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F3C35F" w14:textId="77777777" w:rsidR="00D62403" w:rsidRDefault="00D62403" w:rsidP="00D62403">
      <w:pPr>
        <w:pStyle w:val="BodyText"/>
        <w:spacing w:before="5"/>
        <w:rPr>
          <w:rFonts w:ascii="Times New Roman"/>
          <w:sz w:val="34"/>
        </w:rPr>
      </w:pPr>
    </w:p>
    <w:p w14:paraId="759B197B" w14:textId="77777777" w:rsidR="00D62403" w:rsidRDefault="00D62403" w:rsidP="00D62403">
      <w:pPr>
        <w:pStyle w:val="Heading1"/>
        <w:spacing w:line="268" w:lineRule="auto"/>
      </w:pPr>
      <w:r>
        <w:t>Validation and Calibration of the Remote Consolidated Approach of Reporting on Food Security (rCARI) Methodology</w:t>
      </w:r>
    </w:p>
    <w:p w14:paraId="5A2D7B31" w14:textId="77777777" w:rsidR="00D62403" w:rsidRDefault="00D62403" w:rsidP="00D62403">
      <w:pPr>
        <w:pStyle w:val="BodyText"/>
        <w:spacing w:before="117" w:line="420" w:lineRule="auto"/>
        <w:ind w:left="1740" w:right="1617"/>
        <w:jc w:val="center"/>
      </w:pPr>
      <w:r>
        <w:t>Preliminary</w:t>
      </w:r>
      <w:r>
        <w:rPr>
          <w:spacing w:val="-5"/>
        </w:rPr>
        <w:t xml:space="preserve"> </w:t>
      </w:r>
      <w:r>
        <w:t>results</w:t>
      </w:r>
      <w:r>
        <w:rPr>
          <w:spacing w:val="-5"/>
        </w:rPr>
        <w:t xml:space="preserve"> </w:t>
      </w:r>
      <w:r>
        <w:t>from</w:t>
      </w:r>
      <w:r>
        <w:rPr>
          <w:spacing w:val="-5"/>
        </w:rPr>
        <w:t xml:space="preserve"> </w:t>
      </w:r>
      <w:r>
        <w:t>the</w:t>
      </w:r>
      <w:r>
        <w:rPr>
          <w:spacing w:val="-5"/>
        </w:rPr>
        <w:t xml:space="preserve"> </w:t>
      </w:r>
      <w:r>
        <w:t>Central</w:t>
      </w:r>
      <w:r>
        <w:rPr>
          <w:spacing w:val="-5"/>
        </w:rPr>
        <w:t xml:space="preserve"> </w:t>
      </w:r>
      <w:r>
        <w:t>African</w:t>
      </w:r>
      <w:r>
        <w:rPr>
          <w:spacing w:val="-5"/>
        </w:rPr>
        <w:t xml:space="preserve"> </w:t>
      </w:r>
      <w:r>
        <w:t>Republic</w:t>
      </w:r>
      <w:r>
        <w:rPr>
          <w:spacing w:val="-5"/>
        </w:rPr>
        <w:t xml:space="preserve"> </w:t>
      </w:r>
      <w:r>
        <w:t>pilot</w:t>
      </w:r>
      <w:r>
        <w:rPr>
          <w:spacing w:val="-5"/>
        </w:rPr>
        <w:t xml:space="preserve"> </w:t>
      </w:r>
      <w:r>
        <w:t>study Version 2.0</w:t>
      </w:r>
    </w:p>
    <w:p w14:paraId="1DDBFC37" w14:textId="77777777" w:rsidR="00D62403" w:rsidRDefault="00D62403" w:rsidP="00D62403">
      <w:pPr>
        <w:pStyle w:val="BodyText"/>
        <w:spacing w:before="33"/>
      </w:pPr>
    </w:p>
    <w:p w14:paraId="1B6795A9" w14:textId="77777777" w:rsidR="00D62403" w:rsidRDefault="00D62403" w:rsidP="00D62403">
      <w:pPr>
        <w:spacing w:line="542" w:lineRule="auto"/>
        <w:ind w:left="3925" w:right="3803"/>
        <w:jc w:val="center"/>
        <w:rPr>
          <w:rFonts w:ascii="Times New Roman"/>
          <w:sz w:val="24"/>
        </w:rPr>
      </w:pPr>
      <w:r>
        <w:rPr>
          <w:rFonts w:ascii="Times New Roman"/>
          <w:w w:val="105"/>
          <w:sz w:val="24"/>
        </w:rPr>
        <w:t>rCARI study team January 10, 2024</w:t>
      </w:r>
    </w:p>
    <w:p w14:paraId="6FE53967" w14:textId="77777777" w:rsidR="00D62403" w:rsidRDefault="00D62403" w:rsidP="00D62403">
      <w:pPr>
        <w:spacing w:line="542" w:lineRule="auto"/>
        <w:jc w:val="center"/>
        <w:rPr>
          <w:rFonts w:ascii="Times New Roman"/>
          <w:sz w:val="24"/>
        </w:rPr>
        <w:sectPr w:rsidR="00D62403" w:rsidSect="00D62403">
          <w:pgSz w:w="12240" w:h="15840"/>
          <w:pgMar w:top="1820" w:right="1020" w:bottom="1080" w:left="900" w:header="0" w:footer="888" w:gutter="0"/>
          <w:pgNumType w:start="1"/>
          <w:cols w:space="720"/>
        </w:sectPr>
      </w:pPr>
    </w:p>
    <w:p w14:paraId="47D8096C" w14:textId="77777777" w:rsidR="00D62403" w:rsidRDefault="00D62403" w:rsidP="00D62403">
      <w:pPr>
        <w:pStyle w:val="Heading2"/>
        <w:ind w:left="540" w:firstLine="0"/>
      </w:pPr>
      <w:r>
        <w:rPr>
          <w:spacing w:val="-2"/>
        </w:rPr>
        <w:t>Contents</w:t>
      </w:r>
    </w:p>
    <w:sdt>
      <w:sdtPr>
        <w:rPr>
          <w:b w:val="0"/>
          <w:bCs w:val="0"/>
        </w:rPr>
        <w:id w:val="1766185667"/>
        <w:docPartObj>
          <w:docPartGallery w:val="Table of Contents"/>
          <w:docPartUnique/>
        </w:docPartObj>
      </w:sdtPr>
      <w:sdtContent>
        <w:p w14:paraId="45EE4861" w14:textId="77777777" w:rsidR="00D62403" w:rsidRDefault="003008B9" w:rsidP="00D62403">
          <w:pPr>
            <w:pStyle w:val="TOC2"/>
            <w:numPr>
              <w:ilvl w:val="0"/>
              <w:numId w:val="10"/>
            </w:numPr>
            <w:tabs>
              <w:tab w:val="left" w:pos="867"/>
              <w:tab w:val="right" w:pos="9899"/>
            </w:tabs>
            <w:spacing w:before="284"/>
            <w:ind w:hanging="327"/>
          </w:pPr>
          <w:hyperlink w:anchor="_bookmark0" w:history="1">
            <w:r w:rsidR="00D62403">
              <w:rPr>
                <w:spacing w:val="-2"/>
              </w:rPr>
              <w:t>Introduction</w:t>
            </w:r>
          </w:hyperlink>
          <w:r w:rsidR="00D62403">
            <w:rPr>
              <w:rFonts w:ascii="Times New Roman"/>
              <w:b w:val="0"/>
            </w:rPr>
            <w:tab/>
          </w:r>
          <w:r w:rsidR="00D62403">
            <w:rPr>
              <w:spacing w:val="-10"/>
            </w:rPr>
            <w:t>5</w:t>
          </w:r>
        </w:p>
        <w:p w14:paraId="615B8A67" w14:textId="77777777" w:rsidR="00D62403" w:rsidRDefault="003008B9" w:rsidP="00D62403">
          <w:pPr>
            <w:pStyle w:val="TOC2"/>
            <w:numPr>
              <w:ilvl w:val="0"/>
              <w:numId w:val="10"/>
            </w:numPr>
            <w:tabs>
              <w:tab w:val="left" w:pos="867"/>
              <w:tab w:val="right" w:pos="9899"/>
            </w:tabs>
            <w:ind w:hanging="327"/>
          </w:pPr>
          <w:hyperlink w:anchor="_bookmark1" w:history="1">
            <w:r w:rsidR="00D62403">
              <w:t>Study</w:t>
            </w:r>
            <w:r w:rsidR="00D62403">
              <w:rPr>
                <w:spacing w:val="16"/>
              </w:rPr>
              <w:t xml:space="preserve"> </w:t>
            </w:r>
            <w:r w:rsidR="00D62403">
              <w:t>Design</w:t>
            </w:r>
            <w:r w:rsidR="00D62403">
              <w:rPr>
                <w:spacing w:val="16"/>
              </w:rPr>
              <w:t xml:space="preserve"> </w:t>
            </w:r>
            <w:r w:rsidR="00D62403">
              <w:t>&amp;</w:t>
            </w:r>
            <w:r w:rsidR="00D62403">
              <w:rPr>
                <w:spacing w:val="16"/>
              </w:rPr>
              <w:t xml:space="preserve"> </w:t>
            </w:r>
            <w:r w:rsidR="00D62403">
              <w:rPr>
                <w:spacing w:val="-2"/>
              </w:rPr>
              <w:t>Sampling</w:t>
            </w:r>
          </w:hyperlink>
          <w:r w:rsidR="00D62403">
            <w:rPr>
              <w:rFonts w:ascii="Times New Roman"/>
              <w:b w:val="0"/>
            </w:rPr>
            <w:tab/>
          </w:r>
          <w:r w:rsidR="00D62403">
            <w:rPr>
              <w:spacing w:val="-10"/>
            </w:rPr>
            <w:t>7</w:t>
          </w:r>
        </w:p>
        <w:p w14:paraId="0FD9711B" w14:textId="77777777" w:rsidR="00D62403" w:rsidRDefault="003008B9" w:rsidP="00D62403">
          <w:pPr>
            <w:pStyle w:val="TOC3"/>
            <w:numPr>
              <w:ilvl w:val="1"/>
              <w:numId w:val="10"/>
            </w:numPr>
            <w:tabs>
              <w:tab w:val="left" w:pos="1369"/>
              <w:tab w:val="right" w:leader="dot" w:pos="9899"/>
            </w:tabs>
          </w:pPr>
          <w:hyperlink w:anchor="_bookmark2" w:history="1">
            <w:r w:rsidR="00D62403">
              <w:rPr>
                <w:spacing w:val="-2"/>
              </w:rPr>
              <w:t>Sampling</w:t>
            </w:r>
            <w:r w:rsidR="00D62403">
              <w:rPr>
                <w:spacing w:val="-5"/>
              </w:rPr>
              <w:t xml:space="preserve"> </w:t>
            </w:r>
            <w:r w:rsidR="00D62403">
              <w:rPr>
                <w:spacing w:val="-2"/>
              </w:rPr>
              <w:t>survey</w:t>
            </w:r>
            <w:r w:rsidR="00D62403">
              <w:rPr>
                <w:spacing w:val="-4"/>
              </w:rPr>
              <w:t xml:space="preserve"> </w:t>
            </w:r>
            <w:r w:rsidR="00D62403">
              <w:rPr>
                <w:spacing w:val="-2"/>
              </w:rPr>
              <w:t>respondents</w:t>
            </w:r>
            <w:r w:rsidR="00D62403">
              <w:rPr>
                <w:spacing w:val="-4"/>
              </w:rPr>
              <w:t xml:space="preserve"> </w:t>
            </w:r>
            <w:r w:rsidR="00D62403">
              <w:rPr>
                <w:spacing w:val="-2"/>
              </w:rPr>
              <w:t>&amp;</w:t>
            </w:r>
            <w:r w:rsidR="00D62403">
              <w:rPr>
                <w:spacing w:val="-4"/>
              </w:rPr>
              <w:t xml:space="preserve"> </w:t>
            </w:r>
            <w:r w:rsidR="00D62403">
              <w:rPr>
                <w:spacing w:val="-2"/>
              </w:rPr>
              <w:t>survey</w:t>
            </w:r>
            <w:r w:rsidR="00D62403">
              <w:rPr>
                <w:spacing w:val="-4"/>
              </w:rPr>
              <w:t xml:space="preserve"> </w:t>
            </w:r>
            <w:r w:rsidR="00D62403">
              <w:rPr>
                <w:spacing w:val="-2"/>
              </w:rPr>
              <w:t>implementation</w:t>
            </w:r>
          </w:hyperlink>
          <w:r w:rsidR="00D62403">
            <w:rPr>
              <w:rFonts w:ascii="Times New Roman"/>
            </w:rPr>
            <w:tab/>
          </w:r>
          <w:r w:rsidR="00D62403">
            <w:rPr>
              <w:spacing w:val="-10"/>
            </w:rPr>
            <w:t>8</w:t>
          </w:r>
        </w:p>
        <w:p w14:paraId="23D4CA90" w14:textId="77777777" w:rsidR="00D62403" w:rsidRDefault="003008B9" w:rsidP="00D62403">
          <w:pPr>
            <w:pStyle w:val="TOC3"/>
            <w:numPr>
              <w:ilvl w:val="1"/>
              <w:numId w:val="10"/>
            </w:numPr>
            <w:tabs>
              <w:tab w:val="left" w:pos="1369"/>
              <w:tab w:val="right" w:leader="dot" w:pos="9900"/>
            </w:tabs>
            <w:spacing w:before="78"/>
          </w:pPr>
          <w:hyperlink w:anchor="_bookmark3" w:history="1">
            <w:r w:rsidR="00D62403">
              <w:rPr>
                <w:spacing w:val="-4"/>
              </w:rPr>
              <w:t>Phone</w:t>
            </w:r>
            <w:r w:rsidR="00D62403">
              <w:rPr>
                <w:spacing w:val="1"/>
              </w:rPr>
              <w:t xml:space="preserve"> </w:t>
            </w:r>
            <w:r w:rsidR="00D62403">
              <w:rPr>
                <w:spacing w:val="-4"/>
              </w:rPr>
              <w:t>assignment</w:t>
            </w:r>
            <w:r w:rsidR="00D62403">
              <w:rPr>
                <w:spacing w:val="1"/>
              </w:rPr>
              <w:t xml:space="preserve"> </w:t>
            </w:r>
            <w:r w:rsidR="00D62403">
              <w:rPr>
                <w:spacing w:val="-4"/>
              </w:rPr>
              <w:t>for</w:t>
            </w:r>
            <w:r w:rsidR="00D62403">
              <w:rPr>
                <w:spacing w:val="1"/>
              </w:rPr>
              <w:t xml:space="preserve"> </w:t>
            </w:r>
            <w:r w:rsidR="00D62403">
              <w:rPr>
                <w:spacing w:val="-4"/>
              </w:rPr>
              <w:t>remote</w:t>
            </w:r>
            <w:r w:rsidR="00D62403">
              <w:rPr>
                <w:spacing w:val="1"/>
              </w:rPr>
              <w:t xml:space="preserve"> </w:t>
            </w:r>
            <w:r w:rsidR="00D62403">
              <w:rPr>
                <w:spacing w:val="-4"/>
              </w:rPr>
              <w:t>modality</w:t>
            </w:r>
          </w:hyperlink>
          <w:r w:rsidR="00D62403">
            <w:rPr>
              <w:rFonts w:ascii="Times New Roman"/>
            </w:rPr>
            <w:tab/>
          </w:r>
          <w:r w:rsidR="00D62403">
            <w:rPr>
              <w:spacing w:val="-10"/>
            </w:rPr>
            <w:t>9</w:t>
          </w:r>
        </w:p>
        <w:p w14:paraId="356BC12B" w14:textId="77777777" w:rsidR="00D62403" w:rsidRDefault="003008B9" w:rsidP="00D62403">
          <w:pPr>
            <w:pStyle w:val="TOC2"/>
            <w:numPr>
              <w:ilvl w:val="0"/>
              <w:numId w:val="10"/>
            </w:numPr>
            <w:tabs>
              <w:tab w:val="left" w:pos="867"/>
              <w:tab w:val="right" w:pos="9900"/>
            </w:tabs>
            <w:ind w:hanging="327"/>
          </w:pPr>
          <w:hyperlink w:anchor="_bookmark4" w:history="1">
            <w:r w:rsidR="00D62403">
              <w:rPr>
                <w:spacing w:val="-5"/>
              </w:rPr>
              <w:t>Descriptive</w:t>
            </w:r>
            <w:r w:rsidR="00D62403">
              <w:rPr>
                <w:spacing w:val="17"/>
              </w:rPr>
              <w:t xml:space="preserve"> </w:t>
            </w:r>
            <w:r w:rsidR="00D62403">
              <w:rPr>
                <w:spacing w:val="-2"/>
              </w:rPr>
              <w:t>statistics</w:t>
            </w:r>
          </w:hyperlink>
          <w:r w:rsidR="00D62403">
            <w:rPr>
              <w:rFonts w:ascii="Times New Roman"/>
              <w:b w:val="0"/>
            </w:rPr>
            <w:tab/>
          </w:r>
          <w:r w:rsidR="00D62403">
            <w:rPr>
              <w:spacing w:val="-5"/>
            </w:rPr>
            <w:t>11</w:t>
          </w:r>
        </w:p>
        <w:p w14:paraId="01DE53B6" w14:textId="77777777" w:rsidR="00D62403" w:rsidRDefault="003008B9" w:rsidP="00D62403">
          <w:pPr>
            <w:pStyle w:val="TOC3"/>
            <w:numPr>
              <w:ilvl w:val="1"/>
              <w:numId w:val="10"/>
            </w:numPr>
            <w:tabs>
              <w:tab w:val="left" w:pos="1369"/>
              <w:tab w:val="right" w:leader="dot" w:pos="9898"/>
            </w:tabs>
          </w:pPr>
          <w:hyperlink w:anchor="_bookmark5" w:history="1">
            <w:r w:rsidR="00D62403">
              <w:t>Survey</w:t>
            </w:r>
            <w:r w:rsidR="00D62403">
              <w:rPr>
                <w:spacing w:val="-6"/>
              </w:rPr>
              <w:t xml:space="preserve"> </w:t>
            </w:r>
            <w:r w:rsidR="00D62403">
              <w:rPr>
                <w:spacing w:val="-2"/>
              </w:rPr>
              <w:t>completion</w:t>
            </w:r>
          </w:hyperlink>
          <w:r w:rsidR="00D62403">
            <w:rPr>
              <w:rFonts w:ascii="Times New Roman"/>
            </w:rPr>
            <w:tab/>
          </w:r>
          <w:r w:rsidR="00D62403">
            <w:rPr>
              <w:spacing w:val="-5"/>
            </w:rPr>
            <w:t>11</w:t>
          </w:r>
        </w:p>
        <w:p w14:paraId="493E0C5D" w14:textId="77777777" w:rsidR="00D62403" w:rsidRDefault="003008B9" w:rsidP="00D62403">
          <w:pPr>
            <w:pStyle w:val="TOC3"/>
            <w:numPr>
              <w:ilvl w:val="1"/>
              <w:numId w:val="10"/>
            </w:numPr>
            <w:tabs>
              <w:tab w:val="left" w:pos="1369"/>
              <w:tab w:val="right" w:leader="dot" w:pos="9899"/>
            </w:tabs>
          </w:pPr>
          <w:hyperlink w:anchor="_bookmark6" w:history="1">
            <w:r w:rsidR="00D62403">
              <w:rPr>
                <w:spacing w:val="-4"/>
              </w:rPr>
              <w:t>Randomization</w:t>
            </w:r>
            <w:r w:rsidR="00D62403">
              <w:rPr>
                <w:spacing w:val="11"/>
              </w:rPr>
              <w:t xml:space="preserve"> </w:t>
            </w:r>
            <w:r w:rsidR="00D62403">
              <w:rPr>
                <w:spacing w:val="-4"/>
              </w:rPr>
              <w:t>quality</w:t>
            </w:r>
            <w:r w:rsidR="00D62403">
              <w:rPr>
                <w:spacing w:val="12"/>
              </w:rPr>
              <w:t xml:space="preserve"> </w:t>
            </w:r>
            <w:r w:rsidR="00D62403">
              <w:rPr>
                <w:spacing w:val="-4"/>
              </w:rPr>
              <w:t>check</w:t>
            </w:r>
          </w:hyperlink>
          <w:r w:rsidR="00D62403">
            <w:rPr>
              <w:rFonts w:ascii="Times New Roman"/>
            </w:rPr>
            <w:tab/>
          </w:r>
          <w:r w:rsidR="00D62403">
            <w:rPr>
              <w:spacing w:val="-5"/>
            </w:rPr>
            <w:t>11</w:t>
          </w:r>
        </w:p>
        <w:p w14:paraId="6C6D1BCF" w14:textId="77777777" w:rsidR="00D62403" w:rsidRDefault="003008B9" w:rsidP="00D62403">
          <w:pPr>
            <w:pStyle w:val="TOC4"/>
            <w:numPr>
              <w:ilvl w:val="2"/>
              <w:numId w:val="10"/>
            </w:numPr>
            <w:tabs>
              <w:tab w:val="left" w:pos="2067"/>
              <w:tab w:val="right" w:leader="dot" w:pos="9899"/>
            </w:tabs>
            <w:spacing w:before="78"/>
            <w:ind w:hanging="698"/>
          </w:pPr>
          <w:hyperlink w:anchor="_bookmark7" w:history="1">
            <w:r w:rsidR="00D62403">
              <w:t>Modality</w:t>
            </w:r>
            <w:r w:rsidR="00D62403">
              <w:rPr>
                <w:spacing w:val="-1"/>
              </w:rPr>
              <w:t xml:space="preserve"> </w:t>
            </w:r>
            <w:r w:rsidR="00D62403">
              <w:rPr>
                <w:spacing w:val="-2"/>
              </w:rPr>
              <w:t>randomization</w:t>
            </w:r>
          </w:hyperlink>
          <w:r w:rsidR="00D62403">
            <w:rPr>
              <w:rFonts w:ascii="Times New Roman"/>
            </w:rPr>
            <w:tab/>
          </w:r>
          <w:r w:rsidR="00D62403">
            <w:rPr>
              <w:spacing w:val="-5"/>
            </w:rPr>
            <w:t>11</w:t>
          </w:r>
        </w:p>
        <w:p w14:paraId="30D0C4BE" w14:textId="77777777" w:rsidR="00D62403" w:rsidRDefault="003008B9" w:rsidP="00D62403">
          <w:pPr>
            <w:pStyle w:val="TOC4"/>
            <w:numPr>
              <w:ilvl w:val="2"/>
              <w:numId w:val="10"/>
            </w:numPr>
            <w:tabs>
              <w:tab w:val="left" w:pos="2067"/>
              <w:tab w:val="right" w:leader="dot" w:pos="9900"/>
            </w:tabs>
            <w:ind w:hanging="698"/>
          </w:pPr>
          <w:hyperlink w:anchor="_bookmark8" w:history="1">
            <w:r w:rsidR="00D62403">
              <w:rPr>
                <w:spacing w:val="-4"/>
              </w:rPr>
              <w:t>Questionnaire</w:t>
            </w:r>
            <w:r w:rsidR="00D62403">
              <w:rPr>
                <w:spacing w:val="-2"/>
              </w:rPr>
              <w:t xml:space="preserve"> </w:t>
            </w:r>
            <w:r w:rsidR="00D62403">
              <w:rPr>
                <w:spacing w:val="-4"/>
              </w:rPr>
              <w:t>length</w:t>
            </w:r>
            <w:r w:rsidR="00D62403">
              <w:rPr>
                <w:spacing w:val="-2"/>
              </w:rPr>
              <w:t xml:space="preserve"> </w:t>
            </w:r>
            <w:r w:rsidR="00D62403">
              <w:rPr>
                <w:spacing w:val="-4"/>
              </w:rPr>
              <w:t>randomization-</w:t>
            </w:r>
            <w:r w:rsidR="00D62403">
              <w:rPr>
                <w:spacing w:val="-5"/>
              </w:rPr>
              <w:t>F2F</w:t>
            </w:r>
          </w:hyperlink>
          <w:r w:rsidR="00D62403">
            <w:rPr>
              <w:rFonts w:ascii="Times New Roman"/>
            </w:rPr>
            <w:tab/>
          </w:r>
          <w:r w:rsidR="00D62403">
            <w:rPr>
              <w:spacing w:val="-5"/>
            </w:rPr>
            <w:t>12</w:t>
          </w:r>
        </w:p>
        <w:p w14:paraId="54188045" w14:textId="77777777" w:rsidR="00D62403" w:rsidRDefault="003008B9" w:rsidP="00D62403">
          <w:pPr>
            <w:pStyle w:val="TOC2"/>
            <w:numPr>
              <w:ilvl w:val="0"/>
              <w:numId w:val="10"/>
            </w:numPr>
            <w:tabs>
              <w:tab w:val="left" w:pos="867"/>
              <w:tab w:val="right" w:pos="9898"/>
            </w:tabs>
            <w:ind w:hanging="327"/>
          </w:pPr>
          <w:hyperlink w:anchor="_bookmark9" w:history="1">
            <w:r w:rsidR="00D62403">
              <w:rPr>
                <w:spacing w:val="-2"/>
              </w:rPr>
              <w:t>Results</w:t>
            </w:r>
            <w:r w:rsidR="00D62403">
              <w:rPr>
                <w:spacing w:val="1"/>
              </w:rPr>
              <w:t xml:space="preserve"> </w:t>
            </w:r>
            <w:r w:rsidR="00D62403">
              <w:rPr>
                <w:spacing w:val="-2"/>
              </w:rPr>
              <w:t>and</w:t>
            </w:r>
            <w:r w:rsidR="00D62403">
              <w:rPr>
                <w:spacing w:val="1"/>
              </w:rPr>
              <w:t xml:space="preserve"> </w:t>
            </w:r>
            <w:r w:rsidR="00D62403">
              <w:rPr>
                <w:spacing w:val="-2"/>
              </w:rPr>
              <w:t>discussions</w:t>
            </w:r>
          </w:hyperlink>
          <w:r w:rsidR="00D62403">
            <w:rPr>
              <w:rFonts w:ascii="Times New Roman"/>
              <w:b w:val="0"/>
            </w:rPr>
            <w:tab/>
          </w:r>
          <w:r w:rsidR="00D62403">
            <w:rPr>
              <w:spacing w:val="-5"/>
            </w:rPr>
            <w:t>14</w:t>
          </w:r>
        </w:p>
        <w:p w14:paraId="4AFDA956" w14:textId="77777777" w:rsidR="00D62403" w:rsidRDefault="003008B9" w:rsidP="00D62403">
          <w:pPr>
            <w:pStyle w:val="TOC3"/>
            <w:numPr>
              <w:ilvl w:val="1"/>
              <w:numId w:val="10"/>
            </w:numPr>
            <w:tabs>
              <w:tab w:val="left" w:pos="1369"/>
              <w:tab w:val="right" w:leader="dot" w:pos="9899"/>
            </w:tabs>
          </w:pPr>
          <w:hyperlink w:anchor="_bookmark10" w:history="1">
            <w:r w:rsidR="00D62403">
              <w:t>CARI</w:t>
            </w:r>
            <w:r w:rsidR="00D62403">
              <w:rPr>
                <w:spacing w:val="28"/>
              </w:rPr>
              <w:t xml:space="preserve"> </w:t>
            </w:r>
            <w:r w:rsidR="00D62403">
              <w:t>vs.</w:t>
            </w:r>
            <w:r w:rsidR="00D62403">
              <w:rPr>
                <w:spacing w:val="55"/>
              </w:rPr>
              <w:t xml:space="preserve"> </w:t>
            </w:r>
            <w:r w:rsidR="00D62403">
              <w:rPr>
                <w:spacing w:val="-2"/>
              </w:rPr>
              <w:t>rCARI</w:t>
            </w:r>
          </w:hyperlink>
          <w:r w:rsidR="00D62403">
            <w:rPr>
              <w:rFonts w:ascii="Times New Roman"/>
            </w:rPr>
            <w:tab/>
          </w:r>
          <w:r w:rsidR="00D62403">
            <w:rPr>
              <w:spacing w:val="-5"/>
            </w:rPr>
            <w:t>14</w:t>
          </w:r>
        </w:p>
        <w:p w14:paraId="00563305" w14:textId="77777777" w:rsidR="00D62403" w:rsidRDefault="003008B9" w:rsidP="00D62403">
          <w:pPr>
            <w:pStyle w:val="TOC3"/>
            <w:numPr>
              <w:ilvl w:val="1"/>
              <w:numId w:val="10"/>
            </w:numPr>
            <w:tabs>
              <w:tab w:val="left" w:pos="1369"/>
              <w:tab w:val="right" w:leader="dot" w:pos="9900"/>
            </w:tabs>
            <w:spacing w:before="78"/>
          </w:pPr>
          <w:hyperlink w:anchor="_bookmark11" w:history="1">
            <w:r w:rsidR="00D62403">
              <w:rPr>
                <w:spacing w:val="-2"/>
              </w:rPr>
              <w:t>Comparison</w:t>
            </w:r>
            <w:r w:rsidR="00D62403">
              <w:rPr>
                <w:spacing w:val="-1"/>
              </w:rPr>
              <w:t xml:space="preserve"> </w:t>
            </w:r>
            <w:r w:rsidR="00D62403">
              <w:rPr>
                <w:spacing w:val="-2"/>
              </w:rPr>
              <w:t>of</w:t>
            </w:r>
            <w:r w:rsidR="00D62403">
              <w:rPr>
                <w:spacing w:val="-1"/>
              </w:rPr>
              <w:t xml:space="preserve"> </w:t>
            </w:r>
            <w:r w:rsidR="00D62403">
              <w:rPr>
                <w:spacing w:val="-2"/>
              </w:rPr>
              <w:t>the</w:t>
            </w:r>
            <w:r w:rsidR="00D62403">
              <w:rPr>
                <w:spacing w:val="-1"/>
              </w:rPr>
              <w:t xml:space="preserve"> </w:t>
            </w:r>
            <w:r w:rsidR="00D62403">
              <w:rPr>
                <w:spacing w:val="-2"/>
              </w:rPr>
              <w:t>food</w:t>
            </w:r>
            <w:r w:rsidR="00D62403">
              <w:rPr>
                <w:spacing w:val="-1"/>
              </w:rPr>
              <w:t xml:space="preserve"> </w:t>
            </w:r>
            <w:r w:rsidR="00D62403">
              <w:rPr>
                <w:spacing w:val="-2"/>
              </w:rPr>
              <w:t>security</w:t>
            </w:r>
            <w:r w:rsidR="00D62403">
              <w:rPr>
                <w:spacing w:val="-1"/>
              </w:rPr>
              <w:t xml:space="preserve"> </w:t>
            </w:r>
            <w:r w:rsidR="00D62403">
              <w:rPr>
                <w:spacing w:val="-2"/>
              </w:rPr>
              <w:t>indicators</w:t>
            </w:r>
            <w:r w:rsidR="00D62403">
              <w:rPr>
                <w:spacing w:val="-1"/>
              </w:rPr>
              <w:t xml:space="preserve"> </w:t>
            </w:r>
            <w:r w:rsidR="00D62403">
              <w:rPr>
                <w:spacing w:val="-2"/>
              </w:rPr>
              <w:t>across</w:t>
            </w:r>
            <w:r w:rsidR="00D62403">
              <w:rPr>
                <w:spacing w:val="-1"/>
              </w:rPr>
              <w:t xml:space="preserve"> </w:t>
            </w:r>
            <w:r w:rsidR="00D62403">
              <w:rPr>
                <w:spacing w:val="-2"/>
              </w:rPr>
              <w:t>modality</w:t>
            </w:r>
          </w:hyperlink>
          <w:r w:rsidR="00D62403">
            <w:rPr>
              <w:rFonts w:ascii="Times New Roman"/>
            </w:rPr>
            <w:tab/>
          </w:r>
          <w:r w:rsidR="00D62403">
            <w:rPr>
              <w:spacing w:val="-5"/>
            </w:rPr>
            <w:t>18</w:t>
          </w:r>
        </w:p>
        <w:p w14:paraId="05EFF414" w14:textId="77777777" w:rsidR="00D62403" w:rsidRDefault="003008B9" w:rsidP="00D62403">
          <w:pPr>
            <w:pStyle w:val="TOC4"/>
            <w:numPr>
              <w:ilvl w:val="2"/>
              <w:numId w:val="10"/>
            </w:numPr>
            <w:tabs>
              <w:tab w:val="left" w:pos="2067"/>
              <w:tab w:val="right" w:leader="dot" w:pos="9898"/>
            </w:tabs>
            <w:ind w:hanging="698"/>
          </w:pPr>
          <w:hyperlink w:anchor="_bookmark12" w:history="1">
            <w:r w:rsidR="00D62403">
              <w:rPr>
                <w:spacing w:val="-4"/>
              </w:rPr>
              <w:t>Food</w:t>
            </w:r>
            <w:r w:rsidR="00D62403">
              <w:rPr>
                <w:spacing w:val="5"/>
              </w:rPr>
              <w:t xml:space="preserve"> </w:t>
            </w:r>
            <w:r w:rsidR="00D62403">
              <w:rPr>
                <w:spacing w:val="-4"/>
              </w:rPr>
              <w:t>Consumption</w:t>
            </w:r>
            <w:r w:rsidR="00D62403">
              <w:rPr>
                <w:spacing w:val="5"/>
              </w:rPr>
              <w:t xml:space="preserve"> </w:t>
            </w:r>
            <w:r w:rsidR="00D62403">
              <w:rPr>
                <w:spacing w:val="-4"/>
              </w:rPr>
              <w:t>Score</w:t>
            </w:r>
            <w:r w:rsidR="00D62403">
              <w:rPr>
                <w:spacing w:val="6"/>
              </w:rPr>
              <w:t xml:space="preserve"> </w:t>
            </w:r>
            <w:r w:rsidR="00D62403">
              <w:rPr>
                <w:spacing w:val="-4"/>
              </w:rPr>
              <w:t>(FCS)</w:t>
            </w:r>
          </w:hyperlink>
          <w:r w:rsidR="00D62403">
            <w:rPr>
              <w:rFonts w:ascii="Times New Roman"/>
            </w:rPr>
            <w:tab/>
          </w:r>
          <w:r w:rsidR="00D62403">
            <w:rPr>
              <w:spacing w:val="-5"/>
            </w:rPr>
            <w:t>18</w:t>
          </w:r>
        </w:p>
        <w:p w14:paraId="61734BA7" w14:textId="77777777" w:rsidR="00D62403" w:rsidRDefault="003008B9" w:rsidP="00D62403">
          <w:pPr>
            <w:pStyle w:val="TOC4"/>
            <w:numPr>
              <w:ilvl w:val="2"/>
              <w:numId w:val="10"/>
            </w:numPr>
            <w:tabs>
              <w:tab w:val="left" w:pos="2067"/>
              <w:tab w:val="right" w:leader="dot" w:pos="9900"/>
            </w:tabs>
            <w:ind w:hanging="698"/>
          </w:pPr>
          <w:hyperlink w:anchor="_bookmark13" w:history="1">
            <w:r w:rsidR="00D62403">
              <w:rPr>
                <w:spacing w:val="-2"/>
              </w:rPr>
              <w:t>Reduced</w:t>
            </w:r>
            <w:r w:rsidR="00D62403">
              <w:rPr>
                <w:spacing w:val="4"/>
              </w:rPr>
              <w:t xml:space="preserve"> </w:t>
            </w:r>
            <w:r w:rsidR="00D62403">
              <w:rPr>
                <w:spacing w:val="-2"/>
              </w:rPr>
              <w:t>Coping</w:t>
            </w:r>
            <w:r w:rsidR="00D62403">
              <w:rPr>
                <w:spacing w:val="4"/>
              </w:rPr>
              <w:t xml:space="preserve"> </w:t>
            </w:r>
            <w:r w:rsidR="00D62403">
              <w:rPr>
                <w:spacing w:val="-2"/>
              </w:rPr>
              <w:t>Strategies</w:t>
            </w:r>
            <w:r w:rsidR="00D62403">
              <w:rPr>
                <w:spacing w:val="5"/>
              </w:rPr>
              <w:t xml:space="preserve"> </w:t>
            </w:r>
            <w:r w:rsidR="00D62403">
              <w:rPr>
                <w:spacing w:val="-2"/>
              </w:rPr>
              <w:t>Index</w:t>
            </w:r>
            <w:r w:rsidR="00D62403">
              <w:rPr>
                <w:spacing w:val="4"/>
              </w:rPr>
              <w:t xml:space="preserve"> </w:t>
            </w:r>
            <w:r w:rsidR="00D62403">
              <w:rPr>
                <w:spacing w:val="-2"/>
              </w:rPr>
              <w:t>(rCSI)</w:t>
            </w:r>
          </w:hyperlink>
          <w:r w:rsidR="00D62403">
            <w:rPr>
              <w:rFonts w:ascii="Times New Roman"/>
            </w:rPr>
            <w:tab/>
          </w:r>
          <w:r w:rsidR="00D62403">
            <w:rPr>
              <w:spacing w:val="-5"/>
            </w:rPr>
            <w:t>19</w:t>
          </w:r>
        </w:p>
        <w:p w14:paraId="1F2A2A36" w14:textId="77777777" w:rsidR="00D62403" w:rsidRDefault="003008B9" w:rsidP="00D62403">
          <w:pPr>
            <w:pStyle w:val="TOC4"/>
            <w:numPr>
              <w:ilvl w:val="2"/>
              <w:numId w:val="10"/>
            </w:numPr>
            <w:tabs>
              <w:tab w:val="left" w:pos="2067"/>
              <w:tab w:val="right" w:leader="dot" w:pos="9900"/>
            </w:tabs>
            <w:ind w:hanging="698"/>
          </w:pPr>
          <w:hyperlink w:anchor="_bookmark14" w:history="1">
            <w:r w:rsidR="00D62403">
              <w:rPr>
                <w:spacing w:val="-2"/>
              </w:rPr>
              <w:t>Livelihood</w:t>
            </w:r>
            <w:r w:rsidR="00D62403">
              <w:rPr>
                <w:spacing w:val="4"/>
              </w:rPr>
              <w:t xml:space="preserve"> </w:t>
            </w:r>
            <w:r w:rsidR="00D62403">
              <w:rPr>
                <w:spacing w:val="-2"/>
              </w:rPr>
              <w:t>Coping</w:t>
            </w:r>
            <w:r w:rsidR="00D62403">
              <w:rPr>
                <w:spacing w:val="5"/>
              </w:rPr>
              <w:t xml:space="preserve"> </w:t>
            </w:r>
            <w:r w:rsidR="00D62403">
              <w:rPr>
                <w:spacing w:val="-2"/>
              </w:rPr>
              <w:t>Strategies</w:t>
            </w:r>
            <w:r w:rsidR="00D62403">
              <w:rPr>
                <w:spacing w:val="5"/>
              </w:rPr>
              <w:t xml:space="preserve"> </w:t>
            </w:r>
            <w:r w:rsidR="00D62403">
              <w:rPr>
                <w:spacing w:val="-2"/>
              </w:rPr>
              <w:t>(LCS)</w:t>
            </w:r>
          </w:hyperlink>
          <w:r w:rsidR="00D62403">
            <w:rPr>
              <w:rFonts w:ascii="Times New Roman"/>
            </w:rPr>
            <w:tab/>
          </w:r>
          <w:r w:rsidR="00D62403">
            <w:rPr>
              <w:spacing w:val="-5"/>
            </w:rPr>
            <w:t>19</w:t>
          </w:r>
        </w:p>
        <w:p w14:paraId="2FA21377" w14:textId="77777777" w:rsidR="00D62403" w:rsidRDefault="003008B9" w:rsidP="00D62403">
          <w:pPr>
            <w:pStyle w:val="TOC4"/>
            <w:numPr>
              <w:ilvl w:val="2"/>
              <w:numId w:val="10"/>
            </w:numPr>
            <w:tabs>
              <w:tab w:val="left" w:pos="2067"/>
              <w:tab w:val="right" w:leader="dot" w:pos="9902"/>
            </w:tabs>
            <w:spacing w:before="78"/>
            <w:ind w:hanging="698"/>
          </w:pPr>
          <w:hyperlink w:anchor="_bookmark15" w:history="1">
            <w:r w:rsidR="00D62403">
              <w:rPr>
                <w:spacing w:val="-2"/>
              </w:rPr>
              <w:t>Food</w:t>
            </w:r>
            <w:r w:rsidR="00D62403">
              <w:rPr>
                <w:spacing w:val="4"/>
              </w:rPr>
              <w:t xml:space="preserve"> </w:t>
            </w:r>
            <w:r w:rsidR="00D62403">
              <w:rPr>
                <w:spacing w:val="-2"/>
              </w:rPr>
              <w:t>Expenditure</w:t>
            </w:r>
            <w:r w:rsidR="00D62403">
              <w:rPr>
                <w:spacing w:val="4"/>
              </w:rPr>
              <w:t xml:space="preserve"> </w:t>
            </w:r>
            <w:r w:rsidR="00D62403">
              <w:rPr>
                <w:spacing w:val="-2"/>
              </w:rPr>
              <w:t>Share</w:t>
            </w:r>
            <w:r w:rsidR="00D62403">
              <w:rPr>
                <w:spacing w:val="4"/>
              </w:rPr>
              <w:t xml:space="preserve"> </w:t>
            </w:r>
            <w:r w:rsidR="00D62403">
              <w:rPr>
                <w:spacing w:val="-2"/>
              </w:rPr>
              <w:t>(FES)</w:t>
            </w:r>
          </w:hyperlink>
          <w:r w:rsidR="00D62403">
            <w:rPr>
              <w:rFonts w:ascii="Times New Roman"/>
            </w:rPr>
            <w:tab/>
          </w:r>
          <w:r w:rsidR="00D62403">
            <w:rPr>
              <w:spacing w:val="-5"/>
            </w:rPr>
            <w:t>20</w:t>
          </w:r>
        </w:p>
        <w:p w14:paraId="77D17865" w14:textId="77777777" w:rsidR="00D62403" w:rsidRDefault="003008B9" w:rsidP="00D62403">
          <w:pPr>
            <w:pStyle w:val="TOC4"/>
            <w:numPr>
              <w:ilvl w:val="2"/>
              <w:numId w:val="10"/>
            </w:numPr>
            <w:tabs>
              <w:tab w:val="left" w:pos="2067"/>
              <w:tab w:val="right" w:leader="dot" w:pos="9902"/>
            </w:tabs>
            <w:ind w:hanging="698"/>
          </w:pPr>
          <w:hyperlink w:anchor="_bookmark16" w:history="1">
            <w:r w:rsidR="00D62403">
              <w:rPr>
                <w:spacing w:val="-4"/>
              </w:rPr>
              <w:t>Income</w:t>
            </w:r>
            <w:r w:rsidR="00D62403">
              <w:rPr>
                <w:spacing w:val="-1"/>
              </w:rPr>
              <w:t xml:space="preserve"> </w:t>
            </w:r>
            <w:r w:rsidR="00D62403">
              <w:rPr>
                <w:spacing w:val="-4"/>
              </w:rPr>
              <w:t>Source</w:t>
            </w:r>
            <w:r w:rsidR="00D62403">
              <w:rPr>
                <w:spacing w:val="-1"/>
              </w:rPr>
              <w:t xml:space="preserve"> </w:t>
            </w:r>
            <w:r w:rsidR="00D62403">
              <w:rPr>
                <w:spacing w:val="-4"/>
              </w:rPr>
              <w:t>and</w:t>
            </w:r>
            <w:r w:rsidR="00D62403">
              <w:rPr>
                <w:spacing w:val="-1"/>
              </w:rPr>
              <w:t xml:space="preserve"> </w:t>
            </w:r>
            <w:r w:rsidR="00D62403">
              <w:rPr>
                <w:spacing w:val="-4"/>
              </w:rPr>
              <w:t>Income</w:t>
            </w:r>
            <w:r w:rsidR="00D62403">
              <w:rPr>
                <w:spacing w:val="-1"/>
              </w:rPr>
              <w:t xml:space="preserve"> </w:t>
            </w:r>
            <w:r w:rsidR="00D62403">
              <w:rPr>
                <w:spacing w:val="-4"/>
              </w:rPr>
              <w:t>Change</w:t>
            </w:r>
          </w:hyperlink>
          <w:r w:rsidR="00D62403">
            <w:rPr>
              <w:rFonts w:ascii="Times New Roman"/>
            </w:rPr>
            <w:tab/>
          </w:r>
          <w:r w:rsidR="00D62403">
            <w:rPr>
              <w:spacing w:val="-5"/>
            </w:rPr>
            <w:t>21</w:t>
          </w:r>
        </w:p>
        <w:p w14:paraId="3A04B56D" w14:textId="77777777" w:rsidR="00D62403" w:rsidRDefault="003008B9" w:rsidP="00D62403">
          <w:pPr>
            <w:pStyle w:val="TOC3"/>
            <w:numPr>
              <w:ilvl w:val="1"/>
              <w:numId w:val="10"/>
            </w:numPr>
            <w:tabs>
              <w:tab w:val="left" w:pos="1369"/>
              <w:tab w:val="right" w:leader="dot" w:pos="9901"/>
            </w:tabs>
          </w:pPr>
          <w:hyperlink w:anchor="_bookmark17" w:history="1">
            <w:r w:rsidR="00D62403">
              <w:t>CARI</w:t>
            </w:r>
            <w:r w:rsidR="00D62403">
              <w:rPr>
                <w:spacing w:val="7"/>
              </w:rPr>
              <w:t xml:space="preserve"> </w:t>
            </w:r>
            <w:r w:rsidR="00D62403">
              <w:t>using</w:t>
            </w:r>
            <w:r w:rsidR="00D62403">
              <w:rPr>
                <w:spacing w:val="7"/>
              </w:rPr>
              <w:t xml:space="preserve"> </w:t>
            </w:r>
            <w:r w:rsidR="00D62403">
              <w:t>FES</w:t>
            </w:r>
            <w:r w:rsidR="00D62403">
              <w:rPr>
                <w:spacing w:val="7"/>
              </w:rPr>
              <w:t xml:space="preserve"> </w:t>
            </w:r>
            <w:r w:rsidR="00D62403">
              <w:t>vs</w:t>
            </w:r>
            <w:r w:rsidR="00D62403">
              <w:rPr>
                <w:spacing w:val="7"/>
              </w:rPr>
              <w:t xml:space="preserve"> </w:t>
            </w:r>
            <w:r w:rsidR="00D62403">
              <w:t>CARI</w:t>
            </w:r>
            <w:r w:rsidR="00D62403">
              <w:rPr>
                <w:spacing w:val="7"/>
              </w:rPr>
              <w:t xml:space="preserve"> </w:t>
            </w:r>
            <w:r w:rsidR="00D62403">
              <w:t>Income</w:t>
            </w:r>
            <w:r w:rsidR="00D62403">
              <w:rPr>
                <w:spacing w:val="8"/>
              </w:rPr>
              <w:t xml:space="preserve"> </w:t>
            </w:r>
            <w:r w:rsidR="00D62403">
              <w:t>source</w:t>
            </w:r>
            <w:r w:rsidR="00D62403">
              <w:rPr>
                <w:spacing w:val="7"/>
              </w:rPr>
              <w:t xml:space="preserve"> </w:t>
            </w:r>
            <w:r w:rsidR="00D62403">
              <w:t>&amp;</w:t>
            </w:r>
            <w:r w:rsidR="00D62403">
              <w:rPr>
                <w:spacing w:val="7"/>
              </w:rPr>
              <w:t xml:space="preserve"> </w:t>
            </w:r>
            <w:r w:rsidR="00D62403">
              <w:t>income</w:t>
            </w:r>
            <w:r w:rsidR="00D62403">
              <w:rPr>
                <w:spacing w:val="7"/>
              </w:rPr>
              <w:t xml:space="preserve"> </w:t>
            </w:r>
            <w:r w:rsidR="00D62403">
              <w:rPr>
                <w:spacing w:val="-2"/>
              </w:rPr>
              <w:t>change</w:t>
            </w:r>
          </w:hyperlink>
          <w:r w:rsidR="00D62403">
            <w:rPr>
              <w:rFonts w:ascii="Times New Roman"/>
            </w:rPr>
            <w:tab/>
          </w:r>
          <w:r w:rsidR="00D62403">
            <w:rPr>
              <w:spacing w:val="-5"/>
            </w:rPr>
            <w:t>22</w:t>
          </w:r>
        </w:p>
        <w:p w14:paraId="61B0DE74" w14:textId="77777777" w:rsidR="00D62403" w:rsidRDefault="003008B9" w:rsidP="00D62403">
          <w:pPr>
            <w:pStyle w:val="TOC2"/>
            <w:numPr>
              <w:ilvl w:val="0"/>
              <w:numId w:val="10"/>
            </w:numPr>
            <w:tabs>
              <w:tab w:val="left" w:pos="867"/>
              <w:tab w:val="right" w:pos="9899"/>
            </w:tabs>
            <w:ind w:hanging="327"/>
          </w:pPr>
          <w:hyperlink w:anchor="_bookmark18" w:history="1">
            <w:r w:rsidR="00D62403">
              <w:rPr>
                <w:spacing w:val="-8"/>
              </w:rPr>
              <w:t>Regression</w:t>
            </w:r>
            <w:r w:rsidR="00D62403">
              <w:rPr>
                <w:spacing w:val="9"/>
              </w:rPr>
              <w:t xml:space="preserve"> </w:t>
            </w:r>
            <w:r w:rsidR="00D62403">
              <w:rPr>
                <w:spacing w:val="-2"/>
              </w:rPr>
              <w:t>analysis</w:t>
            </w:r>
          </w:hyperlink>
          <w:r w:rsidR="00D62403">
            <w:rPr>
              <w:rFonts w:ascii="Times New Roman"/>
              <w:b w:val="0"/>
            </w:rPr>
            <w:tab/>
          </w:r>
          <w:r w:rsidR="00D62403">
            <w:rPr>
              <w:spacing w:val="-5"/>
            </w:rPr>
            <w:t>24</w:t>
          </w:r>
        </w:p>
        <w:p w14:paraId="5952E965" w14:textId="77777777" w:rsidR="00D62403" w:rsidRDefault="003008B9" w:rsidP="00D62403">
          <w:pPr>
            <w:pStyle w:val="TOC2"/>
            <w:numPr>
              <w:ilvl w:val="0"/>
              <w:numId w:val="10"/>
            </w:numPr>
            <w:tabs>
              <w:tab w:val="left" w:pos="867"/>
              <w:tab w:val="right" w:pos="9898"/>
            </w:tabs>
            <w:ind w:hanging="327"/>
          </w:pPr>
          <w:hyperlink w:anchor="_bookmark19" w:history="1">
            <w:r w:rsidR="00D62403">
              <w:rPr>
                <w:spacing w:val="-4"/>
              </w:rPr>
              <w:t>Summary</w:t>
            </w:r>
            <w:r w:rsidR="00D62403">
              <w:rPr>
                <w:spacing w:val="3"/>
              </w:rPr>
              <w:t xml:space="preserve"> </w:t>
            </w:r>
            <w:r w:rsidR="00D62403">
              <w:rPr>
                <w:spacing w:val="-4"/>
              </w:rPr>
              <w:t>and</w:t>
            </w:r>
            <w:r w:rsidR="00D62403">
              <w:rPr>
                <w:spacing w:val="3"/>
              </w:rPr>
              <w:t xml:space="preserve"> </w:t>
            </w:r>
            <w:r w:rsidR="00D62403">
              <w:rPr>
                <w:spacing w:val="-4"/>
              </w:rPr>
              <w:t>conclusions</w:t>
            </w:r>
          </w:hyperlink>
          <w:r w:rsidR="00D62403">
            <w:rPr>
              <w:rFonts w:ascii="Times New Roman"/>
              <w:b w:val="0"/>
            </w:rPr>
            <w:tab/>
          </w:r>
          <w:r w:rsidR="00D62403">
            <w:rPr>
              <w:spacing w:val="-5"/>
            </w:rPr>
            <w:t>26</w:t>
          </w:r>
        </w:p>
        <w:p w14:paraId="5CD0BF0D" w14:textId="77777777" w:rsidR="00D62403" w:rsidRDefault="003008B9" w:rsidP="00D62403">
          <w:pPr>
            <w:pStyle w:val="TOC3"/>
            <w:numPr>
              <w:ilvl w:val="1"/>
              <w:numId w:val="10"/>
            </w:numPr>
            <w:tabs>
              <w:tab w:val="left" w:pos="1369"/>
              <w:tab w:val="right" w:leader="dot" w:pos="9899"/>
            </w:tabs>
            <w:spacing w:before="78"/>
          </w:pPr>
          <w:hyperlink w:anchor="_bookmark20" w:history="1">
            <w:r w:rsidR="00D62403">
              <w:rPr>
                <w:spacing w:val="-4"/>
              </w:rPr>
              <w:t>Study</w:t>
            </w:r>
            <w:r w:rsidR="00D62403">
              <w:rPr>
                <w:spacing w:val="4"/>
              </w:rPr>
              <w:t xml:space="preserve"> </w:t>
            </w:r>
            <w:r w:rsidR="00D62403">
              <w:rPr>
                <w:spacing w:val="-4"/>
              </w:rPr>
              <w:t>implementation</w:t>
            </w:r>
            <w:r w:rsidR="00D62403">
              <w:rPr>
                <w:spacing w:val="4"/>
              </w:rPr>
              <w:t xml:space="preserve"> </w:t>
            </w:r>
            <w:r w:rsidR="00D62403">
              <w:rPr>
                <w:spacing w:val="-4"/>
              </w:rPr>
              <w:t>challenges</w:t>
            </w:r>
            <w:r w:rsidR="00D62403">
              <w:rPr>
                <w:spacing w:val="4"/>
              </w:rPr>
              <w:t xml:space="preserve"> </w:t>
            </w:r>
            <w:r w:rsidR="00D62403">
              <w:rPr>
                <w:spacing w:val="-4"/>
              </w:rPr>
              <w:t>in</w:t>
            </w:r>
            <w:r w:rsidR="00D62403">
              <w:rPr>
                <w:spacing w:val="5"/>
              </w:rPr>
              <w:t xml:space="preserve"> </w:t>
            </w:r>
            <w:r w:rsidR="00D62403">
              <w:rPr>
                <w:spacing w:val="-5"/>
              </w:rPr>
              <w:t>CAR</w:t>
            </w:r>
          </w:hyperlink>
          <w:r w:rsidR="00D62403">
            <w:rPr>
              <w:rFonts w:ascii="Times New Roman"/>
            </w:rPr>
            <w:tab/>
          </w:r>
          <w:r w:rsidR="00D62403">
            <w:rPr>
              <w:spacing w:val="-5"/>
            </w:rPr>
            <w:t>27</w:t>
          </w:r>
        </w:p>
        <w:p w14:paraId="4F3E3D20" w14:textId="77777777" w:rsidR="00D62403" w:rsidRDefault="003008B9" w:rsidP="00D62403">
          <w:pPr>
            <w:pStyle w:val="TOC3"/>
            <w:numPr>
              <w:ilvl w:val="1"/>
              <w:numId w:val="10"/>
            </w:numPr>
            <w:tabs>
              <w:tab w:val="left" w:pos="1369"/>
              <w:tab w:val="right" w:leader="dot" w:pos="9899"/>
            </w:tabs>
          </w:pPr>
          <w:hyperlink w:anchor="_bookmark21" w:history="1">
            <w:r w:rsidR="00D62403">
              <w:t>Next</w:t>
            </w:r>
            <w:r w:rsidR="00D62403">
              <w:rPr>
                <w:spacing w:val="11"/>
              </w:rPr>
              <w:t xml:space="preserve"> </w:t>
            </w:r>
            <w:r w:rsidR="00D62403">
              <w:rPr>
                <w:spacing w:val="-2"/>
              </w:rPr>
              <w:t>Steps.</w:t>
            </w:r>
          </w:hyperlink>
          <w:r w:rsidR="00D62403">
            <w:rPr>
              <w:rFonts w:ascii="Times New Roman"/>
            </w:rPr>
            <w:tab/>
          </w:r>
          <w:r w:rsidR="00D62403">
            <w:rPr>
              <w:spacing w:val="-5"/>
            </w:rPr>
            <w:t>27</w:t>
          </w:r>
        </w:p>
        <w:p w14:paraId="21BBC194" w14:textId="77777777" w:rsidR="00D62403" w:rsidRDefault="003008B9" w:rsidP="00D62403">
          <w:pPr>
            <w:pStyle w:val="TOC2"/>
            <w:numPr>
              <w:ilvl w:val="0"/>
              <w:numId w:val="10"/>
            </w:numPr>
            <w:tabs>
              <w:tab w:val="left" w:pos="867"/>
              <w:tab w:val="right" w:pos="9899"/>
            </w:tabs>
            <w:ind w:hanging="327"/>
          </w:pPr>
          <w:hyperlink w:anchor="_bookmark22" w:history="1">
            <w:r w:rsidR="00D62403">
              <w:rPr>
                <w:spacing w:val="-2"/>
              </w:rPr>
              <w:t>References</w:t>
            </w:r>
          </w:hyperlink>
          <w:r w:rsidR="00D62403">
            <w:rPr>
              <w:rFonts w:ascii="Times New Roman"/>
              <w:b w:val="0"/>
            </w:rPr>
            <w:tab/>
          </w:r>
          <w:r w:rsidR="00D62403">
            <w:rPr>
              <w:spacing w:val="-5"/>
            </w:rPr>
            <w:t>28</w:t>
          </w:r>
        </w:p>
        <w:p w14:paraId="3AFE1326" w14:textId="77777777" w:rsidR="00D62403" w:rsidRDefault="003008B9" w:rsidP="00D62403">
          <w:pPr>
            <w:pStyle w:val="TOC1"/>
            <w:numPr>
              <w:ilvl w:val="0"/>
              <w:numId w:val="10"/>
            </w:numPr>
            <w:tabs>
              <w:tab w:val="left" w:pos="867"/>
              <w:tab w:val="right" w:pos="9899"/>
            </w:tabs>
          </w:pPr>
          <w:hyperlink w:anchor="_bookmark23" w:history="1">
            <w:r w:rsidR="00D62403">
              <w:rPr>
                <w:spacing w:val="-2"/>
              </w:rPr>
              <w:t>Annexes</w:t>
            </w:r>
          </w:hyperlink>
          <w:r w:rsidR="00D62403">
            <w:rPr>
              <w:rFonts w:ascii="Times New Roman"/>
              <w:b w:val="0"/>
            </w:rPr>
            <w:tab/>
          </w:r>
          <w:r w:rsidR="00D62403">
            <w:rPr>
              <w:spacing w:val="-5"/>
            </w:rPr>
            <w:t>29</w:t>
          </w:r>
        </w:p>
        <w:p w14:paraId="40315E1D" w14:textId="77777777" w:rsidR="00D62403" w:rsidRDefault="003008B9" w:rsidP="00D62403">
          <w:pPr>
            <w:pStyle w:val="TOC3"/>
            <w:numPr>
              <w:ilvl w:val="1"/>
              <w:numId w:val="10"/>
            </w:numPr>
            <w:tabs>
              <w:tab w:val="left" w:pos="1369"/>
              <w:tab w:val="right" w:leader="dot" w:pos="9900"/>
            </w:tabs>
          </w:pPr>
          <w:hyperlink w:anchor="_bookmark24" w:history="1">
            <w:r w:rsidR="00D62403">
              <w:t>Final</w:t>
            </w:r>
            <w:r w:rsidR="00D62403">
              <w:rPr>
                <w:spacing w:val="-2"/>
              </w:rPr>
              <w:t xml:space="preserve"> </w:t>
            </w:r>
            <w:r w:rsidR="00D62403">
              <w:t>survey</w:t>
            </w:r>
            <w:r w:rsidR="00D62403">
              <w:rPr>
                <w:spacing w:val="-1"/>
              </w:rPr>
              <w:t xml:space="preserve"> </w:t>
            </w:r>
            <w:r w:rsidR="00D62403">
              <w:t>sample</w:t>
            </w:r>
            <w:r w:rsidR="00D62403">
              <w:rPr>
                <w:spacing w:val="-1"/>
              </w:rPr>
              <w:t xml:space="preserve"> </w:t>
            </w:r>
            <w:r w:rsidR="00D62403">
              <w:t>size</w:t>
            </w:r>
            <w:r w:rsidR="00D62403">
              <w:rPr>
                <w:spacing w:val="-2"/>
              </w:rPr>
              <w:t xml:space="preserve"> </w:t>
            </w:r>
            <w:r w:rsidR="00D62403">
              <w:t>&amp;</w:t>
            </w:r>
            <w:r w:rsidR="00D62403">
              <w:rPr>
                <w:spacing w:val="-1"/>
              </w:rPr>
              <w:t xml:space="preserve"> </w:t>
            </w:r>
            <w:r w:rsidR="00D62403">
              <w:t>and</w:t>
            </w:r>
            <w:r w:rsidR="00D62403">
              <w:rPr>
                <w:spacing w:val="-1"/>
              </w:rPr>
              <w:t xml:space="preserve"> </w:t>
            </w:r>
            <w:r w:rsidR="00D62403">
              <w:t>phone</w:t>
            </w:r>
            <w:r w:rsidR="00D62403">
              <w:rPr>
                <w:spacing w:val="-1"/>
              </w:rPr>
              <w:t xml:space="preserve"> </w:t>
            </w:r>
            <w:r w:rsidR="00D62403">
              <w:t>access</w:t>
            </w:r>
            <w:r w:rsidR="00D62403">
              <w:rPr>
                <w:spacing w:val="-2"/>
              </w:rPr>
              <w:t xml:space="preserve"> </w:t>
            </w:r>
            <w:r w:rsidR="00D62403">
              <w:t>by</w:t>
            </w:r>
            <w:r w:rsidR="00D62403">
              <w:rPr>
                <w:spacing w:val="-1"/>
              </w:rPr>
              <w:t xml:space="preserve"> </w:t>
            </w:r>
            <w:r w:rsidR="00D62403">
              <w:t>ADMIN</w:t>
            </w:r>
            <w:r w:rsidR="00D62403">
              <w:rPr>
                <w:spacing w:val="-1"/>
              </w:rPr>
              <w:t xml:space="preserve"> </w:t>
            </w:r>
            <w:r w:rsidR="00D62403">
              <w:rPr>
                <w:spacing w:val="-4"/>
              </w:rPr>
              <w:t>area</w:t>
            </w:r>
          </w:hyperlink>
          <w:r w:rsidR="00D62403">
            <w:rPr>
              <w:rFonts w:ascii="Times New Roman"/>
            </w:rPr>
            <w:tab/>
          </w:r>
          <w:r w:rsidR="00D62403">
            <w:rPr>
              <w:spacing w:val="-5"/>
            </w:rPr>
            <w:t>29</w:t>
          </w:r>
        </w:p>
        <w:p w14:paraId="40F4590C" w14:textId="77777777" w:rsidR="00D62403" w:rsidRDefault="003008B9" w:rsidP="00D62403">
          <w:pPr>
            <w:pStyle w:val="TOC3"/>
            <w:numPr>
              <w:ilvl w:val="1"/>
              <w:numId w:val="10"/>
            </w:numPr>
            <w:tabs>
              <w:tab w:val="left" w:pos="1369"/>
              <w:tab w:val="right" w:leader="dot" w:pos="9899"/>
            </w:tabs>
            <w:spacing w:before="78"/>
          </w:pPr>
          <w:hyperlink w:anchor="_bookmark25" w:history="1">
            <w:r w:rsidR="00D62403">
              <w:t>F2F</w:t>
            </w:r>
            <w:r w:rsidR="00D62403">
              <w:rPr>
                <w:spacing w:val="20"/>
              </w:rPr>
              <w:t xml:space="preserve"> </w:t>
            </w:r>
            <w:r w:rsidR="00D62403">
              <w:rPr>
                <w:spacing w:val="-2"/>
              </w:rPr>
              <w:t>Attrition</w:t>
            </w:r>
          </w:hyperlink>
          <w:r w:rsidR="00D62403">
            <w:rPr>
              <w:rFonts w:ascii="Times New Roman"/>
            </w:rPr>
            <w:tab/>
          </w:r>
          <w:r w:rsidR="00D62403">
            <w:rPr>
              <w:spacing w:val="-5"/>
            </w:rPr>
            <w:t>30</w:t>
          </w:r>
        </w:p>
        <w:p w14:paraId="79090B61" w14:textId="77777777" w:rsidR="00D62403" w:rsidRDefault="003008B9" w:rsidP="00D62403">
          <w:pPr>
            <w:pStyle w:val="TOC3"/>
            <w:numPr>
              <w:ilvl w:val="1"/>
              <w:numId w:val="10"/>
            </w:numPr>
            <w:tabs>
              <w:tab w:val="left" w:pos="1369"/>
              <w:tab w:val="right" w:leader="dot" w:pos="9899"/>
            </w:tabs>
          </w:pPr>
          <w:hyperlink w:anchor="_bookmark26" w:history="1">
            <w:r w:rsidR="00D62403">
              <w:rPr>
                <w:spacing w:val="-2"/>
              </w:rPr>
              <w:t>Remote</w:t>
            </w:r>
            <w:r w:rsidR="00D62403">
              <w:t xml:space="preserve"> </w:t>
            </w:r>
            <w:r w:rsidR="00D62403">
              <w:rPr>
                <w:spacing w:val="-2"/>
              </w:rPr>
              <w:t>Attrition</w:t>
            </w:r>
          </w:hyperlink>
          <w:r w:rsidR="00D62403">
            <w:rPr>
              <w:rFonts w:ascii="Times New Roman"/>
            </w:rPr>
            <w:tab/>
          </w:r>
          <w:r w:rsidR="00D62403">
            <w:rPr>
              <w:spacing w:val="-5"/>
            </w:rPr>
            <w:t>31</w:t>
          </w:r>
        </w:p>
        <w:p w14:paraId="6B068943" w14:textId="77777777" w:rsidR="00D62403" w:rsidRDefault="003008B9" w:rsidP="00D62403">
          <w:pPr>
            <w:pStyle w:val="TOC3"/>
            <w:numPr>
              <w:ilvl w:val="1"/>
              <w:numId w:val="10"/>
            </w:numPr>
            <w:tabs>
              <w:tab w:val="left" w:pos="1369"/>
              <w:tab w:val="right" w:leader="dot" w:pos="9899"/>
            </w:tabs>
          </w:pPr>
          <w:hyperlink w:anchor="_bookmark27" w:history="1">
            <w:r w:rsidR="00D62403">
              <w:t>Balance</w:t>
            </w:r>
            <w:r w:rsidR="00D62403">
              <w:rPr>
                <w:spacing w:val="-5"/>
              </w:rPr>
              <w:t xml:space="preserve"> </w:t>
            </w:r>
            <w:r w:rsidR="00D62403">
              <w:t>text</w:t>
            </w:r>
            <w:r w:rsidR="00D62403">
              <w:rPr>
                <w:spacing w:val="-5"/>
              </w:rPr>
              <w:t xml:space="preserve"> </w:t>
            </w:r>
            <w:r w:rsidR="00D62403">
              <w:t>for</w:t>
            </w:r>
            <w:r w:rsidR="00D62403">
              <w:rPr>
                <w:spacing w:val="-5"/>
              </w:rPr>
              <w:t xml:space="preserve"> </w:t>
            </w:r>
            <w:r w:rsidR="00D62403">
              <w:t>completed</w:t>
            </w:r>
            <w:r w:rsidR="00D62403">
              <w:rPr>
                <w:spacing w:val="-5"/>
              </w:rPr>
              <w:t xml:space="preserve"> </w:t>
            </w:r>
            <w:r w:rsidR="00D62403">
              <w:rPr>
                <w:spacing w:val="-2"/>
              </w:rPr>
              <w:t>sample</w:t>
            </w:r>
          </w:hyperlink>
          <w:r w:rsidR="00D62403">
            <w:rPr>
              <w:rFonts w:ascii="Times New Roman"/>
            </w:rPr>
            <w:tab/>
          </w:r>
          <w:r w:rsidR="00D62403">
            <w:rPr>
              <w:spacing w:val="-5"/>
            </w:rPr>
            <w:t>32</w:t>
          </w:r>
        </w:p>
        <w:p w14:paraId="74CCC772" w14:textId="77777777" w:rsidR="00D62403" w:rsidRDefault="003008B9" w:rsidP="00D62403">
          <w:pPr>
            <w:pStyle w:val="TOC3"/>
            <w:numPr>
              <w:ilvl w:val="1"/>
              <w:numId w:val="10"/>
            </w:numPr>
            <w:tabs>
              <w:tab w:val="left" w:pos="1369"/>
              <w:tab w:val="right" w:leader="dot" w:pos="9898"/>
            </w:tabs>
          </w:pPr>
          <w:hyperlink w:anchor="_bookmark28" w:history="1">
            <w:r w:rsidR="00D62403">
              <w:t>Regression table for</w:t>
            </w:r>
            <w:r w:rsidR="00D62403">
              <w:rPr>
                <w:spacing w:val="1"/>
              </w:rPr>
              <w:t xml:space="preserve"> </w:t>
            </w:r>
            <w:r w:rsidR="00D62403">
              <w:t>a typical CATI</w:t>
            </w:r>
            <w:r w:rsidR="00D62403">
              <w:rPr>
                <w:spacing w:val="1"/>
              </w:rPr>
              <w:t xml:space="preserve"> </w:t>
            </w:r>
            <w:r w:rsidR="00D62403">
              <w:t xml:space="preserve">sample with </w:t>
            </w:r>
            <w:r w:rsidR="00D62403">
              <w:rPr>
                <w:spacing w:val="-5"/>
              </w:rPr>
              <w:t>F2F</w:t>
            </w:r>
          </w:hyperlink>
          <w:r w:rsidR="00D62403">
            <w:rPr>
              <w:rFonts w:ascii="Times New Roman"/>
            </w:rPr>
            <w:tab/>
          </w:r>
          <w:r w:rsidR="00D62403">
            <w:rPr>
              <w:spacing w:val="-7"/>
            </w:rPr>
            <w:t>33</w:t>
          </w:r>
        </w:p>
        <w:p w14:paraId="6F0C6735" w14:textId="77777777" w:rsidR="00D62403" w:rsidRDefault="003008B9" w:rsidP="00D62403">
          <w:pPr>
            <w:pStyle w:val="TOC3"/>
            <w:numPr>
              <w:ilvl w:val="1"/>
              <w:numId w:val="10"/>
            </w:numPr>
            <w:tabs>
              <w:tab w:val="left" w:pos="1369"/>
              <w:tab w:val="right" w:leader="dot" w:pos="9899"/>
            </w:tabs>
            <w:spacing w:before="78"/>
          </w:pPr>
          <w:hyperlink w:anchor="_bookmark29" w:history="1">
            <w:r w:rsidR="00D62403">
              <w:rPr>
                <w:spacing w:val="-2"/>
              </w:rPr>
              <w:t>Supporting documents</w:t>
            </w:r>
          </w:hyperlink>
          <w:r w:rsidR="00D62403">
            <w:rPr>
              <w:rFonts w:ascii="Times New Roman"/>
            </w:rPr>
            <w:tab/>
          </w:r>
          <w:r w:rsidR="00D62403">
            <w:rPr>
              <w:spacing w:val="-5"/>
            </w:rPr>
            <w:t>33</w:t>
          </w:r>
        </w:p>
        <w:p w14:paraId="49E053C4" w14:textId="77777777" w:rsidR="00D62403" w:rsidRDefault="003008B9" w:rsidP="00D62403">
          <w:pPr>
            <w:pStyle w:val="TOC4"/>
            <w:numPr>
              <w:ilvl w:val="2"/>
              <w:numId w:val="10"/>
            </w:numPr>
            <w:tabs>
              <w:tab w:val="left" w:pos="2067"/>
              <w:tab w:val="right" w:leader="dot" w:pos="9900"/>
            </w:tabs>
            <w:ind w:hanging="698"/>
          </w:pPr>
          <w:hyperlink w:anchor="_bookmark30" w:history="1">
            <w:r w:rsidR="00D62403">
              <w:t>CARI</w:t>
            </w:r>
            <w:r w:rsidR="00D62403">
              <w:rPr>
                <w:spacing w:val="45"/>
              </w:rPr>
              <w:t xml:space="preserve"> </w:t>
            </w:r>
            <w:r w:rsidR="00D62403">
              <w:rPr>
                <w:spacing w:val="-2"/>
              </w:rPr>
              <w:t>resources</w:t>
            </w:r>
          </w:hyperlink>
          <w:r w:rsidR="00D62403">
            <w:rPr>
              <w:rFonts w:ascii="Times New Roman"/>
            </w:rPr>
            <w:tab/>
          </w:r>
          <w:r w:rsidR="00D62403">
            <w:rPr>
              <w:spacing w:val="-5"/>
            </w:rPr>
            <w:t>33</w:t>
          </w:r>
        </w:p>
        <w:p w14:paraId="3DFA5541" w14:textId="77777777" w:rsidR="00D62403" w:rsidRDefault="003008B9" w:rsidP="00D62403">
          <w:pPr>
            <w:pStyle w:val="TOC4"/>
            <w:numPr>
              <w:ilvl w:val="2"/>
              <w:numId w:val="10"/>
            </w:numPr>
            <w:tabs>
              <w:tab w:val="left" w:pos="2067"/>
              <w:tab w:val="right" w:leader="dot" w:pos="9901"/>
            </w:tabs>
            <w:ind w:hanging="698"/>
          </w:pPr>
          <w:hyperlink w:anchor="_bookmark31" w:history="1">
            <w:r w:rsidR="00D62403">
              <w:t>Listing</w:t>
            </w:r>
            <w:r w:rsidR="00D62403">
              <w:rPr>
                <w:spacing w:val="-2"/>
              </w:rPr>
              <w:t xml:space="preserve"> questionnaire</w:t>
            </w:r>
          </w:hyperlink>
          <w:r w:rsidR="00D62403">
            <w:rPr>
              <w:rFonts w:ascii="Times New Roman"/>
            </w:rPr>
            <w:tab/>
          </w:r>
          <w:r w:rsidR="00D62403">
            <w:rPr>
              <w:spacing w:val="-5"/>
            </w:rPr>
            <w:t>33</w:t>
          </w:r>
        </w:p>
      </w:sdtContent>
    </w:sdt>
    <w:p w14:paraId="47A56A4A" w14:textId="77777777" w:rsidR="00D62403" w:rsidRDefault="00D62403" w:rsidP="00D62403">
      <w:pPr>
        <w:sectPr w:rsidR="00D62403">
          <w:pgSz w:w="12240" w:h="15840"/>
          <w:pgMar w:top="1260" w:right="1020" w:bottom="1080" w:left="900" w:header="0" w:footer="888" w:gutter="0"/>
          <w:cols w:space="720"/>
        </w:sectPr>
      </w:pPr>
    </w:p>
    <w:p w14:paraId="2FEB8442" w14:textId="77777777" w:rsidR="00D62403" w:rsidRDefault="00D62403" w:rsidP="00D62403">
      <w:pPr>
        <w:pStyle w:val="Heading4"/>
        <w:spacing w:before="117"/>
        <w:ind w:left="540" w:firstLine="0"/>
        <w:jc w:val="both"/>
      </w:pPr>
      <w:r>
        <w:t>Executive</w:t>
      </w:r>
      <w:r>
        <w:rPr>
          <w:spacing w:val="-2"/>
        </w:rPr>
        <w:t xml:space="preserve"> Summary</w:t>
      </w:r>
    </w:p>
    <w:p w14:paraId="793D969D" w14:textId="77777777" w:rsidR="00D62403" w:rsidRDefault="00D62403" w:rsidP="00D62403">
      <w:pPr>
        <w:pStyle w:val="BodyText"/>
        <w:spacing w:before="198" w:line="314" w:lineRule="auto"/>
        <w:ind w:left="540" w:right="414"/>
        <w:jc w:val="both"/>
      </w:pPr>
      <w:r>
        <w:t xml:space="preserve">During the COVID-19 pandemic, a remote version of the Consolidated Approach for Reporting Food Insecurity (rCARI) was developed as an adaptation of the standard CARI methodology to </w:t>
      </w:r>
      <w:r>
        <w:rPr>
          <w:spacing w:val="-2"/>
        </w:rPr>
        <w:t>report</w:t>
      </w:r>
      <w:r>
        <w:rPr>
          <w:spacing w:val="-12"/>
        </w:rPr>
        <w:t xml:space="preserve"> </w:t>
      </w:r>
      <w:r>
        <w:rPr>
          <w:spacing w:val="-2"/>
        </w:rPr>
        <w:t>on</w:t>
      </w:r>
      <w:r>
        <w:rPr>
          <w:spacing w:val="-11"/>
        </w:rPr>
        <w:t xml:space="preserve"> </w:t>
      </w:r>
      <w:r>
        <w:rPr>
          <w:spacing w:val="-2"/>
        </w:rPr>
        <w:t>food</w:t>
      </w:r>
      <w:r>
        <w:rPr>
          <w:spacing w:val="-11"/>
        </w:rPr>
        <w:t xml:space="preserve"> </w:t>
      </w:r>
      <w:r>
        <w:rPr>
          <w:spacing w:val="-2"/>
        </w:rPr>
        <w:t>insecurity.</w:t>
      </w:r>
      <w:r>
        <w:rPr>
          <w:spacing w:val="2"/>
        </w:rPr>
        <w:t xml:space="preserve"> </w:t>
      </w:r>
      <w:r>
        <w:rPr>
          <w:spacing w:val="-2"/>
        </w:rPr>
        <w:t>The</w:t>
      </w:r>
      <w:r>
        <w:rPr>
          <w:spacing w:val="-12"/>
        </w:rPr>
        <w:t xml:space="preserve"> </w:t>
      </w:r>
      <w:r>
        <w:rPr>
          <w:spacing w:val="-2"/>
        </w:rPr>
        <w:t>rCARI</w:t>
      </w:r>
      <w:r>
        <w:rPr>
          <w:spacing w:val="-11"/>
        </w:rPr>
        <w:t xml:space="preserve"> </w:t>
      </w:r>
      <w:r>
        <w:rPr>
          <w:spacing w:val="-2"/>
        </w:rPr>
        <w:t>method</w:t>
      </w:r>
      <w:r>
        <w:rPr>
          <w:spacing w:val="-11"/>
        </w:rPr>
        <w:t xml:space="preserve"> </w:t>
      </w:r>
      <w:r>
        <w:rPr>
          <w:spacing w:val="-2"/>
        </w:rPr>
        <w:t>differed</w:t>
      </w:r>
      <w:r>
        <w:rPr>
          <w:spacing w:val="-11"/>
        </w:rPr>
        <w:t xml:space="preserve"> </w:t>
      </w:r>
      <w:r>
        <w:rPr>
          <w:spacing w:val="-2"/>
        </w:rPr>
        <w:t>from</w:t>
      </w:r>
      <w:r>
        <w:rPr>
          <w:spacing w:val="-12"/>
        </w:rPr>
        <w:t xml:space="preserve"> </w:t>
      </w:r>
      <w:r>
        <w:rPr>
          <w:spacing w:val="-2"/>
        </w:rPr>
        <w:t>the</w:t>
      </w:r>
      <w:r>
        <w:rPr>
          <w:spacing w:val="-11"/>
        </w:rPr>
        <w:t xml:space="preserve"> </w:t>
      </w:r>
      <w:r>
        <w:rPr>
          <w:spacing w:val="-2"/>
        </w:rPr>
        <w:t>standard</w:t>
      </w:r>
      <w:r>
        <w:rPr>
          <w:spacing w:val="-11"/>
        </w:rPr>
        <w:t xml:space="preserve"> </w:t>
      </w:r>
      <w:r>
        <w:rPr>
          <w:spacing w:val="-2"/>
        </w:rPr>
        <w:t>CARI</w:t>
      </w:r>
      <w:r>
        <w:rPr>
          <w:spacing w:val="-11"/>
        </w:rPr>
        <w:t xml:space="preserve"> </w:t>
      </w:r>
      <w:r>
        <w:rPr>
          <w:spacing w:val="-2"/>
        </w:rPr>
        <w:t>only</w:t>
      </w:r>
      <w:r>
        <w:rPr>
          <w:spacing w:val="-12"/>
        </w:rPr>
        <w:t xml:space="preserve"> </w:t>
      </w:r>
      <w:r>
        <w:rPr>
          <w:spacing w:val="-2"/>
        </w:rPr>
        <w:t>in</w:t>
      </w:r>
      <w:r>
        <w:rPr>
          <w:spacing w:val="-11"/>
        </w:rPr>
        <w:t xml:space="preserve"> </w:t>
      </w:r>
      <w:r>
        <w:rPr>
          <w:spacing w:val="-2"/>
        </w:rPr>
        <w:t>the</w:t>
      </w:r>
      <w:r>
        <w:rPr>
          <w:spacing w:val="-11"/>
        </w:rPr>
        <w:t xml:space="preserve"> </w:t>
      </w:r>
      <w:r>
        <w:rPr>
          <w:spacing w:val="-2"/>
        </w:rPr>
        <w:t xml:space="preserve">economic </w:t>
      </w:r>
      <w:r>
        <w:t>vulnerability</w:t>
      </w:r>
      <w:r>
        <w:rPr>
          <w:spacing w:val="-9"/>
        </w:rPr>
        <w:t xml:space="preserve"> </w:t>
      </w:r>
      <w:r>
        <w:t>dimension.</w:t>
      </w:r>
      <w:r>
        <w:rPr>
          <w:spacing w:val="12"/>
        </w:rPr>
        <w:t xml:space="preserve"> </w:t>
      </w:r>
      <w:r>
        <w:t>While</w:t>
      </w:r>
      <w:r>
        <w:rPr>
          <w:spacing w:val="-9"/>
        </w:rPr>
        <w:t xml:space="preserve"> </w:t>
      </w:r>
      <w:r>
        <w:t>the</w:t>
      </w:r>
      <w:r>
        <w:rPr>
          <w:spacing w:val="-9"/>
        </w:rPr>
        <w:t xml:space="preserve"> </w:t>
      </w:r>
      <w:r>
        <w:t>standard</w:t>
      </w:r>
      <w:r>
        <w:rPr>
          <w:spacing w:val="-9"/>
        </w:rPr>
        <w:t xml:space="preserve"> </w:t>
      </w:r>
      <w:r>
        <w:t>CARI</w:t>
      </w:r>
      <w:r>
        <w:rPr>
          <w:spacing w:val="-9"/>
        </w:rPr>
        <w:t xml:space="preserve"> </w:t>
      </w:r>
      <w:r>
        <w:t>used</w:t>
      </w:r>
      <w:r>
        <w:rPr>
          <w:spacing w:val="-9"/>
        </w:rPr>
        <w:t xml:space="preserve"> </w:t>
      </w:r>
      <w:r>
        <w:t>FES</w:t>
      </w:r>
      <w:r>
        <w:rPr>
          <w:spacing w:val="-9"/>
        </w:rPr>
        <w:t xml:space="preserve"> </w:t>
      </w:r>
      <w:r>
        <w:t>(food</w:t>
      </w:r>
      <w:r>
        <w:rPr>
          <w:spacing w:val="-9"/>
        </w:rPr>
        <w:t xml:space="preserve"> </w:t>
      </w:r>
      <w:r>
        <w:t>expenditure</w:t>
      </w:r>
      <w:r>
        <w:rPr>
          <w:spacing w:val="-9"/>
        </w:rPr>
        <w:t xml:space="preserve"> </w:t>
      </w:r>
      <w:r>
        <w:t>share)</w:t>
      </w:r>
      <w:r>
        <w:rPr>
          <w:spacing w:val="-9"/>
        </w:rPr>
        <w:t xml:space="preserve"> </w:t>
      </w:r>
      <w:r>
        <w:t>or</w:t>
      </w:r>
      <w:r>
        <w:rPr>
          <w:spacing w:val="-9"/>
        </w:rPr>
        <w:t xml:space="preserve"> </w:t>
      </w:r>
      <w:r>
        <w:t xml:space="preserve">ECMEN </w:t>
      </w:r>
      <w:r>
        <w:rPr>
          <w:spacing w:val="-2"/>
        </w:rPr>
        <w:t>(economic</w:t>
      </w:r>
      <w:r>
        <w:rPr>
          <w:spacing w:val="-9"/>
        </w:rPr>
        <w:t xml:space="preserve"> </w:t>
      </w:r>
      <w:r>
        <w:rPr>
          <w:spacing w:val="-2"/>
        </w:rPr>
        <w:t>capacity</w:t>
      </w:r>
      <w:r>
        <w:rPr>
          <w:spacing w:val="-9"/>
        </w:rPr>
        <w:t xml:space="preserve"> </w:t>
      </w:r>
      <w:r>
        <w:rPr>
          <w:spacing w:val="-2"/>
        </w:rPr>
        <w:t>to</w:t>
      </w:r>
      <w:r>
        <w:rPr>
          <w:spacing w:val="-9"/>
        </w:rPr>
        <w:t xml:space="preserve"> </w:t>
      </w:r>
      <w:r>
        <w:rPr>
          <w:spacing w:val="-2"/>
        </w:rPr>
        <w:t>meet</w:t>
      </w:r>
      <w:r>
        <w:rPr>
          <w:spacing w:val="-9"/>
        </w:rPr>
        <w:t xml:space="preserve"> </w:t>
      </w:r>
      <w:r>
        <w:rPr>
          <w:spacing w:val="-2"/>
        </w:rPr>
        <w:t>essential</w:t>
      </w:r>
      <w:r>
        <w:rPr>
          <w:spacing w:val="-9"/>
        </w:rPr>
        <w:t xml:space="preserve"> </w:t>
      </w:r>
      <w:r>
        <w:rPr>
          <w:spacing w:val="-2"/>
        </w:rPr>
        <w:t>needs)</w:t>
      </w:r>
      <w:r>
        <w:rPr>
          <w:spacing w:val="-9"/>
        </w:rPr>
        <w:t xml:space="preserve"> </w:t>
      </w:r>
      <w:r>
        <w:rPr>
          <w:spacing w:val="-2"/>
        </w:rPr>
        <w:t>as</w:t>
      </w:r>
      <w:r>
        <w:rPr>
          <w:spacing w:val="-9"/>
        </w:rPr>
        <w:t xml:space="preserve"> </w:t>
      </w:r>
      <w:r>
        <w:rPr>
          <w:spacing w:val="-2"/>
        </w:rPr>
        <w:t>an</w:t>
      </w:r>
      <w:r>
        <w:rPr>
          <w:spacing w:val="-9"/>
        </w:rPr>
        <w:t xml:space="preserve"> </w:t>
      </w:r>
      <w:r>
        <w:rPr>
          <w:spacing w:val="-2"/>
        </w:rPr>
        <w:t>economic</w:t>
      </w:r>
      <w:r>
        <w:rPr>
          <w:spacing w:val="-9"/>
        </w:rPr>
        <w:t xml:space="preserve"> </w:t>
      </w:r>
      <w:r>
        <w:rPr>
          <w:spacing w:val="-2"/>
        </w:rPr>
        <w:t>vulnerability</w:t>
      </w:r>
      <w:r>
        <w:rPr>
          <w:spacing w:val="-9"/>
        </w:rPr>
        <w:t xml:space="preserve"> </w:t>
      </w:r>
      <w:r>
        <w:rPr>
          <w:spacing w:val="-2"/>
        </w:rPr>
        <w:t>indicator,</w:t>
      </w:r>
      <w:r>
        <w:rPr>
          <w:spacing w:val="-7"/>
        </w:rPr>
        <w:t xml:space="preserve"> </w:t>
      </w:r>
      <w:r>
        <w:rPr>
          <w:spacing w:val="-2"/>
        </w:rPr>
        <w:t>rCARI</w:t>
      </w:r>
      <w:r>
        <w:rPr>
          <w:spacing w:val="-9"/>
        </w:rPr>
        <w:t xml:space="preserve"> </w:t>
      </w:r>
      <w:r>
        <w:rPr>
          <w:spacing w:val="-2"/>
        </w:rPr>
        <w:t>used</w:t>
      </w:r>
      <w:r>
        <w:rPr>
          <w:spacing w:val="-9"/>
        </w:rPr>
        <w:t xml:space="preserve"> </w:t>
      </w:r>
      <w:r>
        <w:rPr>
          <w:spacing w:val="-2"/>
        </w:rPr>
        <w:t>the household’s</w:t>
      </w:r>
      <w:r>
        <w:rPr>
          <w:spacing w:val="-9"/>
        </w:rPr>
        <w:t xml:space="preserve"> </w:t>
      </w:r>
      <w:r>
        <w:rPr>
          <w:spacing w:val="-2"/>
        </w:rPr>
        <w:t>income</w:t>
      </w:r>
      <w:r>
        <w:rPr>
          <w:spacing w:val="-9"/>
        </w:rPr>
        <w:t xml:space="preserve"> </w:t>
      </w:r>
      <w:r>
        <w:rPr>
          <w:spacing w:val="-2"/>
        </w:rPr>
        <w:t>source</w:t>
      </w:r>
      <w:r>
        <w:rPr>
          <w:spacing w:val="-9"/>
        </w:rPr>
        <w:t xml:space="preserve"> </w:t>
      </w:r>
      <w:r>
        <w:rPr>
          <w:spacing w:val="-2"/>
        </w:rPr>
        <w:t>and</w:t>
      </w:r>
      <w:r>
        <w:rPr>
          <w:spacing w:val="-9"/>
        </w:rPr>
        <w:t xml:space="preserve"> </w:t>
      </w:r>
      <w:r>
        <w:rPr>
          <w:spacing w:val="-2"/>
        </w:rPr>
        <w:t>income</w:t>
      </w:r>
      <w:r>
        <w:rPr>
          <w:spacing w:val="-9"/>
        </w:rPr>
        <w:t xml:space="preserve"> </w:t>
      </w:r>
      <w:r>
        <w:rPr>
          <w:spacing w:val="-2"/>
        </w:rPr>
        <w:t>change</w:t>
      </w:r>
      <w:r>
        <w:rPr>
          <w:spacing w:val="-9"/>
        </w:rPr>
        <w:t xml:space="preserve"> </w:t>
      </w:r>
      <w:r>
        <w:rPr>
          <w:spacing w:val="-2"/>
        </w:rPr>
        <w:t>in</w:t>
      </w:r>
      <w:r>
        <w:rPr>
          <w:spacing w:val="-9"/>
        </w:rPr>
        <w:t xml:space="preserve"> </w:t>
      </w:r>
      <w:r>
        <w:rPr>
          <w:spacing w:val="-2"/>
        </w:rPr>
        <w:t>place</w:t>
      </w:r>
      <w:r>
        <w:rPr>
          <w:spacing w:val="-9"/>
        </w:rPr>
        <w:t xml:space="preserve"> </w:t>
      </w:r>
      <w:r>
        <w:rPr>
          <w:spacing w:val="-2"/>
        </w:rPr>
        <w:t>of</w:t>
      </w:r>
      <w:r>
        <w:rPr>
          <w:spacing w:val="-9"/>
        </w:rPr>
        <w:t xml:space="preserve"> </w:t>
      </w:r>
      <w:r>
        <w:rPr>
          <w:spacing w:val="-2"/>
        </w:rPr>
        <w:t>FES</w:t>
      </w:r>
      <w:r>
        <w:rPr>
          <w:spacing w:val="-9"/>
        </w:rPr>
        <w:t xml:space="preserve"> </w:t>
      </w:r>
      <w:r>
        <w:rPr>
          <w:spacing w:val="-2"/>
        </w:rPr>
        <w:t>because</w:t>
      </w:r>
      <w:r>
        <w:rPr>
          <w:spacing w:val="-9"/>
        </w:rPr>
        <w:t xml:space="preserve"> </w:t>
      </w:r>
      <w:r>
        <w:rPr>
          <w:spacing w:val="-2"/>
        </w:rPr>
        <w:t>of</w:t>
      </w:r>
      <w:r>
        <w:rPr>
          <w:spacing w:val="-9"/>
        </w:rPr>
        <w:t xml:space="preserve"> </w:t>
      </w:r>
      <w:r>
        <w:rPr>
          <w:spacing w:val="-2"/>
        </w:rPr>
        <w:t>the</w:t>
      </w:r>
      <w:r>
        <w:rPr>
          <w:spacing w:val="-9"/>
        </w:rPr>
        <w:t xml:space="preserve"> </w:t>
      </w:r>
      <w:r>
        <w:rPr>
          <w:spacing w:val="-2"/>
        </w:rPr>
        <w:t>difficulty</w:t>
      </w:r>
      <w:r>
        <w:rPr>
          <w:spacing w:val="-9"/>
        </w:rPr>
        <w:t xml:space="preserve"> </w:t>
      </w:r>
      <w:r>
        <w:rPr>
          <w:spacing w:val="-2"/>
        </w:rPr>
        <w:t>of</w:t>
      </w:r>
      <w:r>
        <w:rPr>
          <w:spacing w:val="-9"/>
        </w:rPr>
        <w:t xml:space="preserve"> </w:t>
      </w:r>
      <w:r>
        <w:rPr>
          <w:spacing w:val="-2"/>
        </w:rPr>
        <w:t xml:space="preserve">collecting </w:t>
      </w:r>
      <w:r>
        <w:t>expenditure data over the phone.</w:t>
      </w:r>
      <w:r>
        <w:rPr>
          <w:spacing w:val="40"/>
        </w:rPr>
        <w:t xml:space="preserve"> </w:t>
      </w:r>
      <w:r>
        <w:t>The rCARI methodology is has not yet been validated against the standard CARI.</w:t>
      </w:r>
    </w:p>
    <w:p w14:paraId="4AC7FF8B" w14:textId="77777777" w:rsidR="00D62403" w:rsidRDefault="00D62403" w:rsidP="00D62403">
      <w:pPr>
        <w:pStyle w:val="BodyText"/>
        <w:spacing w:before="130" w:line="314" w:lineRule="auto"/>
        <w:ind w:left="540" w:right="416"/>
        <w:jc w:val="both"/>
      </w:pPr>
      <w:r>
        <w:t>Using a survey experiment methodology with stratified sample, this study aimed to evaluate and validate</w:t>
      </w:r>
      <w:r>
        <w:rPr>
          <w:spacing w:val="-5"/>
        </w:rPr>
        <w:t xml:space="preserve"> </w:t>
      </w:r>
      <w:r>
        <w:t>the</w:t>
      </w:r>
      <w:r>
        <w:rPr>
          <w:spacing w:val="-5"/>
        </w:rPr>
        <w:t xml:space="preserve"> </w:t>
      </w:r>
      <w:r>
        <w:t>rCARI</w:t>
      </w:r>
      <w:r>
        <w:rPr>
          <w:spacing w:val="-5"/>
        </w:rPr>
        <w:t xml:space="preserve"> </w:t>
      </w:r>
      <w:r>
        <w:t>methodology</w:t>
      </w:r>
      <w:r>
        <w:rPr>
          <w:spacing w:val="-5"/>
        </w:rPr>
        <w:t xml:space="preserve"> </w:t>
      </w:r>
      <w:r>
        <w:t>of</w:t>
      </w:r>
      <w:r>
        <w:rPr>
          <w:spacing w:val="-5"/>
        </w:rPr>
        <w:t xml:space="preserve"> </w:t>
      </w:r>
      <w:r>
        <w:t>collecting</w:t>
      </w:r>
      <w:r>
        <w:rPr>
          <w:spacing w:val="-5"/>
        </w:rPr>
        <w:t xml:space="preserve"> </w:t>
      </w:r>
      <w:r>
        <w:t>and</w:t>
      </w:r>
      <w:r>
        <w:rPr>
          <w:spacing w:val="-5"/>
        </w:rPr>
        <w:t xml:space="preserve"> </w:t>
      </w:r>
      <w:r>
        <w:t>reporting</w:t>
      </w:r>
      <w:r>
        <w:rPr>
          <w:spacing w:val="-5"/>
        </w:rPr>
        <w:t xml:space="preserve"> </w:t>
      </w:r>
      <w:r>
        <w:t>on</w:t>
      </w:r>
      <w:r>
        <w:rPr>
          <w:spacing w:val="-6"/>
        </w:rPr>
        <w:t xml:space="preserve"> </w:t>
      </w:r>
      <w:r>
        <w:t>food</w:t>
      </w:r>
      <w:r>
        <w:rPr>
          <w:spacing w:val="-5"/>
        </w:rPr>
        <w:t xml:space="preserve"> </w:t>
      </w:r>
      <w:r>
        <w:t>security</w:t>
      </w:r>
      <w:r>
        <w:rPr>
          <w:spacing w:val="-5"/>
        </w:rPr>
        <w:t xml:space="preserve"> </w:t>
      </w:r>
      <w:r>
        <w:t>against</w:t>
      </w:r>
      <w:r>
        <w:rPr>
          <w:spacing w:val="-5"/>
        </w:rPr>
        <w:t xml:space="preserve"> </w:t>
      </w:r>
      <w:r>
        <w:t>the</w:t>
      </w:r>
      <w:r>
        <w:rPr>
          <w:spacing w:val="-5"/>
        </w:rPr>
        <w:t xml:space="preserve"> </w:t>
      </w:r>
      <w:r>
        <w:t>standard CARI methodology.</w:t>
      </w:r>
      <w:r>
        <w:rPr>
          <w:spacing w:val="33"/>
        </w:rPr>
        <w:t xml:space="preserve"> </w:t>
      </w:r>
      <w:r>
        <w:t xml:space="preserve">The sample frame for the study was the national population within which a </w:t>
      </w:r>
      <w:r>
        <w:rPr>
          <w:spacing w:val="-4"/>
        </w:rPr>
        <w:t>random</w:t>
      </w:r>
      <w:r>
        <w:rPr>
          <w:spacing w:val="-10"/>
        </w:rPr>
        <w:t xml:space="preserve"> </w:t>
      </w:r>
      <w:r>
        <w:rPr>
          <w:spacing w:val="-4"/>
        </w:rPr>
        <w:t>sample</w:t>
      </w:r>
      <w:r>
        <w:rPr>
          <w:spacing w:val="-9"/>
        </w:rPr>
        <w:t xml:space="preserve"> </w:t>
      </w:r>
      <w:r>
        <w:rPr>
          <w:spacing w:val="-4"/>
        </w:rPr>
        <w:t>of</w:t>
      </w:r>
      <w:r>
        <w:rPr>
          <w:spacing w:val="-9"/>
        </w:rPr>
        <w:t xml:space="preserve"> </w:t>
      </w:r>
      <w:r>
        <w:rPr>
          <w:spacing w:val="-4"/>
        </w:rPr>
        <w:t>households</w:t>
      </w:r>
      <w:r>
        <w:rPr>
          <w:spacing w:val="-10"/>
        </w:rPr>
        <w:t xml:space="preserve"> </w:t>
      </w:r>
      <w:r>
        <w:rPr>
          <w:spacing w:val="-4"/>
        </w:rPr>
        <w:t>were</w:t>
      </w:r>
      <w:r>
        <w:rPr>
          <w:spacing w:val="-9"/>
        </w:rPr>
        <w:t xml:space="preserve"> </w:t>
      </w:r>
      <w:r>
        <w:rPr>
          <w:spacing w:val="-4"/>
        </w:rPr>
        <w:t>selected</w:t>
      </w:r>
      <w:r>
        <w:rPr>
          <w:spacing w:val="-9"/>
        </w:rPr>
        <w:t xml:space="preserve"> </w:t>
      </w:r>
      <w:r>
        <w:rPr>
          <w:spacing w:val="-4"/>
        </w:rPr>
        <w:t>in</w:t>
      </w:r>
      <w:r>
        <w:rPr>
          <w:spacing w:val="-9"/>
        </w:rPr>
        <w:t xml:space="preserve"> </w:t>
      </w:r>
      <w:r>
        <w:rPr>
          <w:spacing w:val="-4"/>
        </w:rPr>
        <w:t>2</w:t>
      </w:r>
      <w:r>
        <w:rPr>
          <w:spacing w:val="-10"/>
        </w:rPr>
        <w:t xml:space="preserve"> </w:t>
      </w:r>
      <w:r>
        <w:rPr>
          <w:spacing w:val="-4"/>
        </w:rPr>
        <w:t>out</w:t>
      </w:r>
      <w:r>
        <w:rPr>
          <w:spacing w:val="-9"/>
        </w:rPr>
        <w:t xml:space="preserve"> </w:t>
      </w:r>
      <w:r>
        <w:rPr>
          <w:spacing w:val="-4"/>
        </w:rPr>
        <w:t>of</w:t>
      </w:r>
      <w:r>
        <w:rPr>
          <w:spacing w:val="-9"/>
        </w:rPr>
        <w:t xml:space="preserve"> </w:t>
      </w:r>
      <w:r>
        <w:rPr>
          <w:spacing w:val="-4"/>
        </w:rPr>
        <w:t>the</w:t>
      </w:r>
      <w:r>
        <w:rPr>
          <w:spacing w:val="-9"/>
        </w:rPr>
        <w:t xml:space="preserve"> </w:t>
      </w:r>
      <w:r>
        <w:rPr>
          <w:spacing w:val="-4"/>
        </w:rPr>
        <w:t>20</w:t>
      </w:r>
      <w:r>
        <w:rPr>
          <w:spacing w:val="-10"/>
        </w:rPr>
        <w:t xml:space="preserve"> </w:t>
      </w:r>
      <w:r>
        <w:rPr>
          <w:spacing w:val="-4"/>
        </w:rPr>
        <w:t>prefectures</w:t>
      </w:r>
      <w:r>
        <w:rPr>
          <w:spacing w:val="-9"/>
        </w:rPr>
        <w:t xml:space="preserve"> </w:t>
      </w:r>
      <w:r>
        <w:rPr>
          <w:spacing w:val="-4"/>
        </w:rPr>
        <w:t>(ADMIN1).</w:t>
      </w:r>
      <w:r>
        <w:rPr>
          <w:spacing w:val="18"/>
        </w:rPr>
        <w:t xml:space="preserve"> </w:t>
      </w:r>
      <w:r>
        <w:rPr>
          <w:spacing w:val="-4"/>
        </w:rPr>
        <w:t>A</w:t>
      </w:r>
      <w:r>
        <w:rPr>
          <w:spacing w:val="-9"/>
        </w:rPr>
        <w:t xml:space="preserve"> </w:t>
      </w:r>
      <w:r>
        <w:rPr>
          <w:spacing w:val="-4"/>
        </w:rPr>
        <w:t>total</w:t>
      </w:r>
      <w:r>
        <w:rPr>
          <w:spacing w:val="-10"/>
        </w:rPr>
        <w:t xml:space="preserve"> </w:t>
      </w:r>
      <w:r>
        <w:rPr>
          <w:spacing w:val="-4"/>
        </w:rPr>
        <w:t>of</w:t>
      </w:r>
      <w:r>
        <w:rPr>
          <w:spacing w:val="-9"/>
        </w:rPr>
        <w:t xml:space="preserve"> </w:t>
      </w:r>
      <w:r>
        <w:rPr>
          <w:spacing w:val="-4"/>
        </w:rPr>
        <w:t xml:space="preserve">2500 households were randomly selected and listed across 25 villages (primary sampling units-PSUs) and </w:t>
      </w:r>
      <w:r>
        <w:rPr>
          <w:spacing w:val="-2"/>
        </w:rPr>
        <w:t>interviewed.</w:t>
      </w:r>
      <w:r>
        <w:rPr>
          <w:spacing w:val="6"/>
        </w:rPr>
        <w:t xml:space="preserve"> </w:t>
      </w:r>
      <w:r>
        <w:rPr>
          <w:spacing w:val="-2"/>
        </w:rPr>
        <w:t>The</w:t>
      </w:r>
      <w:r>
        <w:rPr>
          <w:spacing w:val="-11"/>
        </w:rPr>
        <w:t xml:space="preserve"> </w:t>
      </w:r>
      <w:r>
        <w:rPr>
          <w:spacing w:val="-2"/>
        </w:rPr>
        <w:t>prefectures</w:t>
      </w:r>
      <w:r>
        <w:rPr>
          <w:spacing w:val="-11"/>
        </w:rPr>
        <w:t xml:space="preserve"> </w:t>
      </w:r>
      <w:r>
        <w:rPr>
          <w:spacing w:val="-2"/>
        </w:rPr>
        <w:t>selected</w:t>
      </w:r>
      <w:r>
        <w:rPr>
          <w:spacing w:val="-11"/>
        </w:rPr>
        <w:t xml:space="preserve"> </w:t>
      </w:r>
      <w:r>
        <w:rPr>
          <w:spacing w:val="-2"/>
        </w:rPr>
        <w:t>were</w:t>
      </w:r>
      <w:r>
        <w:rPr>
          <w:spacing w:val="-11"/>
        </w:rPr>
        <w:t xml:space="preserve"> </w:t>
      </w:r>
      <w:r>
        <w:rPr>
          <w:spacing w:val="-2"/>
        </w:rPr>
        <w:t>done</w:t>
      </w:r>
      <w:r>
        <w:rPr>
          <w:spacing w:val="-11"/>
        </w:rPr>
        <w:t xml:space="preserve"> </w:t>
      </w:r>
      <w:r>
        <w:rPr>
          <w:spacing w:val="-2"/>
        </w:rPr>
        <w:t>purposively</w:t>
      </w:r>
      <w:r>
        <w:rPr>
          <w:spacing w:val="-11"/>
        </w:rPr>
        <w:t xml:space="preserve"> </w:t>
      </w:r>
      <w:r>
        <w:rPr>
          <w:spacing w:val="-2"/>
        </w:rPr>
        <w:t>based</w:t>
      </w:r>
      <w:r>
        <w:rPr>
          <w:spacing w:val="-11"/>
        </w:rPr>
        <w:t xml:space="preserve"> </w:t>
      </w:r>
      <w:r>
        <w:rPr>
          <w:spacing w:val="-2"/>
        </w:rPr>
        <w:t>on</w:t>
      </w:r>
      <w:r>
        <w:rPr>
          <w:spacing w:val="-11"/>
        </w:rPr>
        <w:t xml:space="preserve"> </w:t>
      </w:r>
      <w:r>
        <w:rPr>
          <w:spacing w:val="-2"/>
        </w:rPr>
        <w:t>mobile</w:t>
      </w:r>
      <w:r>
        <w:rPr>
          <w:spacing w:val="-11"/>
        </w:rPr>
        <w:t xml:space="preserve"> </w:t>
      </w:r>
      <w:r>
        <w:rPr>
          <w:spacing w:val="-2"/>
        </w:rPr>
        <w:t>phone</w:t>
      </w:r>
      <w:r>
        <w:rPr>
          <w:spacing w:val="-11"/>
        </w:rPr>
        <w:t xml:space="preserve"> </w:t>
      </w:r>
      <w:r>
        <w:rPr>
          <w:spacing w:val="-2"/>
        </w:rPr>
        <w:t>coverage,</w:t>
      </w:r>
      <w:r>
        <w:rPr>
          <w:spacing w:val="-10"/>
        </w:rPr>
        <w:t xml:space="preserve"> </w:t>
      </w:r>
      <w:r>
        <w:rPr>
          <w:spacing w:val="-2"/>
        </w:rPr>
        <w:t xml:space="preserve">food </w:t>
      </w:r>
      <w:r>
        <w:t>security</w:t>
      </w:r>
      <w:r>
        <w:rPr>
          <w:spacing w:val="-1"/>
        </w:rPr>
        <w:t xml:space="preserve"> </w:t>
      </w:r>
      <w:r>
        <w:t>situation</w:t>
      </w:r>
      <w:r>
        <w:rPr>
          <w:spacing w:val="-1"/>
        </w:rPr>
        <w:t xml:space="preserve"> </w:t>
      </w:r>
      <w:r>
        <w:t>&amp;</w:t>
      </w:r>
      <w:r>
        <w:rPr>
          <w:spacing w:val="-1"/>
        </w:rPr>
        <w:t xml:space="preserve"> </w:t>
      </w:r>
      <w:r>
        <w:t>accessibility</w:t>
      </w:r>
      <w:r>
        <w:rPr>
          <w:spacing w:val="-1"/>
        </w:rPr>
        <w:t xml:space="preserve"> </w:t>
      </w:r>
      <w:r>
        <w:t>(considering</w:t>
      </w:r>
      <w:r>
        <w:rPr>
          <w:spacing w:val="-1"/>
        </w:rPr>
        <w:t xml:space="preserve"> </w:t>
      </w:r>
      <w:r>
        <w:t>the</w:t>
      </w:r>
      <w:r>
        <w:rPr>
          <w:spacing w:val="-1"/>
        </w:rPr>
        <w:t xml:space="preserve"> </w:t>
      </w:r>
      <w:r>
        <w:t>security</w:t>
      </w:r>
      <w:r>
        <w:rPr>
          <w:spacing w:val="-1"/>
        </w:rPr>
        <w:t xml:space="preserve"> </w:t>
      </w:r>
      <w:r>
        <w:t>situation</w:t>
      </w:r>
      <w:r>
        <w:rPr>
          <w:spacing w:val="-1"/>
        </w:rPr>
        <w:t xml:space="preserve"> </w:t>
      </w:r>
      <w:r>
        <w:t>on</w:t>
      </w:r>
      <w:r>
        <w:rPr>
          <w:spacing w:val="-1"/>
        </w:rPr>
        <w:t xml:space="preserve"> </w:t>
      </w:r>
      <w:r>
        <w:t>the</w:t>
      </w:r>
      <w:r>
        <w:rPr>
          <w:spacing w:val="-1"/>
        </w:rPr>
        <w:t xml:space="preserve"> </w:t>
      </w:r>
      <w:r>
        <w:t>ground).</w:t>
      </w:r>
      <w:r>
        <w:rPr>
          <w:spacing w:val="20"/>
        </w:rPr>
        <w:t xml:space="preserve"> </w:t>
      </w:r>
      <w:r>
        <w:t>Actual</w:t>
      </w:r>
      <w:r>
        <w:rPr>
          <w:spacing w:val="-1"/>
        </w:rPr>
        <w:t xml:space="preserve"> </w:t>
      </w:r>
      <w:r>
        <w:t xml:space="preserve">study respondents were randomly enlisted for the study through a random-walk methodology in each </w:t>
      </w:r>
      <w:r>
        <w:rPr>
          <w:spacing w:val="-2"/>
        </w:rPr>
        <w:t>village</w:t>
      </w:r>
      <w:r>
        <w:rPr>
          <w:spacing w:val="-6"/>
        </w:rPr>
        <w:t xml:space="preserve"> </w:t>
      </w:r>
      <w:r>
        <w:rPr>
          <w:spacing w:val="-2"/>
        </w:rPr>
        <w:t>(ADMIN5).</w:t>
      </w:r>
      <w:r>
        <w:rPr>
          <w:spacing w:val="17"/>
        </w:rPr>
        <w:t xml:space="preserve"> </w:t>
      </w:r>
      <w:r>
        <w:rPr>
          <w:spacing w:val="-2"/>
        </w:rPr>
        <w:t>Listed</w:t>
      </w:r>
      <w:r>
        <w:rPr>
          <w:spacing w:val="-6"/>
        </w:rPr>
        <w:t xml:space="preserve"> </w:t>
      </w:r>
      <w:r>
        <w:rPr>
          <w:spacing w:val="-2"/>
        </w:rPr>
        <w:t>households</w:t>
      </w:r>
      <w:r>
        <w:rPr>
          <w:spacing w:val="-6"/>
        </w:rPr>
        <w:t xml:space="preserve"> </w:t>
      </w:r>
      <w:r>
        <w:rPr>
          <w:spacing w:val="-2"/>
        </w:rPr>
        <w:t>were</w:t>
      </w:r>
      <w:r>
        <w:rPr>
          <w:spacing w:val="-6"/>
        </w:rPr>
        <w:t xml:space="preserve"> </w:t>
      </w:r>
      <w:r>
        <w:rPr>
          <w:spacing w:val="-2"/>
        </w:rPr>
        <w:t>then</w:t>
      </w:r>
      <w:r>
        <w:rPr>
          <w:spacing w:val="-6"/>
        </w:rPr>
        <w:t xml:space="preserve"> </w:t>
      </w:r>
      <w:r>
        <w:rPr>
          <w:spacing w:val="-2"/>
        </w:rPr>
        <w:t>randomly</w:t>
      </w:r>
      <w:r>
        <w:rPr>
          <w:spacing w:val="-6"/>
        </w:rPr>
        <w:t xml:space="preserve"> </w:t>
      </w:r>
      <w:r>
        <w:rPr>
          <w:spacing w:val="-2"/>
        </w:rPr>
        <w:t>assigned</w:t>
      </w:r>
      <w:r>
        <w:rPr>
          <w:spacing w:val="-6"/>
        </w:rPr>
        <w:t xml:space="preserve"> </w:t>
      </w:r>
      <w:r>
        <w:rPr>
          <w:spacing w:val="-2"/>
        </w:rPr>
        <w:t>to</w:t>
      </w:r>
      <w:r>
        <w:rPr>
          <w:spacing w:val="-6"/>
        </w:rPr>
        <w:t xml:space="preserve"> </w:t>
      </w:r>
      <w:r>
        <w:rPr>
          <w:spacing w:val="-2"/>
        </w:rPr>
        <w:t>one</w:t>
      </w:r>
      <w:r>
        <w:rPr>
          <w:spacing w:val="-6"/>
        </w:rPr>
        <w:t xml:space="preserve"> </w:t>
      </w:r>
      <w:r>
        <w:rPr>
          <w:spacing w:val="-2"/>
        </w:rPr>
        <w:t>of</w:t>
      </w:r>
      <w:r>
        <w:rPr>
          <w:spacing w:val="-6"/>
        </w:rPr>
        <w:t xml:space="preserve"> </w:t>
      </w:r>
      <w:r>
        <w:rPr>
          <w:spacing w:val="-2"/>
        </w:rPr>
        <w:t>two</w:t>
      </w:r>
      <w:r>
        <w:rPr>
          <w:spacing w:val="-6"/>
        </w:rPr>
        <w:t xml:space="preserve"> </w:t>
      </w:r>
      <w:r>
        <w:rPr>
          <w:spacing w:val="-2"/>
        </w:rPr>
        <w:t>study</w:t>
      </w:r>
      <w:r>
        <w:rPr>
          <w:spacing w:val="-6"/>
        </w:rPr>
        <w:t xml:space="preserve"> </w:t>
      </w:r>
      <w:r>
        <w:rPr>
          <w:spacing w:val="-2"/>
        </w:rPr>
        <w:t>groups,</w:t>
      </w:r>
      <w:r>
        <w:rPr>
          <w:spacing w:val="-5"/>
        </w:rPr>
        <w:t xml:space="preserve"> </w:t>
      </w:r>
      <w:r>
        <w:rPr>
          <w:spacing w:val="-2"/>
        </w:rPr>
        <w:t xml:space="preserve">the </w:t>
      </w:r>
      <w:r>
        <w:t>Face-to-Face</w:t>
      </w:r>
      <w:r>
        <w:rPr>
          <w:spacing w:val="-12"/>
        </w:rPr>
        <w:t xml:space="preserve"> </w:t>
      </w:r>
      <w:r>
        <w:t>(F2F)</w:t>
      </w:r>
      <w:r>
        <w:rPr>
          <w:spacing w:val="-12"/>
        </w:rPr>
        <w:t xml:space="preserve"> </w:t>
      </w:r>
      <w:r>
        <w:t>group,</w:t>
      </w:r>
      <w:r>
        <w:rPr>
          <w:spacing w:val="-11"/>
        </w:rPr>
        <w:t xml:space="preserve"> </w:t>
      </w:r>
      <w:r>
        <w:t>which</w:t>
      </w:r>
      <w:r>
        <w:rPr>
          <w:spacing w:val="-12"/>
        </w:rPr>
        <w:t xml:space="preserve"> </w:t>
      </w:r>
      <w:r>
        <w:t>received</w:t>
      </w:r>
      <w:r>
        <w:rPr>
          <w:spacing w:val="-12"/>
        </w:rPr>
        <w:t xml:space="preserve"> </w:t>
      </w:r>
      <w:r>
        <w:t>standard</w:t>
      </w:r>
      <w:r>
        <w:rPr>
          <w:spacing w:val="-12"/>
        </w:rPr>
        <w:t xml:space="preserve"> </w:t>
      </w:r>
      <w:r>
        <w:t>CARI</w:t>
      </w:r>
      <w:r>
        <w:rPr>
          <w:spacing w:val="-12"/>
        </w:rPr>
        <w:t xml:space="preserve"> </w:t>
      </w:r>
      <w:r>
        <w:t>modules</w:t>
      </w:r>
      <w:r>
        <w:rPr>
          <w:spacing w:val="-12"/>
        </w:rPr>
        <w:t xml:space="preserve"> </w:t>
      </w:r>
      <w:r>
        <w:t>in</w:t>
      </w:r>
      <w:r>
        <w:rPr>
          <w:spacing w:val="-12"/>
        </w:rPr>
        <w:t xml:space="preserve"> </w:t>
      </w:r>
      <w:r>
        <w:t>a</w:t>
      </w:r>
      <w:r>
        <w:rPr>
          <w:spacing w:val="-12"/>
        </w:rPr>
        <w:t xml:space="preserve"> </w:t>
      </w:r>
      <w:r>
        <w:t>F2F</w:t>
      </w:r>
      <w:r>
        <w:rPr>
          <w:spacing w:val="-12"/>
        </w:rPr>
        <w:t xml:space="preserve"> </w:t>
      </w:r>
      <w:r>
        <w:t>interview</w:t>
      </w:r>
      <w:r>
        <w:rPr>
          <w:spacing w:val="-12"/>
        </w:rPr>
        <w:t xml:space="preserve"> </w:t>
      </w:r>
      <w:r>
        <w:t>and</w:t>
      </w:r>
      <w:r>
        <w:rPr>
          <w:spacing w:val="-12"/>
        </w:rPr>
        <w:t xml:space="preserve"> </w:t>
      </w:r>
      <w:r>
        <w:t>Remote group which received phone interview (rCARI). In CAR, one of the key challenges was the low phone</w:t>
      </w:r>
      <w:r>
        <w:rPr>
          <w:spacing w:val="-4"/>
        </w:rPr>
        <w:t xml:space="preserve"> </w:t>
      </w:r>
      <w:r>
        <w:t>access</w:t>
      </w:r>
      <w:r>
        <w:rPr>
          <w:spacing w:val="-4"/>
        </w:rPr>
        <w:t xml:space="preserve"> </w:t>
      </w:r>
      <w:r>
        <w:t>(approximately</w:t>
      </w:r>
      <w:r>
        <w:rPr>
          <w:spacing w:val="-4"/>
        </w:rPr>
        <w:t xml:space="preserve"> </w:t>
      </w:r>
      <w:r>
        <w:t>75%</w:t>
      </w:r>
      <w:r>
        <w:rPr>
          <w:spacing w:val="-4"/>
        </w:rPr>
        <w:t xml:space="preserve"> </w:t>
      </w:r>
      <w:r>
        <w:t>of</w:t>
      </w:r>
      <w:r>
        <w:rPr>
          <w:spacing w:val="-4"/>
        </w:rPr>
        <w:t xml:space="preserve"> </w:t>
      </w:r>
      <w:r>
        <w:t>listed</w:t>
      </w:r>
      <w:r>
        <w:rPr>
          <w:spacing w:val="-4"/>
        </w:rPr>
        <w:t xml:space="preserve"> </w:t>
      </w:r>
      <w:r>
        <w:t>households</w:t>
      </w:r>
      <w:r>
        <w:rPr>
          <w:spacing w:val="-4"/>
        </w:rPr>
        <w:t xml:space="preserve"> </w:t>
      </w:r>
      <w:r>
        <w:t>did</w:t>
      </w:r>
      <w:r>
        <w:rPr>
          <w:spacing w:val="-4"/>
        </w:rPr>
        <w:t xml:space="preserve"> </w:t>
      </w:r>
      <w:r>
        <w:t>not</w:t>
      </w:r>
      <w:r>
        <w:rPr>
          <w:spacing w:val="-4"/>
        </w:rPr>
        <w:t xml:space="preserve"> </w:t>
      </w:r>
      <w:r>
        <w:t>have</w:t>
      </w:r>
      <w:r>
        <w:rPr>
          <w:spacing w:val="-4"/>
        </w:rPr>
        <w:t xml:space="preserve"> </w:t>
      </w:r>
      <w:r>
        <w:t>access</w:t>
      </w:r>
      <w:r>
        <w:rPr>
          <w:spacing w:val="-4"/>
        </w:rPr>
        <w:t xml:space="preserve"> </w:t>
      </w:r>
      <w:r>
        <w:t>to</w:t>
      </w:r>
      <w:r>
        <w:rPr>
          <w:spacing w:val="-4"/>
        </w:rPr>
        <w:t xml:space="preserve"> </w:t>
      </w:r>
      <w:r>
        <w:t>mobile</w:t>
      </w:r>
      <w:r>
        <w:rPr>
          <w:spacing w:val="-4"/>
        </w:rPr>
        <w:t xml:space="preserve"> </w:t>
      </w:r>
      <w:r>
        <w:t>phones).</w:t>
      </w:r>
      <w:r>
        <w:rPr>
          <w:spacing w:val="20"/>
        </w:rPr>
        <w:t xml:space="preserve"> </w:t>
      </w:r>
      <w:r>
        <w:t xml:space="preserve">To </w:t>
      </w:r>
      <w:r>
        <w:rPr>
          <w:spacing w:val="-2"/>
        </w:rPr>
        <w:t>address</w:t>
      </w:r>
      <w:r>
        <w:rPr>
          <w:spacing w:val="-8"/>
        </w:rPr>
        <w:t xml:space="preserve"> </w:t>
      </w:r>
      <w:r>
        <w:rPr>
          <w:spacing w:val="-2"/>
        </w:rPr>
        <w:t>this,</w:t>
      </w:r>
      <w:r>
        <w:rPr>
          <w:spacing w:val="-8"/>
        </w:rPr>
        <w:t xml:space="preserve"> </w:t>
      </w:r>
      <w:r>
        <w:rPr>
          <w:spacing w:val="-2"/>
        </w:rPr>
        <w:t>300</w:t>
      </w:r>
      <w:r>
        <w:rPr>
          <w:spacing w:val="-8"/>
        </w:rPr>
        <w:t xml:space="preserve"> </w:t>
      </w:r>
      <w:r>
        <w:rPr>
          <w:spacing w:val="-2"/>
        </w:rPr>
        <w:t>low-budget</w:t>
      </w:r>
      <w:r>
        <w:rPr>
          <w:spacing w:val="-8"/>
        </w:rPr>
        <w:t xml:space="preserve"> </w:t>
      </w:r>
      <w:r>
        <w:rPr>
          <w:spacing w:val="-2"/>
        </w:rPr>
        <w:t>phones</w:t>
      </w:r>
      <w:r>
        <w:rPr>
          <w:spacing w:val="-8"/>
        </w:rPr>
        <w:t xml:space="preserve"> </w:t>
      </w:r>
      <w:r>
        <w:rPr>
          <w:spacing w:val="-2"/>
        </w:rPr>
        <w:t>were</w:t>
      </w:r>
      <w:r>
        <w:rPr>
          <w:spacing w:val="-8"/>
        </w:rPr>
        <w:t xml:space="preserve"> </w:t>
      </w:r>
      <w:r>
        <w:rPr>
          <w:spacing w:val="-2"/>
        </w:rPr>
        <w:t>randomly</w:t>
      </w:r>
      <w:r>
        <w:rPr>
          <w:spacing w:val="-8"/>
        </w:rPr>
        <w:t xml:space="preserve"> </w:t>
      </w:r>
      <w:r>
        <w:rPr>
          <w:spacing w:val="-2"/>
        </w:rPr>
        <w:t>distributed</w:t>
      </w:r>
      <w:r>
        <w:rPr>
          <w:spacing w:val="-8"/>
        </w:rPr>
        <w:t xml:space="preserve"> </w:t>
      </w:r>
      <w:r>
        <w:rPr>
          <w:spacing w:val="-2"/>
        </w:rPr>
        <w:t>to</w:t>
      </w:r>
      <w:r>
        <w:rPr>
          <w:spacing w:val="-8"/>
        </w:rPr>
        <w:t xml:space="preserve"> </w:t>
      </w:r>
      <w:r>
        <w:rPr>
          <w:spacing w:val="-2"/>
        </w:rPr>
        <w:t>households</w:t>
      </w:r>
      <w:r>
        <w:rPr>
          <w:spacing w:val="-8"/>
        </w:rPr>
        <w:t xml:space="preserve"> </w:t>
      </w:r>
      <w:r>
        <w:rPr>
          <w:spacing w:val="-2"/>
        </w:rPr>
        <w:t>that</w:t>
      </w:r>
      <w:r>
        <w:rPr>
          <w:spacing w:val="-8"/>
        </w:rPr>
        <w:t xml:space="preserve"> </w:t>
      </w:r>
      <w:r>
        <w:rPr>
          <w:spacing w:val="-2"/>
        </w:rPr>
        <w:t>were</w:t>
      </w:r>
      <w:r>
        <w:rPr>
          <w:spacing w:val="-8"/>
        </w:rPr>
        <w:t xml:space="preserve"> </w:t>
      </w:r>
      <w:r>
        <w:rPr>
          <w:spacing w:val="-2"/>
        </w:rPr>
        <w:t xml:space="preserve">randomly </w:t>
      </w:r>
      <w:r>
        <w:t>assigned to receive phone interviews but did not have access to phones.</w:t>
      </w:r>
    </w:p>
    <w:p w14:paraId="75A350BC" w14:textId="77777777" w:rsidR="00D62403" w:rsidRDefault="00D62403" w:rsidP="00D62403">
      <w:pPr>
        <w:pStyle w:val="BodyText"/>
        <w:spacing w:before="137" w:line="314" w:lineRule="auto"/>
        <w:ind w:left="540" w:right="418"/>
        <w:jc w:val="both"/>
      </w:pPr>
      <w:r>
        <w:t>The</w:t>
      </w:r>
      <w:r>
        <w:rPr>
          <w:spacing w:val="-12"/>
        </w:rPr>
        <w:t xml:space="preserve"> </w:t>
      </w:r>
      <w:r>
        <w:t>study</w:t>
      </w:r>
      <w:r>
        <w:rPr>
          <w:spacing w:val="-12"/>
        </w:rPr>
        <w:t xml:space="preserve"> </w:t>
      </w:r>
      <w:r>
        <w:t>interviewed</w:t>
      </w:r>
      <w:r>
        <w:rPr>
          <w:spacing w:val="-12"/>
        </w:rPr>
        <w:t xml:space="preserve"> </w:t>
      </w:r>
      <w:r>
        <w:t>a</w:t>
      </w:r>
      <w:r>
        <w:rPr>
          <w:spacing w:val="-12"/>
        </w:rPr>
        <w:t xml:space="preserve"> </w:t>
      </w:r>
      <w:r>
        <w:t>total</w:t>
      </w:r>
      <w:r>
        <w:rPr>
          <w:spacing w:val="-12"/>
        </w:rPr>
        <w:t xml:space="preserve"> </w:t>
      </w:r>
      <w:r>
        <w:t>of</w:t>
      </w:r>
      <w:r>
        <w:rPr>
          <w:spacing w:val="-12"/>
        </w:rPr>
        <w:t xml:space="preserve"> </w:t>
      </w:r>
      <w:r>
        <w:t>1,245</w:t>
      </w:r>
      <w:r>
        <w:rPr>
          <w:spacing w:val="-12"/>
        </w:rPr>
        <w:t xml:space="preserve"> </w:t>
      </w:r>
      <w:r>
        <w:t>household</w:t>
      </w:r>
      <w:r>
        <w:rPr>
          <w:spacing w:val="-12"/>
        </w:rPr>
        <w:t xml:space="preserve"> </w:t>
      </w:r>
      <w:r>
        <w:t>all</w:t>
      </w:r>
      <w:r>
        <w:rPr>
          <w:spacing w:val="-12"/>
        </w:rPr>
        <w:t xml:space="preserve"> </w:t>
      </w:r>
      <w:r>
        <w:t>together</w:t>
      </w:r>
      <w:r>
        <w:rPr>
          <w:spacing w:val="-12"/>
        </w:rPr>
        <w:t xml:space="preserve"> </w:t>
      </w:r>
      <w:r>
        <w:t>(969</w:t>
      </w:r>
      <w:r>
        <w:rPr>
          <w:spacing w:val="-12"/>
        </w:rPr>
        <w:t xml:space="preserve"> </w:t>
      </w:r>
      <w:r>
        <w:t>F2F</w:t>
      </w:r>
      <w:r>
        <w:rPr>
          <w:spacing w:val="-12"/>
        </w:rPr>
        <w:t xml:space="preserve"> </w:t>
      </w:r>
      <w:r>
        <w:t>and</w:t>
      </w:r>
      <w:r>
        <w:rPr>
          <w:spacing w:val="-12"/>
        </w:rPr>
        <w:t xml:space="preserve"> </w:t>
      </w:r>
      <w:r>
        <w:t>276</w:t>
      </w:r>
      <w:r>
        <w:rPr>
          <w:spacing w:val="-12"/>
        </w:rPr>
        <w:t xml:space="preserve"> </w:t>
      </w:r>
      <w:r>
        <w:t>Remote</w:t>
      </w:r>
      <w:r>
        <w:rPr>
          <w:spacing w:val="-12"/>
        </w:rPr>
        <w:t xml:space="preserve"> </w:t>
      </w:r>
      <w:r>
        <w:t xml:space="preserve">interviews </w:t>
      </w:r>
      <w:r>
        <w:rPr>
          <w:spacing w:val="-2"/>
        </w:rPr>
        <w:t>respectively).</w:t>
      </w:r>
    </w:p>
    <w:p w14:paraId="155D22F4" w14:textId="149C28A3" w:rsidR="00D62403" w:rsidRDefault="00D62403" w:rsidP="00D62403">
      <w:pPr>
        <w:pStyle w:val="BodyText"/>
        <w:spacing w:before="122" w:line="314" w:lineRule="auto"/>
        <w:ind w:left="540" w:right="415"/>
        <w:jc w:val="both"/>
      </w:pPr>
      <w:r>
        <w:t xml:space="preserve">This </w:t>
      </w:r>
      <w:del w:id="0" w:author="Mohamed SALEM" w:date="2024-01-16T10:50:00Z">
        <w:r w:rsidDel="00C204F9">
          <w:delText xml:space="preserve">initial </w:delText>
        </w:r>
      </w:del>
      <w:r>
        <w:t xml:space="preserve">report </w:t>
      </w:r>
      <w:del w:id="1" w:author="Mohamed SALEM" w:date="2024-01-16T10:50:00Z">
        <w:r w:rsidDel="00C204F9">
          <w:delText xml:space="preserve">is based on the analysis of data from the pilot study conducted in CAR and </w:delText>
        </w:r>
      </w:del>
      <w:r>
        <w:t>compares</w:t>
      </w:r>
      <w:r>
        <w:rPr>
          <w:spacing w:val="-3"/>
        </w:rPr>
        <w:t xml:space="preserve"> </w:t>
      </w:r>
      <w:r>
        <w:t>different</w:t>
      </w:r>
      <w:r>
        <w:rPr>
          <w:spacing w:val="-3"/>
        </w:rPr>
        <w:t xml:space="preserve"> </w:t>
      </w:r>
      <w:r>
        <w:t>versions</w:t>
      </w:r>
      <w:r>
        <w:rPr>
          <w:spacing w:val="-4"/>
        </w:rPr>
        <w:t xml:space="preserve"> </w:t>
      </w:r>
      <w:r>
        <w:t>of</w:t>
      </w:r>
      <w:r>
        <w:rPr>
          <w:spacing w:val="-3"/>
        </w:rPr>
        <w:t xml:space="preserve"> </w:t>
      </w:r>
      <w:r>
        <w:t>CARI</w:t>
      </w:r>
      <w:r>
        <w:rPr>
          <w:spacing w:val="-3"/>
        </w:rPr>
        <w:t xml:space="preserve"> </w:t>
      </w:r>
      <w:r>
        <w:t>computed</w:t>
      </w:r>
      <w:r>
        <w:rPr>
          <w:spacing w:val="-4"/>
        </w:rPr>
        <w:t xml:space="preserve"> </w:t>
      </w:r>
      <w:r>
        <w:t>using</w:t>
      </w:r>
      <w:r>
        <w:rPr>
          <w:spacing w:val="-3"/>
        </w:rPr>
        <w:t xml:space="preserve"> </w:t>
      </w:r>
      <w:r>
        <w:t>either</w:t>
      </w:r>
      <w:r>
        <w:rPr>
          <w:spacing w:val="-3"/>
        </w:rPr>
        <w:t xml:space="preserve"> </w:t>
      </w:r>
      <w:r>
        <w:t>remote</w:t>
      </w:r>
      <w:r>
        <w:rPr>
          <w:spacing w:val="-4"/>
        </w:rPr>
        <w:t xml:space="preserve"> </w:t>
      </w:r>
      <w:r>
        <w:t>or</w:t>
      </w:r>
      <w:r>
        <w:rPr>
          <w:spacing w:val="-3"/>
        </w:rPr>
        <w:t xml:space="preserve"> </w:t>
      </w:r>
      <w:r>
        <w:t>F2F</w:t>
      </w:r>
      <w:r>
        <w:rPr>
          <w:spacing w:val="-3"/>
        </w:rPr>
        <w:t xml:space="preserve"> </w:t>
      </w:r>
      <w:r>
        <w:t>modules.</w:t>
      </w:r>
      <w:r>
        <w:rPr>
          <w:spacing w:val="16"/>
        </w:rPr>
        <w:t xml:space="preserve"> </w:t>
      </w:r>
      <w:r>
        <w:t>Three</w:t>
      </w:r>
      <w:r>
        <w:rPr>
          <w:spacing w:val="-3"/>
        </w:rPr>
        <w:t xml:space="preserve"> </w:t>
      </w:r>
      <w:r>
        <w:t>CARI version</w:t>
      </w:r>
      <w:r>
        <w:rPr>
          <w:spacing w:val="-9"/>
        </w:rPr>
        <w:t xml:space="preserve"> </w:t>
      </w:r>
      <w:r>
        <w:t>were</w:t>
      </w:r>
      <w:r>
        <w:rPr>
          <w:spacing w:val="-9"/>
        </w:rPr>
        <w:t xml:space="preserve"> </w:t>
      </w:r>
      <w:r>
        <w:t>calculated</w:t>
      </w:r>
      <w:r>
        <w:rPr>
          <w:spacing w:val="-9"/>
        </w:rPr>
        <w:t xml:space="preserve"> </w:t>
      </w:r>
      <w:r>
        <w:t>and</w:t>
      </w:r>
      <w:r>
        <w:rPr>
          <w:spacing w:val="-9"/>
        </w:rPr>
        <w:t xml:space="preserve"> </w:t>
      </w:r>
      <w:r>
        <w:t>compared</w:t>
      </w:r>
      <w:r>
        <w:rPr>
          <w:spacing w:val="-9"/>
        </w:rPr>
        <w:t xml:space="preserve"> </w:t>
      </w:r>
      <w:r>
        <w:t>with</w:t>
      </w:r>
      <w:r>
        <w:rPr>
          <w:spacing w:val="-9"/>
        </w:rPr>
        <w:t xml:space="preserve"> </w:t>
      </w:r>
      <w:r>
        <w:t>the</w:t>
      </w:r>
      <w:r>
        <w:rPr>
          <w:spacing w:val="-9"/>
        </w:rPr>
        <w:t xml:space="preserve"> </w:t>
      </w:r>
      <w:r>
        <w:t>standard</w:t>
      </w:r>
      <w:r>
        <w:rPr>
          <w:spacing w:val="-9"/>
        </w:rPr>
        <w:t xml:space="preserve"> </w:t>
      </w:r>
      <w:r>
        <w:t>CARI.</w:t>
      </w:r>
      <w:r>
        <w:rPr>
          <w:spacing w:val="-9"/>
        </w:rPr>
        <w:t xml:space="preserve"> </w:t>
      </w:r>
      <w:r>
        <w:t>These</w:t>
      </w:r>
      <w:r>
        <w:rPr>
          <w:spacing w:val="-9"/>
        </w:rPr>
        <w:t xml:space="preserve"> </w:t>
      </w:r>
      <w:r>
        <w:t>include:</w:t>
      </w:r>
      <w:r>
        <w:rPr>
          <w:spacing w:val="13"/>
        </w:rPr>
        <w:t xml:space="preserve"> </w:t>
      </w:r>
      <w:r>
        <w:t>1)</w:t>
      </w:r>
      <w:r>
        <w:rPr>
          <w:spacing w:val="-9"/>
        </w:rPr>
        <w:t xml:space="preserve"> </w:t>
      </w:r>
      <w:r>
        <w:t>CARI</w:t>
      </w:r>
      <w:r>
        <w:rPr>
          <w:spacing w:val="-9"/>
        </w:rPr>
        <w:t xml:space="preserve"> </w:t>
      </w:r>
      <w:r>
        <w:t>using</w:t>
      </w:r>
      <w:r>
        <w:rPr>
          <w:spacing w:val="-9"/>
        </w:rPr>
        <w:t xml:space="preserve"> </w:t>
      </w:r>
      <w:r>
        <w:t>FES from</w:t>
      </w:r>
      <w:r>
        <w:rPr>
          <w:spacing w:val="-12"/>
        </w:rPr>
        <w:t xml:space="preserve"> </w:t>
      </w:r>
      <w:r>
        <w:t>remote</w:t>
      </w:r>
      <w:r>
        <w:rPr>
          <w:spacing w:val="-12"/>
        </w:rPr>
        <w:t xml:space="preserve"> </w:t>
      </w:r>
      <w:r>
        <w:t>surveys,</w:t>
      </w:r>
      <w:r>
        <w:rPr>
          <w:spacing w:val="-11"/>
        </w:rPr>
        <w:t xml:space="preserve"> </w:t>
      </w:r>
      <w:r>
        <w:t>2)</w:t>
      </w:r>
      <w:r>
        <w:rPr>
          <w:spacing w:val="-12"/>
        </w:rPr>
        <w:t xml:space="preserve"> </w:t>
      </w:r>
      <w:r>
        <w:t>CARI</w:t>
      </w:r>
      <w:r>
        <w:rPr>
          <w:spacing w:val="-12"/>
        </w:rPr>
        <w:t xml:space="preserve"> </w:t>
      </w:r>
      <w:r>
        <w:t>using</w:t>
      </w:r>
      <w:r>
        <w:rPr>
          <w:spacing w:val="-12"/>
        </w:rPr>
        <w:t xml:space="preserve"> </w:t>
      </w:r>
      <w:r>
        <w:t>income</w:t>
      </w:r>
      <w:r>
        <w:rPr>
          <w:spacing w:val="-12"/>
        </w:rPr>
        <w:t xml:space="preserve"> </w:t>
      </w:r>
      <w:r>
        <w:t>variable</w:t>
      </w:r>
      <w:r>
        <w:rPr>
          <w:spacing w:val="-12"/>
        </w:rPr>
        <w:t xml:space="preserve"> </w:t>
      </w:r>
      <w:r>
        <w:t>from</w:t>
      </w:r>
      <w:r>
        <w:rPr>
          <w:spacing w:val="-12"/>
        </w:rPr>
        <w:t xml:space="preserve"> </w:t>
      </w:r>
      <w:r>
        <w:t>F2F</w:t>
      </w:r>
      <w:r>
        <w:rPr>
          <w:spacing w:val="-12"/>
        </w:rPr>
        <w:t xml:space="preserve"> </w:t>
      </w:r>
      <w:r>
        <w:t>surveys,</w:t>
      </w:r>
      <w:r>
        <w:rPr>
          <w:spacing w:val="-11"/>
        </w:rPr>
        <w:t xml:space="preserve"> </w:t>
      </w:r>
      <w:r>
        <w:t>and</w:t>
      </w:r>
      <w:r>
        <w:rPr>
          <w:spacing w:val="-12"/>
        </w:rPr>
        <w:t xml:space="preserve"> </w:t>
      </w:r>
      <w:r>
        <w:t>3)</w:t>
      </w:r>
      <w:r>
        <w:rPr>
          <w:spacing w:val="-12"/>
        </w:rPr>
        <w:t xml:space="preserve"> </w:t>
      </w:r>
      <w:r>
        <w:t>CARI</w:t>
      </w:r>
      <w:r>
        <w:rPr>
          <w:spacing w:val="-12"/>
        </w:rPr>
        <w:t xml:space="preserve"> </w:t>
      </w:r>
      <w:r>
        <w:t>using</w:t>
      </w:r>
      <w:r>
        <w:rPr>
          <w:spacing w:val="-12"/>
        </w:rPr>
        <w:t xml:space="preserve"> </w:t>
      </w:r>
      <w:r>
        <w:t>income sources</w:t>
      </w:r>
      <w:r>
        <w:rPr>
          <w:spacing w:val="-7"/>
        </w:rPr>
        <w:t xml:space="preserve"> </w:t>
      </w:r>
      <w:r>
        <w:t>and</w:t>
      </w:r>
      <w:r>
        <w:rPr>
          <w:spacing w:val="-7"/>
        </w:rPr>
        <w:t xml:space="preserve"> </w:t>
      </w:r>
      <w:r>
        <w:t>income</w:t>
      </w:r>
      <w:r>
        <w:rPr>
          <w:spacing w:val="-7"/>
        </w:rPr>
        <w:t xml:space="preserve"> </w:t>
      </w:r>
      <w:r>
        <w:t>change</w:t>
      </w:r>
      <w:r>
        <w:rPr>
          <w:spacing w:val="-7"/>
        </w:rPr>
        <w:t xml:space="preserve"> </w:t>
      </w:r>
      <w:r>
        <w:t>variable</w:t>
      </w:r>
      <w:r>
        <w:rPr>
          <w:spacing w:val="-7"/>
        </w:rPr>
        <w:t xml:space="preserve"> </w:t>
      </w:r>
      <w:r>
        <w:t>(the</w:t>
      </w:r>
      <w:r>
        <w:rPr>
          <w:spacing w:val="-7"/>
        </w:rPr>
        <w:t xml:space="preserve"> </w:t>
      </w:r>
      <w:r>
        <w:t>remote</w:t>
      </w:r>
      <w:r>
        <w:rPr>
          <w:spacing w:val="-7"/>
        </w:rPr>
        <w:t xml:space="preserve"> </w:t>
      </w:r>
      <w:r>
        <w:t>version</w:t>
      </w:r>
      <w:r>
        <w:rPr>
          <w:spacing w:val="-7"/>
        </w:rPr>
        <w:t xml:space="preserve"> </w:t>
      </w:r>
      <w:r>
        <w:t>of</w:t>
      </w:r>
      <w:r>
        <w:rPr>
          <w:spacing w:val="-7"/>
        </w:rPr>
        <w:t xml:space="preserve"> </w:t>
      </w:r>
      <w:r>
        <w:t>this</w:t>
      </w:r>
      <w:r>
        <w:rPr>
          <w:spacing w:val="-7"/>
        </w:rPr>
        <w:t xml:space="preserve"> </w:t>
      </w:r>
      <w:r>
        <w:t>indicator</w:t>
      </w:r>
      <w:r>
        <w:rPr>
          <w:spacing w:val="-7"/>
        </w:rPr>
        <w:t xml:space="preserve"> </w:t>
      </w:r>
      <w:r>
        <w:t>was</w:t>
      </w:r>
      <w:r>
        <w:rPr>
          <w:spacing w:val="-7"/>
        </w:rPr>
        <w:t xml:space="preserve"> </w:t>
      </w:r>
      <w:r>
        <w:t>implemented</w:t>
      </w:r>
      <w:r>
        <w:rPr>
          <w:spacing w:val="-7"/>
        </w:rPr>
        <w:t xml:space="preserve"> </w:t>
      </w:r>
      <w:r>
        <w:t>at</w:t>
      </w:r>
      <w:r>
        <w:rPr>
          <w:spacing w:val="-7"/>
        </w:rPr>
        <w:t xml:space="preserve"> </w:t>
      </w:r>
      <w:r>
        <w:t>the height</w:t>
      </w:r>
      <w:r>
        <w:rPr>
          <w:spacing w:val="-14"/>
        </w:rPr>
        <w:t xml:space="preserve"> </w:t>
      </w:r>
      <w:r>
        <w:t>of</w:t>
      </w:r>
      <w:r>
        <w:rPr>
          <w:spacing w:val="-13"/>
        </w:rPr>
        <w:t xml:space="preserve"> </w:t>
      </w:r>
      <w:r>
        <w:t>the</w:t>
      </w:r>
      <w:r>
        <w:rPr>
          <w:spacing w:val="-13"/>
        </w:rPr>
        <w:t xml:space="preserve"> </w:t>
      </w:r>
      <w:r>
        <w:t>C</w:t>
      </w:r>
      <w:ins w:id="2" w:author="Mohamed SALEM" w:date="2024-01-16T10:50:00Z">
        <w:r w:rsidR="00C204F9">
          <w:t>OVID</w:t>
        </w:r>
      </w:ins>
      <w:ins w:id="3" w:author="Mohamed SALEM" w:date="2024-01-16T10:51:00Z">
        <w:r w:rsidR="00C204F9">
          <w:t>-19</w:t>
        </w:r>
      </w:ins>
      <w:del w:id="4" w:author="Mohamed SALEM" w:date="2024-01-16T10:50:00Z">
        <w:r w:rsidDel="00C204F9">
          <w:delText>ovid</w:delText>
        </w:r>
      </w:del>
      <w:r>
        <w:rPr>
          <w:spacing w:val="-14"/>
        </w:rPr>
        <w:t xml:space="preserve"> </w:t>
      </w:r>
      <w:r>
        <w:t>pandemic</w:t>
      </w:r>
      <w:r>
        <w:rPr>
          <w:spacing w:val="-13"/>
        </w:rPr>
        <w:t xml:space="preserve"> </w:t>
      </w:r>
      <w:r>
        <w:t>and</w:t>
      </w:r>
      <w:r>
        <w:rPr>
          <w:spacing w:val="-13"/>
        </w:rPr>
        <w:t xml:space="preserve"> </w:t>
      </w:r>
      <w:r>
        <w:t>thus</w:t>
      </w:r>
      <w:r>
        <w:rPr>
          <w:spacing w:val="-13"/>
        </w:rPr>
        <w:t xml:space="preserve"> </w:t>
      </w:r>
      <w:r>
        <w:t>for</w:t>
      </w:r>
      <w:r>
        <w:rPr>
          <w:spacing w:val="-14"/>
        </w:rPr>
        <w:t xml:space="preserve"> </w:t>
      </w:r>
      <w:r>
        <w:t>the</w:t>
      </w:r>
      <w:r>
        <w:rPr>
          <w:spacing w:val="-13"/>
        </w:rPr>
        <w:t xml:space="preserve"> </w:t>
      </w:r>
      <w:r>
        <w:t>purposes</w:t>
      </w:r>
      <w:r>
        <w:rPr>
          <w:spacing w:val="-13"/>
        </w:rPr>
        <w:t xml:space="preserve"> </w:t>
      </w:r>
      <w:r>
        <w:t>of</w:t>
      </w:r>
      <w:r>
        <w:rPr>
          <w:spacing w:val="-13"/>
        </w:rPr>
        <w:t xml:space="preserve"> </w:t>
      </w:r>
      <w:r>
        <w:t>this</w:t>
      </w:r>
      <w:r>
        <w:rPr>
          <w:spacing w:val="-14"/>
        </w:rPr>
        <w:t xml:space="preserve"> </w:t>
      </w:r>
      <w:r>
        <w:t>study</w:t>
      </w:r>
      <w:r>
        <w:rPr>
          <w:spacing w:val="-13"/>
        </w:rPr>
        <w:t xml:space="preserve"> </w:t>
      </w:r>
      <w:r>
        <w:t>will</w:t>
      </w:r>
      <w:r>
        <w:rPr>
          <w:spacing w:val="-13"/>
        </w:rPr>
        <w:t xml:space="preserve"> </w:t>
      </w:r>
      <w:r>
        <w:t>be</w:t>
      </w:r>
      <w:r>
        <w:rPr>
          <w:spacing w:val="-13"/>
        </w:rPr>
        <w:t xml:space="preserve"> </w:t>
      </w:r>
      <w:r>
        <w:t>referred</w:t>
      </w:r>
      <w:r>
        <w:rPr>
          <w:spacing w:val="-14"/>
        </w:rPr>
        <w:t xml:space="preserve"> </w:t>
      </w:r>
      <w:r>
        <w:t>to</w:t>
      </w:r>
      <w:r>
        <w:rPr>
          <w:spacing w:val="-13"/>
        </w:rPr>
        <w:t xml:space="preserve"> </w:t>
      </w:r>
      <w:r>
        <w:t>as</w:t>
      </w:r>
      <w:r>
        <w:rPr>
          <w:spacing w:val="-13"/>
        </w:rPr>
        <w:t xml:space="preserve"> </w:t>
      </w:r>
      <w:r>
        <w:t xml:space="preserve">standard </w:t>
      </w:r>
      <w:r>
        <w:rPr>
          <w:spacing w:val="-2"/>
        </w:rPr>
        <w:t>rCARI).</w:t>
      </w:r>
    </w:p>
    <w:p w14:paraId="3112986C" w14:textId="77777777" w:rsidR="00D62403" w:rsidRDefault="00D62403" w:rsidP="00D62403">
      <w:pPr>
        <w:pStyle w:val="BodyText"/>
        <w:spacing w:before="128"/>
        <w:ind w:left="540"/>
        <w:jc w:val="both"/>
      </w:pPr>
      <w:r>
        <w:t>The</w:t>
      </w:r>
      <w:r>
        <w:rPr>
          <w:spacing w:val="-4"/>
        </w:rPr>
        <w:t xml:space="preserve"> </w:t>
      </w:r>
      <w:r>
        <w:t>results</w:t>
      </w:r>
      <w:r>
        <w:rPr>
          <w:spacing w:val="-4"/>
        </w:rPr>
        <w:t xml:space="preserve"> </w:t>
      </w:r>
      <w:r>
        <w:t>show</w:t>
      </w:r>
      <w:r>
        <w:rPr>
          <w:spacing w:val="-4"/>
        </w:rPr>
        <w:t xml:space="preserve"> </w:t>
      </w:r>
      <w:r>
        <w:rPr>
          <w:spacing w:val="-2"/>
        </w:rPr>
        <w:t>that;</w:t>
      </w:r>
    </w:p>
    <w:p w14:paraId="316E4066" w14:textId="77777777" w:rsidR="00D62403" w:rsidRDefault="00D62403" w:rsidP="00D62403">
      <w:pPr>
        <w:pStyle w:val="ListParagraph"/>
        <w:numPr>
          <w:ilvl w:val="0"/>
          <w:numId w:val="9"/>
        </w:numPr>
        <w:tabs>
          <w:tab w:val="left" w:pos="1085"/>
        </w:tabs>
        <w:spacing w:before="194" w:line="314" w:lineRule="auto"/>
        <w:ind w:right="415"/>
        <w:jc w:val="both"/>
      </w:pPr>
      <w:r>
        <w:t>Households</w:t>
      </w:r>
      <w:r>
        <w:rPr>
          <w:spacing w:val="-1"/>
        </w:rPr>
        <w:t xml:space="preserve"> </w:t>
      </w:r>
      <w:r>
        <w:t>without</w:t>
      </w:r>
      <w:r>
        <w:rPr>
          <w:spacing w:val="-1"/>
        </w:rPr>
        <w:t xml:space="preserve"> </w:t>
      </w:r>
      <w:r>
        <w:t>mobile</w:t>
      </w:r>
      <w:r>
        <w:rPr>
          <w:spacing w:val="-1"/>
        </w:rPr>
        <w:t xml:space="preserve"> </w:t>
      </w:r>
      <w:r>
        <w:t>phones</w:t>
      </w:r>
      <w:r>
        <w:rPr>
          <w:spacing w:val="-1"/>
        </w:rPr>
        <w:t xml:space="preserve"> </w:t>
      </w:r>
      <w:r>
        <w:t>(usually</w:t>
      </w:r>
      <w:r>
        <w:rPr>
          <w:spacing w:val="-1"/>
        </w:rPr>
        <w:t xml:space="preserve"> </w:t>
      </w:r>
      <w:r>
        <w:t>excluded</w:t>
      </w:r>
      <w:r>
        <w:rPr>
          <w:spacing w:val="-1"/>
        </w:rPr>
        <w:t xml:space="preserve"> </w:t>
      </w:r>
      <w:r>
        <w:t>in</w:t>
      </w:r>
      <w:r>
        <w:rPr>
          <w:spacing w:val="-1"/>
        </w:rPr>
        <w:t xml:space="preserve"> </w:t>
      </w:r>
      <w:r>
        <w:t>mobile</w:t>
      </w:r>
      <w:r>
        <w:rPr>
          <w:spacing w:val="-1"/>
        </w:rPr>
        <w:t xml:space="preserve"> </w:t>
      </w:r>
      <w:r>
        <w:t>phone</w:t>
      </w:r>
      <w:r>
        <w:rPr>
          <w:spacing w:val="-1"/>
        </w:rPr>
        <w:t xml:space="preserve"> </w:t>
      </w:r>
      <w:r>
        <w:t>surveys)</w:t>
      </w:r>
      <w:r>
        <w:rPr>
          <w:spacing w:val="-1"/>
        </w:rPr>
        <w:t xml:space="preserve"> </w:t>
      </w:r>
      <w:r>
        <w:t>are</w:t>
      </w:r>
      <w:r>
        <w:rPr>
          <w:spacing w:val="-1"/>
        </w:rPr>
        <w:t xml:space="preserve"> </w:t>
      </w:r>
      <w:r>
        <w:t>signifi</w:t>
      </w:r>
      <w:del w:id="5" w:author="Mohamed SALEM" w:date="2024-01-16T10:51:00Z">
        <w:r w:rsidDel="00BB1E34">
          <w:delText xml:space="preserve">- </w:delText>
        </w:r>
      </w:del>
      <w:r>
        <w:t>cantly</w:t>
      </w:r>
      <w:r>
        <w:rPr>
          <w:spacing w:val="-7"/>
        </w:rPr>
        <w:t xml:space="preserve"> </w:t>
      </w:r>
      <w:r>
        <w:t>more</w:t>
      </w:r>
      <w:r>
        <w:rPr>
          <w:spacing w:val="-7"/>
        </w:rPr>
        <w:t xml:space="preserve"> </w:t>
      </w:r>
      <w:r>
        <w:t>food</w:t>
      </w:r>
      <w:r>
        <w:rPr>
          <w:spacing w:val="-7"/>
        </w:rPr>
        <w:t xml:space="preserve"> </w:t>
      </w:r>
      <w:r>
        <w:t>insecure</w:t>
      </w:r>
      <w:r>
        <w:rPr>
          <w:spacing w:val="-7"/>
        </w:rPr>
        <w:t xml:space="preserve"> </w:t>
      </w:r>
      <w:r>
        <w:t>(up</w:t>
      </w:r>
      <w:r>
        <w:rPr>
          <w:spacing w:val="-7"/>
        </w:rPr>
        <w:t xml:space="preserve"> </w:t>
      </w:r>
      <w:r>
        <w:t>to</w:t>
      </w:r>
      <w:r>
        <w:rPr>
          <w:spacing w:val="-7"/>
        </w:rPr>
        <w:t xml:space="preserve"> </w:t>
      </w:r>
      <w:commentRangeStart w:id="6"/>
      <w:r>
        <w:t>35%</w:t>
      </w:r>
      <w:r>
        <w:rPr>
          <w:spacing w:val="-7"/>
        </w:rPr>
        <w:t xml:space="preserve"> </w:t>
      </w:r>
      <w:r>
        <w:t>more</w:t>
      </w:r>
      <w:r>
        <w:rPr>
          <w:spacing w:val="-7"/>
        </w:rPr>
        <w:t xml:space="preserve"> </w:t>
      </w:r>
      <w:r>
        <w:t>respondents</w:t>
      </w:r>
      <w:commentRangeEnd w:id="6"/>
      <w:r w:rsidR="00B86886">
        <w:rPr>
          <w:rStyle w:val="CommentReference"/>
        </w:rPr>
        <w:commentReference w:id="6"/>
      </w:r>
      <w:r>
        <w:t>)</w:t>
      </w:r>
      <w:r>
        <w:rPr>
          <w:spacing w:val="-7"/>
        </w:rPr>
        <w:t xml:space="preserve"> </w:t>
      </w:r>
      <w:r>
        <w:t>regardless</w:t>
      </w:r>
      <w:r>
        <w:rPr>
          <w:spacing w:val="-7"/>
        </w:rPr>
        <w:t xml:space="preserve"> </w:t>
      </w:r>
      <w:r>
        <w:t>of</w:t>
      </w:r>
      <w:r>
        <w:rPr>
          <w:spacing w:val="-7"/>
        </w:rPr>
        <w:t xml:space="preserve"> </w:t>
      </w:r>
      <w:r>
        <w:t>the</w:t>
      </w:r>
      <w:r>
        <w:rPr>
          <w:spacing w:val="-7"/>
        </w:rPr>
        <w:t xml:space="preserve"> </w:t>
      </w:r>
      <w:r>
        <w:t>CARI</w:t>
      </w:r>
      <w:r>
        <w:rPr>
          <w:spacing w:val="-7"/>
        </w:rPr>
        <w:t xml:space="preserve"> </w:t>
      </w:r>
      <w:r>
        <w:t>calculation methodology used.</w:t>
      </w:r>
    </w:p>
    <w:p w14:paraId="6DA968BC" w14:textId="3BFA1390" w:rsidR="00D62403" w:rsidDel="00C8465A" w:rsidRDefault="00D62403">
      <w:pPr>
        <w:pStyle w:val="ListParagraph"/>
        <w:numPr>
          <w:ilvl w:val="0"/>
          <w:numId w:val="9"/>
        </w:numPr>
        <w:tabs>
          <w:tab w:val="left" w:pos="1084"/>
        </w:tabs>
        <w:spacing w:before="194" w:line="314" w:lineRule="auto"/>
        <w:ind w:right="415"/>
        <w:jc w:val="both"/>
        <w:rPr>
          <w:del w:id="7" w:author="Mohamed SALEM" w:date="2024-01-16T10:53:00Z"/>
        </w:rPr>
        <w:pPrChange w:id="8" w:author="Mohamed SALEM" w:date="2024-01-16T10:53:00Z">
          <w:pPr>
            <w:pStyle w:val="ListParagraph"/>
            <w:numPr>
              <w:numId w:val="9"/>
            </w:numPr>
            <w:tabs>
              <w:tab w:val="left" w:pos="1084"/>
            </w:tabs>
            <w:spacing w:before="117"/>
            <w:ind w:left="1084" w:hanging="278"/>
            <w:jc w:val="both"/>
          </w:pPr>
        </w:pPrChange>
      </w:pPr>
      <w:r>
        <w:t>The</w:t>
      </w:r>
      <w:r w:rsidRPr="00023437">
        <w:rPr>
          <w:rPrChange w:id="9" w:author="Mohamed SALEM" w:date="2024-01-16T10:53:00Z">
            <w:rPr>
              <w:spacing w:val="-5"/>
            </w:rPr>
          </w:rPrChange>
        </w:rPr>
        <w:t xml:space="preserve"> </w:t>
      </w:r>
      <w:r>
        <w:t>aggregated</w:t>
      </w:r>
      <w:r w:rsidRPr="00023437">
        <w:rPr>
          <w:rPrChange w:id="10" w:author="Mohamed SALEM" w:date="2024-01-16T10:53:00Z">
            <w:rPr>
              <w:spacing w:val="-6"/>
            </w:rPr>
          </w:rPrChange>
        </w:rPr>
        <w:t xml:space="preserve"> </w:t>
      </w:r>
      <w:r>
        <w:t>CARI</w:t>
      </w:r>
      <w:r w:rsidRPr="00023437">
        <w:rPr>
          <w:rPrChange w:id="11" w:author="Mohamed SALEM" w:date="2024-01-16T10:53:00Z">
            <w:rPr>
              <w:spacing w:val="-5"/>
            </w:rPr>
          </w:rPrChange>
        </w:rPr>
        <w:t xml:space="preserve"> </w:t>
      </w:r>
      <w:r>
        <w:t>results</w:t>
      </w:r>
      <w:r w:rsidRPr="00023437">
        <w:rPr>
          <w:rPrChange w:id="12" w:author="Mohamed SALEM" w:date="2024-01-16T10:53:00Z">
            <w:rPr>
              <w:spacing w:val="-5"/>
            </w:rPr>
          </w:rPrChange>
        </w:rPr>
        <w:t xml:space="preserve"> </w:t>
      </w:r>
      <w:r>
        <w:t>show</w:t>
      </w:r>
      <w:r w:rsidRPr="00023437">
        <w:rPr>
          <w:rPrChange w:id="13" w:author="Mohamed SALEM" w:date="2024-01-16T10:53:00Z">
            <w:rPr>
              <w:spacing w:val="-5"/>
            </w:rPr>
          </w:rPrChange>
        </w:rPr>
        <w:t xml:space="preserve"> </w:t>
      </w:r>
      <w:r>
        <w:t>that,</w:t>
      </w:r>
      <w:r w:rsidRPr="00023437">
        <w:rPr>
          <w:rPrChange w:id="14" w:author="Mohamed SALEM" w:date="2024-01-16T10:53:00Z">
            <w:rPr>
              <w:spacing w:val="-5"/>
            </w:rPr>
          </w:rPrChange>
        </w:rPr>
        <w:t xml:space="preserve"> </w:t>
      </w:r>
      <w:r>
        <w:t>replacing</w:t>
      </w:r>
      <w:r w:rsidRPr="00023437">
        <w:rPr>
          <w:rPrChange w:id="15" w:author="Mohamed SALEM" w:date="2024-01-16T10:53:00Z">
            <w:rPr>
              <w:spacing w:val="-5"/>
            </w:rPr>
          </w:rPrChange>
        </w:rPr>
        <w:t xml:space="preserve"> </w:t>
      </w:r>
      <w:r>
        <w:t>the</w:t>
      </w:r>
      <w:r w:rsidRPr="00023437">
        <w:rPr>
          <w:rPrChange w:id="16" w:author="Mohamed SALEM" w:date="2024-01-16T10:53:00Z">
            <w:rPr>
              <w:spacing w:val="-4"/>
            </w:rPr>
          </w:rPrChange>
        </w:rPr>
        <w:t xml:space="preserve"> </w:t>
      </w:r>
      <w:r>
        <w:t>income</w:t>
      </w:r>
      <w:r w:rsidRPr="00023437">
        <w:rPr>
          <w:rPrChange w:id="17" w:author="Mohamed SALEM" w:date="2024-01-16T10:53:00Z">
            <w:rPr>
              <w:spacing w:val="-5"/>
            </w:rPr>
          </w:rPrChange>
        </w:rPr>
        <w:t xml:space="preserve"> </w:t>
      </w:r>
      <w:r>
        <w:t>source</w:t>
      </w:r>
      <w:r w:rsidRPr="00023437">
        <w:rPr>
          <w:rPrChange w:id="18" w:author="Mohamed SALEM" w:date="2024-01-16T10:53:00Z">
            <w:rPr>
              <w:spacing w:val="-5"/>
            </w:rPr>
          </w:rPrChange>
        </w:rPr>
        <w:t xml:space="preserve"> </w:t>
      </w:r>
      <w:r>
        <w:t>&amp;</w:t>
      </w:r>
      <w:r w:rsidRPr="00023437">
        <w:rPr>
          <w:rPrChange w:id="19" w:author="Mohamed SALEM" w:date="2024-01-16T10:53:00Z">
            <w:rPr>
              <w:spacing w:val="-5"/>
            </w:rPr>
          </w:rPrChange>
        </w:rPr>
        <w:t xml:space="preserve"> </w:t>
      </w:r>
      <w:r>
        <w:t>income</w:t>
      </w:r>
      <w:r w:rsidRPr="00023437">
        <w:rPr>
          <w:rPrChange w:id="20" w:author="Mohamed SALEM" w:date="2024-01-16T10:53:00Z">
            <w:rPr>
              <w:spacing w:val="-5"/>
            </w:rPr>
          </w:rPrChange>
        </w:rPr>
        <w:t xml:space="preserve"> </w:t>
      </w:r>
      <w:r>
        <w:t>change</w:t>
      </w:r>
      <w:r w:rsidRPr="00023437">
        <w:rPr>
          <w:rPrChange w:id="21" w:author="Mohamed SALEM" w:date="2024-01-16T10:53:00Z">
            <w:rPr>
              <w:spacing w:val="-5"/>
            </w:rPr>
          </w:rPrChange>
        </w:rPr>
        <w:t xml:space="preserve"> </w:t>
      </w:r>
      <w:r w:rsidRPr="00023437">
        <w:rPr>
          <w:rPrChange w:id="22" w:author="Mohamed SALEM" w:date="2024-01-16T10:53:00Z">
            <w:rPr>
              <w:spacing w:val="-2"/>
            </w:rPr>
          </w:rPrChange>
        </w:rPr>
        <w:t>in</w:t>
      </w:r>
      <w:ins w:id="23" w:author="Mohamed SALEM" w:date="2024-01-16T10:53:00Z">
        <w:r w:rsidR="00023437" w:rsidRPr="00023437">
          <w:rPr>
            <w:rPrChange w:id="24" w:author="Mohamed SALEM" w:date="2024-01-16T10:53:00Z">
              <w:rPr>
                <w:spacing w:val="-2"/>
              </w:rPr>
            </w:rPrChange>
          </w:rPr>
          <w:t>dicato</w:t>
        </w:r>
        <w:r w:rsidR="00023437">
          <w:t xml:space="preserve">r </w:t>
        </w:r>
      </w:ins>
      <w:del w:id="25" w:author="Mohamed SALEM" w:date="2024-01-16T10:53:00Z">
        <w:r w:rsidRPr="00023437" w:rsidDel="00023437">
          <w:rPr>
            <w:rPrChange w:id="26" w:author="Mohamed SALEM" w:date="2024-01-16T10:53:00Z">
              <w:rPr>
                <w:spacing w:val="-2"/>
              </w:rPr>
            </w:rPrChange>
          </w:rPr>
          <w:delText>d</w:delText>
        </w:r>
        <w:r w:rsidRPr="00023437" w:rsidDel="00C8465A">
          <w:rPr>
            <w:rPrChange w:id="27" w:author="Mohamed SALEM" w:date="2024-01-16T10:53:00Z">
              <w:rPr>
                <w:spacing w:val="-2"/>
              </w:rPr>
            </w:rPrChange>
          </w:rPr>
          <w:delText>i-</w:delText>
        </w:r>
      </w:del>
    </w:p>
    <w:p w14:paraId="1723F2C7" w14:textId="77777777" w:rsidR="00D62403" w:rsidRDefault="00D62403">
      <w:pPr>
        <w:pStyle w:val="ListParagraph"/>
        <w:numPr>
          <w:ilvl w:val="0"/>
          <w:numId w:val="9"/>
        </w:numPr>
        <w:tabs>
          <w:tab w:val="left" w:pos="1084"/>
        </w:tabs>
        <w:spacing w:before="194" w:line="314" w:lineRule="auto"/>
        <w:ind w:right="415"/>
        <w:jc w:val="both"/>
        <w:sectPr w:rsidR="00D62403">
          <w:pgSz w:w="12240" w:h="15840"/>
          <w:pgMar w:top="1340" w:right="1020" w:bottom="1080" w:left="900" w:header="0" w:footer="888" w:gutter="0"/>
          <w:cols w:space="720"/>
        </w:sectPr>
        <w:pPrChange w:id="28" w:author="Mohamed SALEM" w:date="2024-01-16T10:53:00Z">
          <w:pPr>
            <w:jc w:val="both"/>
          </w:pPr>
        </w:pPrChange>
      </w:pPr>
    </w:p>
    <w:p w14:paraId="59258725" w14:textId="4313E62E" w:rsidR="00D62403" w:rsidRDefault="00D62403">
      <w:pPr>
        <w:tabs>
          <w:tab w:val="left" w:pos="1085"/>
        </w:tabs>
        <w:spacing w:before="194" w:line="314" w:lineRule="auto"/>
        <w:ind w:right="415"/>
        <w:jc w:val="both"/>
        <w:pPrChange w:id="29" w:author="Mohamed SALEM" w:date="2024-01-16T10:53:00Z">
          <w:pPr>
            <w:pStyle w:val="BodyText"/>
            <w:spacing w:before="117"/>
            <w:ind w:left="1085"/>
          </w:pPr>
        </w:pPrChange>
      </w:pPr>
      <w:del w:id="30" w:author="Mohamed SALEM" w:date="2024-01-16T10:53:00Z">
        <w:r w:rsidDel="00023437">
          <w:delText xml:space="preserve">cator </w:delText>
        </w:r>
      </w:del>
      <w:r w:rsidRPr="00023437">
        <w:rPr>
          <w:rPrChange w:id="31" w:author="Mohamed SALEM" w:date="2024-01-16T10:53:00Z">
            <w:rPr>
              <w:spacing w:val="-2"/>
            </w:rPr>
          </w:rPrChange>
        </w:rPr>
        <w:t>with</w:t>
      </w:r>
      <w:r w:rsidRPr="00023437">
        <w:rPr>
          <w:rPrChange w:id="32" w:author="Mohamed SALEM" w:date="2024-01-16T10:53:00Z">
            <w:rPr>
              <w:spacing w:val="4"/>
            </w:rPr>
          </w:rPrChange>
        </w:rPr>
        <w:t xml:space="preserve"> </w:t>
      </w:r>
      <w:r w:rsidRPr="00023437">
        <w:rPr>
          <w:rPrChange w:id="33" w:author="Mohamed SALEM" w:date="2024-01-16T10:53:00Z">
            <w:rPr>
              <w:spacing w:val="-2"/>
            </w:rPr>
          </w:rPrChange>
        </w:rPr>
        <w:t>FES</w:t>
      </w:r>
      <w:r w:rsidRPr="00023437">
        <w:rPr>
          <w:rPrChange w:id="34" w:author="Mohamed SALEM" w:date="2024-01-16T10:53:00Z">
            <w:rPr>
              <w:spacing w:val="4"/>
            </w:rPr>
          </w:rPrChange>
        </w:rPr>
        <w:t xml:space="preserve"> </w:t>
      </w:r>
      <w:r w:rsidRPr="00023437">
        <w:rPr>
          <w:rPrChange w:id="35" w:author="Mohamed SALEM" w:date="2024-01-16T10:53:00Z">
            <w:rPr>
              <w:spacing w:val="-2"/>
            </w:rPr>
          </w:rPrChange>
        </w:rPr>
        <w:t>significantly</w:t>
      </w:r>
      <w:r w:rsidRPr="00023437">
        <w:rPr>
          <w:rPrChange w:id="36" w:author="Mohamed SALEM" w:date="2024-01-16T10:53:00Z">
            <w:rPr>
              <w:spacing w:val="4"/>
            </w:rPr>
          </w:rPrChange>
        </w:rPr>
        <w:t xml:space="preserve"> </w:t>
      </w:r>
      <w:r w:rsidRPr="00023437">
        <w:rPr>
          <w:rPrChange w:id="37" w:author="Mohamed SALEM" w:date="2024-01-16T10:53:00Z">
            <w:rPr>
              <w:spacing w:val="-2"/>
            </w:rPr>
          </w:rPrChange>
        </w:rPr>
        <w:t>underestimates</w:t>
      </w:r>
      <w:r w:rsidRPr="00023437">
        <w:rPr>
          <w:rPrChange w:id="38" w:author="Mohamed SALEM" w:date="2024-01-16T10:53:00Z">
            <w:rPr>
              <w:spacing w:val="4"/>
            </w:rPr>
          </w:rPrChange>
        </w:rPr>
        <w:t xml:space="preserve"> </w:t>
      </w:r>
      <w:commentRangeStart w:id="39"/>
      <w:r w:rsidRPr="00023437">
        <w:rPr>
          <w:rPrChange w:id="40" w:author="Mohamed SALEM" w:date="2024-01-16T10:53:00Z">
            <w:rPr>
              <w:spacing w:val="-2"/>
            </w:rPr>
          </w:rPrChange>
        </w:rPr>
        <w:t>food</w:t>
      </w:r>
      <w:r w:rsidRPr="00023437">
        <w:rPr>
          <w:rPrChange w:id="41" w:author="Mohamed SALEM" w:date="2024-01-16T10:53:00Z">
            <w:rPr>
              <w:spacing w:val="4"/>
            </w:rPr>
          </w:rPrChange>
        </w:rPr>
        <w:t xml:space="preserve"> </w:t>
      </w:r>
      <w:r w:rsidRPr="00023437">
        <w:rPr>
          <w:rPrChange w:id="42" w:author="Mohamed SALEM" w:date="2024-01-16T10:53:00Z">
            <w:rPr>
              <w:spacing w:val="-2"/>
            </w:rPr>
          </w:rPrChange>
        </w:rPr>
        <w:t>insecurity</w:t>
      </w:r>
      <w:commentRangeEnd w:id="39"/>
      <w:r w:rsidR="00FF739C">
        <w:rPr>
          <w:rStyle w:val="CommentReference"/>
        </w:rPr>
        <w:commentReference w:id="39"/>
      </w:r>
      <w:ins w:id="43" w:author="Mohamed SALEM" w:date="2024-01-16T10:54:00Z">
        <w:del w:id="44" w:author="Nicole WU" w:date="2024-01-16T13:33:00Z">
          <w:r w:rsidR="001374E3">
            <w:delText>c</w:delText>
          </w:r>
        </w:del>
      </w:ins>
      <w:r w:rsidRPr="00023437">
        <w:rPr>
          <w:spacing w:val="-2"/>
        </w:rPr>
        <w:t>.</w:t>
      </w:r>
    </w:p>
    <w:p w14:paraId="0FBE81E4" w14:textId="77777777" w:rsidR="00D62403" w:rsidRDefault="00D62403" w:rsidP="00D62403">
      <w:pPr>
        <w:pStyle w:val="ListParagraph"/>
        <w:numPr>
          <w:ilvl w:val="0"/>
          <w:numId w:val="9"/>
        </w:numPr>
        <w:tabs>
          <w:tab w:val="left" w:pos="1085"/>
        </w:tabs>
        <w:spacing w:before="194" w:line="314" w:lineRule="auto"/>
        <w:ind w:right="420"/>
      </w:pPr>
      <w:r>
        <w:t>Households,</w:t>
      </w:r>
      <w:r>
        <w:rPr>
          <w:spacing w:val="18"/>
        </w:rPr>
        <w:t xml:space="preserve"> </w:t>
      </w:r>
      <w:r>
        <w:t>generally</w:t>
      </w:r>
      <w:r>
        <w:rPr>
          <w:spacing w:val="14"/>
        </w:rPr>
        <w:t xml:space="preserve"> </w:t>
      </w:r>
      <w:commentRangeStart w:id="45"/>
      <w:r>
        <w:t>tend</w:t>
      </w:r>
      <w:r>
        <w:rPr>
          <w:spacing w:val="14"/>
        </w:rPr>
        <w:t xml:space="preserve"> </w:t>
      </w:r>
      <w:r>
        <w:t>to</w:t>
      </w:r>
      <w:r>
        <w:rPr>
          <w:spacing w:val="14"/>
        </w:rPr>
        <w:t xml:space="preserve"> </w:t>
      </w:r>
      <w:r>
        <w:t>report</w:t>
      </w:r>
      <w:r>
        <w:rPr>
          <w:spacing w:val="14"/>
        </w:rPr>
        <w:t xml:space="preserve"> </w:t>
      </w:r>
      <w:r>
        <w:t>better</w:t>
      </w:r>
      <w:r>
        <w:rPr>
          <w:spacing w:val="14"/>
        </w:rPr>
        <w:t xml:space="preserve"> </w:t>
      </w:r>
      <w:r>
        <w:t>food</w:t>
      </w:r>
      <w:r>
        <w:rPr>
          <w:spacing w:val="14"/>
        </w:rPr>
        <w:t xml:space="preserve"> </w:t>
      </w:r>
      <w:r>
        <w:t>consumption</w:t>
      </w:r>
      <w:r>
        <w:rPr>
          <w:spacing w:val="14"/>
        </w:rPr>
        <w:t xml:space="preserve"> </w:t>
      </w:r>
      <w:r>
        <w:t>and</w:t>
      </w:r>
      <w:r>
        <w:rPr>
          <w:spacing w:val="14"/>
        </w:rPr>
        <w:t xml:space="preserve"> </w:t>
      </w:r>
      <w:r>
        <w:t>worse</w:t>
      </w:r>
      <w:r>
        <w:rPr>
          <w:spacing w:val="14"/>
        </w:rPr>
        <w:t xml:space="preserve"> </w:t>
      </w:r>
      <w:r>
        <w:t>coping</w:t>
      </w:r>
      <w:r>
        <w:rPr>
          <w:spacing w:val="14"/>
        </w:rPr>
        <w:t xml:space="preserve"> </w:t>
      </w:r>
      <w:r>
        <w:t>over</w:t>
      </w:r>
      <w:r>
        <w:rPr>
          <w:spacing w:val="14"/>
        </w:rPr>
        <w:t xml:space="preserve"> </w:t>
      </w:r>
      <w:r>
        <w:t>the phone than they report in F2F.</w:t>
      </w:r>
      <w:commentRangeEnd w:id="45"/>
      <w:r w:rsidR="005B4F44">
        <w:rPr>
          <w:rStyle w:val="CommentReference"/>
        </w:rPr>
        <w:commentReference w:id="45"/>
      </w:r>
    </w:p>
    <w:p w14:paraId="1A89CD70" w14:textId="77777777" w:rsidR="00D62403" w:rsidRDefault="00D62403" w:rsidP="00D62403">
      <w:pPr>
        <w:spacing w:line="314" w:lineRule="auto"/>
        <w:sectPr w:rsidR="00D62403">
          <w:pgSz w:w="12240" w:h="15840"/>
          <w:pgMar w:top="1340" w:right="1020" w:bottom="1080" w:left="900" w:header="0" w:footer="888" w:gutter="0"/>
          <w:cols w:space="720"/>
        </w:sectPr>
      </w:pPr>
    </w:p>
    <w:p w14:paraId="339B11B6" w14:textId="77777777" w:rsidR="00D62403" w:rsidRDefault="00D62403" w:rsidP="00D62403">
      <w:pPr>
        <w:pStyle w:val="Heading2"/>
        <w:numPr>
          <w:ilvl w:val="0"/>
          <w:numId w:val="8"/>
        </w:numPr>
        <w:tabs>
          <w:tab w:val="left" w:pos="1024"/>
        </w:tabs>
        <w:ind w:hanging="484"/>
      </w:pPr>
      <w:bookmarkStart w:id="46" w:name="Introduction"/>
      <w:bookmarkStart w:id="47" w:name="_bookmark0"/>
      <w:bookmarkEnd w:id="46"/>
      <w:bookmarkEnd w:id="47"/>
      <w:r>
        <w:rPr>
          <w:spacing w:val="-2"/>
        </w:rPr>
        <w:t>Introduction</w:t>
      </w:r>
    </w:p>
    <w:p w14:paraId="5F034CA8" w14:textId="77777777" w:rsidR="00D62403" w:rsidRDefault="00D62403" w:rsidP="00D62403">
      <w:pPr>
        <w:pStyle w:val="BodyText"/>
        <w:spacing w:before="282" w:line="314" w:lineRule="auto"/>
        <w:ind w:left="540" w:right="416"/>
        <w:jc w:val="both"/>
      </w:pPr>
      <w:r>
        <w:rPr>
          <w:spacing w:val="-2"/>
        </w:rPr>
        <w:t>Food</w:t>
      </w:r>
      <w:r>
        <w:rPr>
          <w:spacing w:val="-11"/>
        </w:rPr>
        <w:t xml:space="preserve"> </w:t>
      </w:r>
      <w:r>
        <w:rPr>
          <w:spacing w:val="-2"/>
        </w:rPr>
        <w:t>security</w:t>
      </w:r>
      <w:r>
        <w:rPr>
          <w:spacing w:val="-11"/>
        </w:rPr>
        <w:t xml:space="preserve"> </w:t>
      </w:r>
      <w:r>
        <w:rPr>
          <w:spacing w:val="-2"/>
        </w:rPr>
        <w:t>assessment</w:t>
      </w:r>
      <w:r>
        <w:rPr>
          <w:spacing w:val="-11"/>
        </w:rPr>
        <w:t xml:space="preserve"> </w:t>
      </w:r>
      <w:r>
        <w:rPr>
          <w:spacing w:val="-2"/>
        </w:rPr>
        <w:t>and</w:t>
      </w:r>
      <w:r>
        <w:rPr>
          <w:spacing w:val="-11"/>
        </w:rPr>
        <w:t xml:space="preserve"> </w:t>
      </w:r>
      <w:r>
        <w:rPr>
          <w:spacing w:val="-2"/>
        </w:rPr>
        <w:t>reporting</w:t>
      </w:r>
      <w:r>
        <w:rPr>
          <w:spacing w:val="-11"/>
        </w:rPr>
        <w:t xml:space="preserve"> </w:t>
      </w:r>
      <w:r>
        <w:rPr>
          <w:spacing w:val="-2"/>
        </w:rPr>
        <w:t>are</w:t>
      </w:r>
      <w:r>
        <w:rPr>
          <w:spacing w:val="-10"/>
        </w:rPr>
        <w:t xml:space="preserve"> </w:t>
      </w:r>
      <w:r>
        <w:rPr>
          <w:spacing w:val="-2"/>
        </w:rPr>
        <w:t>at</w:t>
      </w:r>
      <w:r>
        <w:rPr>
          <w:spacing w:val="-11"/>
        </w:rPr>
        <w:t xml:space="preserve"> </w:t>
      </w:r>
      <w:r>
        <w:rPr>
          <w:spacing w:val="-2"/>
        </w:rPr>
        <w:t>the</w:t>
      </w:r>
      <w:r>
        <w:rPr>
          <w:spacing w:val="-10"/>
        </w:rPr>
        <w:t xml:space="preserve"> </w:t>
      </w:r>
      <w:r>
        <w:rPr>
          <w:spacing w:val="-2"/>
        </w:rPr>
        <w:t>core</w:t>
      </w:r>
      <w:r>
        <w:rPr>
          <w:spacing w:val="-10"/>
        </w:rPr>
        <w:t xml:space="preserve"> </w:t>
      </w:r>
      <w:r>
        <w:rPr>
          <w:spacing w:val="-2"/>
        </w:rPr>
        <w:t>of</w:t>
      </w:r>
      <w:r>
        <w:rPr>
          <w:spacing w:val="-11"/>
        </w:rPr>
        <w:t xml:space="preserve"> </w:t>
      </w:r>
      <w:r>
        <w:rPr>
          <w:spacing w:val="-2"/>
        </w:rPr>
        <w:t>WFP’s</w:t>
      </w:r>
      <w:r>
        <w:rPr>
          <w:spacing w:val="-10"/>
        </w:rPr>
        <w:t xml:space="preserve"> </w:t>
      </w:r>
      <w:r>
        <w:rPr>
          <w:spacing w:val="-2"/>
        </w:rPr>
        <w:t>mandate</w:t>
      </w:r>
      <w:r>
        <w:rPr>
          <w:spacing w:val="-10"/>
        </w:rPr>
        <w:t xml:space="preserve"> </w:t>
      </w:r>
      <w:r>
        <w:rPr>
          <w:spacing w:val="-2"/>
        </w:rPr>
        <w:t>of</w:t>
      </w:r>
      <w:r>
        <w:rPr>
          <w:spacing w:val="-11"/>
        </w:rPr>
        <w:t xml:space="preserve"> </w:t>
      </w:r>
      <w:r>
        <w:rPr>
          <w:spacing w:val="-2"/>
        </w:rPr>
        <w:t>addressing</w:t>
      </w:r>
      <w:r>
        <w:rPr>
          <w:spacing w:val="-11"/>
        </w:rPr>
        <w:t xml:space="preserve"> </w:t>
      </w:r>
      <w:r>
        <w:rPr>
          <w:spacing w:val="-2"/>
        </w:rPr>
        <w:t>hunger</w:t>
      </w:r>
      <w:r>
        <w:rPr>
          <w:spacing w:val="-11"/>
        </w:rPr>
        <w:t xml:space="preserve"> </w:t>
      </w:r>
      <w:r>
        <w:rPr>
          <w:spacing w:val="-2"/>
        </w:rPr>
        <w:t xml:space="preserve">and </w:t>
      </w:r>
      <w:r>
        <w:t>food</w:t>
      </w:r>
      <w:r>
        <w:rPr>
          <w:spacing w:val="-12"/>
        </w:rPr>
        <w:t xml:space="preserve"> </w:t>
      </w:r>
      <w:r>
        <w:t>insecurity.</w:t>
      </w:r>
      <w:r>
        <w:rPr>
          <w:spacing w:val="7"/>
        </w:rPr>
        <w:t xml:space="preserve"> </w:t>
      </w:r>
      <w:r>
        <w:t>Over</w:t>
      </w:r>
      <w:r>
        <w:rPr>
          <w:spacing w:val="-12"/>
        </w:rPr>
        <w:t xml:space="preserve"> </w:t>
      </w:r>
      <w:r>
        <w:t>time,</w:t>
      </w:r>
      <w:r>
        <w:rPr>
          <w:spacing w:val="-11"/>
        </w:rPr>
        <w:t xml:space="preserve"> </w:t>
      </w:r>
      <w:r>
        <w:t>different</w:t>
      </w:r>
      <w:r>
        <w:rPr>
          <w:spacing w:val="-12"/>
        </w:rPr>
        <w:t xml:space="preserve"> </w:t>
      </w:r>
      <w:r>
        <w:t>methodologies</w:t>
      </w:r>
      <w:r>
        <w:rPr>
          <w:spacing w:val="-12"/>
        </w:rPr>
        <w:t xml:space="preserve"> </w:t>
      </w:r>
      <w:r>
        <w:t>(e.g.,</w:t>
      </w:r>
      <w:r>
        <w:rPr>
          <w:spacing w:val="-11"/>
        </w:rPr>
        <w:t xml:space="preserve"> </w:t>
      </w:r>
      <w:r>
        <w:t>IPC,</w:t>
      </w:r>
      <w:r>
        <w:rPr>
          <w:spacing w:val="-12"/>
        </w:rPr>
        <w:t xml:space="preserve"> </w:t>
      </w:r>
      <w:r>
        <w:t>CARI,</w:t>
      </w:r>
      <w:r>
        <w:rPr>
          <w:spacing w:val="-12"/>
        </w:rPr>
        <w:t xml:space="preserve"> </w:t>
      </w:r>
      <w:r>
        <w:t>Cadre</w:t>
      </w:r>
      <w:r>
        <w:rPr>
          <w:spacing w:val="-12"/>
        </w:rPr>
        <w:t xml:space="preserve"> </w:t>
      </w:r>
      <w:r>
        <w:t>Harmonise,</w:t>
      </w:r>
      <w:r>
        <w:rPr>
          <w:spacing w:val="-11"/>
        </w:rPr>
        <w:t xml:space="preserve"> </w:t>
      </w:r>
      <w:r>
        <w:t>etc.)</w:t>
      </w:r>
      <w:r>
        <w:rPr>
          <w:spacing w:val="7"/>
        </w:rPr>
        <w:t xml:space="preserve"> </w:t>
      </w:r>
      <w:r>
        <w:t xml:space="preserve">have been developed and used to assess and report global food insecurity each differing in scope, and </w:t>
      </w:r>
      <w:r>
        <w:rPr>
          <w:spacing w:val="-2"/>
        </w:rPr>
        <w:t>purpose.</w:t>
      </w:r>
      <w:r>
        <w:rPr>
          <w:spacing w:val="17"/>
        </w:rPr>
        <w:t xml:space="preserve"> </w:t>
      </w:r>
      <w:r>
        <w:rPr>
          <w:spacing w:val="-2"/>
        </w:rPr>
        <w:t>A</w:t>
      </w:r>
      <w:r>
        <w:rPr>
          <w:spacing w:val="-10"/>
        </w:rPr>
        <w:t xml:space="preserve"> </w:t>
      </w:r>
      <w:r>
        <w:rPr>
          <w:spacing w:val="-2"/>
        </w:rPr>
        <w:t>commonality</w:t>
      </w:r>
      <w:r>
        <w:rPr>
          <w:spacing w:val="-10"/>
        </w:rPr>
        <w:t xml:space="preserve"> </w:t>
      </w:r>
      <w:r>
        <w:rPr>
          <w:spacing w:val="-2"/>
        </w:rPr>
        <w:t>that</w:t>
      </w:r>
      <w:r>
        <w:rPr>
          <w:spacing w:val="-10"/>
        </w:rPr>
        <w:t xml:space="preserve"> </w:t>
      </w:r>
      <w:r>
        <w:rPr>
          <w:spacing w:val="-2"/>
        </w:rPr>
        <w:t>cuts</w:t>
      </w:r>
      <w:r>
        <w:rPr>
          <w:spacing w:val="-10"/>
        </w:rPr>
        <w:t xml:space="preserve"> </w:t>
      </w:r>
      <w:r>
        <w:rPr>
          <w:spacing w:val="-2"/>
        </w:rPr>
        <w:t>across</w:t>
      </w:r>
      <w:r>
        <w:rPr>
          <w:spacing w:val="-10"/>
        </w:rPr>
        <w:t xml:space="preserve"> </w:t>
      </w:r>
      <w:r>
        <w:rPr>
          <w:spacing w:val="-2"/>
        </w:rPr>
        <w:t>all</w:t>
      </w:r>
      <w:r>
        <w:rPr>
          <w:spacing w:val="-10"/>
        </w:rPr>
        <w:t xml:space="preserve"> </w:t>
      </w:r>
      <w:r>
        <w:rPr>
          <w:spacing w:val="-2"/>
        </w:rPr>
        <w:t>methods</w:t>
      </w:r>
      <w:r>
        <w:rPr>
          <w:spacing w:val="-10"/>
        </w:rPr>
        <w:t xml:space="preserve"> </w:t>
      </w:r>
      <w:r>
        <w:rPr>
          <w:spacing w:val="-2"/>
        </w:rPr>
        <w:t>is</w:t>
      </w:r>
      <w:r>
        <w:rPr>
          <w:spacing w:val="-10"/>
        </w:rPr>
        <w:t xml:space="preserve"> </w:t>
      </w:r>
      <w:r>
        <w:rPr>
          <w:spacing w:val="-2"/>
        </w:rPr>
        <w:t>the</w:t>
      </w:r>
      <w:r>
        <w:rPr>
          <w:spacing w:val="-10"/>
        </w:rPr>
        <w:t xml:space="preserve"> </w:t>
      </w:r>
      <w:r>
        <w:rPr>
          <w:spacing w:val="-2"/>
        </w:rPr>
        <w:t>use</w:t>
      </w:r>
      <w:r>
        <w:rPr>
          <w:spacing w:val="-10"/>
        </w:rPr>
        <w:t xml:space="preserve"> </w:t>
      </w:r>
      <w:r>
        <w:rPr>
          <w:spacing w:val="-2"/>
        </w:rPr>
        <w:t>of</w:t>
      </w:r>
      <w:r>
        <w:rPr>
          <w:spacing w:val="-10"/>
        </w:rPr>
        <w:t xml:space="preserve"> </w:t>
      </w:r>
      <w:r>
        <w:rPr>
          <w:spacing w:val="-2"/>
        </w:rPr>
        <w:t>primary</w:t>
      </w:r>
      <w:r>
        <w:rPr>
          <w:spacing w:val="-10"/>
        </w:rPr>
        <w:t xml:space="preserve"> </w:t>
      </w:r>
      <w:r>
        <w:rPr>
          <w:spacing w:val="-2"/>
        </w:rPr>
        <w:t>household</w:t>
      </w:r>
      <w:r>
        <w:rPr>
          <w:spacing w:val="-10"/>
        </w:rPr>
        <w:t xml:space="preserve"> </w:t>
      </w:r>
      <w:r>
        <w:rPr>
          <w:spacing w:val="-2"/>
        </w:rPr>
        <w:t>data</w:t>
      </w:r>
      <w:r>
        <w:rPr>
          <w:spacing w:val="-10"/>
        </w:rPr>
        <w:t xml:space="preserve"> </w:t>
      </w:r>
      <w:r>
        <w:rPr>
          <w:spacing w:val="-2"/>
        </w:rPr>
        <w:t xml:space="preserve">collected </w:t>
      </w:r>
      <w:r>
        <w:t>through</w:t>
      </w:r>
      <w:r>
        <w:rPr>
          <w:spacing w:val="-6"/>
        </w:rPr>
        <w:t xml:space="preserve"> </w:t>
      </w:r>
      <w:r>
        <w:t>face-to-face</w:t>
      </w:r>
      <w:r>
        <w:rPr>
          <w:spacing w:val="-6"/>
        </w:rPr>
        <w:t xml:space="preserve"> </w:t>
      </w:r>
      <w:r>
        <w:t>interviews/surveys.</w:t>
      </w:r>
      <w:r>
        <w:rPr>
          <w:spacing w:val="20"/>
        </w:rPr>
        <w:t xml:space="preserve"> </w:t>
      </w:r>
      <w:r>
        <w:t>However,</w:t>
      </w:r>
      <w:r>
        <w:rPr>
          <w:spacing w:val="-4"/>
        </w:rPr>
        <w:t xml:space="preserve"> </w:t>
      </w:r>
      <w:r>
        <w:t>in</w:t>
      </w:r>
      <w:r>
        <w:rPr>
          <w:spacing w:val="-6"/>
        </w:rPr>
        <w:t xml:space="preserve"> </w:t>
      </w:r>
      <w:r>
        <w:t>recent</w:t>
      </w:r>
      <w:r>
        <w:rPr>
          <w:spacing w:val="-6"/>
        </w:rPr>
        <w:t xml:space="preserve"> </w:t>
      </w:r>
      <w:r>
        <w:t>times</w:t>
      </w:r>
      <w:r>
        <w:rPr>
          <w:spacing w:val="-6"/>
        </w:rPr>
        <w:t xml:space="preserve"> </w:t>
      </w:r>
      <w:r>
        <w:t>particularly</w:t>
      </w:r>
      <w:r>
        <w:rPr>
          <w:spacing w:val="-6"/>
        </w:rPr>
        <w:t xml:space="preserve"> </w:t>
      </w:r>
      <w:r>
        <w:t>with</w:t>
      </w:r>
      <w:r>
        <w:rPr>
          <w:spacing w:val="-6"/>
        </w:rPr>
        <w:t xml:space="preserve"> </w:t>
      </w:r>
      <w:r>
        <w:t>the</w:t>
      </w:r>
      <w:r>
        <w:rPr>
          <w:spacing w:val="-6"/>
        </w:rPr>
        <w:t xml:space="preserve"> </w:t>
      </w:r>
      <w:r>
        <w:t>outbreak of the Covid-19 pandemic and attendant restrictions on movement and physical contact, data collection through conventional face-to-face method has been adversely affected.</w:t>
      </w:r>
      <w:r>
        <w:rPr>
          <w:spacing w:val="40"/>
        </w:rPr>
        <w:t xml:space="preserve"> </w:t>
      </w:r>
      <w:r>
        <w:t>This negatively impacted the ability to assess food security needs because of the data gap created.</w:t>
      </w:r>
      <w:r>
        <w:rPr>
          <w:spacing w:val="40"/>
        </w:rPr>
        <w:t xml:space="preserve"> </w:t>
      </w:r>
      <w:r>
        <w:t xml:space="preserve">Developing </w:t>
      </w:r>
      <w:r>
        <w:rPr>
          <w:spacing w:val="-2"/>
        </w:rPr>
        <w:t>methodologies</w:t>
      </w:r>
      <w:r>
        <w:rPr>
          <w:spacing w:val="-10"/>
        </w:rPr>
        <w:t xml:space="preserve"> </w:t>
      </w:r>
      <w:r>
        <w:rPr>
          <w:spacing w:val="-2"/>
        </w:rPr>
        <w:t>to</w:t>
      </w:r>
      <w:r>
        <w:rPr>
          <w:spacing w:val="-10"/>
        </w:rPr>
        <w:t xml:space="preserve"> </w:t>
      </w:r>
      <w:r>
        <w:rPr>
          <w:spacing w:val="-2"/>
        </w:rPr>
        <w:t>accurately</w:t>
      </w:r>
      <w:r>
        <w:rPr>
          <w:spacing w:val="-10"/>
        </w:rPr>
        <w:t xml:space="preserve"> </w:t>
      </w:r>
      <w:r>
        <w:rPr>
          <w:spacing w:val="-2"/>
        </w:rPr>
        <w:t>measure</w:t>
      </w:r>
      <w:r>
        <w:rPr>
          <w:spacing w:val="-10"/>
        </w:rPr>
        <w:t xml:space="preserve"> </w:t>
      </w:r>
      <w:r>
        <w:rPr>
          <w:spacing w:val="-2"/>
        </w:rPr>
        <w:t>and</w:t>
      </w:r>
      <w:r>
        <w:rPr>
          <w:spacing w:val="-10"/>
        </w:rPr>
        <w:t xml:space="preserve"> </w:t>
      </w:r>
      <w:r>
        <w:rPr>
          <w:spacing w:val="-2"/>
        </w:rPr>
        <w:t>interpret</w:t>
      </w:r>
      <w:r>
        <w:rPr>
          <w:spacing w:val="-10"/>
        </w:rPr>
        <w:t xml:space="preserve"> </w:t>
      </w:r>
      <w:r>
        <w:rPr>
          <w:spacing w:val="-2"/>
        </w:rPr>
        <w:t>food</w:t>
      </w:r>
      <w:r>
        <w:rPr>
          <w:spacing w:val="-10"/>
        </w:rPr>
        <w:t xml:space="preserve"> </w:t>
      </w:r>
      <w:r>
        <w:rPr>
          <w:spacing w:val="-2"/>
        </w:rPr>
        <w:t>insecurity</w:t>
      </w:r>
      <w:r>
        <w:rPr>
          <w:spacing w:val="-10"/>
        </w:rPr>
        <w:t xml:space="preserve"> </w:t>
      </w:r>
      <w:r>
        <w:rPr>
          <w:spacing w:val="-2"/>
        </w:rPr>
        <w:t>especially</w:t>
      </w:r>
      <w:r>
        <w:rPr>
          <w:spacing w:val="-10"/>
        </w:rPr>
        <w:t xml:space="preserve"> </w:t>
      </w:r>
      <w:r>
        <w:rPr>
          <w:spacing w:val="-2"/>
        </w:rPr>
        <w:t>in</w:t>
      </w:r>
      <w:r>
        <w:rPr>
          <w:spacing w:val="-10"/>
        </w:rPr>
        <w:t xml:space="preserve"> </w:t>
      </w:r>
      <w:r>
        <w:rPr>
          <w:spacing w:val="-2"/>
        </w:rPr>
        <w:t>emergencies</w:t>
      </w:r>
      <w:r>
        <w:rPr>
          <w:spacing w:val="-10"/>
        </w:rPr>
        <w:t xml:space="preserve"> </w:t>
      </w:r>
      <w:r>
        <w:rPr>
          <w:spacing w:val="-2"/>
        </w:rPr>
        <w:t xml:space="preserve">where </w:t>
      </w:r>
      <w:r>
        <w:t>physical access is restricted thus, is of great importance for WFP and many stakeholders.</w:t>
      </w:r>
      <w:r>
        <w:rPr>
          <w:spacing w:val="24"/>
        </w:rPr>
        <w:t xml:space="preserve"> </w:t>
      </w:r>
      <w:r>
        <w:t xml:space="preserve">This is </w:t>
      </w:r>
      <w:r>
        <w:rPr>
          <w:spacing w:val="-2"/>
        </w:rPr>
        <w:t>particularly</w:t>
      </w:r>
      <w:r>
        <w:rPr>
          <w:spacing w:val="-4"/>
        </w:rPr>
        <w:t xml:space="preserve"> </w:t>
      </w:r>
      <w:r>
        <w:rPr>
          <w:spacing w:val="-2"/>
        </w:rPr>
        <w:t>important</w:t>
      </w:r>
      <w:r>
        <w:rPr>
          <w:spacing w:val="-4"/>
        </w:rPr>
        <w:t xml:space="preserve"> </w:t>
      </w:r>
      <w:r>
        <w:rPr>
          <w:spacing w:val="-2"/>
        </w:rPr>
        <w:t>during</w:t>
      </w:r>
      <w:r>
        <w:rPr>
          <w:spacing w:val="-4"/>
        </w:rPr>
        <w:t xml:space="preserve"> </w:t>
      </w:r>
      <w:r>
        <w:rPr>
          <w:spacing w:val="-2"/>
        </w:rPr>
        <w:t>emergencies</w:t>
      </w:r>
      <w:r>
        <w:rPr>
          <w:spacing w:val="-4"/>
        </w:rPr>
        <w:t xml:space="preserve"> </w:t>
      </w:r>
      <w:r>
        <w:rPr>
          <w:spacing w:val="-2"/>
        </w:rPr>
        <w:t>when</w:t>
      </w:r>
      <w:r>
        <w:rPr>
          <w:spacing w:val="-4"/>
        </w:rPr>
        <w:t xml:space="preserve"> </w:t>
      </w:r>
      <w:r>
        <w:rPr>
          <w:spacing w:val="-2"/>
        </w:rPr>
        <w:t>rapid</w:t>
      </w:r>
      <w:r>
        <w:rPr>
          <w:spacing w:val="-4"/>
        </w:rPr>
        <w:t xml:space="preserve"> </w:t>
      </w:r>
      <w:r>
        <w:rPr>
          <w:spacing w:val="-2"/>
        </w:rPr>
        <w:t>assessment</w:t>
      </w:r>
      <w:r>
        <w:rPr>
          <w:spacing w:val="-4"/>
        </w:rPr>
        <w:t xml:space="preserve"> </w:t>
      </w:r>
      <w:r>
        <w:rPr>
          <w:spacing w:val="-2"/>
        </w:rPr>
        <w:t>is</w:t>
      </w:r>
      <w:r>
        <w:rPr>
          <w:spacing w:val="-4"/>
        </w:rPr>
        <w:t xml:space="preserve"> </w:t>
      </w:r>
      <w:r>
        <w:rPr>
          <w:spacing w:val="-2"/>
        </w:rPr>
        <w:t>required</w:t>
      </w:r>
      <w:r>
        <w:rPr>
          <w:spacing w:val="-4"/>
        </w:rPr>
        <w:t xml:space="preserve"> </w:t>
      </w:r>
      <w:r>
        <w:rPr>
          <w:spacing w:val="-2"/>
        </w:rPr>
        <w:t>for</w:t>
      </w:r>
      <w:r>
        <w:rPr>
          <w:spacing w:val="-4"/>
        </w:rPr>
        <w:t xml:space="preserve"> </w:t>
      </w:r>
      <w:r>
        <w:rPr>
          <w:spacing w:val="-2"/>
        </w:rPr>
        <w:t>advocacy</w:t>
      </w:r>
      <w:r>
        <w:rPr>
          <w:spacing w:val="-4"/>
        </w:rPr>
        <w:t xml:space="preserve"> </w:t>
      </w:r>
      <w:r>
        <w:rPr>
          <w:spacing w:val="-2"/>
        </w:rPr>
        <w:t>to</w:t>
      </w:r>
      <w:r>
        <w:rPr>
          <w:spacing w:val="-4"/>
        </w:rPr>
        <w:t xml:space="preserve"> </w:t>
      </w:r>
      <w:r>
        <w:rPr>
          <w:spacing w:val="-2"/>
        </w:rPr>
        <w:t xml:space="preserve">save </w:t>
      </w:r>
      <w:r>
        <w:t>lives</w:t>
      </w:r>
      <w:r>
        <w:rPr>
          <w:spacing w:val="-11"/>
        </w:rPr>
        <w:t xml:space="preserve"> </w:t>
      </w:r>
      <w:r>
        <w:t>and</w:t>
      </w:r>
      <w:r>
        <w:rPr>
          <w:spacing w:val="-11"/>
        </w:rPr>
        <w:t xml:space="preserve"> </w:t>
      </w:r>
      <w:r>
        <w:t>livelihoods</w:t>
      </w:r>
      <w:r>
        <w:rPr>
          <w:spacing w:val="-11"/>
        </w:rPr>
        <w:t xml:space="preserve"> </w:t>
      </w:r>
      <w:r>
        <w:t>but</w:t>
      </w:r>
      <w:r>
        <w:rPr>
          <w:spacing w:val="-11"/>
        </w:rPr>
        <w:t xml:space="preserve"> </w:t>
      </w:r>
      <w:r>
        <w:t>physical</w:t>
      </w:r>
      <w:r>
        <w:rPr>
          <w:spacing w:val="-11"/>
        </w:rPr>
        <w:t xml:space="preserve"> </w:t>
      </w:r>
      <w:r>
        <w:t>access</w:t>
      </w:r>
      <w:r>
        <w:rPr>
          <w:spacing w:val="-11"/>
        </w:rPr>
        <w:t xml:space="preserve"> </w:t>
      </w:r>
      <w:r>
        <w:t>to</w:t>
      </w:r>
      <w:r>
        <w:rPr>
          <w:spacing w:val="-11"/>
        </w:rPr>
        <w:t xml:space="preserve"> </w:t>
      </w:r>
      <w:r>
        <w:t>the</w:t>
      </w:r>
      <w:r>
        <w:rPr>
          <w:spacing w:val="-11"/>
        </w:rPr>
        <w:t xml:space="preserve"> </w:t>
      </w:r>
      <w:r>
        <w:t>field</w:t>
      </w:r>
      <w:r>
        <w:rPr>
          <w:spacing w:val="-11"/>
        </w:rPr>
        <w:t xml:space="preserve"> </w:t>
      </w:r>
      <w:r>
        <w:t>is</w:t>
      </w:r>
      <w:r>
        <w:rPr>
          <w:spacing w:val="-11"/>
        </w:rPr>
        <w:t xml:space="preserve"> </w:t>
      </w:r>
      <w:r>
        <w:t>restricted</w:t>
      </w:r>
      <w:r>
        <w:rPr>
          <w:spacing w:val="-11"/>
        </w:rPr>
        <w:t xml:space="preserve"> </w:t>
      </w:r>
      <w:r>
        <w:t>either</w:t>
      </w:r>
      <w:r>
        <w:rPr>
          <w:spacing w:val="-11"/>
        </w:rPr>
        <w:t xml:space="preserve"> </w:t>
      </w:r>
      <w:r>
        <w:t>because</w:t>
      </w:r>
      <w:r>
        <w:rPr>
          <w:spacing w:val="-11"/>
        </w:rPr>
        <w:t xml:space="preserve"> </w:t>
      </w:r>
      <w:r>
        <w:t>of</w:t>
      </w:r>
      <w:r>
        <w:rPr>
          <w:spacing w:val="-11"/>
        </w:rPr>
        <w:t xml:space="preserve"> </w:t>
      </w:r>
      <w:r>
        <w:t>health</w:t>
      </w:r>
      <w:r>
        <w:rPr>
          <w:spacing w:val="-11"/>
        </w:rPr>
        <w:t xml:space="preserve"> </w:t>
      </w:r>
      <w:r>
        <w:t>threats</w:t>
      </w:r>
      <w:r>
        <w:rPr>
          <w:spacing w:val="-11"/>
        </w:rPr>
        <w:t xml:space="preserve"> </w:t>
      </w:r>
      <w:r>
        <w:t>or security</w:t>
      </w:r>
      <w:r>
        <w:rPr>
          <w:spacing w:val="-1"/>
        </w:rPr>
        <w:t xml:space="preserve"> </w:t>
      </w:r>
      <w:r>
        <w:t>considerations</w:t>
      </w:r>
      <w:r>
        <w:rPr>
          <w:spacing w:val="-1"/>
        </w:rPr>
        <w:t xml:space="preserve"> </w:t>
      </w:r>
      <w:r>
        <w:t>for</w:t>
      </w:r>
      <w:r>
        <w:rPr>
          <w:spacing w:val="-1"/>
        </w:rPr>
        <w:t xml:space="preserve"> </w:t>
      </w:r>
      <w:r>
        <w:t>enumerators.</w:t>
      </w:r>
    </w:p>
    <w:p w14:paraId="1CA0A532" w14:textId="53A814E6" w:rsidR="00D62403" w:rsidRDefault="00D62403" w:rsidP="00D62403">
      <w:pPr>
        <w:pStyle w:val="BodyText"/>
        <w:spacing w:before="135" w:line="314" w:lineRule="auto"/>
        <w:ind w:left="540" w:right="415"/>
        <w:jc w:val="both"/>
      </w:pPr>
      <w:r>
        <w:t>To</w:t>
      </w:r>
      <w:r>
        <w:rPr>
          <w:spacing w:val="-9"/>
        </w:rPr>
        <w:t xml:space="preserve"> </w:t>
      </w:r>
      <w:r>
        <w:t>leverage</w:t>
      </w:r>
      <w:r>
        <w:rPr>
          <w:spacing w:val="-9"/>
        </w:rPr>
        <w:t xml:space="preserve"> </w:t>
      </w:r>
      <w:r>
        <w:t>the</w:t>
      </w:r>
      <w:r>
        <w:rPr>
          <w:spacing w:val="-9"/>
        </w:rPr>
        <w:t xml:space="preserve"> </w:t>
      </w:r>
      <w:r>
        <w:t>increased</w:t>
      </w:r>
      <w:r>
        <w:rPr>
          <w:spacing w:val="-9"/>
        </w:rPr>
        <w:t xml:space="preserve"> </w:t>
      </w:r>
      <w:r>
        <w:t>penetration</w:t>
      </w:r>
      <w:r>
        <w:rPr>
          <w:spacing w:val="-9"/>
        </w:rPr>
        <w:t xml:space="preserve"> </w:t>
      </w:r>
      <w:r>
        <w:t>of</w:t>
      </w:r>
      <w:r>
        <w:rPr>
          <w:spacing w:val="-9"/>
        </w:rPr>
        <w:t xml:space="preserve"> </w:t>
      </w:r>
      <w:r>
        <w:t>technology</w:t>
      </w:r>
      <w:r>
        <w:rPr>
          <w:spacing w:val="-8"/>
        </w:rPr>
        <w:t xml:space="preserve"> </w:t>
      </w:r>
      <w:r>
        <w:t>in</w:t>
      </w:r>
      <w:r>
        <w:rPr>
          <w:spacing w:val="-9"/>
        </w:rPr>
        <w:t xml:space="preserve"> </w:t>
      </w:r>
      <w:r>
        <w:t>operational</w:t>
      </w:r>
      <w:r>
        <w:rPr>
          <w:spacing w:val="-9"/>
        </w:rPr>
        <w:t xml:space="preserve"> </w:t>
      </w:r>
      <w:r>
        <w:t>areas</w:t>
      </w:r>
      <w:r>
        <w:rPr>
          <w:spacing w:val="-9"/>
        </w:rPr>
        <w:t xml:space="preserve"> </w:t>
      </w:r>
      <w:r>
        <w:t>of</w:t>
      </w:r>
      <w:r>
        <w:rPr>
          <w:spacing w:val="-9"/>
        </w:rPr>
        <w:t xml:space="preserve"> </w:t>
      </w:r>
      <w:r>
        <w:t>WFP</w:t>
      </w:r>
      <w:r>
        <w:rPr>
          <w:spacing w:val="-9"/>
        </w:rPr>
        <w:t xml:space="preserve"> </w:t>
      </w:r>
      <w:r>
        <w:t>during</w:t>
      </w:r>
      <w:r>
        <w:rPr>
          <w:spacing w:val="-9"/>
        </w:rPr>
        <w:t xml:space="preserve"> </w:t>
      </w:r>
      <w:r>
        <w:t>the</w:t>
      </w:r>
      <w:r>
        <w:rPr>
          <w:spacing w:val="-9"/>
        </w:rPr>
        <w:t xml:space="preserve"> </w:t>
      </w:r>
      <w:del w:id="48" w:author="Mohamed SALEM" w:date="2024-01-16T11:00:00Z">
        <w:r w:rsidDel="00E8568D">
          <w:delText xml:space="preserve">Covid </w:delText>
        </w:r>
      </w:del>
      <w:ins w:id="49" w:author="Mohamed SALEM" w:date="2024-01-16T11:00:00Z">
        <w:r w:rsidR="00E8568D">
          <w:t>COVID-</w:t>
        </w:r>
        <w:r w:rsidR="00510D59">
          <w:t>19</w:t>
        </w:r>
        <w:r w:rsidR="00E8568D">
          <w:t xml:space="preserve"> </w:t>
        </w:r>
      </w:ins>
      <w:r>
        <w:t>lockdowns,</w:t>
      </w:r>
      <w:r>
        <w:rPr>
          <w:spacing w:val="-13"/>
        </w:rPr>
        <w:t xml:space="preserve"> </w:t>
      </w:r>
      <w:r>
        <w:t>a</w:t>
      </w:r>
      <w:r>
        <w:rPr>
          <w:spacing w:val="-13"/>
        </w:rPr>
        <w:t xml:space="preserve"> </w:t>
      </w:r>
      <w:r>
        <w:t>remote</w:t>
      </w:r>
      <w:r>
        <w:rPr>
          <w:spacing w:val="-13"/>
        </w:rPr>
        <w:t xml:space="preserve"> </w:t>
      </w:r>
      <w:r>
        <w:t>version</w:t>
      </w:r>
      <w:r>
        <w:rPr>
          <w:spacing w:val="-13"/>
        </w:rPr>
        <w:t xml:space="preserve"> </w:t>
      </w:r>
      <w:r>
        <w:t>of</w:t>
      </w:r>
      <w:r>
        <w:rPr>
          <w:spacing w:val="-13"/>
        </w:rPr>
        <w:t xml:space="preserve"> </w:t>
      </w:r>
      <w:r>
        <w:t>the</w:t>
      </w:r>
      <w:r>
        <w:rPr>
          <w:spacing w:val="-13"/>
        </w:rPr>
        <w:t xml:space="preserve"> </w:t>
      </w:r>
      <w:r>
        <w:t>Consolidated</w:t>
      </w:r>
      <w:r>
        <w:rPr>
          <w:spacing w:val="-13"/>
        </w:rPr>
        <w:t xml:space="preserve"> </w:t>
      </w:r>
      <w:r>
        <w:t>Approach</w:t>
      </w:r>
      <w:r>
        <w:rPr>
          <w:spacing w:val="-13"/>
        </w:rPr>
        <w:t xml:space="preserve"> </w:t>
      </w:r>
      <w:r>
        <w:t>for</w:t>
      </w:r>
      <w:r>
        <w:rPr>
          <w:spacing w:val="-13"/>
        </w:rPr>
        <w:t xml:space="preserve"> </w:t>
      </w:r>
      <w:r>
        <w:t>Reporting</w:t>
      </w:r>
      <w:r>
        <w:rPr>
          <w:spacing w:val="-13"/>
        </w:rPr>
        <w:t xml:space="preserve"> </w:t>
      </w:r>
      <w:r>
        <w:t>Food</w:t>
      </w:r>
      <w:r>
        <w:rPr>
          <w:spacing w:val="-13"/>
        </w:rPr>
        <w:t xml:space="preserve"> </w:t>
      </w:r>
      <w:r>
        <w:t>Insecurity</w:t>
      </w:r>
      <w:r>
        <w:rPr>
          <w:spacing w:val="-13"/>
        </w:rPr>
        <w:t xml:space="preserve"> </w:t>
      </w:r>
      <w:r>
        <w:t>(CARI)- the so-called rCARI- was developed as an adaptation of the standard CARI methodology and ad</w:t>
      </w:r>
      <w:del w:id="50" w:author="Mohamed SALEM" w:date="2024-01-16T11:00:00Z">
        <w:r w:rsidDel="001D129F">
          <w:delText xml:space="preserve">- </w:delText>
        </w:r>
      </w:del>
      <w:r>
        <w:rPr>
          <w:spacing w:val="-2"/>
        </w:rPr>
        <w:t>ministered</w:t>
      </w:r>
      <w:r>
        <w:rPr>
          <w:spacing w:val="-4"/>
        </w:rPr>
        <w:t xml:space="preserve"> </w:t>
      </w:r>
      <w:r>
        <w:rPr>
          <w:spacing w:val="-2"/>
        </w:rPr>
        <w:t>remotely</w:t>
      </w:r>
      <w:r>
        <w:rPr>
          <w:spacing w:val="-4"/>
        </w:rPr>
        <w:t xml:space="preserve"> </w:t>
      </w:r>
      <w:r>
        <w:rPr>
          <w:spacing w:val="-2"/>
        </w:rPr>
        <w:t>(over</w:t>
      </w:r>
      <w:r>
        <w:rPr>
          <w:spacing w:val="-4"/>
        </w:rPr>
        <w:t xml:space="preserve"> </w:t>
      </w:r>
      <w:r>
        <w:rPr>
          <w:spacing w:val="-2"/>
        </w:rPr>
        <w:t>the</w:t>
      </w:r>
      <w:r>
        <w:rPr>
          <w:spacing w:val="-4"/>
        </w:rPr>
        <w:t xml:space="preserve"> </w:t>
      </w:r>
      <w:r>
        <w:rPr>
          <w:spacing w:val="-2"/>
        </w:rPr>
        <w:t>phone).</w:t>
      </w:r>
      <w:r>
        <w:rPr>
          <w:spacing w:val="14"/>
        </w:rPr>
        <w:t xml:space="preserve"> </w:t>
      </w:r>
      <w:r>
        <w:rPr>
          <w:spacing w:val="-2"/>
        </w:rPr>
        <w:t>The</w:t>
      </w:r>
      <w:r>
        <w:rPr>
          <w:spacing w:val="-4"/>
        </w:rPr>
        <w:t xml:space="preserve"> </w:t>
      </w:r>
      <w:r>
        <w:rPr>
          <w:spacing w:val="-2"/>
        </w:rPr>
        <w:t>methodology</w:t>
      </w:r>
      <w:r>
        <w:rPr>
          <w:spacing w:val="-4"/>
        </w:rPr>
        <w:t xml:space="preserve"> </w:t>
      </w:r>
      <w:del w:id="51" w:author="Mohamed SALEM" w:date="2024-01-16T11:01:00Z">
        <w:r w:rsidDel="003A4824">
          <w:rPr>
            <w:spacing w:val="-2"/>
          </w:rPr>
          <w:delText>though</w:delText>
        </w:r>
        <w:r w:rsidDel="003A4824">
          <w:rPr>
            <w:spacing w:val="-4"/>
          </w:rPr>
          <w:delText xml:space="preserve"> </w:delText>
        </w:r>
        <w:r w:rsidDel="003A4824">
          <w:rPr>
            <w:spacing w:val="-2"/>
          </w:rPr>
          <w:delText>viewed</w:delText>
        </w:r>
        <w:r w:rsidDel="003A4824">
          <w:rPr>
            <w:spacing w:val="-4"/>
          </w:rPr>
          <w:delText xml:space="preserve"> </w:delText>
        </w:r>
        <w:r w:rsidDel="003A4824">
          <w:rPr>
            <w:spacing w:val="-2"/>
          </w:rPr>
          <w:delText>favourably</w:delText>
        </w:r>
        <w:r w:rsidDel="003A4824">
          <w:rPr>
            <w:spacing w:val="-4"/>
          </w:rPr>
          <w:delText xml:space="preserve"> </w:delText>
        </w:r>
        <w:r w:rsidDel="003A4824">
          <w:rPr>
            <w:spacing w:val="-2"/>
          </w:rPr>
          <w:delText>by</w:delText>
        </w:r>
        <w:r w:rsidDel="003A4824">
          <w:rPr>
            <w:spacing w:val="-4"/>
          </w:rPr>
          <w:delText xml:space="preserve"> </w:delText>
        </w:r>
        <w:r w:rsidDel="003A4824">
          <w:rPr>
            <w:spacing w:val="-2"/>
          </w:rPr>
          <w:delText xml:space="preserve">researchers, </w:delText>
        </w:r>
        <w:r w:rsidDel="003A4824">
          <w:delText>and the larger humanitarian community, because</w:delText>
        </w:r>
      </w:del>
      <w:ins w:id="52" w:author="Mohamed SALEM" w:date="2024-01-16T11:01:00Z">
        <w:r w:rsidR="003A4824">
          <w:rPr>
            <w:spacing w:val="-2"/>
          </w:rPr>
          <w:t>provided</w:t>
        </w:r>
      </w:ins>
      <w:r>
        <w:t xml:space="preserve"> </w:t>
      </w:r>
      <w:ins w:id="53" w:author="Mohamed SALEM" w:date="2024-01-16T11:01:00Z">
        <w:r w:rsidR="003A4824">
          <w:t>a</w:t>
        </w:r>
      </w:ins>
      <w:del w:id="54" w:author="Mohamed SALEM" w:date="2024-01-16T11:01:00Z">
        <w:r w:rsidDel="003A4824">
          <w:delText>of the</w:delText>
        </w:r>
      </w:del>
      <w:r>
        <w:t xml:space="preserve"> stop-gap solution </w:t>
      </w:r>
      <w:del w:id="55" w:author="Mohamed SALEM" w:date="2024-01-16T11:01:00Z">
        <w:r w:rsidDel="003A4824">
          <w:delText>it provided during the covid-19</w:delText>
        </w:r>
      </w:del>
      <w:ins w:id="56" w:author="Mohamed SALEM" w:date="2024-01-16T11:01:00Z">
        <w:r w:rsidR="003A4824">
          <w:t>during the</w:t>
        </w:r>
      </w:ins>
      <w:r>
        <w:rPr>
          <w:spacing w:val="-8"/>
        </w:rPr>
        <w:t xml:space="preserve"> </w:t>
      </w:r>
      <w:r>
        <w:t>lockdown,</w:t>
      </w:r>
      <w:r>
        <w:rPr>
          <w:spacing w:val="-8"/>
        </w:rPr>
        <w:t xml:space="preserve"> </w:t>
      </w:r>
      <w:ins w:id="57" w:author="Mohamed SALEM" w:date="2024-01-16T11:01:00Z">
        <w:r w:rsidR="000B010F">
          <w:rPr>
            <w:spacing w:val="-8"/>
          </w:rPr>
          <w:t xml:space="preserve">however, </w:t>
        </w:r>
      </w:ins>
      <w:r>
        <w:t>questions</w:t>
      </w:r>
      <w:r>
        <w:rPr>
          <w:spacing w:val="-8"/>
        </w:rPr>
        <w:t xml:space="preserve"> </w:t>
      </w:r>
      <w:r>
        <w:t>about</w:t>
      </w:r>
      <w:r>
        <w:rPr>
          <w:spacing w:val="-8"/>
        </w:rPr>
        <w:t xml:space="preserve"> </w:t>
      </w:r>
      <w:r>
        <w:t>the</w:t>
      </w:r>
      <w:r>
        <w:rPr>
          <w:spacing w:val="-8"/>
        </w:rPr>
        <w:t xml:space="preserve"> </w:t>
      </w:r>
      <w:r>
        <w:t>validity</w:t>
      </w:r>
      <w:r>
        <w:rPr>
          <w:spacing w:val="-8"/>
        </w:rPr>
        <w:t xml:space="preserve"> </w:t>
      </w:r>
      <w:r>
        <w:t>of</w:t>
      </w:r>
      <w:r>
        <w:rPr>
          <w:spacing w:val="-8"/>
        </w:rPr>
        <w:t xml:space="preserve"> </w:t>
      </w:r>
      <w:r>
        <w:t>food</w:t>
      </w:r>
      <w:r>
        <w:rPr>
          <w:spacing w:val="-8"/>
        </w:rPr>
        <w:t xml:space="preserve"> </w:t>
      </w:r>
      <w:r>
        <w:t>security</w:t>
      </w:r>
      <w:r>
        <w:rPr>
          <w:spacing w:val="-8"/>
        </w:rPr>
        <w:t xml:space="preserve"> </w:t>
      </w:r>
      <w:r>
        <w:t>numbers</w:t>
      </w:r>
      <w:r>
        <w:rPr>
          <w:spacing w:val="-8"/>
        </w:rPr>
        <w:t xml:space="preserve"> </w:t>
      </w:r>
      <w:r>
        <w:t>it</w:t>
      </w:r>
      <w:r>
        <w:rPr>
          <w:spacing w:val="-8"/>
        </w:rPr>
        <w:t xml:space="preserve"> </w:t>
      </w:r>
      <w:r>
        <w:t>produces</w:t>
      </w:r>
      <w:r>
        <w:rPr>
          <w:spacing w:val="-8"/>
        </w:rPr>
        <w:t xml:space="preserve"> </w:t>
      </w:r>
      <w:r>
        <w:t>remain.</w:t>
      </w:r>
      <w:r>
        <w:rPr>
          <w:spacing w:val="10"/>
        </w:rPr>
        <w:t xml:space="preserve"> </w:t>
      </w:r>
      <w:r>
        <w:t xml:space="preserve">For </w:t>
      </w:r>
      <w:r>
        <w:rPr>
          <w:spacing w:val="-2"/>
        </w:rPr>
        <w:t>example,</w:t>
      </w:r>
      <w:r>
        <w:rPr>
          <w:spacing w:val="-3"/>
        </w:rPr>
        <w:t xml:space="preserve"> </w:t>
      </w:r>
      <w:r>
        <w:rPr>
          <w:spacing w:val="-2"/>
        </w:rPr>
        <w:t>how</w:t>
      </w:r>
      <w:r>
        <w:rPr>
          <w:spacing w:val="-4"/>
        </w:rPr>
        <w:t xml:space="preserve"> </w:t>
      </w:r>
      <w:r>
        <w:rPr>
          <w:spacing w:val="-2"/>
        </w:rPr>
        <w:t>are</w:t>
      </w:r>
      <w:r>
        <w:rPr>
          <w:spacing w:val="-3"/>
        </w:rPr>
        <w:t xml:space="preserve"> </w:t>
      </w:r>
      <w:r>
        <w:rPr>
          <w:spacing w:val="-2"/>
        </w:rPr>
        <w:t>the</w:t>
      </w:r>
      <w:r>
        <w:rPr>
          <w:spacing w:val="-3"/>
        </w:rPr>
        <w:t xml:space="preserve"> </w:t>
      </w:r>
      <w:r>
        <w:rPr>
          <w:spacing w:val="-2"/>
        </w:rPr>
        <w:t>remote</w:t>
      </w:r>
      <w:r>
        <w:rPr>
          <w:spacing w:val="-3"/>
        </w:rPr>
        <w:t xml:space="preserve"> </w:t>
      </w:r>
      <w:r>
        <w:rPr>
          <w:spacing w:val="-2"/>
        </w:rPr>
        <w:t>modules</w:t>
      </w:r>
      <w:r>
        <w:rPr>
          <w:spacing w:val="-4"/>
        </w:rPr>
        <w:t xml:space="preserve"> </w:t>
      </w:r>
      <w:r>
        <w:rPr>
          <w:spacing w:val="-2"/>
        </w:rPr>
        <w:t>comparable</w:t>
      </w:r>
      <w:r>
        <w:rPr>
          <w:spacing w:val="-3"/>
        </w:rPr>
        <w:t xml:space="preserve"> </w:t>
      </w:r>
      <w:r>
        <w:rPr>
          <w:spacing w:val="-2"/>
        </w:rPr>
        <w:t>with</w:t>
      </w:r>
      <w:r>
        <w:rPr>
          <w:spacing w:val="-4"/>
        </w:rPr>
        <w:t xml:space="preserve"> </w:t>
      </w:r>
      <w:r>
        <w:rPr>
          <w:spacing w:val="-2"/>
        </w:rPr>
        <w:t>already</w:t>
      </w:r>
      <w:r>
        <w:rPr>
          <w:spacing w:val="-4"/>
        </w:rPr>
        <w:t xml:space="preserve"> </w:t>
      </w:r>
      <w:r>
        <w:rPr>
          <w:spacing w:val="-2"/>
        </w:rPr>
        <w:t>standardized</w:t>
      </w:r>
      <w:r>
        <w:rPr>
          <w:spacing w:val="-3"/>
        </w:rPr>
        <w:t xml:space="preserve"> </w:t>
      </w:r>
      <w:r>
        <w:rPr>
          <w:spacing w:val="-2"/>
        </w:rPr>
        <w:t>face-to-face</w:t>
      </w:r>
      <w:r>
        <w:rPr>
          <w:spacing w:val="-4"/>
        </w:rPr>
        <w:t xml:space="preserve"> </w:t>
      </w:r>
      <w:r>
        <w:rPr>
          <w:spacing w:val="-2"/>
        </w:rPr>
        <w:t xml:space="preserve">modules </w:t>
      </w:r>
      <w:r>
        <w:t>in</w:t>
      </w:r>
      <w:r>
        <w:rPr>
          <w:spacing w:val="-14"/>
        </w:rPr>
        <w:t xml:space="preserve"> </w:t>
      </w:r>
      <w:r>
        <w:t>capturing</w:t>
      </w:r>
      <w:r>
        <w:rPr>
          <w:spacing w:val="-13"/>
        </w:rPr>
        <w:t xml:space="preserve"> </w:t>
      </w:r>
      <w:r>
        <w:t>food</w:t>
      </w:r>
      <w:r>
        <w:rPr>
          <w:spacing w:val="-13"/>
        </w:rPr>
        <w:t xml:space="preserve"> </w:t>
      </w:r>
      <w:r>
        <w:t>insecurity.</w:t>
      </w:r>
      <w:r>
        <w:rPr>
          <w:spacing w:val="-8"/>
        </w:rPr>
        <w:t xml:space="preserve"> </w:t>
      </w:r>
      <w:r>
        <w:t>Although</w:t>
      </w:r>
      <w:r>
        <w:rPr>
          <w:spacing w:val="-14"/>
        </w:rPr>
        <w:t xml:space="preserve"> </w:t>
      </w:r>
      <w:r>
        <w:t>there</w:t>
      </w:r>
      <w:r>
        <w:rPr>
          <w:spacing w:val="-13"/>
        </w:rPr>
        <w:t xml:space="preserve"> </w:t>
      </w:r>
      <w:r>
        <w:t>exist</w:t>
      </w:r>
      <w:r>
        <w:rPr>
          <w:spacing w:val="-13"/>
        </w:rPr>
        <w:t xml:space="preserve"> </w:t>
      </w:r>
      <w:r>
        <w:t>validated</w:t>
      </w:r>
      <w:r>
        <w:rPr>
          <w:spacing w:val="-13"/>
        </w:rPr>
        <w:t xml:space="preserve"> </w:t>
      </w:r>
      <w:r>
        <w:t>studies</w:t>
      </w:r>
      <w:r>
        <w:rPr>
          <w:spacing w:val="-14"/>
        </w:rPr>
        <w:t xml:space="preserve"> </w:t>
      </w:r>
      <w:r>
        <w:t>on</w:t>
      </w:r>
      <w:r>
        <w:rPr>
          <w:spacing w:val="-13"/>
        </w:rPr>
        <w:t xml:space="preserve"> </w:t>
      </w:r>
      <w:r>
        <w:t>the</w:t>
      </w:r>
      <w:r>
        <w:rPr>
          <w:spacing w:val="-13"/>
        </w:rPr>
        <w:t xml:space="preserve"> </w:t>
      </w:r>
      <w:r>
        <w:t>use</w:t>
      </w:r>
      <w:r>
        <w:rPr>
          <w:spacing w:val="-13"/>
        </w:rPr>
        <w:t xml:space="preserve"> </w:t>
      </w:r>
      <w:r>
        <w:t>of</w:t>
      </w:r>
      <w:r>
        <w:rPr>
          <w:spacing w:val="-14"/>
        </w:rPr>
        <w:t xml:space="preserve"> </w:t>
      </w:r>
      <w:r>
        <w:t>face-to-face</w:t>
      </w:r>
      <w:r>
        <w:rPr>
          <w:spacing w:val="-13"/>
        </w:rPr>
        <w:t xml:space="preserve"> </w:t>
      </w:r>
      <w:r>
        <w:t>mod</w:t>
      </w:r>
      <w:del w:id="58" w:author="Mohamed SALEM" w:date="2024-01-16T11:01:00Z">
        <w:r w:rsidDel="000B010F">
          <w:delText xml:space="preserve">- </w:delText>
        </w:r>
      </w:del>
      <w:r>
        <w:t>ules in assessing and reporting on food insecurity, remote methodology such as rCARI remains scant until now.</w:t>
      </w:r>
    </w:p>
    <w:p w14:paraId="59EE32AC" w14:textId="77777777" w:rsidR="00D62403" w:rsidRDefault="00D62403" w:rsidP="00D62403">
      <w:pPr>
        <w:pStyle w:val="BodyText"/>
        <w:spacing w:before="132" w:line="314" w:lineRule="auto"/>
        <w:ind w:left="540" w:right="416"/>
        <w:jc w:val="both"/>
      </w:pPr>
      <w:r>
        <w:rPr>
          <w:spacing w:val="-2"/>
        </w:rPr>
        <w:t>The</w:t>
      </w:r>
      <w:r>
        <w:rPr>
          <w:spacing w:val="-3"/>
        </w:rPr>
        <w:t xml:space="preserve"> </w:t>
      </w:r>
      <w:r>
        <w:rPr>
          <w:spacing w:val="-2"/>
        </w:rPr>
        <w:t>potential</w:t>
      </w:r>
      <w:r>
        <w:rPr>
          <w:spacing w:val="-3"/>
        </w:rPr>
        <w:t xml:space="preserve"> </w:t>
      </w:r>
      <w:r>
        <w:rPr>
          <w:spacing w:val="-2"/>
        </w:rPr>
        <w:t>advantages</w:t>
      </w:r>
      <w:r>
        <w:rPr>
          <w:spacing w:val="-3"/>
        </w:rPr>
        <w:t xml:space="preserve"> </w:t>
      </w:r>
      <w:r>
        <w:rPr>
          <w:spacing w:val="-2"/>
        </w:rPr>
        <w:t>of</w:t>
      </w:r>
      <w:r>
        <w:rPr>
          <w:spacing w:val="-3"/>
        </w:rPr>
        <w:t xml:space="preserve"> </w:t>
      </w:r>
      <w:r>
        <w:rPr>
          <w:spacing w:val="-2"/>
        </w:rPr>
        <w:t>the</w:t>
      </w:r>
      <w:r>
        <w:rPr>
          <w:spacing w:val="-3"/>
        </w:rPr>
        <w:t xml:space="preserve"> </w:t>
      </w:r>
      <w:r>
        <w:rPr>
          <w:spacing w:val="-2"/>
        </w:rPr>
        <w:t>methodology</w:t>
      </w:r>
      <w:r>
        <w:rPr>
          <w:spacing w:val="-3"/>
        </w:rPr>
        <w:t xml:space="preserve"> </w:t>
      </w:r>
      <w:r>
        <w:rPr>
          <w:spacing w:val="-2"/>
        </w:rPr>
        <w:t>abound</w:t>
      </w:r>
      <w:r>
        <w:rPr>
          <w:spacing w:val="-3"/>
        </w:rPr>
        <w:t xml:space="preserve"> </w:t>
      </w:r>
      <w:r>
        <w:rPr>
          <w:spacing w:val="-2"/>
        </w:rPr>
        <w:t>for</w:t>
      </w:r>
      <w:r>
        <w:rPr>
          <w:spacing w:val="-3"/>
        </w:rPr>
        <w:t xml:space="preserve"> </w:t>
      </w:r>
      <w:r>
        <w:rPr>
          <w:spacing w:val="-2"/>
        </w:rPr>
        <w:t>humanitarian</w:t>
      </w:r>
      <w:r>
        <w:rPr>
          <w:spacing w:val="-3"/>
        </w:rPr>
        <w:t xml:space="preserve"> </w:t>
      </w:r>
      <w:r>
        <w:rPr>
          <w:spacing w:val="-2"/>
        </w:rPr>
        <w:t>work</w:t>
      </w:r>
      <w:r>
        <w:rPr>
          <w:spacing w:val="-3"/>
        </w:rPr>
        <w:t xml:space="preserve"> </w:t>
      </w:r>
      <w:r>
        <w:rPr>
          <w:spacing w:val="-2"/>
        </w:rPr>
        <w:t>particularly</w:t>
      </w:r>
      <w:r>
        <w:rPr>
          <w:spacing w:val="-3"/>
        </w:rPr>
        <w:t xml:space="preserve"> </w:t>
      </w:r>
      <w:r>
        <w:rPr>
          <w:spacing w:val="-2"/>
        </w:rPr>
        <w:t>for</w:t>
      </w:r>
      <w:r>
        <w:rPr>
          <w:spacing w:val="-3"/>
        </w:rPr>
        <w:t xml:space="preserve"> </w:t>
      </w:r>
      <w:r>
        <w:rPr>
          <w:spacing w:val="-2"/>
        </w:rPr>
        <w:t xml:space="preserve">hard- </w:t>
      </w:r>
      <w:r>
        <w:t>to-reach</w:t>
      </w:r>
      <w:r>
        <w:rPr>
          <w:spacing w:val="-14"/>
        </w:rPr>
        <w:t xml:space="preserve"> </w:t>
      </w:r>
      <w:r>
        <w:t>areas.</w:t>
      </w:r>
      <w:r>
        <w:rPr>
          <w:spacing w:val="-3"/>
        </w:rPr>
        <w:t xml:space="preserve"> </w:t>
      </w:r>
      <w:r>
        <w:t>For</w:t>
      </w:r>
      <w:r>
        <w:rPr>
          <w:spacing w:val="-13"/>
        </w:rPr>
        <w:t xml:space="preserve"> </w:t>
      </w:r>
      <w:r>
        <w:t>example,</w:t>
      </w:r>
      <w:r>
        <w:rPr>
          <w:spacing w:val="-13"/>
        </w:rPr>
        <w:t xml:space="preserve"> </w:t>
      </w:r>
      <w:r>
        <w:t>the</w:t>
      </w:r>
      <w:r>
        <w:rPr>
          <w:spacing w:val="-14"/>
        </w:rPr>
        <w:t xml:space="preserve"> </w:t>
      </w:r>
      <w:r>
        <w:t>remote</w:t>
      </w:r>
      <w:r>
        <w:rPr>
          <w:spacing w:val="-13"/>
        </w:rPr>
        <w:t xml:space="preserve"> </w:t>
      </w:r>
      <w:r>
        <w:t>methodology</w:t>
      </w:r>
      <w:r>
        <w:rPr>
          <w:spacing w:val="-13"/>
        </w:rPr>
        <w:t xml:space="preserve"> </w:t>
      </w:r>
      <w:r>
        <w:t>has</w:t>
      </w:r>
      <w:r>
        <w:rPr>
          <w:spacing w:val="-14"/>
        </w:rPr>
        <w:t xml:space="preserve"> </w:t>
      </w:r>
      <w:r>
        <w:t>potential</w:t>
      </w:r>
      <w:r>
        <w:rPr>
          <w:spacing w:val="-13"/>
        </w:rPr>
        <w:t xml:space="preserve"> </w:t>
      </w:r>
      <w:r>
        <w:t>to</w:t>
      </w:r>
      <w:r>
        <w:rPr>
          <w:spacing w:val="-13"/>
        </w:rPr>
        <w:t xml:space="preserve"> </w:t>
      </w:r>
      <w:r>
        <w:t>save</w:t>
      </w:r>
      <w:r>
        <w:rPr>
          <w:spacing w:val="-13"/>
        </w:rPr>
        <w:t xml:space="preserve"> </w:t>
      </w:r>
      <w:r>
        <w:t>lives</w:t>
      </w:r>
      <w:r>
        <w:rPr>
          <w:spacing w:val="-14"/>
        </w:rPr>
        <w:t xml:space="preserve"> </w:t>
      </w:r>
      <w:r>
        <w:t>by</w:t>
      </w:r>
      <w:r>
        <w:rPr>
          <w:spacing w:val="-13"/>
        </w:rPr>
        <w:t xml:space="preserve"> </w:t>
      </w:r>
      <w:r>
        <w:t>providing</w:t>
      </w:r>
      <w:r>
        <w:rPr>
          <w:spacing w:val="-13"/>
        </w:rPr>
        <w:t xml:space="preserve"> </w:t>
      </w:r>
      <w:r>
        <w:t>real- time food insecurity data on the exposed population within the shortest possible time to inform policy.</w:t>
      </w:r>
      <w:r>
        <w:rPr>
          <w:spacing w:val="38"/>
        </w:rPr>
        <w:t xml:space="preserve"> </w:t>
      </w:r>
      <w:r>
        <w:t>Furthermore, it can result in better use of scarce resources to achieve high end results by rolling out few targeted modules to assess food insecurity of a larger population.</w:t>
      </w:r>
    </w:p>
    <w:p w14:paraId="221AE394" w14:textId="331E4EA9" w:rsidR="00D62403" w:rsidDel="000F19B1" w:rsidRDefault="00D62403" w:rsidP="00D62403">
      <w:pPr>
        <w:pStyle w:val="BodyText"/>
        <w:spacing w:before="126" w:line="314" w:lineRule="auto"/>
        <w:ind w:left="540" w:right="414"/>
        <w:jc w:val="both"/>
        <w:rPr>
          <w:del w:id="59" w:author="Mohamed SALEM" w:date="2024-01-16T11:03:00Z"/>
        </w:rPr>
      </w:pPr>
      <w:r>
        <w:t xml:space="preserve">The overall objective of this study </w:t>
      </w:r>
      <w:del w:id="60" w:author="Mohamed SALEM" w:date="2024-01-16T11:02:00Z">
        <w:r w:rsidDel="004F3CDA">
          <w:delText xml:space="preserve">thus </w:delText>
        </w:r>
      </w:del>
      <w:r>
        <w:t>was to assess the validity of the remote consolidated approach</w:t>
      </w:r>
      <w:r>
        <w:rPr>
          <w:spacing w:val="-9"/>
        </w:rPr>
        <w:t xml:space="preserve"> </w:t>
      </w:r>
      <w:r>
        <w:t>for</w:t>
      </w:r>
      <w:r>
        <w:rPr>
          <w:spacing w:val="-9"/>
        </w:rPr>
        <w:t xml:space="preserve"> </w:t>
      </w:r>
      <w:r>
        <w:t>reporting</w:t>
      </w:r>
      <w:r>
        <w:rPr>
          <w:spacing w:val="-9"/>
        </w:rPr>
        <w:t xml:space="preserve"> </w:t>
      </w:r>
      <w:r>
        <w:t>food</w:t>
      </w:r>
      <w:r>
        <w:rPr>
          <w:spacing w:val="-9"/>
        </w:rPr>
        <w:t xml:space="preserve"> </w:t>
      </w:r>
      <w:r>
        <w:t>insecurity</w:t>
      </w:r>
      <w:r>
        <w:rPr>
          <w:spacing w:val="-9"/>
        </w:rPr>
        <w:t xml:space="preserve"> </w:t>
      </w:r>
      <w:r>
        <w:t>-</w:t>
      </w:r>
      <w:r>
        <w:rPr>
          <w:spacing w:val="-9"/>
        </w:rPr>
        <w:t xml:space="preserve"> </w:t>
      </w:r>
      <w:r>
        <w:t>rCARI</w:t>
      </w:r>
      <w:r>
        <w:rPr>
          <w:spacing w:val="-9"/>
        </w:rPr>
        <w:t xml:space="preserve"> </w:t>
      </w:r>
      <w:r>
        <w:t>module(s)</w:t>
      </w:r>
      <w:r>
        <w:rPr>
          <w:spacing w:val="-9"/>
        </w:rPr>
        <w:t xml:space="preserve"> </w:t>
      </w:r>
      <w:r>
        <w:t>against</w:t>
      </w:r>
      <w:r>
        <w:rPr>
          <w:spacing w:val="-9"/>
        </w:rPr>
        <w:t xml:space="preserve"> </w:t>
      </w:r>
      <w:r>
        <w:t>conventional</w:t>
      </w:r>
      <w:r>
        <w:rPr>
          <w:spacing w:val="-9"/>
        </w:rPr>
        <w:t xml:space="preserve"> </w:t>
      </w:r>
      <w:r>
        <w:t>CARI</w:t>
      </w:r>
      <w:r>
        <w:rPr>
          <w:spacing w:val="-9"/>
        </w:rPr>
        <w:t xml:space="preserve"> </w:t>
      </w:r>
      <w:r>
        <w:t>modules</w:t>
      </w:r>
      <w:r>
        <w:rPr>
          <w:spacing w:val="-9"/>
        </w:rPr>
        <w:t xml:space="preserve"> </w:t>
      </w:r>
      <w:r>
        <w:t>for measuring</w:t>
      </w:r>
      <w:r>
        <w:rPr>
          <w:spacing w:val="-13"/>
        </w:rPr>
        <w:t xml:space="preserve"> </w:t>
      </w:r>
      <w:r>
        <w:t>and</w:t>
      </w:r>
      <w:r>
        <w:rPr>
          <w:spacing w:val="-13"/>
        </w:rPr>
        <w:t xml:space="preserve"> </w:t>
      </w:r>
      <w:r>
        <w:t>reporting</w:t>
      </w:r>
      <w:r>
        <w:rPr>
          <w:spacing w:val="-13"/>
        </w:rPr>
        <w:t xml:space="preserve"> </w:t>
      </w:r>
      <w:r>
        <w:t>food</w:t>
      </w:r>
      <w:r>
        <w:rPr>
          <w:spacing w:val="-13"/>
        </w:rPr>
        <w:t xml:space="preserve"> </w:t>
      </w:r>
      <w:r>
        <w:t>insecurity.</w:t>
      </w:r>
      <w:r>
        <w:rPr>
          <w:spacing w:val="4"/>
        </w:rPr>
        <w:t xml:space="preserve"> </w:t>
      </w:r>
      <w:r>
        <w:t>The</w:t>
      </w:r>
      <w:r>
        <w:rPr>
          <w:spacing w:val="-13"/>
        </w:rPr>
        <w:t xml:space="preserve"> </w:t>
      </w:r>
      <w:r>
        <w:t>study</w:t>
      </w:r>
      <w:r>
        <w:rPr>
          <w:spacing w:val="-13"/>
        </w:rPr>
        <w:t xml:space="preserve"> </w:t>
      </w:r>
      <w:r>
        <w:t>compared</w:t>
      </w:r>
      <w:r>
        <w:rPr>
          <w:spacing w:val="-13"/>
        </w:rPr>
        <w:t xml:space="preserve"> </w:t>
      </w:r>
      <w:r>
        <w:t>indicators</w:t>
      </w:r>
      <w:r>
        <w:rPr>
          <w:spacing w:val="-13"/>
        </w:rPr>
        <w:t xml:space="preserve"> </w:t>
      </w:r>
      <w:r>
        <w:t>collected</w:t>
      </w:r>
      <w:r>
        <w:rPr>
          <w:spacing w:val="-13"/>
        </w:rPr>
        <w:t xml:space="preserve"> </w:t>
      </w:r>
      <w:r>
        <w:t>through</w:t>
      </w:r>
      <w:r>
        <w:rPr>
          <w:spacing w:val="-13"/>
        </w:rPr>
        <w:t xml:space="preserve"> </w:t>
      </w:r>
      <w:r>
        <w:t xml:space="preserve">phone </w:t>
      </w:r>
      <w:r>
        <w:rPr>
          <w:spacing w:val="-2"/>
        </w:rPr>
        <w:t xml:space="preserve">surveys with conventional face-to-face survey, considering the latter as the standard methodology. </w:t>
      </w:r>
      <w:r>
        <w:t>Specifically, food Consumption Score (FCS), reduced Coping Strategy Index (rCSI), Livelihood Coping Strategy (LCS), Food Expenditure Share (FES), and income sources and income change have been compared over the two modalities.</w:t>
      </w:r>
      <w:r>
        <w:rPr>
          <w:spacing w:val="40"/>
        </w:rPr>
        <w:t xml:space="preserve"> </w:t>
      </w:r>
      <w:r>
        <w:t>The Economic Capacity to Meet Essential Needs (ECMEN)</w:t>
      </w:r>
      <w:r>
        <w:rPr>
          <w:spacing w:val="-8"/>
        </w:rPr>
        <w:t xml:space="preserve"> </w:t>
      </w:r>
      <w:r>
        <w:t>indicator</w:t>
      </w:r>
      <w:r>
        <w:rPr>
          <w:spacing w:val="-8"/>
        </w:rPr>
        <w:t xml:space="preserve"> </w:t>
      </w:r>
      <w:r>
        <w:t>which</w:t>
      </w:r>
      <w:r>
        <w:rPr>
          <w:spacing w:val="-8"/>
        </w:rPr>
        <w:t xml:space="preserve"> </w:t>
      </w:r>
      <w:r>
        <w:t>is</w:t>
      </w:r>
      <w:r>
        <w:rPr>
          <w:spacing w:val="-8"/>
        </w:rPr>
        <w:t xml:space="preserve"> </w:t>
      </w:r>
      <w:r>
        <w:t>sometimes</w:t>
      </w:r>
      <w:r>
        <w:rPr>
          <w:spacing w:val="-8"/>
        </w:rPr>
        <w:t xml:space="preserve"> </w:t>
      </w:r>
      <w:r>
        <w:t>used</w:t>
      </w:r>
      <w:r>
        <w:rPr>
          <w:spacing w:val="-8"/>
        </w:rPr>
        <w:t xml:space="preserve"> </w:t>
      </w:r>
      <w:r>
        <w:t>to</w:t>
      </w:r>
      <w:r>
        <w:rPr>
          <w:spacing w:val="-8"/>
        </w:rPr>
        <w:t xml:space="preserve"> </w:t>
      </w:r>
      <w:r>
        <w:t>aggregate</w:t>
      </w:r>
      <w:r>
        <w:rPr>
          <w:spacing w:val="-8"/>
        </w:rPr>
        <w:t xml:space="preserve"> </w:t>
      </w:r>
      <w:r>
        <w:t>CARI</w:t>
      </w:r>
      <w:r>
        <w:rPr>
          <w:spacing w:val="-8"/>
        </w:rPr>
        <w:t xml:space="preserve"> </w:t>
      </w:r>
      <w:r>
        <w:t>will</w:t>
      </w:r>
      <w:r>
        <w:rPr>
          <w:spacing w:val="-8"/>
        </w:rPr>
        <w:t xml:space="preserve"> </w:t>
      </w:r>
      <w:r>
        <w:t>not</w:t>
      </w:r>
      <w:r>
        <w:rPr>
          <w:spacing w:val="-8"/>
        </w:rPr>
        <w:t xml:space="preserve"> </w:t>
      </w:r>
      <w:r>
        <w:t>be</w:t>
      </w:r>
      <w:r>
        <w:rPr>
          <w:spacing w:val="-8"/>
        </w:rPr>
        <w:t xml:space="preserve"> </w:t>
      </w:r>
      <w:r>
        <w:t>tested</w:t>
      </w:r>
      <w:r>
        <w:rPr>
          <w:spacing w:val="-8"/>
        </w:rPr>
        <w:t xml:space="preserve"> </w:t>
      </w:r>
      <w:r>
        <w:t>in</w:t>
      </w:r>
      <w:r>
        <w:rPr>
          <w:spacing w:val="-8"/>
        </w:rPr>
        <w:t xml:space="preserve"> </w:t>
      </w:r>
      <w:r>
        <w:t>this</w:t>
      </w:r>
      <w:r>
        <w:rPr>
          <w:spacing w:val="-8"/>
        </w:rPr>
        <w:t xml:space="preserve"> </w:t>
      </w:r>
      <w:r>
        <w:t>study,</w:t>
      </w:r>
      <w:r>
        <w:rPr>
          <w:spacing w:val="-7"/>
        </w:rPr>
        <w:t xml:space="preserve"> </w:t>
      </w:r>
      <w:r>
        <w:t xml:space="preserve">as </w:t>
      </w:r>
      <w:r>
        <w:rPr>
          <w:spacing w:val="-4"/>
        </w:rPr>
        <w:t>it</w:t>
      </w:r>
      <w:r>
        <w:rPr>
          <w:spacing w:val="-6"/>
        </w:rPr>
        <w:t xml:space="preserve"> </w:t>
      </w:r>
      <w:r>
        <w:rPr>
          <w:spacing w:val="-4"/>
        </w:rPr>
        <w:t>requires</w:t>
      </w:r>
      <w:r>
        <w:rPr>
          <w:spacing w:val="-6"/>
        </w:rPr>
        <w:t xml:space="preserve"> </w:t>
      </w:r>
      <w:r>
        <w:rPr>
          <w:spacing w:val="-4"/>
        </w:rPr>
        <w:t>the</w:t>
      </w:r>
      <w:r>
        <w:rPr>
          <w:spacing w:val="-6"/>
        </w:rPr>
        <w:t xml:space="preserve"> </w:t>
      </w:r>
      <w:r>
        <w:rPr>
          <w:spacing w:val="-4"/>
        </w:rPr>
        <w:t>standard</w:t>
      </w:r>
      <w:r>
        <w:rPr>
          <w:spacing w:val="-6"/>
        </w:rPr>
        <w:t xml:space="preserve"> </w:t>
      </w:r>
      <w:r>
        <w:rPr>
          <w:spacing w:val="-4"/>
        </w:rPr>
        <w:t>long</w:t>
      </w:r>
      <w:r>
        <w:rPr>
          <w:spacing w:val="-6"/>
        </w:rPr>
        <w:t xml:space="preserve"> </w:t>
      </w:r>
      <w:r>
        <w:rPr>
          <w:spacing w:val="-4"/>
        </w:rPr>
        <w:t>expenditure</w:t>
      </w:r>
      <w:r>
        <w:rPr>
          <w:spacing w:val="-6"/>
        </w:rPr>
        <w:t xml:space="preserve"> </w:t>
      </w:r>
      <w:r>
        <w:rPr>
          <w:spacing w:val="-4"/>
        </w:rPr>
        <w:t>module</w:t>
      </w:r>
      <w:r>
        <w:rPr>
          <w:spacing w:val="-6"/>
        </w:rPr>
        <w:t xml:space="preserve"> </w:t>
      </w:r>
      <w:r>
        <w:rPr>
          <w:spacing w:val="-4"/>
        </w:rPr>
        <w:t>which</w:t>
      </w:r>
      <w:r>
        <w:rPr>
          <w:spacing w:val="-6"/>
        </w:rPr>
        <w:t xml:space="preserve"> </w:t>
      </w:r>
      <w:r>
        <w:rPr>
          <w:spacing w:val="-4"/>
        </w:rPr>
        <w:t>cannot</w:t>
      </w:r>
      <w:r>
        <w:rPr>
          <w:spacing w:val="-6"/>
        </w:rPr>
        <w:t xml:space="preserve"> </w:t>
      </w:r>
      <w:r>
        <w:rPr>
          <w:spacing w:val="-4"/>
        </w:rPr>
        <w:t>be</w:t>
      </w:r>
      <w:r>
        <w:rPr>
          <w:spacing w:val="-6"/>
        </w:rPr>
        <w:t xml:space="preserve"> </w:t>
      </w:r>
      <w:r>
        <w:rPr>
          <w:spacing w:val="-4"/>
        </w:rPr>
        <w:t>collected</w:t>
      </w:r>
      <w:r>
        <w:rPr>
          <w:spacing w:val="-6"/>
        </w:rPr>
        <w:t xml:space="preserve"> </w:t>
      </w:r>
      <w:r>
        <w:rPr>
          <w:spacing w:val="-4"/>
        </w:rPr>
        <w:t>over</w:t>
      </w:r>
      <w:r>
        <w:rPr>
          <w:spacing w:val="-6"/>
        </w:rPr>
        <w:t xml:space="preserve"> </w:t>
      </w:r>
      <w:r>
        <w:rPr>
          <w:spacing w:val="-4"/>
        </w:rPr>
        <w:t>phone.</w:t>
      </w:r>
      <w:r>
        <w:rPr>
          <w:spacing w:val="27"/>
        </w:rPr>
        <w:t xml:space="preserve"> </w:t>
      </w:r>
      <w:r>
        <w:rPr>
          <w:spacing w:val="-4"/>
        </w:rPr>
        <w:t>In</w:t>
      </w:r>
      <w:r>
        <w:rPr>
          <w:spacing w:val="-6"/>
        </w:rPr>
        <w:t xml:space="preserve"> </w:t>
      </w:r>
      <w:r>
        <w:rPr>
          <w:spacing w:val="-4"/>
        </w:rPr>
        <w:t>addition,</w:t>
      </w:r>
    </w:p>
    <w:p w14:paraId="7C99583D" w14:textId="77777777" w:rsidR="00D62403" w:rsidRDefault="00D62403">
      <w:pPr>
        <w:pStyle w:val="BodyText"/>
        <w:spacing w:before="126" w:line="314" w:lineRule="auto"/>
        <w:ind w:left="540" w:right="414"/>
        <w:jc w:val="both"/>
        <w:sectPr w:rsidR="00D62403">
          <w:pgSz w:w="12240" w:h="15840"/>
          <w:pgMar w:top="1260" w:right="1020" w:bottom="1080" w:left="900" w:header="0" w:footer="888" w:gutter="0"/>
          <w:cols w:space="720"/>
        </w:sectPr>
        <w:pPrChange w:id="61" w:author="Mohamed SALEM" w:date="2024-01-16T11:03:00Z">
          <w:pPr>
            <w:spacing w:line="314" w:lineRule="auto"/>
            <w:jc w:val="both"/>
          </w:pPr>
        </w:pPrChange>
      </w:pPr>
    </w:p>
    <w:p w14:paraId="21DB1433" w14:textId="28AF78B0" w:rsidR="00D62403" w:rsidRDefault="00D62403">
      <w:pPr>
        <w:pStyle w:val="BodyText"/>
        <w:spacing w:before="117" w:line="314" w:lineRule="auto"/>
        <w:ind w:right="415"/>
        <w:jc w:val="both"/>
        <w:pPrChange w:id="62" w:author="Mohamed SALEM" w:date="2024-01-16T11:03:00Z">
          <w:pPr>
            <w:pStyle w:val="BodyText"/>
            <w:spacing w:before="117" w:line="314" w:lineRule="auto"/>
            <w:ind w:left="540" w:right="415"/>
            <w:jc w:val="both"/>
          </w:pPr>
        </w:pPrChange>
      </w:pPr>
      <w:r>
        <w:t>ECMEN</w:t>
      </w:r>
      <w:r>
        <w:rPr>
          <w:spacing w:val="-10"/>
        </w:rPr>
        <w:t xml:space="preserve"> </w:t>
      </w:r>
      <w:r>
        <w:t>calculation</w:t>
      </w:r>
      <w:r>
        <w:rPr>
          <w:spacing w:val="-10"/>
        </w:rPr>
        <w:t xml:space="preserve"> </w:t>
      </w:r>
      <w:r>
        <w:t>requires</w:t>
      </w:r>
      <w:r>
        <w:rPr>
          <w:spacing w:val="-9"/>
        </w:rPr>
        <w:t xml:space="preserve"> </w:t>
      </w:r>
      <w:r>
        <w:t>having</w:t>
      </w:r>
      <w:r>
        <w:rPr>
          <w:spacing w:val="-10"/>
        </w:rPr>
        <w:t xml:space="preserve"> </w:t>
      </w:r>
      <w:r>
        <w:t>an</w:t>
      </w:r>
      <w:r>
        <w:rPr>
          <w:spacing w:val="-9"/>
        </w:rPr>
        <w:t xml:space="preserve"> </w:t>
      </w:r>
      <w:r>
        <w:t>updated</w:t>
      </w:r>
      <w:r>
        <w:rPr>
          <w:spacing w:val="-9"/>
        </w:rPr>
        <w:t xml:space="preserve"> </w:t>
      </w:r>
      <w:r>
        <w:t>value</w:t>
      </w:r>
      <w:r>
        <w:rPr>
          <w:spacing w:val="-9"/>
        </w:rPr>
        <w:t xml:space="preserve"> </w:t>
      </w:r>
      <w:r>
        <w:t>of</w:t>
      </w:r>
      <w:r>
        <w:rPr>
          <w:spacing w:val="-10"/>
        </w:rPr>
        <w:t xml:space="preserve"> </w:t>
      </w:r>
      <w:r>
        <w:t>the</w:t>
      </w:r>
      <w:r>
        <w:rPr>
          <w:spacing w:val="-9"/>
        </w:rPr>
        <w:t xml:space="preserve"> </w:t>
      </w:r>
      <w:r>
        <w:t>minimum</w:t>
      </w:r>
      <w:r>
        <w:rPr>
          <w:spacing w:val="-9"/>
        </w:rPr>
        <w:t xml:space="preserve"> </w:t>
      </w:r>
      <w:r>
        <w:t>expenditure</w:t>
      </w:r>
      <w:r>
        <w:rPr>
          <w:spacing w:val="-9"/>
        </w:rPr>
        <w:t xml:space="preserve"> </w:t>
      </w:r>
      <w:r>
        <w:t>basket</w:t>
      </w:r>
      <w:r>
        <w:rPr>
          <w:spacing w:val="-10"/>
        </w:rPr>
        <w:t xml:space="preserve"> </w:t>
      </w:r>
      <w:r>
        <w:t>(MEB) of</w:t>
      </w:r>
      <w:r>
        <w:rPr>
          <w:spacing w:val="-12"/>
        </w:rPr>
        <w:t xml:space="preserve"> </w:t>
      </w:r>
      <w:r>
        <w:t>the</w:t>
      </w:r>
      <w:r>
        <w:rPr>
          <w:spacing w:val="-12"/>
        </w:rPr>
        <w:t xml:space="preserve"> </w:t>
      </w:r>
      <w:r>
        <w:t>study</w:t>
      </w:r>
      <w:r>
        <w:rPr>
          <w:spacing w:val="-12"/>
        </w:rPr>
        <w:t xml:space="preserve"> </w:t>
      </w:r>
      <w:r>
        <w:t>population,</w:t>
      </w:r>
      <w:r>
        <w:rPr>
          <w:spacing w:val="-11"/>
        </w:rPr>
        <w:t xml:space="preserve"> </w:t>
      </w:r>
      <w:r>
        <w:t>which</w:t>
      </w:r>
      <w:r>
        <w:rPr>
          <w:spacing w:val="-12"/>
        </w:rPr>
        <w:t xml:space="preserve"> </w:t>
      </w:r>
      <w:r>
        <w:t>is</w:t>
      </w:r>
      <w:r>
        <w:rPr>
          <w:spacing w:val="-12"/>
        </w:rPr>
        <w:t xml:space="preserve"> </w:t>
      </w:r>
      <w:r>
        <w:t>not</w:t>
      </w:r>
      <w:r>
        <w:rPr>
          <w:spacing w:val="-12"/>
        </w:rPr>
        <w:t xml:space="preserve"> </w:t>
      </w:r>
      <w:r>
        <w:t>available</w:t>
      </w:r>
      <w:r>
        <w:rPr>
          <w:spacing w:val="-12"/>
        </w:rPr>
        <w:t xml:space="preserve"> </w:t>
      </w:r>
      <w:r>
        <w:t>for</w:t>
      </w:r>
      <w:r>
        <w:rPr>
          <w:spacing w:val="-12"/>
        </w:rPr>
        <w:t xml:space="preserve"> </w:t>
      </w:r>
      <w:r>
        <w:t>the</w:t>
      </w:r>
      <w:r>
        <w:rPr>
          <w:spacing w:val="-12"/>
        </w:rPr>
        <w:t xml:space="preserve"> </w:t>
      </w:r>
      <w:r>
        <w:t>study</w:t>
      </w:r>
      <w:r>
        <w:rPr>
          <w:spacing w:val="-12"/>
        </w:rPr>
        <w:t xml:space="preserve"> </w:t>
      </w:r>
      <w:r>
        <w:t>areas.</w:t>
      </w:r>
      <w:r>
        <w:rPr>
          <w:spacing w:val="8"/>
        </w:rPr>
        <w:t xml:space="preserve"> </w:t>
      </w:r>
      <w:r>
        <w:t>In</w:t>
      </w:r>
      <w:r>
        <w:rPr>
          <w:spacing w:val="-12"/>
        </w:rPr>
        <w:t xml:space="preserve"> </w:t>
      </w:r>
      <w:r>
        <w:t>its</w:t>
      </w:r>
      <w:r>
        <w:rPr>
          <w:spacing w:val="-12"/>
        </w:rPr>
        <w:t xml:space="preserve"> </w:t>
      </w:r>
      <w:r>
        <w:t>stead,</w:t>
      </w:r>
      <w:r>
        <w:rPr>
          <w:spacing w:val="-11"/>
        </w:rPr>
        <w:t xml:space="preserve"> </w:t>
      </w:r>
      <w:r>
        <w:t>a</w:t>
      </w:r>
      <w:r>
        <w:rPr>
          <w:spacing w:val="-12"/>
        </w:rPr>
        <w:t xml:space="preserve"> </w:t>
      </w:r>
      <w:r>
        <w:t>shortened</w:t>
      </w:r>
      <w:r>
        <w:rPr>
          <w:spacing w:val="-12"/>
        </w:rPr>
        <w:t xml:space="preserve"> </w:t>
      </w:r>
      <w:r>
        <w:t>version of</w:t>
      </w:r>
      <w:r>
        <w:rPr>
          <w:spacing w:val="-5"/>
        </w:rPr>
        <w:t xml:space="preserve"> </w:t>
      </w:r>
      <w:r>
        <w:t>the</w:t>
      </w:r>
      <w:r>
        <w:rPr>
          <w:spacing w:val="-5"/>
        </w:rPr>
        <w:t xml:space="preserve"> </w:t>
      </w:r>
      <w:r>
        <w:t>standard</w:t>
      </w:r>
      <w:r>
        <w:rPr>
          <w:spacing w:val="-5"/>
        </w:rPr>
        <w:t xml:space="preserve"> </w:t>
      </w:r>
      <w:r>
        <w:t>expenditure</w:t>
      </w:r>
      <w:r>
        <w:rPr>
          <w:spacing w:val="-5"/>
        </w:rPr>
        <w:t xml:space="preserve"> </w:t>
      </w:r>
      <w:r>
        <w:t>module</w:t>
      </w:r>
      <w:r>
        <w:rPr>
          <w:spacing w:val="-5"/>
        </w:rPr>
        <w:t xml:space="preserve"> </w:t>
      </w:r>
      <w:r>
        <w:t>was</w:t>
      </w:r>
      <w:r>
        <w:rPr>
          <w:spacing w:val="-5"/>
        </w:rPr>
        <w:t xml:space="preserve"> </w:t>
      </w:r>
      <w:r>
        <w:t>be</w:t>
      </w:r>
      <w:r>
        <w:rPr>
          <w:spacing w:val="-5"/>
        </w:rPr>
        <w:t xml:space="preserve"> </w:t>
      </w:r>
      <w:r>
        <w:t>used</w:t>
      </w:r>
      <w:r>
        <w:rPr>
          <w:spacing w:val="-5"/>
        </w:rPr>
        <w:t xml:space="preserve"> </w:t>
      </w:r>
      <w:r>
        <w:t>to</w:t>
      </w:r>
      <w:r>
        <w:rPr>
          <w:spacing w:val="-5"/>
        </w:rPr>
        <w:t xml:space="preserve"> </w:t>
      </w:r>
      <w:r>
        <w:t>test</w:t>
      </w:r>
      <w:r>
        <w:rPr>
          <w:spacing w:val="-5"/>
        </w:rPr>
        <w:t xml:space="preserve"> </w:t>
      </w:r>
      <w:r>
        <w:t>the</w:t>
      </w:r>
      <w:r>
        <w:rPr>
          <w:spacing w:val="-5"/>
        </w:rPr>
        <w:t xml:space="preserve"> </w:t>
      </w:r>
      <w:r>
        <w:t>possibility</w:t>
      </w:r>
      <w:r>
        <w:rPr>
          <w:spacing w:val="-5"/>
        </w:rPr>
        <w:t xml:space="preserve"> </w:t>
      </w:r>
      <w:r>
        <w:t>of</w:t>
      </w:r>
      <w:r>
        <w:rPr>
          <w:spacing w:val="-5"/>
        </w:rPr>
        <w:t xml:space="preserve"> </w:t>
      </w:r>
      <w:r>
        <w:t>collecting</w:t>
      </w:r>
      <w:r>
        <w:rPr>
          <w:spacing w:val="-5"/>
        </w:rPr>
        <w:t xml:space="preserve"> </w:t>
      </w:r>
      <w:r>
        <w:t>FES</w:t>
      </w:r>
      <w:r>
        <w:rPr>
          <w:spacing w:val="-5"/>
        </w:rPr>
        <w:t xml:space="preserve"> </w:t>
      </w:r>
      <w:r>
        <w:t>data</w:t>
      </w:r>
      <w:r>
        <w:rPr>
          <w:spacing w:val="-5"/>
        </w:rPr>
        <w:t xml:space="preserve"> </w:t>
      </w:r>
      <w:r>
        <w:t>over the phone.</w:t>
      </w:r>
    </w:p>
    <w:p w14:paraId="6CA29BB3" w14:textId="4C589498" w:rsidR="00D62403" w:rsidRDefault="003608BD" w:rsidP="00D62403">
      <w:pPr>
        <w:pStyle w:val="BodyText"/>
        <w:spacing w:before="125" w:line="314" w:lineRule="auto"/>
        <w:ind w:left="540" w:right="415"/>
        <w:jc w:val="both"/>
      </w:pPr>
      <w:ins w:id="63" w:author="Mohamed SALEM" w:date="2024-01-16T11:08:00Z">
        <w:r>
          <w:t>As CAR</w:t>
        </w:r>
        <w:r>
          <w:rPr>
            <w:spacing w:val="-6"/>
          </w:rPr>
          <w:t xml:space="preserve"> </w:t>
        </w:r>
        <w:r>
          <w:t>has</w:t>
        </w:r>
        <w:r>
          <w:rPr>
            <w:spacing w:val="-6"/>
          </w:rPr>
          <w:t xml:space="preserve"> </w:t>
        </w:r>
        <w:r>
          <w:t>one</w:t>
        </w:r>
        <w:r>
          <w:rPr>
            <w:spacing w:val="-6"/>
          </w:rPr>
          <w:t xml:space="preserve"> </w:t>
        </w:r>
        <w:r>
          <w:t>of</w:t>
        </w:r>
        <w:r>
          <w:rPr>
            <w:spacing w:val="-6"/>
          </w:rPr>
          <w:t xml:space="preserve"> </w:t>
        </w:r>
        <w:r>
          <w:t>the</w:t>
        </w:r>
        <w:r>
          <w:rPr>
            <w:spacing w:val="-6"/>
          </w:rPr>
          <w:t xml:space="preserve"> </w:t>
        </w:r>
        <w:r>
          <w:t>lowest</w:t>
        </w:r>
        <w:r>
          <w:rPr>
            <w:spacing w:val="-6"/>
          </w:rPr>
          <w:t xml:space="preserve"> </w:t>
        </w:r>
        <w:r>
          <w:t>mobile</w:t>
        </w:r>
        <w:r>
          <w:rPr>
            <w:spacing w:val="-6"/>
          </w:rPr>
          <w:t xml:space="preserve"> </w:t>
        </w:r>
        <w:r>
          <w:t>phone penetration</w:t>
        </w:r>
        <w:r>
          <w:rPr>
            <w:spacing w:val="-7"/>
          </w:rPr>
          <w:t xml:space="preserve"> </w:t>
        </w:r>
        <w:r>
          <w:t>rates</w:t>
        </w:r>
        <w:r>
          <w:rPr>
            <w:spacing w:val="-6"/>
          </w:rPr>
          <w:t xml:space="preserve"> </w:t>
        </w:r>
        <w:r>
          <w:t>globally</w:t>
        </w:r>
        <w:r>
          <w:rPr>
            <w:spacing w:val="-6"/>
          </w:rPr>
          <w:t xml:space="preserve"> </w:t>
        </w:r>
        <w:r>
          <w:t>(approximately</w:t>
        </w:r>
        <w:r>
          <w:rPr>
            <w:spacing w:val="-6"/>
          </w:rPr>
          <w:t xml:space="preserve"> </w:t>
        </w:r>
        <w:r>
          <w:t>70%</w:t>
        </w:r>
        <w:r>
          <w:rPr>
            <w:spacing w:val="-7"/>
          </w:rPr>
          <w:t xml:space="preserve"> </w:t>
        </w:r>
        <w:r>
          <w:t>of</w:t>
        </w:r>
        <w:r>
          <w:rPr>
            <w:spacing w:val="-6"/>
          </w:rPr>
          <w:t xml:space="preserve"> </w:t>
        </w:r>
        <w:r>
          <w:t>the</w:t>
        </w:r>
        <w:r>
          <w:rPr>
            <w:spacing w:val="-6"/>
          </w:rPr>
          <w:t xml:space="preserve"> </w:t>
        </w:r>
        <w:r>
          <w:t>population</w:t>
        </w:r>
        <w:r>
          <w:rPr>
            <w:spacing w:val="-6"/>
          </w:rPr>
          <w:t xml:space="preserve"> </w:t>
        </w:r>
        <w:r>
          <w:t>do</w:t>
        </w:r>
        <w:r>
          <w:rPr>
            <w:spacing w:val="-6"/>
          </w:rPr>
          <w:t xml:space="preserve"> </w:t>
        </w:r>
        <w:r>
          <w:t>not</w:t>
        </w:r>
        <w:r>
          <w:rPr>
            <w:spacing w:val="-7"/>
          </w:rPr>
          <w:t xml:space="preserve"> </w:t>
        </w:r>
        <w:r>
          <w:t>own/use</w:t>
        </w:r>
        <w:r>
          <w:rPr>
            <w:spacing w:val="-6"/>
          </w:rPr>
          <w:t xml:space="preserve"> </w:t>
        </w:r>
        <w:r>
          <w:t>mobile</w:t>
        </w:r>
        <w:r>
          <w:rPr>
            <w:spacing w:val="-6"/>
          </w:rPr>
          <w:t xml:space="preserve"> </w:t>
        </w:r>
        <w:r>
          <w:t>phones)</w:t>
        </w:r>
        <w:r w:rsidR="00432382">
          <w:t xml:space="preserve">, </w:t>
        </w:r>
      </w:ins>
      <w:del w:id="64" w:author="Mohamed SALEM" w:date="2024-01-16T11:04:00Z">
        <w:r w:rsidR="00D62403" w:rsidDel="00736E18">
          <w:delText>Studying</w:delText>
        </w:r>
        <w:r w:rsidR="00D62403" w:rsidDel="00736E18">
          <w:rPr>
            <w:spacing w:val="-3"/>
          </w:rPr>
          <w:delText xml:space="preserve"> </w:delText>
        </w:r>
        <w:r w:rsidR="00D62403" w:rsidDel="00736E18">
          <w:delText>the</w:delText>
        </w:r>
        <w:r w:rsidR="00D62403" w:rsidDel="00736E18">
          <w:rPr>
            <w:spacing w:val="-3"/>
          </w:rPr>
          <w:delText xml:space="preserve"> </w:delText>
        </w:r>
        <w:r w:rsidR="00D62403" w:rsidDel="00736E18">
          <w:delText>validity</w:delText>
        </w:r>
        <w:r w:rsidR="00D62403" w:rsidDel="00736E18">
          <w:rPr>
            <w:spacing w:val="-3"/>
          </w:rPr>
          <w:delText xml:space="preserve"> </w:delText>
        </w:r>
        <w:r w:rsidR="00D62403" w:rsidDel="00736E18">
          <w:delText>of</w:delText>
        </w:r>
        <w:r w:rsidR="00D62403" w:rsidDel="00736E18">
          <w:rPr>
            <w:spacing w:val="-3"/>
          </w:rPr>
          <w:delText xml:space="preserve"> </w:delText>
        </w:r>
        <w:r w:rsidR="00D62403" w:rsidDel="00736E18">
          <w:delText>using</w:delText>
        </w:r>
        <w:r w:rsidR="00D62403" w:rsidDel="00736E18">
          <w:rPr>
            <w:spacing w:val="-3"/>
          </w:rPr>
          <w:delText xml:space="preserve"> </w:delText>
        </w:r>
        <w:r w:rsidR="00D62403" w:rsidDel="00736E18">
          <w:delText>the</w:delText>
        </w:r>
        <w:r w:rsidR="00D62403" w:rsidDel="00736E18">
          <w:rPr>
            <w:spacing w:val="-3"/>
          </w:rPr>
          <w:delText xml:space="preserve"> </w:delText>
        </w:r>
        <w:r w:rsidR="00D62403" w:rsidDel="00736E18">
          <w:delText>phone</w:delText>
        </w:r>
        <w:r w:rsidR="00D62403" w:rsidDel="00736E18">
          <w:rPr>
            <w:spacing w:val="-3"/>
          </w:rPr>
          <w:delText xml:space="preserve"> </w:delText>
        </w:r>
        <w:r w:rsidR="00D62403" w:rsidDel="00736E18">
          <w:delText>to</w:delText>
        </w:r>
        <w:r w:rsidR="00D62403" w:rsidDel="00736E18">
          <w:rPr>
            <w:spacing w:val="-3"/>
          </w:rPr>
          <w:delText xml:space="preserve"> </w:delText>
        </w:r>
        <w:r w:rsidR="00D62403" w:rsidDel="00736E18">
          <w:delText>collect</w:delText>
        </w:r>
        <w:r w:rsidR="00D62403" w:rsidDel="00736E18">
          <w:rPr>
            <w:spacing w:val="-3"/>
          </w:rPr>
          <w:delText xml:space="preserve"> </w:delText>
        </w:r>
        <w:r w:rsidR="00D62403" w:rsidDel="00736E18">
          <w:delText>food</w:delText>
        </w:r>
        <w:r w:rsidR="00D62403" w:rsidDel="00736E18">
          <w:rPr>
            <w:spacing w:val="-3"/>
          </w:rPr>
          <w:delText xml:space="preserve"> </w:delText>
        </w:r>
        <w:r w:rsidR="00D62403" w:rsidDel="00736E18">
          <w:delText>security</w:delText>
        </w:r>
        <w:r w:rsidR="00D62403" w:rsidDel="00736E18">
          <w:rPr>
            <w:spacing w:val="-3"/>
          </w:rPr>
          <w:delText xml:space="preserve"> </w:delText>
        </w:r>
        <w:r w:rsidR="00D62403" w:rsidDel="00736E18">
          <w:delText>indicators</w:delText>
        </w:r>
        <w:r w:rsidR="00D62403" w:rsidDel="00736E18">
          <w:rPr>
            <w:spacing w:val="-3"/>
          </w:rPr>
          <w:delText xml:space="preserve"> </w:delText>
        </w:r>
        <w:r w:rsidR="00D62403" w:rsidDel="00736E18">
          <w:delText>is</w:delText>
        </w:r>
        <w:r w:rsidR="00D62403" w:rsidDel="00736E18">
          <w:rPr>
            <w:spacing w:val="-3"/>
          </w:rPr>
          <w:delText xml:space="preserve"> </w:delText>
        </w:r>
        <w:r w:rsidR="00D62403" w:rsidDel="00736E18">
          <w:delText>a</w:delText>
        </w:r>
        <w:r w:rsidR="00D62403" w:rsidDel="00736E18">
          <w:rPr>
            <w:spacing w:val="-3"/>
          </w:rPr>
          <w:delText xml:space="preserve"> </w:delText>
        </w:r>
        <w:r w:rsidR="00D62403" w:rsidDel="00736E18">
          <w:delText>key</w:delText>
        </w:r>
        <w:r w:rsidR="00D62403" w:rsidDel="00736E18">
          <w:rPr>
            <w:spacing w:val="-3"/>
          </w:rPr>
          <w:delText xml:space="preserve"> </w:delText>
        </w:r>
        <w:r w:rsidR="00D62403" w:rsidDel="00736E18">
          <w:delText>step</w:delText>
        </w:r>
        <w:r w:rsidR="00D62403" w:rsidDel="00736E18">
          <w:rPr>
            <w:spacing w:val="-3"/>
          </w:rPr>
          <w:delText xml:space="preserve"> </w:delText>
        </w:r>
        <w:r w:rsidR="00D62403" w:rsidDel="00736E18">
          <w:delText>in</w:delText>
        </w:r>
        <w:r w:rsidR="00D62403" w:rsidDel="00736E18">
          <w:rPr>
            <w:spacing w:val="-3"/>
          </w:rPr>
          <w:delText xml:space="preserve"> </w:delText>
        </w:r>
        <w:r w:rsidR="00D62403" w:rsidDel="00736E18">
          <w:delText>judging the appropriateness of the rCARI methodology to report food insecurity prevalence.</w:delText>
        </w:r>
        <w:r w:rsidR="00D62403" w:rsidDel="00736E18">
          <w:rPr>
            <w:spacing w:val="40"/>
          </w:rPr>
          <w:delText xml:space="preserve"> </w:delText>
        </w:r>
        <w:r w:rsidR="00D62403" w:rsidDel="00736E18">
          <w:delText xml:space="preserve">However, </w:delText>
        </w:r>
      </w:del>
      <w:ins w:id="65" w:author="Mohamed SALEM" w:date="2024-01-16T11:08:00Z">
        <w:r w:rsidR="00432382">
          <w:t>t</w:t>
        </w:r>
      </w:ins>
      <w:del w:id="66" w:author="Mohamed SALEM" w:date="2024-01-16T11:04:00Z">
        <w:r w:rsidR="00D62403" w:rsidDel="00736E18">
          <w:delText>t</w:delText>
        </w:r>
      </w:del>
      <w:r w:rsidR="00D62403">
        <w:t>esting</w:t>
      </w:r>
      <w:r w:rsidR="00D62403">
        <w:rPr>
          <w:spacing w:val="-10"/>
        </w:rPr>
        <w:t xml:space="preserve"> </w:t>
      </w:r>
      <w:r w:rsidR="00D62403">
        <w:t>the</w:t>
      </w:r>
      <w:r w:rsidR="00D62403">
        <w:rPr>
          <w:spacing w:val="-10"/>
        </w:rPr>
        <w:t xml:space="preserve"> </w:t>
      </w:r>
      <w:r w:rsidR="00D62403">
        <w:t>comparability</w:t>
      </w:r>
      <w:r w:rsidR="00D62403">
        <w:rPr>
          <w:spacing w:val="-10"/>
        </w:rPr>
        <w:t xml:space="preserve"> </w:t>
      </w:r>
      <w:r w:rsidR="00D62403">
        <w:t>of</w:t>
      </w:r>
      <w:r w:rsidR="00D62403">
        <w:rPr>
          <w:spacing w:val="-10"/>
        </w:rPr>
        <w:t xml:space="preserve"> </w:t>
      </w:r>
      <w:r w:rsidR="00D62403">
        <w:t>these</w:t>
      </w:r>
      <w:r w:rsidR="00D62403">
        <w:rPr>
          <w:spacing w:val="-10"/>
        </w:rPr>
        <w:t xml:space="preserve"> </w:t>
      </w:r>
      <w:r w:rsidR="00D62403">
        <w:t>indicators</w:t>
      </w:r>
      <w:r w:rsidR="00D62403">
        <w:rPr>
          <w:spacing w:val="-10"/>
        </w:rPr>
        <w:t xml:space="preserve"> </w:t>
      </w:r>
      <w:r w:rsidR="00D62403">
        <w:t>through</w:t>
      </w:r>
      <w:r w:rsidR="00D62403">
        <w:rPr>
          <w:spacing w:val="-10"/>
        </w:rPr>
        <w:t xml:space="preserve"> </w:t>
      </w:r>
      <w:r w:rsidR="00D62403">
        <w:t>different</w:t>
      </w:r>
      <w:r w:rsidR="00D62403">
        <w:rPr>
          <w:spacing w:val="-10"/>
        </w:rPr>
        <w:t xml:space="preserve"> </w:t>
      </w:r>
      <w:r w:rsidR="00D62403">
        <w:t>modalities</w:t>
      </w:r>
      <w:r w:rsidR="00D62403">
        <w:rPr>
          <w:spacing w:val="-10"/>
        </w:rPr>
        <w:t xml:space="preserve"> </w:t>
      </w:r>
      <w:r w:rsidR="00D62403">
        <w:t>of</w:t>
      </w:r>
      <w:r w:rsidR="00D62403">
        <w:rPr>
          <w:spacing w:val="-10"/>
        </w:rPr>
        <w:t xml:space="preserve"> </w:t>
      </w:r>
      <w:r w:rsidR="00D62403">
        <w:t>data</w:t>
      </w:r>
      <w:r w:rsidR="00D62403">
        <w:rPr>
          <w:spacing w:val="-10"/>
        </w:rPr>
        <w:t xml:space="preserve"> </w:t>
      </w:r>
      <w:r w:rsidR="00D62403">
        <w:t>collection</w:t>
      </w:r>
      <w:r w:rsidR="00D62403">
        <w:rPr>
          <w:spacing w:val="-10"/>
        </w:rPr>
        <w:t xml:space="preserve"> </w:t>
      </w:r>
      <w:r w:rsidR="00D62403">
        <w:t>(Face- to-Face (F2F) vs.</w:t>
      </w:r>
      <w:r w:rsidR="00D62403">
        <w:rPr>
          <w:spacing w:val="40"/>
        </w:rPr>
        <w:t xml:space="preserve"> </w:t>
      </w:r>
      <w:r w:rsidR="00D62403">
        <w:t>Phone) should be read within the wider consideration around phone survey modality of data collection.</w:t>
      </w:r>
      <w:r w:rsidR="00D62403">
        <w:rPr>
          <w:spacing w:val="40"/>
        </w:rPr>
        <w:t xml:space="preserve"> </w:t>
      </w:r>
      <w:r w:rsidR="00D62403">
        <w:t>For example, other factors aside the modules should be considered while reading results of any remote survey.</w:t>
      </w:r>
    </w:p>
    <w:p w14:paraId="353C248E" w14:textId="77777777" w:rsidR="00D62403" w:rsidRDefault="00D62403" w:rsidP="00D62403">
      <w:pPr>
        <w:pStyle w:val="ListParagraph"/>
        <w:numPr>
          <w:ilvl w:val="0"/>
          <w:numId w:val="6"/>
        </w:numPr>
        <w:tabs>
          <w:tab w:val="left" w:pos="1082"/>
          <w:tab w:val="left" w:pos="1085"/>
        </w:tabs>
        <w:spacing w:before="127" w:line="314" w:lineRule="auto"/>
        <w:ind w:right="415"/>
        <w:jc w:val="both"/>
      </w:pPr>
      <w:r>
        <w:rPr>
          <w:spacing w:val="-4"/>
        </w:rPr>
        <w:t>Mobile</w:t>
      </w:r>
      <w:r>
        <w:rPr>
          <w:spacing w:val="-8"/>
        </w:rPr>
        <w:t xml:space="preserve"> </w:t>
      </w:r>
      <w:r>
        <w:rPr>
          <w:spacing w:val="-4"/>
        </w:rPr>
        <w:t>phone</w:t>
      </w:r>
      <w:r>
        <w:rPr>
          <w:spacing w:val="-8"/>
        </w:rPr>
        <w:t xml:space="preserve"> </w:t>
      </w:r>
      <w:r>
        <w:rPr>
          <w:spacing w:val="-4"/>
        </w:rPr>
        <w:t>ownership</w:t>
      </w:r>
      <w:r>
        <w:rPr>
          <w:spacing w:val="-9"/>
        </w:rPr>
        <w:t xml:space="preserve"> </w:t>
      </w:r>
      <w:r>
        <w:rPr>
          <w:spacing w:val="-4"/>
        </w:rPr>
        <w:t>(mobile</w:t>
      </w:r>
      <w:r>
        <w:rPr>
          <w:spacing w:val="-8"/>
        </w:rPr>
        <w:t xml:space="preserve"> </w:t>
      </w:r>
      <w:r>
        <w:rPr>
          <w:spacing w:val="-4"/>
        </w:rPr>
        <w:t>phone</w:t>
      </w:r>
      <w:r>
        <w:rPr>
          <w:spacing w:val="-8"/>
        </w:rPr>
        <w:t xml:space="preserve"> </w:t>
      </w:r>
      <w:r>
        <w:rPr>
          <w:spacing w:val="-4"/>
        </w:rPr>
        <w:t>penetration</w:t>
      </w:r>
      <w:r>
        <w:rPr>
          <w:spacing w:val="-9"/>
        </w:rPr>
        <w:t xml:space="preserve"> </w:t>
      </w:r>
      <w:r>
        <w:rPr>
          <w:spacing w:val="-4"/>
        </w:rPr>
        <w:t>rate</w:t>
      </w:r>
      <w:r>
        <w:rPr>
          <w:spacing w:val="-8"/>
        </w:rPr>
        <w:t xml:space="preserve"> </w:t>
      </w:r>
      <w:r>
        <w:rPr>
          <w:spacing w:val="-4"/>
        </w:rPr>
        <w:t>in</w:t>
      </w:r>
      <w:r>
        <w:rPr>
          <w:spacing w:val="-8"/>
        </w:rPr>
        <w:t xml:space="preserve"> </w:t>
      </w:r>
      <w:r>
        <w:rPr>
          <w:spacing w:val="-4"/>
        </w:rPr>
        <w:t>the</w:t>
      </w:r>
      <w:r>
        <w:rPr>
          <w:spacing w:val="-8"/>
        </w:rPr>
        <w:t xml:space="preserve"> </w:t>
      </w:r>
      <w:r>
        <w:rPr>
          <w:spacing w:val="-4"/>
        </w:rPr>
        <w:t>study</w:t>
      </w:r>
      <w:r>
        <w:rPr>
          <w:spacing w:val="-9"/>
        </w:rPr>
        <w:t xml:space="preserve"> </w:t>
      </w:r>
      <w:r>
        <w:rPr>
          <w:spacing w:val="-4"/>
        </w:rPr>
        <w:t>area)</w:t>
      </w:r>
      <w:r>
        <w:rPr>
          <w:spacing w:val="-9"/>
        </w:rPr>
        <w:t xml:space="preserve"> </w:t>
      </w:r>
      <w:r>
        <w:rPr>
          <w:spacing w:val="-4"/>
        </w:rPr>
        <w:t>could</w:t>
      </w:r>
      <w:r>
        <w:rPr>
          <w:spacing w:val="-9"/>
        </w:rPr>
        <w:t xml:space="preserve"> </w:t>
      </w:r>
      <w:r>
        <w:rPr>
          <w:spacing w:val="-4"/>
        </w:rPr>
        <w:t>likely</w:t>
      </w:r>
      <w:r>
        <w:rPr>
          <w:spacing w:val="-9"/>
        </w:rPr>
        <w:t xml:space="preserve"> </w:t>
      </w:r>
      <w:r>
        <w:rPr>
          <w:spacing w:val="-4"/>
        </w:rPr>
        <w:t xml:space="preserve">exclude </w:t>
      </w:r>
      <w:r>
        <w:t>the most vulnerable population from the sample.</w:t>
      </w:r>
    </w:p>
    <w:p w14:paraId="5F531F3F" w14:textId="77777777" w:rsidR="00D62403" w:rsidRDefault="00D62403" w:rsidP="00D62403">
      <w:pPr>
        <w:pStyle w:val="ListParagraph"/>
        <w:numPr>
          <w:ilvl w:val="0"/>
          <w:numId w:val="6"/>
        </w:numPr>
        <w:tabs>
          <w:tab w:val="left" w:pos="1082"/>
          <w:tab w:val="left" w:pos="1085"/>
        </w:tabs>
        <w:spacing w:before="122" w:line="314" w:lineRule="auto"/>
        <w:ind w:right="419"/>
        <w:jc w:val="both"/>
      </w:pPr>
      <w:r>
        <w:rPr>
          <w:spacing w:val="-4"/>
        </w:rPr>
        <w:t>Mobile</w:t>
      </w:r>
      <w:r>
        <w:rPr>
          <w:spacing w:val="-10"/>
        </w:rPr>
        <w:t xml:space="preserve"> </w:t>
      </w:r>
      <w:r>
        <w:rPr>
          <w:spacing w:val="-4"/>
        </w:rPr>
        <w:t>phone</w:t>
      </w:r>
      <w:r>
        <w:rPr>
          <w:spacing w:val="-9"/>
        </w:rPr>
        <w:t xml:space="preserve"> </w:t>
      </w:r>
      <w:r>
        <w:rPr>
          <w:spacing w:val="-4"/>
        </w:rPr>
        <w:t>network</w:t>
      </w:r>
      <w:r>
        <w:rPr>
          <w:spacing w:val="-9"/>
        </w:rPr>
        <w:t xml:space="preserve"> </w:t>
      </w:r>
      <w:r>
        <w:rPr>
          <w:spacing w:val="-4"/>
        </w:rPr>
        <w:t>coverage:</w:t>
      </w:r>
      <w:r>
        <w:rPr>
          <w:spacing w:val="16"/>
        </w:rPr>
        <w:t xml:space="preserve"> </w:t>
      </w:r>
      <w:r>
        <w:rPr>
          <w:spacing w:val="-4"/>
        </w:rPr>
        <w:t>Even</w:t>
      </w:r>
      <w:r>
        <w:rPr>
          <w:spacing w:val="-10"/>
        </w:rPr>
        <w:t xml:space="preserve"> </w:t>
      </w:r>
      <w:r>
        <w:rPr>
          <w:spacing w:val="-4"/>
        </w:rPr>
        <w:t>in</w:t>
      </w:r>
      <w:r>
        <w:rPr>
          <w:spacing w:val="-9"/>
        </w:rPr>
        <w:t xml:space="preserve"> </w:t>
      </w:r>
      <w:r>
        <w:rPr>
          <w:spacing w:val="-4"/>
        </w:rPr>
        <w:t>countries</w:t>
      </w:r>
      <w:r>
        <w:rPr>
          <w:spacing w:val="-9"/>
        </w:rPr>
        <w:t xml:space="preserve"> </w:t>
      </w:r>
      <w:r>
        <w:rPr>
          <w:spacing w:val="-4"/>
        </w:rPr>
        <w:t>with</w:t>
      </w:r>
      <w:r>
        <w:rPr>
          <w:spacing w:val="-10"/>
        </w:rPr>
        <w:t xml:space="preserve"> </w:t>
      </w:r>
      <w:r>
        <w:rPr>
          <w:spacing w:val="-4"/>
        </w:rPr>
        <w:t>high</w:t>
      </w:r>
      <w:r>
        <w:rPr>
          <w:spacing w:val="-9"/>
        </w:rPr>
        <w:t xml:space="preserve"> </w:t>
      </w:r>
      <w:r>
        <w:rPr>
          <w:spacing w:val="-4"/>
        </w:rPr>
        <w:t>penetration</w:t>
      </w:r>
      <w:r>
        <w:rPr>
          <w:spacing w:val="-9"/>
        </w:rPr>
        <w:t xml:space="preserve"> </w:t>
      </w:r>
      <w:r>
        <w:rPr>
          <w:spacing w:val="-4"/>
        </w:rPr>
        <w:t>rates,</w:t>
      </w:r>
      <w:r>
        <w:rPr>
          <w:spacing w:val="-6"/>
        </w:rPr>
        <w:t xml:space="preserve"> </w:t>
      </w:r>
      <w:r>
        <w:rPr>
          <w:spacing w:val="-4"/>
        </w:rPr>
        <w:t>network</w:t>
      </w:r>
      <w:r>
        <w:rPr>
          <w:spacing w:val="-10"/>
        </w:rPr>
        <w:t xml:space="preserve"> </w:t>
      </w:r>
      <w:r>
        <w:rPr>
          <w:spacing w:val="-4"/>
        </w:rPr>
        <w:t xml:space="preserve">cover- </w:t>
      </w:r>
      <w:r>
        <w:t>age</w:t>
      </w:r>
      <w:r>
        <w:rPr>
          <w:spacing w:val="-14"/>
        </w:rPr>
        <w:t xml:space="preserve"> </w:t>
      </w:r>
      <w:r>
        <w:t>could</w:t>
      </w:r>
      <w:r>
        <w:rPr>
          <w:spacing w:val="-13"/>
        </w:rPr>
        <w:t xml:space="preserve"> </w:t>
      </w:r>
      <w:r>
        <w:t>be</w:t>
      </w:r>
      <w:r>
        <w:rPr>
          <w:spacing w:val="-13"/>
        </w:rPr>
        <w:t xml:space="preserve"> </w:t>
      </w:r>
      <w:r>
        <w:t>a</w:t>
      </w:r>
      <w:r>
        <w:rPr>
          <w:spacing w:val="-14"/>
        </w:rPr>
        <w:t xml:space="preserve"> </w:t>
      </w:r>
      <w:r>
        <w:t>problem,</w:t>
      </w:r>
      <w:r>
        <w:rPr>
          <w:spacing w:val="-13"/>
        </w:rPr>
        <w:t xml:space="preserve"> </w:t>
      </w:r>
      <w:r>
        <w:t>especially</w:t>
      </w:r>
      <w:r>
        <w:rPr>
          <w:spacing w:val="-13"/>
        </w:rPr>
        <w:t xml:space="preserve"> </w:t>
      </w:r>
      <w:r>
        <w:t>when</w:t>
      </w:r>
      <w:r>
        <w:rPr>
          <w:spacing w:val="-13"/>
        </w:rPr>
        <w:t xml:space="preserve"> </w:t>
      </w:r>
      <w:r>
        <w:t>electricity</w:t>
      </w:r>
      <w:r>
        <w:rPr>
          <w:spacing w:val="-14"/>
        </w:rPr>
        <w:t xml:space="preserve"> </w:t>
      </w:r>
      <w:r>
        <w:t>cuts</w:t>
      </w:r>
      <w:r>
        <w:rPr>
          <w:spacing w:val="-13"/>
        </w:rPr>
        <w:t xml:space="preserve"> </w:t>
      </w:r>
      <w:r>
        <w:t>are</w:t>
      </w:r>
      <w:r>
        <w:rPr>
          <w:spacing w:val="-13"/>
        </w:rPr>
        <w:t xml:space="preserve"> </w:t>
      </w:r>
      <w:r>
        <w:t>frequent</w:t>
      </w:r>
      <w:r>
        <w:rPr>
          <w:spacing w:val="-13"/>
        </w:rPr>
        <w:t xml:space="preserve"> </w:t>
      </w:r>
      <w:r>
        <w:t>and</w:t>
      </w:r>
      <w:r>
        <w:rPr>
          <w:spacing w:val="-14"/>
        </w:rPr>
        <w:t xml:space="preserve"> </w:t>
      </w:r>
      <w:r>
        <w:t>local</w:t>
      </w:r>
      <w:r>
        <w:rPr>
          <w:spacing w:val="-13"/>
        </w:rPr>
        <w:t xml:space="preserve"> </w:t>
      </w:r>
      <w:r>
        <w:t>infrastructure, such</w:t>
      </w:r>
      <w:r>
        <w:rPr>
          <w:spacing w:val="-2"/>
        </w:rPr>
        <w:t xml:space="preserve"> </w:t>
      </w:r>
      <w:r>
        <w:t>as</w:t>
      </w:r>
      <w:r>
        <w:rPr>
          <w:spacing w:val="-2"/>
        </w:rPr>
        <w:t xml:space="preserve"> </w:t>
      </w:r>
      <w:r>
        <w:t>communication</w:t>
      </w:r>
      <w:r>
        <w:rPr>
          <w:spacing w:val="-2"/>
        </w:rPr>
        <w:t xml:space="preserve"> </w:t>
      </w:r>
      <w:r>
        <w:t>masts,</w:t>
      </w:r>
      <w:r>
        <w:rPr>
          <w:spacing w:val="-2"/>
        </w:rPr>
        <w:t xml:space="preserve"> </w:t>
      </w:r>
      <w:r>
        <w:t>are</w:t>
      </w:r>
      <w:r>
        <w:rPr>
          <w:spacing w:val="-2"/>
        </w:rPr>
        <w:t xml:space="preserve"> </w:t>
      </w:r>
      <w:r>
        <w:t>not</w:t>
      </w:r>
      <w:r>
        <w:rPr>
          <w:spacing w:val="-2"/>
        </w:rPr>
        <w:t xml:space="preserve"> </w:t>
      </w:r>
      <w:r>
        <w:t>evenly</w:t>
      </w:r>
      <w:r>
        <w:rPr>
          <w:spacing w:val="-2"/>
        </w:rPr>
        <w:t xml:space="preserve"> </w:t>
      </w:r>
      <w:r>
        <w:t>distributed</w:t>
      </w:r>
      <w:r>
        <w:rPr>
          <w:spacing w:val="-2"/>
        </w:rPr>
        <w:t xml:space="preserve"> </w:t>
      </w:r>
      <w:r>
        <w:t>(World</w:t>
      </w:r>
      <w:r>
        <w:rPr>
          <w:spacing w:val="-2"/>
        </w:rPr>
        <w:t xml:space="preserve"> </w:t>
      </w:r>
      <w:r>
        <w:t>Bank,</w:t>
      </w:r>
      <w:r>
        <w:rPr>
          <w:spacing w:val="-2"/>
        </w:rPr>
        <w:t xml:space="preserve"> </w:t>
      </w:r>
      <w:r>
        <w:t>2020).</w:t>
      </w:r>
    </w:p>
    <w:p w14:paraId="12E28E8E" w14:textId="77777777" w:rsidR="00D62403" w:rsidRDefault="00D62403" w:rsidP="00D62403">
      <w:pPr>
        <w:pStyle w:val="ListParagraph"/>
        <w:numPr>
          <w:ilvl w:val="0"/>
          <w:numId w:val="6"/>
        </w:numPr>
        <w:tabs>
          <w:tab w:val="left" w:pos="1082"/>
          <w:tab w:val="left" w:pos="1085"/>
        </w:tabs>
        <w:spacing w:before="123" w:line="314" w:lineRule="auto"/>
        <w:ind w:right="418"/>
        <w:jc w:val="both"/>
      </w:pPr>
      <w:r>
        <w:t>Response rate:</w:t>
      </w:r>
      <w:r>
        <w:rPr>
          <w:spacing w:val="38"/>
        </w:rPr>
        <w:t xml:space="preserve"> </w:t>
      </w:r>
      <w:r>
        <w:t>It is well documented that response rate in phone surveys is usually lower compared to F2F surveys (L’Engle et al., 2018; World Bank, 2020).</w:t>
      </w:r>
    </w:p>
    <w:p w14:paraId="188388D3" w14:textId="77777777" w:rsidR="00D62403" w:rsidRDefault="00D62403" w:rsidP="00D62403">
      <w:pPr>
        <w:pStyle w:val="BodyText"/>
        <w:spacing w:before="122" w:line="314" w:lineRule="auto"/>
        <w:ind w:left="540" w:right="412"/>
        <w:jc w:val="both"/>
      </w:pPr>
      <w:r>
        <w:t xml:space="preserve">These factors may lead to skewed sample bias from phone surveys especially if the goal to report </w:t>
      </w:r>
      <w:r>
        <w:rPr>
          <w:spacing w:val="-2"/>
        </w:rPr>
        <w:t>national</w:t>
      </w:r>
      <w:r>
        <w:rPr>
          <w:spacing w:val="-12"/>
        </w:rPr>
        <w:t xml:space="preserve"> </w:t>
      </w:r>
      <w:r>
        <w:rPr>
          <w:spacing w:val="-2"/>
        </w:rPr>
        <w:t>representative</w:t>
      </w:r>
      <w:r>
        <w:rPr>
          <w:spacing w:val="-11"/>
        </w:rPr>
        <w:t xml:space="preserve"> </w:t>
      </w:r>
      <w:r>
        <w:rPr>
          <w:spacing w:val="-2"/>
        </w:rPr>
        <w:t>results/outcomes.</w:t>
      </w:r>
      <w:r>
        <w:rPr>
          <w:spacing w:val="-6"/>
        </w:rPr>
        <w:t xml:space="preserve"> </w:t>
      </w:r>
      <w:r>
        <w:rPr>
          <w:spacing w:val="-2"/>
        </w:rPr>
        <w:t>Nevertheless,</w:t>
      </w:r>
      <w:r>
        <w:rPr>
          <w:spacing w:val="-11"/>
        </w:rPr>
        <w:t xml:space="preserve"> </w:t>
      </w:r>
      <w:r>
        <w:rPr>
          <w:spacing w:val="-2"/>
        </w:rPr>
        <w:t>there</w:t>
      </w:r>
      <w:r>
        <w:rPr>
          <w:spacing w:val="-11"/>
        </w:rPr>
        <w:t xml:space="preserve"> </w:t>
      </w:r>
      <w:r>
        <w:rPr>
          <w:spacing w:val="-2"/>
        </w:rPr>
        <w:t>are</w:t>
      </w:r>
      <w:r>
        <w:rPr>
          <w:spacing w:val="-12"/>
        </w:rPr>
        <w:t xml:space="preserve"> </w:t>
      </w:r>
      <w:r>
        <w:rPr>
          <w:spacing w:val="-2"/>
        </w:rPr>
        <w:t>several</w:t>
      </w:r>
      <w:r>
        <w:rPr>
          <w:spacing w:val="-11"/>
        </w:rPr>
        <w:t xml:space="preserve"> </w:t>
      </w:r>
      <w:r>
        <w:rPr>
          <w:spacing w:val="-2"/>
        </w:rPr>
        <w:t>statistical</w:t>
      </w:r>
      <w:r>
        <w:rPr>
          <w:spacing w:val="-11"/>
        </w:rPr>
        <w:t xml:space="preserve"> </w:t>
      </w:r>
      <w:r>
        <w:rPr>
          <w:spacing w:val="-2"/>
        </w:rPr>
        <w:t>weighting</w:t>
      </w:r>
      <w:r>
        <w:rPr>
          <w:spacing w:val="-12"/>
        </w:rPr>
        <w:t xml:space="preserve"> </w:t>
      </w:r>
      <w:r>
        <w:rPr>
          <w:spacing w:val="-2"/>
        </w:rPr>
        <w:t>techniques</w:t>
      </w:r>
      <w:r>
        <w:rPr>
          <w:spacing w:val="-12"/>
        </w:rPr>
        <w:t xml:space="preserve"> </w:t>
      </w:r>
      <w:r>
        <w:rPr>
          <w:spacing w:val="-2"/>
        </w:rPr>
        <w:t>that</w:t>
      </w:r>
      <w:r>
        <w:rPr>
          <w:spacing w:val="-11"/>
        </w:rPr>
        <w:t xml:space="preserve"> </w:t>
      </w:r>
      <w:r>
        <w:rPr>
          <w:spacing w:val="-2"/>
        </w:rPr>
        <w:t>can</w:t>
      </w:r>
      <w:r>
        <w:rPr>
          <w:spacing w:val="-11"/>
        </w:rPr>
        <w:t xml:space="preserve"> </w:t>
      </w:r>
      <w:r>
        <w:rPr>
          <w:spacing w:val="-2"/>
        </w:rPr>
        <w:t>adjust</w:t>
      </w:r>
      <w:r>
        <w:rPr>
          <w:spacing w:val="-12"/>
        </w:rPr>
        <w:t xml:space="preserve"> </w:t>
      </w:r>
      <w:r>
        <w:rPr>
          <w:spacing w:val="-2"/>
        </w:rPr>
        <w:t>the</w:t>
      </w:r>
      <w:r>
        <w:rPr>
          <w:spacing w:val="-11"/>
        </w:rPr>
        <w:t xml:space="preserve"> </w:t>
      </w:r>
      <w:r>
        <w:rPr>
          <w:spacing w:val="-2"/>
        </w:rPr>
        <w:t>results</w:t>
      </w:r>
      <w:r>
        <w:rPr>
          <w:spacing w:val="-11"/>
        </w:rPr>
        <w:t xml:space="preserve"> </w:t>
      </w:r>
      <w:r>
        <w:rPr>
          <w:spacing w:val="-2"/>
        </w:rPr>
        <w:t>of</w:t>
      </w:r>
      <w:r>
        <w:rPr>
          <w:spacing w:val="-11"/>
        </w:rPr>
        <w:t xml:space="preserve"> </w:t>
      </w:r>
      <w:r>
        <w:rPr>
          <w:spacing w:val="-2"/>
        </w:rPr>
        <w:t>phone</w:t>
      </w:r>
      <w:r>
        <w:rPr>
          <w:spacing w:val="-12"/>
        </w:rPr>
        <w:t xml:space="preserve"> </w:t>
      </w:r>
      <w:r>
        <w:rPr>
          <w:spacing w:val="-2"/>
        </w:rPr>
        <w:t>surveys</w:t>
      </w:r>
      <w:r>
        <w:rPr>
          <w:spacing w:val="-11"/>
        </w:rPr>
        <w:t xml:space="preserve"> </w:t>
      </w:r>
      <w:r>
        <w:rPr>
          <w:spacing w:val="-2"/>
        </w:rPr>
        <w:t>using</w:t>
      </w:r>
      <w:r>
        <w:rPr>
          <w:spacing w:val="-11"/>
        </w:rPr>
        <w:t xml:space="preserve"> </w:t>
      </w:r>
      <w:r>
        <w:rPr>
          <w:spacing w:val="-2"/>
        </w:rPr>
        <w:t>baseline</w:t>
      </w:r>
      <w:r>
        <w:rPr>
          <w:spacing w:val="-11"/>
        </w:rPr>
        <w:t xml:space="preserve"> </w:t>
      </w:r>
      <w:r>
        <w:rPr>
          <w:spacing w:val="-2"/>
        </w:rPr>
        <w:t>variables</w:t>
      </w:r>
      <w:r>
        <w:rPr>
          <w:spacing w:val="-12"/>
        </w:rPr>
        <w:t xml:space="preserve"> </w:t>
      </w:r>
      <w:r>
        <w:rPr>
          <w:spacing w:val="-2"/>
        </w:rPr>
        <w:t>like</w:t>
      </w:r>
      <w:r>
        <w:rPr>
          <w:spacing w:val="-11"/>
        </w:rPr>
        <w:t xml:space="preserve"> </w:t>
      </w:r>
      <w:r>
        <w:rPr>
          <w:spacing w:val="-2"/>
        </w:rPr>
        <w:t>using</w:t>
      </w:r>
      <w:r>
        <w:rPr>
          <w:spacing w:val="-11"/>
        </w:rPr>
        <w:t xml:space="preserve"> </w:t>
      </w:r>
      <w:r>
        <w:rPr>
          <w:spacing w:val="-2"/>
        </w:rPr>
        <w:t xml:space="preserve">demographics </w:t>
      </w:r>
      <w:r>
        <w:t>characteristics</w:t>
      </w:r>
      <w:r>
        <w:rPr>
          <w:spacing w:val="-8"/>
        </w:rPr>
        <w:t xml:space="preserve"> </w:t>
      </w:r>
      <w:r>
        <w:t>of</w:t>
      </w:r>
      <w:r>
        <w:rPr>
          <w:spacing w:val="-8"/>
        </w:rPr>
        <w:t xml:space="preserve"> </w:t>
      </w:r>
      <w:r>
        <w:t>the</w:t>
      </w:r>
      <w:r>
        <w:rPr>
          <w:spacing w:val="-8"/>
        </w:rPr>
        <w:t xml:space="preserve"> </w:t>
      </w:r>
      <w:r>
        <w:t>most</w:t>
      </w:r>
      <w:r>
        <w:rPr>
          <w:spacing w:val="-8"/>
        </w:rPr>
        <w:t xml:space="preserve"> </w:t>
      </w:r>
      <w:r>
        <w:t>recent</w:t>
      </w:r>
      <w:r>
        <w:rPr>
          <w:spacing w:val="-8"/>
        </w:rPr>
        <w:t xml:space="preserve"> </w:t>
      </w:r>
      <w:r>
        <w:t>face-to-face</w:t>
      </w:r>
      <w:r>
        <w:rPr>
          <w:spacing w:val="-8"/>
        </w:rPr>
        <w:t xml:space="preserve"> </w:t>
      </w:r>
      <w:r>
        <w:t>surveys</w:t>
      </w:r>
      <w:r>
        <w:rPr>
          <w:spacing w:val="-8"/>
        </w:rPr>
        <w:t xml:space="preserve"> </w:t>
      </w:r>
      <w:r>
        <w:t>(Nagpal</w:t>
      </w:r>
      <w:r>
        <w:rPr>
          <w:spacing w:val="-8"/>
        </w:rPr>
        <w:t xml:space="preserve"> </w:t>
      </w:r>
      <w:r>
        <w:t>et</w:t>
      </w:r>
      <w:r>
        <w:rPr>
          <w:spacing w:val="-8"/>
        </w:rPr>
        <w:t xml:space="preserve"> </w:t>
      </w:r>
      <w:r>
        <w:t>al. 2021;</w:t>
      </w:r>
      <w:r>
        <w:rPr>
          <w:spacing w:val="-8"/>
        </w:rPr>
        <w:t xml:space="preserve"> </w:t>
      </w:r>
      <w:r>
        <w:t>Glazerman</w:t>
      </w:r>
      <w:r>
        <w:rPr>
          <w:spacing w:val="-8"/>
        </w:rPr>
        <w:t xml:space="preserve"> </w:t>
      </w:r>
      <w:r>
        <w:t>et</w:t>
      </w:r>
      <w:r>
        <w:rPr>
          <w:spacing w:val="-8"/>
        </w:rPr>
        <w:t xml:space="preserve"> </w:t>
      </w:r>
      <w:r>
        <w:t>al. 2020; Valliant</w:t>
      </w:r>
      <w:r>
        <w:rPr>
          <w:spacing w:val="-4"/>
        </w:rPr>
        <w:t xml:space="preserve"> </w:t>
      </w:r>
      <w:r>
        <w:t>et</w:t>
      </w:r>
      <w:r>
        <w:rPr>
          <w:spacing w:val="-4"/>
        </w:rPr>
        <w:t xml:space="preserve"> </w:t>
      </w:r>
      <w:r>
        <w:t>al. 2013;</w:t>
      </w:r>
      <w:r>
        <w:rPr>
          <w:spacing w:val="-4"/>
        </w:rPr>
        <w:t xml:space="preserve"> </w:t>
      </w:r>
      <w:r>
        <w:t>Elkasabi,</w:t>
      </w:r>
      <w:r>
        <w:rPr>
          <w:spacing w:val="-4"/>
        </w:rPr>
        <w:t xml:space="preserve"> </w:t>
      </w:r>
      <w:r>
        <w:t>2015). This</w:t>
      </w:r>
      <w:r>
        <w:rPr>
          <w:spacing w:val="-4"/>
        </w:rPr>
        <w:t xml:space="preserve"> </w:t>
      </w:r>
      <w:r>
        <w:t>allows</w:t>
      </w:r>
      <w:r>
        <w:rPr>
          <w:spacing w:val="-4"/>
        </w:rPr>
        <w:t xml:space="preserve"> </w:t>
      </w:r>
      <w:r>
        <w:t>the</w:t>
      </w:r>
      <w:r>
        <w:rPr>
          <w:spacing w:val="-4"/>
        </w:rPr>
        <w:t xml:space="preserve"> </w:t>
      </w:r>
      <w:r>
        <w:t>results</w:t>
      </w:r>
      <w:r>
        <w:rPr>
          <w:spacing w:val="-4"/>
        </w:rPr>
        <w:t xml:space="preserve"> </w:t>
      </w:r>
      <w:r>
        <w:t>of</w:t>
      </w:r>
      <w:r>
        <w:rPr>
          <w:spacing w:val="-4"/>
        </w:rPr>
        <w:t xml:space="preserve"> </w:t>
      </w:r>
      <w:r>
        <w:t>such</w:t>
      </w:r>
      <w:r>
        <w:rPr>
          <w:spacing w:val="-4"/>
        </w:rPr>
        <w:t xml:space="preserve"> </w:t>
      </w:r>
      <w:r>
        <w:t>exercises</w:t>
      </w:r>
      <w:r>
        <w:rPr>
          <w:spacing w:val="-4"/>
        </w:rPr>
        <w:t xml:space="preserve"> </w:t>
      </w:r>
      <w:r>
        <w:t>to</w:t>
      </w:r>
      <w:r>
        <w:rPr>
          <w:spacing w:val="-4"/>
        </w:rPr>
        <w:t xml:space="preserve"> </w:t>
      </w:r>
      <w:r>
        <w:t>be</w:t>
      </w:r>
      <w:r>
        <w:rPr>
          <w:spacing w:val="-4"/>
        </w:rPr>
        <w:t xml:space="preserve"> </w:t>
      </w:r>
      <w:r>
        <w:t>computed</w:t>
      </w:r>
      <w:r>
        <w:rPr>
          <w:spacing w:val="-4"/>
        </w:rPr>
        <w:t xml:space="preserve"> </w:t>
      </w:r>
      <w:r>
        <w:t>and extrapolated to reflect some level of representativeness.</w:t>
      </w:r>
    </w:p>
    <w:p w14:paraId="0924B2B7" w14:textId="043D114D" w:rsidR="00D62403" w:rsidRDefault="00D62403" w:rsidP="00D62403">
      <w:pPr>
        <w:pStyle w:val="BodyText"/>
        <w:spacing w:before="127" w:line="314" w:lineRule="auto"/>
        <w:ind w:left="540" w:right="415"/>
        <w:jc w:val="both"/>
      </w:pPr>
      <w:r>
        <w:rPr>
          <w:spacing w:val="-4"/>
        </w:rPr>
        <w:t>However,</w:t>
      </w:r>
      <w:r>
        <w:rPr>
          <w:spacing w:val="-10"/>
        </w:rPr>
        <w:t xml:space="preserve"> </w:t>
      </w:r>
      <w:r>
        <w:rPr>
          <w:spacing w:val="-4"/>
        </w:rPr>
        <w:t>th</w:t>
      </w:r>
      <w:ins w:id="67" w:author="Mohamed SALEM" w:date="2024-01-16T11:05:00Z">
        <w:r w:rsidR="00736E18">
          <w:rPr>
            <w:spacing w:val="-4"/>
          </w:rPr>
          <w:t>e</w:t>
        </w:r>
      </w:ins>
      <w:del w:id="68" w:author="Mohamed SALEM" w:date="2024-01-16T11:05:00Z">
        <w:r w:rsidDel="00736E18">
          <w:rPr>
            <w:spacing w:val="-4"/>
          </w:rPr>
          <w:delText>is</w:delText>
        </w:r>
      </w:del>
      <w:r>
        <w:rPr>
          <w:spacing w:val="-9"/>
        </w:rPr>
        <w:t xml:space="preserve"> </w:t>
      </w:r>
      <w:r>
        <w:rPr>
          <w:spacing w:val="-4"/>
        </w:rPr>
        <w:t>current</w:t>
      </w:r>
      <w:r>
        <w:rPr>
          <w:spacing w:val="-9"/>
        </w:rPr>
        <w:t xml:space="preserve"> </w:t>
      </w:r>
      <w:r>
        <w:rPr>
          <w:spacing w:val="-4"/>
        </w:rPr>
        <w:t>study</w:t>
      </w:r>
      <w:r>
        <w:rPr>
          <w:spacing w:val="-10"/>
        </w:rPr>
        <w:t xml:space="preserve"> </w:t>
      </w:r>
      <w:r>
        <w:rPr>
          <w:spacing w:val="-4"/>
        </w:rPr>
        <w:t>may</w:t>
      </w:r>
      <w:r>
        <w:rPr>
          <w:spacing w:val="-9"/>
        </w:rPr>
        <w:t xml:space="preserve"> </w:t>
      </w:r>
      <w:r>
        <w:rPr>
          <w:spacing w:val="-4"/>
        </w:rPr>
        <w:t>not</w:t>
      </w:r>
      <w:r>
        <w:rPr>
          <w:spacing w:val="-9"/>
        </w:rPr>
        <w:t xml:space="preserve"> </w:t>
      </w:r>
      <w:r>
        <w:rPr>
          <w:spacing w:val="-4"/>
        </w:rPr>
        <w:t>be</w:t>
      </w:r>
      <w:r>
        <w:rPr>
          <w:spacing w:val="-9"/>
        </w:rPr>
        <w:t xml:space="preserve"> </w:t>
      </w:r>
      <w:r>
        <w:rPr>
          <w:spacing w:val="-4"/>
        </w:rPr>
        <w:t>affected</w:t>
      </w:r>
      <w:r>
        <w:rPr>
          <w:spacing w:val="-10"/>
        </w:rPr>
        <w:t xml:space="preserve"> </w:t>
      </w:r>
      <w:r>
        <w:rPr>
          <w:spacing w:val="-4"/>
        </w:rPr>
        <w:t>by</w:t>
      </w:r>
      <w:r>
        <w:rPr>
          <w:spacing w:val="-9"/>
        </w:rPr>
        <w:t xml:space="preserve"> </w:t>
      </w:r>
      <w:r>
        <w:rPr>
          <w:spacing w:val="-4"/>
        </w:rPr>
        <w:t>these</w:t>
      </w:r>
      <w:r>
        <w:rPr>
          <w:spacing w:val="-9"/>
        </w:rPr>
        <w:t xml:space="preserve"> </w:t>
      </w:r>
      <w:r>
        <w:rPr>
          <w:spacing w:val="-4"/>
        </w:rPr>
        <w:t>confounding</w:t>
      </w:r>
      <w:r>
        <w:rPr>
          <w:spacing w:val="-9"/>
        </w:rPr>
        <w:t xml:space="preserve"> </w:t>
      </w:r>
      <w:r>
        <w:rPr>
          <w:spacing w:val="-4"/>
        </w:rPr>
        <w:t>issues</w:t>
      </w:r>
      <w:r>
        <w:rPr>
          <w:spacing w:val="-10"/>
        </w:rPr>
        <w:t xml:space="preserve"> </w:t>
      </w:r>
      <w:r>
        <w:rPr>
          <w:spacing w:val="-4"/>
        </w:rPr>
        <w:t>since</w:t>
      </w:r>
      <w:r>
        <w:rPr>
          <w:spacing w:val="-9"/>
        </w:rPr>
        <w:t xml:space="preserve"> </w:t>
      </w:r>
      <w:r>
        <w:rPr>
          <w:spacing w:val="-4"/>
        </w:rPr>
        <w:t>the</w:t>
      </w:r>
      <w:r>
        <w:rPr>
          <w:spacing w:val="-9"/>
        </w:rPr>
        <w:t xml:space="preserve"> </w:t>
      </w:r>
      <w:r>
        <w:rPr>
          <w:spacing w:val="-4"/>
        </w:rPr>
        <w:t>main</w:t>
      </w:r>
      <w:r>
        <w:rPr>
          <w:spacing w:val="-9"/>
        </w:rPr>
        <w:t xml:space="preserve"> </w:t>
      </w:r>
      <w:r>
        <w:rPr>
          <w:spacing w:val="-4"/>
        </w:rPr>
        <w:t xml:space="preserve">objective </w:t>
      </w:r>
      <w:r>
        <w:t>is</w:t>
      </w:r>
      <w:r>
        <w:rPr>
          <w:spacing w:val="-9"/>
        </w:rPr>
        <w:t xml:space="preserve"> </w:t>
      </w:r>
      <w:r>
        <w:t>not</w:t>
      </w:r>
      <w:r>
        <w:rPr>
          <w:spacing w:val="-9"/>
        </w:rPr>
        <w:t xml:space="preserve"> </w:t>
      </w:r>
      <w:r>
        <w:t>to</w:t>
      </w:r>
      <w:r>
        <w:rPr>
          <w:spacing w:val="-9"/>
        </w:rPr>
        <w:t xml:space="preserve"> </w:t>
      </w:r>
      <w:r>
        <w:t>report</w:t>
      </w:r>
      <w:r>
        <w:rPr>
          <w:spacing w:val="-9"/>
        </w:rPr>
        <w:t xml:space="preserve"> </w:t>
      </w:r>
      <w:r>
        <w:t>results</w:t>
      </w:r>
      <w:r>
        <w:rPr>
          <w:spacing w:val="-9"/>
        </w:rPr>
        <w:t xml:space="preserve"> </w:t>
      </w:r>
      <w:r>
        <w:t>at</w:t>
      </w:r>
      <w:r>
        <w:rPr>
          <w:spacing w:val="-9"/>
        </w:rPr>
        <w:t xml:space="preserve"> </w:t>
      </w:r>
      <w:r>
        <w:t>national</w:t>
      </w:r>
      <w:r>
        <w:rPr>
          <w:spacing w:val="-9"/>
        </w:rPr>
        <w:t xml:space="preserve"> </w:t>
      </w:r>
      <w:r>
        <w:t>level</w:t>
      </w:r>
      <w:r>
        <w:rPr>
          <w:spacing w:val="-9"/>
        </w:rPr>
        <w:t xml:space="preserve"> </w:t>
      </w:r>
      <w:r>
        <w:t>but</w:t>
      </w:r>
      <w:r>
        <w:rPr>
          <w:spacing w:val="-9"/>
        </w:rPr>
        <w:t xml:space="preserve"> </w:t>
      </w:r>
      <w:r>
        <w:t>to</w:t>
      </w:r>
      <w:r>
        <w:rPr>
          <w:spacing w:val="-9"/>
        </w:rPr>
        <w:t xml:space="preserve"> </w:t>
      </w:r>
      <w:r>
        <w:t>assess</w:t>
      </w:r>
      <w:r>
        <w:rPr>
          <w:spacing w:val="-9"/>
        </w:rPr>
        <w:t xml:space="preserve"> </w:t>
      </w:r>
      <w:r>
        <w:t>the</w:t>
      </w:r>
      <w:r>
        <w:rPr>
          <w:spacing w:val="-9"/>
        </w:rPr>
        <w:t xml:space="preserve"> </w:t>
      </w:r>
      <w:r>
        <w:t>effectiveness</w:t>
      </w:r>
      <w:r>
        <w:rPr>
          <w:spacing w:val="-9"/>
        </w:rPr>
        <w:t xml:space="preserve"> </w:t>
      </w:r>
      <w:r>
        <w:t>of</w:t>
      </w:r>
      <w:r>
        <w:rPr>
          <w:spacing w:val="-9"/>
        </w:rPr>
        <w:t xml:space="preserve"> </w:t>
      </w:r>
      <w:r>
        <w:t>remote</w:t>
      </w:r>
      <w:r>
        <w:rPr>
          <w:spacing w:val="-9"/>
        </w:rPr>
        <w:t xml:space="preserve"> </w:t>
      </w:r>
      <w:r>
        <w:t>modules</w:t>
      </w:r>
      <w:r>
        <w:rPr>
          <w:spacing w:val="-9"/>
        </w:rPr>
        <w:t xml:space="preserve"> </w:t>
      </w:r>
      <w:r>
        <w:t>to</w:t>
      </w:r>
      <w:r>
        <w:rPr>
          <w:spacing w:val="-9"/>
        </w:rPr>
        <w:t xml:space="preserve"> </w:t>
      </w:r>
      <w:r>
        <w:t>collect and</w:t>
      </w:r>
      <w:r>
        <w:rPr>
          <w:spacing w:val="-12"/>
        </w:rPr>
        <w:t xml:space="preserve"> </w:t>
      </w:r>
      <w:r>
        <w:t>report</w:t>
      </w:r>
      <w:r>
        <w:rPr>
          <w:spacing w:val="-12"/>
        </w:rPr>
        <w:t xml:space="preserve"> </w:t>
      </w:r>
      <w:r>
        <w:t>on</w:t>
      </w:r>
      <w:r>
        <w:rPr>
          <w:spacing w:val="-12"/>
        </w:rPr>
        <w:t xml:space="preserve"> </w:t>
      </w:r>
      <w:r>
        <w:t>food</w:t>
      </w:r>
      <w:r>
        <w:rPr>
          <w:spacing w:val="-12"/>
        </w:rPr>
        <w:t xml:space="preserve"> </w:t>
      </w:r>
      <w:r>
        <w:t>insecurity</w:t>
      </w:r>
      <w:r>
        <w:rPr>
          <w:spacing w:val="-12"/>
        </w:rPr>
        <w:t xml:space="preserve"> </w:t>
      </w:r>
      <w:r>
        <w:t>using</w:t>
      </w:r>
      <w:r>
        <w:rPr>
          <w:spacing w:val="-12"/>
        </w:rPr>
        <w:t xml:space="preserve"> </w:t>
      </w:r>
      <w:r>
        <w:t>a</w:t>
      </w:r>
      <w:r>
        <w:rPr>
          <w:spacing w:val="-12"/>
        </w:rPr>
        <w:t xml:space="preserve"> </w:t>
      </w:r>
      <w:r>
        <w:t>statistically</w:t>
      </w:r>
      <w:r>
        <w:rPr>
          <w:spacing w:val="-12"/>
        </w:rPr>
        <w:t xml:space="preserve"> </w:t>
      </w:r>
      <w:r>
        <w:t>comparable</w:t>
      </w:r>
      <w:r>
        <w:rPr>
          <w:spacing w:val="-12"/>
        </w:rPr>
        <w:t xml:space="preserve"> </w:t>
      </w:r>
      <w:r>
        <w:t>stratified</w:t>
      </w:r>
      <w:r>
        <w:rPr>
          <w:spacing w:val="-12"/>
        </w:rPr>
        <w:t xml:space="preserve"> </w:t>
      </w:r>
      <w:r>
        <w:t>sample.</w:t>
      </w:r>
      <w:r>
        <w:rPr>
          <w:spacing w:val="5"/>
        </w:rPr>
        <w:t xml:space="preserve"> </w:t>
      </w:r>
      <w:r>
        <w:t>Thus,</w:t>
      </w:r>
      <w:r>
        <w:rPr>
          <w:spacing w:val="-11"/>
        </w:rPr>
        <w:t xml:space="preserve"> </w:t>
      </w:r>
      <w:r>
        <w:t>this</w:t>
      </w:r>
      <w:r>
        <w:rPr>
          <w:spacing w:val="-12"/>
        </w:rPr>
        <w:t xml:space="preserve"> </w:t>
      </w:r>
      <w:r>
        <w:t>current analysis</w:t>
      </w:r>
      <w:r>
        <w:rPr>
          <w:spacing w:val="-14"/>
        </w:rPr>
        <w:t xml:space="preserve"> </w:t>
      </w:r>
      <w:r>
        <w:t>does</w:t>
      </w:r>
      <w:r>
        <w:rPr>
          <w:spacing w:val="-13"/>
        </w:rPr>
        <w:t xml:space="preserve"> </w:t>
      </w:r>
      <w:r>
        <w:t>not</w:t>
      </w:r>
      <w:r>
        <w:rPr>
          <w:spacing w:val="-13"/>
        </w:rPr>
        <w:t xml:space="preserve"> </w:t>
      </w:r>
      <w:r>
        <w:t>employ</w:t>
      </w:r>
      <w:r>
        <w:rPr>
          <w:spacing w:val="-14"/>
        </w:rPr>
        <w:t xml:space="preserve"> </w:t>
      </w:r>
      <w:r>
        <w:t>weighting</w:t>
      </w:r>
      <w:r>
        <w:rPr>
          <w:spacing w:val="-13"/>
        </w:rPr>
        <w:t xml:space="preserve"> </w:t>
      </w:r>
      <w:r>
        <w:t>techniques</w:t>
      </w:r>
      <w:r>
        <w:rPr>
          <w:spacing w:val="-13"/>
        </w:rPr>
        <w:t xml:space="preserve"> </w:t>
      </w:r>
      <w:r>
        <w:t>to</w:t>
      </w:r>
      <w:r>
        <w:rPr>
          <w:spacing w:val="-13"/>
        </w:rPr>
        <w:t xml:space="preserve"> </w:t>
      </w:r>
      <w:r>
        <w:t>adjust</w:t>
      </w:r>
      <w:r>
        <w:rPr>
          <w:spacing w:val="-14"/>
        </w:rPr>
        <w:t xml:space="preserve"> </w:t>
      </w:r>
      <w:r>
        <w:t>for</w:t>
      </w:r>
      <w:r>
        <w:rPr>
          <w:spacing w:val="-13"/>
        </w:rPr>
        <w:t xml:space="preserve"> </w:t>
      </w:r>
      <w:r>
        <w:t>sampling</w:t>
      </w:r>
      <w:r>
        <w:rPr>
          <w:spacing w:val="-13"/>
        </w:rPr>
        <w:t xml:space="preserve"> </w:t>
      </w:r>
      <w:r>
        <w:t>skewness</w:t>
      </w:r>
      <w:r>
        <w:rPr>
          <w:spacing w:val="-13"/>
        </w:rPr>
        <w:t xml:space="preserve"> </w:t>
      </w:r>
      <w:r>
        <w:t>and</w:t>
      </w:r>
      <w:r>
        <w:rPr>
          <w:spacing w:val="-14"/>
        </w:rPr>
        <w:t xml:space="preserve"> </w:t>
      </w:r>
      <w:r>
        <w:t>response</w:t>
      </w:r>
      <w:r>
        <w:rPr>
          <w:spacing w:val="-13"/>
        </w:rPr>
        <w:t xml:space="preserve"> </w:t>
      </w:r>
      <w:r>
        <w:t xml:space="preserve">rate. Nonetheless, the study design </w:t>
      </w:r>
      <w:ins w:id="69" w:author="Mohamed SALEM" w:date="2024-01-16T11:06:00Z">
        <w:r w:rsidR="006520AF">
          <w:t>will</w:t>
        </w:r>
      </w:ins>
      <w:del w:id="70" w:author="Mohamed SALEM" w:date="2024-01-16T11:06:00Z">
        <w:r w:rsidDel="006520AF">
          <w:delText>could</w:delText>
        </w:r>
      </w:del>
      <w:r>
        <w:t xml:space="preserve"> allow for </w:t>
      </w:r>
      <w:del w:id="71" w:author="Mohamed SALEM" w:date="2024-01-16T11:06:00Z">
        <w:r w:rsidDel="006520AF">
          <w:delText xml:space="preserve">testing </w:delText>
        </w:r>
      </w:del>
      <w:ins w:id="72" w:author="Mohamed SALEM" w:date="2024-01-16T11:06:00Z">
        <w:r w:rsidR="006520AF">
          <w:t xml:space="preserve">controlling for </w:t>
        </w:r>
      </w:ins>
      <w:del w:id="73" w:author="Mohamed SALEM" w:date="2024-01-16T11:06:00Z">
        <w:r w:rsidDel="006520AF">
          <w:delText xml:space="preserve">of </w:delText>
        </w:r>
      </w:del>
      <w:r>
        <w:t>sample skewness due to mobile phone ownership,</w:t>
      </w:r>
      <w:r>
        <w:rPr>
          <w:spacing w:val="-5"/>
        </w:rPr>
        <w:t xml:space="preserve"> </w:t>
      </w:r>
      <w:ins w:id="74" w:author="Mohamed SALEM" w:date="2024-01-16T11:07:00Z">
        <w:r w:rsidR="00890029">
          <w:rPr>
            <w:spacing w:val="-5"/>
          </w:rPr>
          <w:t xml:space="preserve">and the underlying background variables that </w:t>
        </w:r>
        <w:r w:rsidR="009E4A90">
          <w:rPr>
            <w:spacing w:val="-5"/>
          </w:rPr>
          <w:t xml:space="preserve">are associated with mobile </w:t>
        </w:r>
      </w:ins>
      <w:r>
        <w:t>coverage</w:t>
      </w:r>
      <w:ins w:id="75" w:author="Alirah WEYORI" w:date="2024-01-15T11:03:00Z">
        <w:r w:rsidR="00E937DC">
          <w:t>,</w:t>
        </w:r>
      </w:ins>
      <w:r>
        <w:rPr>
          <w:spacing w:val="-6"/>
        </w:rPr>
        <w:t xml:space="preserve"> </w:t>
      </w:r>
      <w:r>
        <w:t>and</w:t>
      </w:r>
      <w:r>
        <w:rPr>
          <w:spacing w:val="-6"/>
        </w:rPr>
        <w:t xml:space="preserve"> </w:t>
      </w:r>
      <w:r>
        <w:t>non-response</w:t>
      </w:r>
      <w:r>
        <w:rPr>
          <w:spacing w:val="-6"/>
        </w:rPr>
        <w:t xml:space="preserve"> </w:t>
      </w:r>
      <w:ins w:id="76" w:author="Mohamed SALEM" w:date="2024-01-16T11:07:00Z">
        <w:r w:rsidR="009E4A90">
          <w:rPr>
            <w:spacing w:val="-6"/>
          </w:rPr>
          <w:t xml:space="preserve">rate </w:t>
        </w:r>
      </w:ins>
      <w:r>
        <w:t>over</w:t>
      </w:r>
      <w:r>
        <w:rPr>
          <w:spacing w:val="-6"/>
        </w:rPr>
        <w:t xml:space="preserve"> </w:t>
      </w:r>
      <w:r>
        <w:t>the</w:t>
      </w:r>
      <w:r>
        <w:rPr>
          <w:spacing w:val="-6"/>
        </w:rPr>
        <w:t xml:space="preserve"> </w:t>
      </w:r>
      <w:r>
        <w:t>phone.</w:t>
      </w:r>
      <w:r>
        <w:rPr>
          <w:spacing w:val="16"/>
        </w:rPr>
        <w:t xml:space="preserve"> </w:t>
      </w:r>
      <w:del w:id="77" w:author="Mohamed SALEM" w:date="2024-01-16T11:08:00Z">
        <w:r w:rsidDel="009E4A90">
          <w:delText>CAR</w:delText>
        </w:r>
        <w:r w:rsidDel="009E4A90">
          <w:rPr>
            <w:spacing w:val="-6"/>
          </w:rPr>
          <w:delText xml:space="preserve"> </w:delText>
        </w:r>
        <w:r w:rsidDel="009E4A90">
          <w:delText>has</w:delText>
        </w:r>
        <w:r w:rsidDel="009E4A90">
          <w:rPr>
            <w:spacing w:val="-6"/>
          </w:rPr>
          <w:delText xml:space="preserve"> </w:delText>
        </w:r>
        <w:r w:rsidDel="009E4A90">
          <w:delText>one</w:delText>
        </w:r>
        <w:r w:rsidDel="009E4A90">
          <w:rPr>
            <w:spacing w:val="-6"/>
          </w:rPr>
          <w:delText xml:space="preserve"> </w:delText>
        </w:r>
        <w:r w:rsidDel="009E4A90">
          <w:delText>of</w:delText>
        </w:r>
        <w:r w:rsidDel="009E4A90">
          <w:rPr>
            <w:spacing w:val="-6"/>
          </w:rPr>
          <w:delText xml:space="preserve"> </w:delText>
        </w:r>
        <w:r w:rsidDel="009E4A90">
          <w:delText>the</w:delText>
        </w:r>
        <w:r w:rsidDel="009E4A90">
          <w:rPr>
            <w:spacing w:val="-6"/>
          </w:rPr>
          <w:delText xml:space="preserve"> </w:delText>
        </w:r>
        <w:r w:rsidDel="009E4A90">
          <w:delText>lowest</w:delText>
        </w:r>
        <w:r w:rsidDel="009E4A90">
          <w:rPr>
            <w:spacing w:val="-6"/>
          </w:rPr>
          <w:delText xml:space="preserve"> </w:delText>
        </w:r>
        <w:r w:rsidDel="009E4A90">
          <w:delText>mobile</w:delText>
        </w:r>
        <w:r w:rsidDel="009E4A90">
          <w:rPr>
            <w:spacing w:val="-6"/>
          </w:rPr>
          <w:delText xml:space="preserve"> </w:delText>
        </w:r>
        <w:r w:rsidDel="009E4A90">
          <w:delText>phone penetration</w:delText>
        </w:r>
        <w:r w:rsidDel="009E4A90">
          <w:rPr>
            <w:spacing w:val="-7"/>
          </w:rPr>
          <w:delText xml:space="preserve"> </w:delText>
        </w:r>
        <w:r w:rsidDel="009E4A90">
          <w:delText>rates</w:delText>
        </w:r>
        <w:r w:rsidDel="009E4A90">
          <w:rPr>
            <w:spacing w:val="-6"/>
          </w:rPr>
          <w:delText xml:space="preserve"> </w:delText>
        </w:r>
        <w:r w:rsidDel="009E4A90">
          <w:delText>globally</w:delText>
        </w:r>
        <w:r w:rsidDel="009E4A90">
          <w:rPr>
            <w:spacing w:val="-6"/>
          </w:rPr>
          <w:delText xml:space="preserve"> </w:delText>
        </w:r>
        <w:r w:rsidDel="009E4A90">
          <w:delText>(approximately</w:delText>
        </w:r>
        <w:r w:rsidDel="009E4A90">
          <w:rPr>
            <w:spacing w:val="-6"/>
          </w:rPr>
          <w:delText xml:space="preserve"> </w:delText>
        </w:r>
        <w:r w:rsidDel="009E4A90">
          <w:delText>70%</w:delText>
        </w:r>
        <w:r w:rsidDel="009E4A90">
          <w:rPr>
            <w:spacing w:val="-7"/>
          </w:rPr>
          <w:delText xml:space="preserve"> </w:delText>
        </w:r>
        <w:r w:rsidDel="009E4A90">
          <w:delText>of</w:delText>
        </w:r>
        <w:r w:rsidDel="009E4A90">
          <w:rPr>
            <w:spacing w:val="-6"/>
          </w:rPr>
          <w:delText xml:space="preserve"> </w:delText>
        </w:r>
        <w:r w:rsidDel="009E4A90">
          <w:delText>the</w:delText>
        </w:r>
        <w:r w:rsidDel="009E4A90">
          <w:rPr>
            <w:spacing w:val="-6"/>
          </w:rPr>
          <w:delText xml:space="preserve"> </w:delText>
        </w:r>
        <w:r w:rsidDel="009E4A90">
          <w:delText>population</w:delText>
        </w:r>
        <w:r w:rsidDel="009E4A90">
          <w:rPr>
            <w:spacing w:val="-6"/>
          </w:rPr>
          <w:delText xml:space="preserve"> </w:delText>
        </w:r>
        <w:r w:rsidDel="009E4A90">
          <w:delText>do</w:delText>
        </w:r>
        <w:r w:rsidDel="009E4A90">
          <w:rPr>
            <w:spacing w:val="-6"/>
          </w:rPr>
          <w:delText xml:space="preserve"> </w:delText>
        </w:r>
        <w:r w:rsidDel="009E4A90">
          <w:delText>not</w:delText>
        </w:r>
        <w:r w:rsidDel="009E4A90">
          <w:rPr>
            <w:spacing w:val="-7"/>
          </w:rPr>
          <w:delText xml:space="preserve"> </w:delText>
        </w:r>
        <w:r w:rsidDel="009E4A90">
          <w:delText>own/use</w:delText>
        </w:r>
        <w:r w:rsidDel="009E4A90">
          <w:rPr>
            <w:spacing w:val="-6"/>
          </w:rPr>
          <w:delText xml:space="preserve"> </w:delText>
        </w:r>
        <w:r w:rsidDel="009E4A90">
          <w:delText>mobile</w:delText>
        </w:r>
        <w:r w:rsidDel="009E4A90">
          <w:rPr>
            <w:spacing w:val="-6"/>
          </w:rPr>
          <w:delText xml:space="preserve"> </w:delText>
        </w:r>
        <w:r w:rsidDel="009E4A90">
          <w:delText>phones).</w:delText>
        </w:r>
      </w:del>
    </w:p>
    <w:p w14:paraId="5FE8C276" w14:textId="77777777" w:rsidR="00D62403" w:rsidRDefault="00D62403" w:rsidP="00D62403">
      <w:pPr>
        <w:spacing w:line="314" w:lineRule="auto"/>
        <w:jc w:val="both"/>
        <w:sectPr w:rsidR="00D62403">
          <w:pgSz w:w="12240" w:h="15840"/>
          <w:pgMar w:top="1340" w:right="1020" w:bottom="1080" w:left="900" w:header="0" w:footer="888" w:gutter="0"/>
          <w:cols w:space="720"/>
        </w:sectPr>
      </w:pPr>
    </w:p>
    <w:p w14:paraId="7F791A9B" w14:textId="77777777" w:rsidR="00D62403" w:rsidRDefault="00D62403" w:rsidP="00D62403">
      <w:pPr>
        <w:pStyle w:val="Heading2"/>
        <w:numPr>
          <w:ilvl w:val="0"/>
          <w:numId w:val="8"/>
        </w:numPr>
        <w:tabs>
          <w:tab w:val="left" w:pos="1024"/>
        </w:tabs>
        <w:ind w:hanging="484"/>
      </w:pPr>
      <w:bookmarkStart w:id="78" w:name="Study_Design_&amp;_Sampling"/>
      <w:bookmarkStart w:id="79" w:name="_bookmark1"/>
      <w:bookmarkEnd w:id="78"/>
      <w:bookmarkEnd w:id="79"/>
      <w:r>
        <w:t>Study</w:t>
      </w:r>
      <w:r>
        <w:rPr>
          <w:spacing w:val="33"/>
        </w:rPr>
        <w:t xml:space="preserve"> </w:t>
      </w:r>
      <w:r>
        <w:t>Design</w:t>
      </w:r>
      <w:r>
        <w:rPr>
          <w:spacing w:val="33"/>
        </w:rPr>
        <w:t xml:space="preserve"> </w:t>
      </w:r>
      <w:r>
        <w:t>&amp;</w:t>
      </w:r>
      <w:r>
        <w:rPr>
          <w:spacing w:val="33"/>
        </w:rPr>
        <w:t xml:space="preserve"> </w:t>
      </w:r>
      <w:r>
        <w:rPr>
          <w:spacing w:val="-2"/>
        </w:rPr>
        <w:t>Sampling</w:t>
      </w:r>
    </w:p>
    <w:p w14:paraId="63FEA22B" w14:textId="77777777" w:rsidR="00D62403" w:rsidRDefault="00D62403" w:rsidP="00D62403">
      <w:pPr>
        <w:pStyle w:val="BodyText"/>
        <w:spacing w:before="282" w:line="314" w:lineRule="auto"/>
        <w:ind w:left="540" w:right="419"/>
        <w:jc w:val="both"/>
      </w:pPr>
      <w:r>
        <w:rPr>
          <w:spacing w:val="-2"/>
        </w:rPr>
        <w:t>The</w:t>
      </w:r>
      <w:r>
        <w:rPr>
          <w:spacing w:val="-10"/>
        </w:rPr>
        <w:t xml:space="preserve"> </w:t>
      </w:r>
      <w:r>
        <w:rPr>
          <w:spacing w:val="-2"/>
        </w:rPr>
        <w:t>study</w:t>
      </w:r>
      <w:r>
        <w:rPr>
          <w:spacing w:val="-10"/>
        </w:rPr>
        <w:t xml:space="preserve"> </w:t>
      </w:r>
      <w:r>
        <w:rPr>
          <w:spacing w:val="-2"/>
        </w:rPr>
        <w:t>was</w:t>
      </w:r>
      <w:r>
        <w:rPr>
          <w:spacing w:val="-10"/>
        </w:rPr>
        <w:t xml:space="preserve"> </w:t>
      </w:r>
      <w:r>
        <w:rPr>
          <w:spacing w:val="-2"/>
        </w:rPr>
        <w:t>implemented</w:t>
      </w:r>
      <w:r>
        <w:rPr>
          <w:spacing w:val="-10"/>
        </w:rPr>
        <w:t xml:space="preserve"> </w:t>
      </w:r>
      <w:r>
        <w:rPr>
          <w:spacing w:val="-2"/>
        </w:rPr>
        <w:t>as</w:t>
      </w:r>
      <w:r>
        <w:rPr>
          <w:spacing w:val="-10"/>
        </w:rPr>
        <w:t xml:space="preserve"> </w:t>
      </w:r>
      <w:r>
        <w:rPr>
          <w:spacing w:val="-2"/>
        </w:rPr>
        <w:t>a</w:t>
      </w:r>
      <w:r>
        <w:rPr>
          <w:spacing w:val="-10"/>
        </w:rPr>
        <w:t xml:space="preserve"> </w:t>
      </w:r>
      <w:r>
        <w:rPr>
          <w:spacing w:val="-2"/>
        </w:rPr>
        <w:t>survey</w:t>
      </w:r>
      <w:r>
        <w:rPr>
          <w:spacing w:val="-10"/>
        </w:rPr>
        <w:t xml:space="preserve"> </w:t>
      </w:r>
      <w:r>
        <w:rPr>
          <w:spacing w:val="-2"/>
        </w:rPr>
        <w:t>experiment</w:t>
      </w:r>
      <w:r>
        <w:rPr>
          <w:spacing w:val="-10"/>
        </w:rPr>
        <w:t xml:space="preserve"> </w:t>
      </w:r>
      <w:r>
        <w:rPr>
          <w:spacing w:val="-2"/>
        </w:rPr>
        <w:t>with</w:t>
      </w:r>
      <w:r>
        <w:rPr>
          <w:spacing w:val="-10"/>
        </w:rPr>
        <w:t xml:space="preserve"> </w:t>
      </w:r>
      <w:r>
        <w:rPr>
          <w:spacing w:val="-2"/>
        </w:rPr>
        <w:t>stratified</w:t>
      </w:r>
      <w:r>
        <w:rPr>
          <w:spacing w:val="-10"/>
        </w:rPr>
        <w:t xml:space="preserve"> </w:t>
      </w:r>
      <w:r>
        <w:rPr>
          <w:spacing w:val="-2"/>
        </w:rPr>
        <w:t>sample</w:t>
      </w:r>
      <w:r>
        <w:rPr>
          <w:spacing w:val="-10"/>
        </w:rPr>
        <w:t xml:space="preserve"> </w:t>
      </w:r>
      <w:r>
        <w:rPr>
          <w:spacing w:val="-2"/>
        </w:rPr>
        <w:t>comparing</w:t>
      </w:r>
      <w:r>
        <w:rPr>
          <w:spacing w:val="-10"/>
        </w:rPr>
        <w:t xml:space="preserve"> </w:t>
      </w:r>
      <w:r>
        <w:rPr>
          <w:spacing w:val="-2"/>
        </w:rPr>
        <w:t>the</w:t>
      </w:r>
      <w:r>
        <w:rPr>
          <w:spacing w:val="-10"/>
        </w:rPr>
        <w:t xml:space="preserve"> </w:t>
      </w:r>
      <w:r>
        <w:rPr>
          <w:spacing w:val="-2"/>
        </w:rPr>
        <w:t xml:space="preserve">outcomes </w:t>
      </w:r>
      <w:r>
        <w:t>of two statistically comparable samples drawn from the same population.</w:t>
      </w:r>
    </w:p>
    <w:p w14:paraId="3AA0412F" w14:textId="2A15A8C7" w:rsidR="00D62403" w:rsidRDefault="00D62403" w:rsidP="00D62403">
      <w:pPr>
        <w:pStyle w:val="BodyText"/>
        <w:spacing w:before="122" w:line="314" w:lineRule="auto"/>
        <w:ind w:left="540" w:right="414"/>
        <w:jc w:val="both"/>
      </w:pPr>
      <w:r>
        <w:t>Selection of study areas and participating households followed a stratified random sampling approach</w:t>
      </w:r>
      <w:r>
        <w:rPr>
          <w:spacing w:val="-4"/>
        </w:rPr>
        <w:t xml:space="preserve"> </w:t>
      </w:r>
      <w:r>
        <w:t>(stratified</w:t>
      </w:r>
      <w:r>
        <w:rPr>
          <w:spacing w:val="-4"/>
        </w:rPr>
        <w:t xml:space="preserve"> </w:t>
      </w:r>
      <w:r>
        <w:t>by</w:t>
      </w:r>
      <w:r>
        <w:rPr>
          <w:spacing w:val="-4"/>
        </w:rPr>
        <w:t xml:space="preserve"> </w:t>
      </w:r>
      <w:r>
        <w:t>the</w:t>
      </w:r>
      <w:r>
        <w:rPr>
          <w:spacing w:val="-4"/>
        </w:rPr>
        <w:t xml:space="preserve"> </w:t>
      </w:r>
      <w:r>
        <w:t>different</w:t>
      </w:r>
      <w:r>
        <w:rPr>
          <w:spacing w:val="-4"/>
        </w:rPr>
        <w:t xml:space="preserve"> </w:t>
      </w:r>
      <w:r>
        <w:t>Admin</w:t>
      </w:r>
      <w:r>
        <w:rPr>
          <w:spacing w:val="-4"/>
        </w:rPr>
        <w:t xml:space="preserve"> </w:t>
      </w:r>
      <w:r>
        <w:t>Areas-biggest</w:t>
      </w:r>
      <w:r>
        <w:rPr>
          <w:spacing w:val="-4"/>
        </w:rPr>
        <w:t xml:space="preserve"> </w:t>
      </w:r>
      <w:r>
        <w:t>to</w:t>
      </w:r>
      <w:r>
        <w:rPr>
          <w:spacing w:val="-4"/>
        </w:rPr>
        <w:t xml:space="preserve"> </w:t>
      </w:r>
      <w:r>
        <w:t>smallest</w:t>
      </w:r>
      <w:r>
        <w:rPr>
          <w:spacing w:val="-4"/>
        </w:rPr>
        <w:t xml:space="preserve"> </w:t>
      </w:r>
      <w:r>
        <w:t>but</w:t>
      </w:r>
      <w:r>
        <w:rPr>
          <w:spacing w:val="-4"/>
        </w:rPr>
        <w:t xml:space="preserve"> </w:t>
      </w:r>
      <w:r>
        <w:t>not</w:t>
      </w:r>
      <w:r>
        <w:rPr>
          <w:spacing w:val="-4"/>
        </w:rPr>
        <w:t xml:space="preserve"> </w:t>
      </w:r>
      <w:r>
        <w:t>representative</w:t>
      </w:r>
      <w:r>
        <w:rPr>
          <w:spacing w:val="-4"/>
        </w:rPr>
        <w:t xml:space="preserve"> </w:t>
      </w:r>
      <w:r>
        <w:t>at</w:t>
      </w:r>
      <w:r>
        <w:rPr>
          <w:spacing w:val="-4"/>
        </w:rPr>
        <w:t xml:space="preserve"> </w:t>
      </w:r>
      <w:r>
        <w:t>each admin</w:t>
      </w:r>
      <w:r>
        <w:rPr>
          <w:spacing w:val="-8"/>
        </w:rPr>
        <w:t xml:space="preserve"> </w:t>
      </w:r>
      <w:r>
        <w:t>area)</w:t>
      </w:r>
      <w:r>
        <w:rPr>
          <w:spacing w:val="-8"/>
        </w:rPr>
        <w:t xml:space="preserve"> </w:t>
      </w:r>
      <w:r>
        <w:t>based</w:t>
      </w:r>
      <w:r>
        <w:rPr>
          <w:spacing w:val="-8"/>
        </w:rPr>
        <w:t xml:space="preserve"> </w:t>
      </w:r>
      <w:r>
        <w:t>on</w:t>
      </w:r>
      <w:r>
        <w:rPr>
          <w:spacing w:val="-8"/>
        </w:rPr>
        <w:t xml:space="preserve"> </w:t>
      </w:r>
      <w:r>
        <w:t>3-point</w:t>
      </w:r>
      <w:r>
        <w:rPr>
          <w:spacing w:val="-8"/>
        </w:rPr>
        <w:t xml:space="preserve"> </w:t>
      </w:r>
      <w:r>
        <w:t>criteria</w:t>
      </w:r>
      <w:r>
        <w:rPr>
          <w:spacing w:val="-8"/>
        </w:rPr>
        <w:t xml:space="preserve"> </w:t>
      </w:r>
      <w:r>
        <w:t>developed</w:t>
      </w:r>
      <w:r>
        <w:rPr>
          <w:spacing w:val="-8"/>
        </w:rPr>
        <w:t xml:space="preserve"> </w:t>
      </w:r>
      <w:r>
        <w:t>and</w:t>
      </w:r>
      <w:r>
        <w:rPr>
          <w:spacing w:val="-8"/>
        </w:rPr>
        <w:t xml:space="preserve"> </w:t>
      </w:r>
      <w:r>
        <w:t>agreed</w:t>
      </w:r>
      <w:r>
        <w:rPr>
          <w:spacing w:val="-8"/>
        </w:rPr>
        <w:t xml:space="preserve"> </w:t>
      </w:r>
      <w:r>
        <w:t>together</w:t>
      </w:r>
      <w:r>
        <w:rPr>
          <w:spacing w:val="-8"/>
        </w:rPr>
        <w:t xml:space="preserve"> </w:t>
      </w:r>
      <w:r>
        <w:t>with</w:t>
      </w:r>
      <w:r>
        <w:rPr>
          <w:spacing w:val="-8"/>
        </w:rPr>
        <w:t xml:space="preserve"> </w:t>
      </w:r>
      <w:r>
        <w:t>the</w:t>
      </w:r>
      <w:r>
        <w:rPr>
          <w:spacing w:val="-8"/>
        </w:rPr>
        <w:t xml:space="preserve"> </w:t>
      </w:r>
      <w:r>
        <w:t>WFP</w:t>
      </w:r>
      <w:r>
        <w:rPr>
          <w:spacing w:val="-8"/>
        </w:rPr>
        <w:t xml:space="preserve"> </w:t>
      </w:r>
      <w:r>
        <w:t>country</w:t>
      </w:r>
      <w:r>
        <w:rPr>
          <w:spacing w:val="-8"/>
        </w:rPr>
        <w:t xml:space="preserve"> </w:t>
      </w:r>
      <w:r>
        <w:t>office (CO)</w:t>
      </w:r>
      <w:r>
        <w:rPr>
          <w:spacing w:val="-14"/>
        </w:rPr>
        <w:t xml:space="preserve"> </w:t>
      </w:r>
      <w:r>
        <w:t>in</w:t>
      </w:r>
      <w:r>
        <w:rPr>
          <w:spacing w:val="-13"/>
        </w:rPr>
        <w:t xml:space="preserve"> </w:t>
      </w:r>
      <w:r>
        <w:t>Bangui.</w:t>
      </w:r>
      <w:r>
        <w:rPr>
          <w:spacing w:val="-13"/>
        </w:rPr>
        <w:t xml:space="preserve"> </w:t>
      </w:r>
      <w:r>
        <w:t>The</w:t>
      </w:r>
      <w:r>
        <w:rPr>
          <w:spacing w:val="-14"/>
        </w:rPr>
        <w:t xml:space="preserve"> </w:t>
      </w:r>
      <w:r>
        <w:t>criteria</w:t>
      </w:r>
      <w:r>
        <w:rPr>
          <w:spacing w:val="-13"/>
        </w:rPr>
        <w:t xml:space="preserve"> </w:t>
      </w:r>
      <w:r>
        <w:t>include,</w:t>
      </w:r>
      <w:r>
        <w:rPr>
          <w:spacing w:val="-13"/>
        </w:rPr>
        <w:t xml:space="preserve"> </w:t>
      </w:r>
      <w:r>
        <w:rPr>
          <w:b/>
        </w:rPr>
        <w:t>1.</w:t>
      </w:r>
      <w:r>
        <w:rPr>
          <w:b/>
          <w:spacing w:val="-14"/>
        </w:rPr>
        <w:t xml:space="preserve"> </w:t>
      </w:r>
      <w:r>
        <w:rPr>
          <w:b/>
        </w:rPr>
        <w:t>Mobile</w:t>
      </w:r>
      <w:r>
        <w:rPr>
          <w:b/>
          <w:spacing w:val="-14"/>
        </w:rPr>
        <w:t xml:space="preserve"> </w:t>
      </w:r>
      <w:r>
        <w:rPr>
          <w:b/>
        </w:rPr>
        <w:t>phone</w:t>
      </w:r>
      <w:r>
        <w:rPr>
          <w:b/>
          <w:spacing w:val="-14"/>
        </w:rPr>
        <w:t xml:space="preserve"> </w:t>
      </w:r>
      <w:r>
        <w:rPr>
          <w:b/>
        </w:rPr>
        <w:t>coverage,</w:t>
      </w:r>
      <w:r>
        <w:rPr>
          <w:b/>
          <w:spacing w:val="-14"/>
        </w:rPr>
        <w:t xml:space="preserve"> </w:t>
      </w:r>
      <w:r>
        <w:rPr>
          <w:b/>
        </w:rPr>
        <w:t>2.</w:t>
      </w:r>
      <w:r>
        <w:rPr>
          <w:b/>
          <w:spacing w:val="-14"/>
        </w:rPr>
        <w:t xml:space="preserve"> </w:t>
      </w:r>
      <w:r>
        <w:rPr>
          <w:b/>
        </w:rPr>
        <w:t>Food</w:t>
      </w:r>
      <w:r>
        <w:rPr>
          <w:b/>
          <w:spacing w:val="-13"/>
        </w:rPr>
        <w:t xml:space="preserve"> </w:t>
      </w:r>
      <w:r>
        <w:rPr>
          <w:b/>
        </w:rPr>
        <w:t>security</w:t>
      </w:r>
      <w:r>
        <w:rPr>
          <w:b/>
          <w:spacing w:val="-14"/>
        </w:rPr>
        <w:t xml:space="preserve"> </w:t>
      </w:r>
      <w:r>
        <w:rPr>
          <w:b/>
        </w:rPr>
        <w:t>situation, &amp; 3.</w:t>
      </w:r>
      <w:r>
        <w:rPr>
          <w:b/>
          <w:spacing w:val="40"/>
        </w:rPr>
        <w:t xml:space="preserve"> </w:t>
      </w:r>
      <w:r>
        <w:rPr>
          <w:b/>
        </w:rPr>
        <w:t xml:space="preserve">Accessibility (considering the security situation on the ground). </w:t>
      </w:r>
      <w:r>
        <w:t xml:space="preserve">On the mobile </w:t>
      </w:r>
      <w:r>
        <w:rPr>
          <w:spacing w:val="-4"/>
        </w:rPr>
        <w:t>phone</w:t>
      </w:r>
      <w:r>
        <w:rPr>
          <w:spacing w:val="-10"/>
        </w:rPr>
        <w:t xml:space="preserve"> </w:t>
      </w:r>
      <w:r>
        <w:rPr>
          <w:spacing w:val="-4"/>
        </w:rPr>
        <w:t>coverage,</w:t>
      </w:r>
      <w:r>
        <w:rPr>
          <w:spacing w:val="-9"/>
        </w:rPr>
        <w:t xml:space="preserve"> </w:t>
      </w:r>
      <w:r>
        <w:rPr>
          <w:spacing w:val="-4"/>
        </w:rPr>
        <w:t>a</w:t>
      </w:r>
      <w:r>
        <w:rPr>
          <w:spacing w:val="-9"/>
        </w:rPr>
        <w:t xml:space="preserve"> </w:t>
      </w:r>
      <w:r>
        <w:rPr>
          <w:spacing w:val="-4"/>
        </w:rPr>
        <w:t>full</w:t>
      </w:r>
      <w:r>
        <w:rPr>
          <w:spacing w:val="-10"/>
        </w:rPr>
        <w:t xml:space="preserve"> </w:t>
      </w:r>
      <w:r>
        <w:rPr>
          <w:spacing w:val="-4"/>
        </w:rPr>
        <w:t>list</w:t>
      </w:r>
      <w:r>
        <w:rPr>
          <w:spacing w:val="-9"/>
        </w:rPr>
        <w:t xml:space="preserve"> </w:t>
      </w:r>
      <w:r>
        <w:rPr>
          <w:spacing w:val="-4"/>
        </w:rPr>
        <w:t>of</w:t>
      </w:r>
      <w:r>
        <w:rPr>
          <w:spacing w:val="-9"/>
        </w:rPr>
        <w:t xml:space="preserve"> </w:t>
      </w:r>
      <w:r>
        <w:rPr>
          <w:spacing w:val="-4"/>
        </w:rPr>
        <w:t>areas</w:t>
      </w:r>
      <w:r>
        <w:rPr>
          <w:spacing w:val="-9"/>
        </w:rPr>
        <w:t xml:space="preserve"> </w:t>
      </w:r>
      <w:r>
        <w:rPr>
          <w:spacing w:val="-4"/>
        </w:rPr>
        <w:t>with</w:t>
      </w:r>
      <w:r>
        <w:rPr>
          <w:spacing w:val="-10"/>
        </w:rPr>
        <w:t xml:space="preserve"> </w:t>
      </w:r>
      <w:r>
        <w:rPr>
          <w:spacing w:val="-4"/>
        </w:rPr>
        <w:t>phone</w:t>
      </w:r>
      <w:r>
        <w:rPr>
          <w:spacing w:val="-9"/>
        </w:rPr>
        <w:t xml:space="preserve"> </w:t>
      </w:r>
      <w:r>
        <w:rPr>
          <w:spacing w:val="-4"/>
        </w:rPr>
        <w:t>network</w:t>
      </w:r>
      <w:r>
        <w:rPr>
          <w:spacing w:val="-9"/>
        </w:rPr>
        <w:t xml:space="preserve"> </w:t>
      </w:r>
      <w:r>
        <w:rPr>
          <w:spacing w:val="-4"/>
        </w:rPr>
        <w:t>was</w:t>
      </w:r>
      <w:r>
        <w:rPr>
          <w:spacing w:val="-9"/>
        </w:rPr>
        <w:t xml:space="preserve"> </w:t>
      </w:r>
      <w:r>
        <w:rPr>
          <w:spacing w:val="-4"/>
        </w:rPr>
        <w:t>compiled</w:t>
      </w:r>
      <w:r>
        <w:rPr>
          <w:spacing w:val="-10"/>
        </w:rPr>
        <w:t xml:space="preserve"> </w:t>
      </w:r>
      <w:r>
        <w:rPr>
          <w:spacing w:val="-4"/>
        </w:rPr>
        <w:t>through</w:t>
      </w:r>
      <w:r>
        <w:rPr>
          <w:spacing w:val="-9"/>
        </w:rPr>
        <w:t xml:space="preserve"> </w:t>
      </w:r>
      <w:r>
        <w:rPr>
          <w:spacing w:val="-4"/>
        </w:rPr>
        <w:t xml:space="preserve">Orange/Moove/Telecel </w:t>
      </w:r>
      <w:r>
        <w:t>(the biggest mobile phone operators with nationwide coverage).</w:t>
      </w:r>
      <w:r>
        <w:rPr>
          <w:spacing w:val="40"/>
        </w:rPr>
        <w:t xml:space="preserve"> </w:t>
      </w:r>
      <w:del w:id="80" w:author="Mohamed SALEM" w:date="2024-01-16T11:28:00Z">
        <w:r w:rsidDel="00B5188B">
          <w:delText xml:space="preserve">Only </w:delText>
        </w:r>
      </w:del>
      <w:r>
        <w:t xml:space="preserve">Admin areas with </w:t>
      </w:r>
      <w:ins w:id="81" w:author="Mohamed SALEM" w:date="2024-01-16T11:28:00Z">
        <w:r w:rsidR="00B5188B">
          <w:t xml:space="preserve">high </w:t>
        </w:r>
      </w:ins>
      <w:r>
        <w:t>phone coverage</w:t>
      </w:r>
      <w:r>
        <w:rPr>
          <w:spacing w:val="-14"/>
        </w:rPr>
        <w:t xml:space="preserve"> </w:t>
      </w:r>
      <w:r>
        <w:t>were</w:t>
      </w:r>
      <w:r>
        <w:rPr>
          <w:spacing w:val="-13"/>
        </w:rPr>
        <w:t xml:space="preserve"> </w:t>
      </w:r>
      <w:r>
        <w:t>included</w:t>
      </w:r>
      <w:r>
        <w:rPr>
          <w:spacing w:val="-13"/>
        </w:rPr>
        <w:t xml:space="preserve"> </w:t>
      </w:r>
      <w:r>
        <w:t>in</w:t>
      </w:r>
      <w:r>
        <w:rPr>
          <w:spacing w:val="-13"/>
        </w:rPr>
        <w:t xml:space="preserve"> </w:t>
      </w:r>
      <w:r>
        <w:t>the</w:t>
      </w:r>
      <w:r>
        <w:rPr>
          <w:spacing w:val="-14"/>
        </w:rPr>
        <w:t xml:space="preserve"> </w:t>
      </w:r>
      <w:r>
        <w:t>sampling</w:t>
      </w:r>
      <w:r>
        <w:rPr>
          <w:spacing w:val="-13"/>
        </w:rPr>
        <w:t xml:space="preserve"> </w:t>
      </w:r>
      <w:r>
        <w:t>frame</w:t>
      </w:r>
      <w:r>
        <w:rPr>
          <w:spacing w:val="-13"/>
        </w:rPr>
        <w:t xml:space="preserve"> </w:t>
      </w:r>
      <w:r>
        <w:t>to</w:t>
      </w:r>
      <w:r>
        <w:rPr>
          <w:spacing w:val="-13"/>
        </w:rPr>
        <w:t xml:space="preserve"> </w:t>
      </w:r>
      <w:r>
        <w:t>ensure</w:t>
      </w:r>
      <w:r>
        <w:rPr>
          <w:spacing w:val="-14"/>
        </w:rPr>
        <w:t xml:space="preserve"> </w:t>
      </w:r>
      <w:del w:id="82" w:author="Mohamed SALEM" w:date="2024-01-16T11:28:00Z">
        <w:r w:rsidDel="00187C70">
          <w:delText>only</w:delText>
        </w:r>
        <w:r w:rsidDel="00187C70">
          <w:rPr>
            <w:spacing w:val="-13"/>
          </w:rPr>
          <w:delText xml:space="preserve"> </w:delText>
        </w:r>
      </w:del>
      <w:ins w:id="83" w:author="Mohamed SALEM" w:date="2024-01-16T11:28:00Z">
        <w:r w:rsidR="00187C70">
          <w:t>t</w:t>
        </w:r>
        <w:r w:rsidR="00DB716A">
          <w:t>he biggest share of</w:t>
        </w:r>
        <w:r w:rsidR="00187C70">
          <w:rPr>
            <w:spacing w:val="-13"/>
          </w:rPr>
          <w:t xml:space="preserve"> </w:t>
        </w:r>
      </w:ins>
      <w:r>
        <w:t>households</w:t>
      </w:r>
      <w:r>
        <w:rPr>
          <w:spacing w:val="-13"/>
        </w:rPr>
        <w:t xml:space="preserve"> </w:t>
      </w:r>
      <w:ins w:id="84" w:author="Mohamed SALEM" w:date="2024-01-16T11:28:00Z">
        <w:r w:rsidR="00DB716A">
          <w:rPr>
            <w:spacing w:val="-13"/>
          </w:rPr>
          <w:t>in those a</w:t>
        </w:r>
      </w:ins>
      <w:ins w:id="85" w:author="Mohamed SALEM" w:date="2024-01-16T11:29:00Z">
        <w:r w:rsidR="00DB716A">
          <w:rPr>
            <w:spacing w:val="-13"/>
          </w:rPr>
          <w:t xml:space="preserve">reas </w:t>
        </w:r>
      </w:ins>
      <w:r>
        <w:t>wi</w:t>
      </w:r>
      <w:ins w:id="86" w:author="Mohamed SALEM" w:date="2024-01-16T11:29:00Z">
        <w:r w:rsidR="00DB716A">
          <w:t>ll have</w:t>
        </w:r>
      </w:ins>
      <w:del w:id="87" w:author="Mohamed SALEM" w:date="2024-01-16T11:29:00Z">
        <w:r w:rsidDel="00DB716A">
          <w:delText>th</w:delText>
        </w:r>
      </w:del>
      <w:r>
        <w:rPr>
          <w:spacing w:val="-13"/>
        </w:rPr>
        <w:t xml:space="preserve"> </w:t>
      </w:r>
      <w:r>
        <w:t>phone</w:t>
      </w:r>
      <w:r>
        <w:rPr>
          <w:spacing w:val="-14"/>
        </w:rPr>
        <w:t xml:space="preserve"> </w:t>
      </w:r>
      <w:r>
        <w:t>coverage</w:t>
      </w:r>
      <w:r>
        <w:rPr>
          <w:spacing w:val="-13"/>
        </w:rPr>
        <w:t xml:space="preserve"> </w:t>
      </w:r>
      <w:del w:id="88" w:author="Mohamed SALEM" w:date="2024-01-16T11:29:00Z">
        <w:r w:rsidDel="00DB716A">
          <w:delText xml:space="preserve">had the probability of being listed for the study </w:delText>
        </w:r>
      </w:del>
      <w:r>
        <w:t>because of the remote interview part of the study.</w:t>
      </w:r>
    </w:p>
    <w:p w14:paraId="30F181B1" w14:textId="77777777" w:rsidR="00D62403" w:rsidRDefault="00D62403" w:rsidP="00D62403">
      <w:pPr>
        <w:pStyle w:val="BodyText"/>
        <w:spacing w:before="131" w:line="314" w:lineRule="auto"/>
        <w:ind w:left="540" w:right="417"/>
        <w:jc w:val="both"/>
      </w:pPr>
      <w:r>
        <w:rPr>
          <w:spacing w:val="-4"/>
        </w:rPr>
        <w:t xml:space="preserve">The study design followed rigorous randomization procedures to assign potential study respondents </w:t>
      </w:r>
      <w:r>
        <w:t>to</w:t>
      </w:r>
      <w:r>
        <w:rPr>
          <w:spacing w:val="-14"/>
        </w:rPr>
        <w:t xml:space="preserve"> </w:t>
      </w:r>
      <w:r>
        <w:t>one</w:t>
      </w:r>
      <w:r>
        <w:rPr>
          <w:spacing w:val="-13"/>
        </w:rPr>
        <w:t xml:space="preserve"> </w:t>
      </w:r>
      <w:r>
        <w:t>of</w:t>
      </w:r>
      <w:r>
        <w:rPr>
          <w:spacing w:val="-13"/>
        </w:rPr>
        <w:t xml:space="preserve"> </w:t>
      </w:r>
      <w:r>
        <w:t>two</w:t>
      </w:r>
      <w:r>
        <w:rPr>
          <w:spacing w:val="-14"/>
        </w:rPr>
        <w:t xml:space="preserve"> </w:t>
      </w:r>
      <w:r>
        <w:t>study</w:t>
      </w:r>
      <w:r>
        <w:rPr>
          <w:spacing w:val="-13"/>
        </w:rPr>
        <w:t xml:space="preserve"> </w:t>
      </w:r>
      <w:r>
        <w:t>groups:</w:t>
      </w:r>
      <w:r>
        <w:rPr>
          <w:spacing w:val="-13"/>
        </w:rPr>
        <w:t xml:space="preserve"> </w:t>
      </w:r>
      <w:r>
        <w:t>F2F</w:t>
      </w:r>
      <w:r>
        <w:rPr>
          <w:spacing w:val="-13"/>
        </w:rPr>
        <w:t xml:space="preserve"> </w:t>
      </w:r>
      <w:r>
        <w:t>and</w:t>
      </w:r>
      <w:r>
        <w:rPr>
          <w:spacing w:val="-14"/>
        </w:rPr>
        <w:t xml:space="preserve"> </w:t>
      </w:r>
      <w:r>
        <w:t>Remote</w:t>
      </w:r>
      <w:r>
        <w:rPr>
          <w:spacing w:val="-13"/>
        </w:rPr>
        <w:t xml:space="preserve"> </w:t>
      </w:r>
      <w:r>
        <w:t>groups.</w:t>
      </w:r>
      <w:r>
        <w:rPr>
          <w:spacing w:val="-13"/>
        </w:rPr>
        <w:t xml:space="preserve"> </w:t>
      </w:r>
      <w:r>
        <w:t>The</w:t>
      </w:r>
      <w:r>
        <w:rPr>
          <w:spacing w:val="-13"/>
        </w:rPr>
        <w:t xml:space="preserve"> </w:t>
      </w:r>
      <w:r>
        <w:t>systematic</w:t>
      </w:r>
      <w:r>
        <w:rPr>
          <w:spacing w:val="-14"/>
        </w:rPr>
        <w:t xml:space="preserve"> </w:t>
      </w:r>
      <w:r>
        <w:t>steps</w:t>
      </w:r>
      <w:r>
        <w:rPr>
          <w:spacing w:val="-13"/>
        </w:rPr>
        <w:t xml:space="preserve"> </w:t>
      </w:r>
      <w:r>
        <w:t>in</w:t>
      </w:r>
      <w:r>
        <w:rPr>
          <w:spacing w:val="-13"/>
        </w:rPr>
        <w:t xml:space="preserve"> </w:t>
      </w:r>
      <w:r>
        <w:t>selecting</w:t>
      </w:r>
      <w:r>
        <w:rPr>
          <w:spacing w:val="-13"/>
        </w:rPr>
        <w:t xml:space="preserve"> </w:t>
      </w:r>
      <w:r>
        <w:t>the</w:t>
      </w:r>
      <w:r>
        <w:rPr>
          <w:spacing w:val="-14"/>
        </w:rPr>
        <w:t xml:space="preserve"> </w:t>
      </w:r>
      <w:r>
        <w:t>different administrative</w:t>
      </w:r>
      <w:r>
        <w:rPr>
          <w:spacing w:val="-1"/>
        </w:rPr>
        <w:t xml:space="preserve"> </w:t>
      </w:r>
      <w:r>
        <w:t>areas</w:t>
      </w:r>
      <w:r>
        <w:rPr>
          <w:spacing w:val="-1"/>
        </w:rPr>
        <w:t xml:space="preserve"> </w:t>
      </w:r>
      <w:r>
        <w:t>and</w:t>
      </w:r>
      <w:r>
        <w:rPr>
          <w:spacing w:val="-1"/>
        </w:rPr>
        <w:t xml:space="preserve"> </w:t>
      </w:r>
      <w:r>
        <w:t>study</w:t>
      </w:r>
      <w:r>
        <w:rPr>
          <w:spacing w:val="-1"/>
        </w:rPr>
        <w:t xml:space="preserve"> </w:t>
      </w:r>
      <w:r>
        <w:t>households</w:t>
      </w:r>
      <w:r>
        <w:rPr>
          <w:spacing w:val="-1"/>
        </w:rPr>
        <w:t xml:space="preserve"> </w:t>
      </w:r>
      <w:r>
        <w:t>with</w:t>
      </w:r>
      <w:r>
        <w:rPr>
          <w:spacing w:val="-1"/>
        </w:rPr>
        <w:t xml:space="preserve"> </w:t>
      </w:r>
      <w:r>
        <w:t>annotated</w:t>
      </w:r>
      <w:r>
        <w:rPr>
          <w:spacing w:val="-1"/>
        </w:rPr>
        <w:t xml:space="preserve"> </w:t>
      </w:r>
      <w:r>
        <w:t>explanation</w:t>
      </w:r>
      <w:r>
        <w:rPr>
          <w:spacing w:val="-1"/>
        </w:rPr>
        <w:t xml:space="preserve"> </w:t>
      </w:r>
      <w:r>
        <w:t>is</w:t>
      </w:r>
      <w:r>
        <w:rPr>
          <w:spacing w:val="-1"/>
        </w:rPr>
        <w:t xml:space="preserve"> </w:t>
      </w:r>
      <w:r>
        <w:t>presented</w:t>
      </w:r>
      <w:r>
        <w:rPr>
          <w:spacing w:val="-1"/>
        </w:rPr>
        <w:t xml:space="preserve"> </w:t>
      </w:r>
      <w:r>
        <w:t>in</w:t>
      </w:r>
      <w:r>
        <w:rPr>
          <w:spacing w:val="-1"/>
        </w:rPr>
        <w:t xml:space="preserve"> </w:t>
      </w:r>
      <w:r>
        <w:t>figure</w:t>
      </w:r>
      <w:r>
        <w:rPr>
          <w:spacing w:val="-1"/>
        </w:rPr>
        <w:t xml:space="preserve"> </w:t>
      </w:r>
      <w:r>
        <w:t>1.</w:t>
      </w:r>
    </w:p>
    <w:p w14:paraId="3C092011" w14:textId="77777777" w:rsidR="00D62403" w:rsidRDefault="00D62403" w:rsidP="00D62403">
      <w:pPr>
        <w:pStyle w:val="BodyText"/>
        <w:spacing w:before="36"/>
        <w:rPr>
          <w:sz w:val="20"/>
        </w:rPr>
      </w:pPr>
      <w:r>
        <w:rPr>
          <w:noProof/>
        </w:rPr>
        <w:drawing>
          <wp:anchor distT="0" distB="0" distL="0" distR="0" simplePos="0" relativeHeight="251658255" behindDoc="1" locked="0" layoutInCell="1" allowOverlap="1" wp14:anchorId="5B8D03BB" wp14:editId="4BD51066">
            <wp:simplePos x="0" y="0"/>
            <wp:positionH relativeFrom="page">
              <wp:posOffset>2181860</wp:posOffset>
            </wp:positionH>
            <wp:positionV relativeFrom="paragraph">
              <wp:posOffset>182900</wp:posOffset>
            </wp:positionV>
            <wp:extent cx="3432619" cy="3252882"/>
            <wp:effectExtent l="0" t="0" r="0" b="0"/>
            <wp:wrapTopAndBottom/>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stretch>
                      <a:fillRect/>
                    </a:stretch>
                  </pic:blipFill>
                  <pic:spPr>
                    <a:xfrm>
                      <a:off x="0" y="0"/>
                      <a:ext cx="3432619" cy="3252882"/>
                    </a:xfrm>
                    <a:prstGeom prst="rect">
                      <a:avLst/>
                    </a:prstGeom>
                  </pic:spPr>
                </pic:pic>
              </a:graphicData>
            </a:graphic>
          </wp:anchor>
        </w:drawing>
      </w:r>
    </w:p>
    <w:p w14:paraId="452011EE" w14:textId="77777777" w:rsidR="00D62403" w:rsidRDefault="00D62403" w:rsidP="00D62403">
      <w:pPr>
        <w:pStyle w:val="BodyText"/>
        <w:spacing w:before="56"/>
      </w:pPr>
    </w:p>
    <w:p w14:paraId="7A5CA48F" w14:textId="77777777" w:rsidR="00D62403" w:rsidRDefault="00D62403" w:rsidP="00D62403">
      <w:pPr>
        <w:pStyle w:val="BodyText"/>
        <w:ind w:left="630" w:right="509"/>
        <w:jc w:val="center"/>
      </w:pPr>
      <w:r>
        <w:t>Figure</w:t>
      </w:r>
      <w:r>
        <w:rPr>
          <w:spacing w:val="6"/>
        </w:rPr>
        <w:t xml:space="preserve"> </w:t>
      </w:r>
      <w:r>
        <w:t>1:</w:t>
      </w:r>
      <w:r>
        <w:rPr>
          <w:spacing w:val="25"/>
        </w:rPr>
        <w:t xml:space="preserve"> </w:t>
      </w:r>
      <w:r>
        <w:t>rCARI</w:t>
      </w:r>
      <w:r>
        <w:rPr>
          <w:spacing w:val="6"/>
        </w:rPr>
        <w:t xml:space="preserve"> </w:t>
      </w:r>
      <w:r>
        <w:t>Validation</w:t>
      </w:r>
      <w:r>
        <w:rPr>
          <w:spacing w:val="6"/>
        </w:rPr>
        <w:t xml:space="preserve"> </w:t>
      </w:r>
      <w:r>
        <w:t>Study</w:t>
      </w:r>
      <w:r>
        <w:rPr>
          <w:spacing w:val="6"/>
        </w:rPr>
        <w:t xml:space="preserve"> </w:t>
      </w:r>
      <w:r>
        <w:t>Sampling</w:t>
      </w:r>
      <w:r>
        <w:rPr>
          <w:spacing w:val="6"/>
        </w:rPr>
        <w:t xml:space="preserve"> </w:t>
      </w:r>
      <w:r>
        <w:rPr>
          <w:spacing w:val="-2"/>
        </w:rPr>
        <w:t>Frame</w:t>
      </w:r>
    </w:p>
    <w:p w14:paraId="4F21FEA1" w14:textId="77777777" w:rsidR="00D62403" w:rsidRDefault="00D62403" w:rsidP="00D62403">
      <w:pPr>
        <w:pStyle w:val="BodyText"/>
        <w:spacing w:before="149"/>
      </w:pPr>
    </w:p>
    <w:p w14:paraId="663249EB" w14:textId="77777777" w:rsidR="00D62403" w:rsidRDefault="00D62403" w:rsidP="00D62403">
      <w:pPr>
        <w:pStyle w:val="ListParagraph"/>
        <w:numPr>
          <w:ilvl w:val="0"/>
          <w:numId w:val="7"/>
        </w:numPr>
        <w:tabs>
          <w:tab w:val="left" w:pos="1082"/>
          <w:tab w:val="left" w:pos="1085"/>
        </w:tabs>
        <w:spacing w:line="314" w:lineRule="auto"/>
        <w:ind w:right="417"/>
        <w:jc w:val="both"/>
      </w:pPr>
      <w:r>
        <w:t>STEP</w:t>
      </w:r>
      <w:r>
        <w:rPr>
          <w:spacing w:val="-4"/>
        </w:rPr>
        <w:t xml:space="preserve"> </w:t>
      </w:r>
      <w:r>
        <w:t>1</w:t>
      </w:r>
      <w:r>
        <w:rPr>
          <w:spacing w:val="-3"/>
        </w:rPr>
        <w:t xml:space="preserve"> </w:t>
      </w:r>
      <w:r>
        <w:t>-</w:t>
      </w:r>
      <w:r>
        <w:rPr>
          <w:spacing w:val="-3"/>
        </w:rPr>
        <w:t xml:space="preserve"> </w:t>
      </w:r>
      <w:r>
        <w:t>Based</w:t>
      </w:r>
      <w:r>
        <w:rPr>
          <w:spacing w:val="-4"/>
        </w:rPr>
        <w:t xml:space="preserve"> </w:t>
      </w:r>
      <w:r>
        <w:t>on</w:t>
      </w:r>
      <w:r>
        <w:rPr>
          <w:spacing w:val="-3"/>
        </w:rPr>
        <w:t xml:space="preserve"> </w:t>
      </w:r>
      <w:r>
        <w:t>the</w:t>
      </w:r>
      <w:r>
        <w:rPr>
          <w:spacing w:val="-3"/>
        </w:rPr>
        <w:t xml:space="preserve"> </w:t>
      </w:r>
      <w:r>
        <w:t>inclusion</w:t>
      </w:r>
      <w:r>
        <w:rPr>
          <w:spacing w:val="-3"/>
        </w:rPr>
        <w:t xml:space="preserve"> </w:t>
      </w:r>
      <w:r>
        <w:t>criteria</w:t>
      </w:r>
      <w:r>
        <w:rPr>
          <w:spacing w:val="-3"/>
        </w:rPr>
        <w:t xml:space="preserve"> </w:t>
      </w:r>
      <w:r>
        <w:t>(phone</w:t>
      </w:r>
      <w:r>
        <w:rPr>
          <w:spacing w:val="-3"/>
        </w:rPr>
        <w:t xml:space="preserve"> </w:t>
      </w:r>
      <w:r>
        <w:t>coverage,</w:t>
      </w:r>
      <w:r>
        <w:rPr>
          <w:spacing w:val="-3"/>
        </w:rPr>
        <w:t xml:space="preserve"> </w:t>
      </w:r>
      <w:r>
        <w:t>food</w:t>
      </w:r>
      <w:r>
        <w:rPr>
          <w:spacing w:val="-4"/>
        </w:rPr>
        <w:t xml:space="preserve"> </w:t>
      </w:r>
      <w:r>
        <w:t>security</w:t>
      </w:r>
      <w:r>
        <w:rPr>
          <w:spacing w:val="-3"/>
        </w:rPr>
        <w:t xml:space="preserve"> </w:t>
      </w:r>
      <w:r>
        <w:t>situation</w:t>
      </w:r>
      <w:r>
        <w:rPr>
          <w:spacing w:val="-4"/>
        </w:rPr>
        <w:t xml:space="preserve"> </w:t>
      </w:r>
      <w:r>
        <w:t>and</w:t>
      </w:r>
      <w:r>
        <w:rPr>
          <w:spacing w:val="-4"/>
        </w:rPr>
        <w:t xml:space="preserve"> </w:t>
      </w:r>
      <w:r>
        <w:t>accessibility),</w:t>
      </w:r>
      <w:r>
        <w:rPr>
          <w:spacing w:val="-13"/>
        </w:rPr>
        <w:t xml:space="preserve"> </w:t>
      </w:r>
      <w:r>
        <w:t>a</w:t>
      </w:r>
      <w:r>
        <w:rPr>
          <w:spacing w:val="-13"/>
        </w:rPr>
        <w:t xml:space="preserve"> </w:t>
      </w:r>
      <w:r>
        <w:t>list</w:t>
      </w:r>
      <w:r>
        <w:rPr>
          <w:spacing w:val="-14"/>
        </w:rPr>
        <w:t xml:space="preserve"> </w:t>
      </w:r>
      <w:r>
        <w:t>of</w:t>
      </w:r>
      <w:r>
        <w:rPr>
          <w:spacing w:val="-13"/>
        </w:rPr>
        <w:t xml:space="preserve"> </w:t>
      </w:r>
      <w:r>
        <w:t>prefectures</w:t>
      </w:r>
      <w:r>
        <w:rPr>
          <w:spacing w:val="-13"/>
        </w:rPr>
        <w:t xml:space="preserve"> </w:t>
      </w:r>
      <w:r>
        <w:t>meeting</w:t>
      </w:r>
      <w:r>
        <w:rPr>
          <w:spacing w:val="-13"/>
        </w:rPr>
        <w:t xml:space="preserve"> </w:t>
      </w:r>
      <w:r>
        <w:t>the</w:t>
      </w:r>
      <w:r>
        <w:rPr>
          <w:spacing w:val="-14"/>
        </w:rPr>
        <w:t xml:space="preserve"> </w:t>
      </w:r>
      <w:r>
        <w:t>compiled</w:t>
      </w:r>
      <w:r>
        <w:rPr>
          <w:spacing w:val="-13"/>
        </w:rPr>
        <w:t xml:space="preserve"> </w:t>
      </w:r>
      <w:r>
        <w:t>by</w:t>
      </w:r>
      <w:r>
        <w:rPr>
          <w:spacing w:val="-13"/>
        </w:rPr>
        <w:t xml:space="preserve"> </w:t>
      </w:r>
      <w:r>
        <w:t>the</w:t>
      </w:r>
      <w:r>
        <w:rPr>
          <w:spacing w:val="-13"/>
        </w:rPr>
        <w:t xml:space="preserve"> </w:t>
      </w:r>
      <w:r>
        <w:t>Country</w:t>
      </w:r>
      <w:r>
        <w:rPr>
          <w:spacing w:val="-13"/>
        </w:rPr>
        <w:t xml:space="preserve"> </w:t>
      </w:r>
      <w:r>
        <w:t>Office</w:t>
      </w:r>
      <w:r>
        <w:rPr>
          <w:spacing w:val="-13"/>
        </w:rPr>
        <w:t xml:space="preserve"> </w:t>
      </w:r>
      <w:r>
        <w:t>and</w:t>
      </w:r>
      <w:r>
        <w:rPr>
          <w:spacing w:val="-14"/>
        </w:rPr>
        <w:t xml:space="preserve"> </w:t>
      </w:r>
      <w:r>
        <w:t>two</w:t>
      </w:r>
      <w:r>
        <w:rPr>
          <w:spacing w:val="-13"/>
        </w:rPr>
        <w:t xml:space="preserve"> </w:t>
      </w:r>
      <w:r>
        <w:t>prefectures (Mbomou and Nana-Gribizi) were purposively selected as the study regions.</w:t>
      </w:r>
    </w:p>
    <w:p w14:paraId="324A97A3" w14:textId="77777777" w:rsidR="00D62403" w:rsidRDefault="00D62403" w:rsidP="00D62403">
      <w:pPr>
        <w:spacing w:line="314" w:lineRule="auto"/>
        <w:jc w:val="both"/>
        <w:sectPr w:rsidR="00D62403">
          <w:pgSz w:w="12240" w:h="15840"/>
          <w:pgMar w:top="1260" w:right="1020" w:bottom="1080" w:left="900" w:header="0" w:footer="888" w:gutter="0"/>
          <w:cols w:space="720"/>
        </w:sectPr>
      </w:pPr>
    </w:p>
    <w:p w14:paraId="72A804D4" w14:textId="77777777" w:rsidR="00D62403" w:rsidRDefault="00D62403" w:rsidP="00D62403">
      <w:pPr>
        <w:pStyle w:val="ListParagraph"/>
        <w:numPr>
          <w:ilvl w:val="0"/>
          <w:numId w:val="7"/>
        </w:numPr>
        <w:tabs>
          <w:tab w:val="left" w:pos="1082"/>
          <w:tab w:val="left" w:pos="1085"/>
        </w:tabs>
        <w:spacing w:before="117" w:line="314" w:lineRule="auto"/>
        <w:ind w:right="416"/>
        <w:jc w:val="both"/>
      </w:pPr>
      <w:r>
        <w:t>STEP</w:t>
      </w:r>
      <w:r>
        <w:rPr>
          <w:spacing w:val="-14"/>
        </w:rPr>
        <w:t xml:space="preserve"> </w:t>
      </w:r>
      <w:r>
        <w:t>2</w:t>
      </w:r>
      <w:r>
        <w:rPr>
          <w:spacing w:val="-13"/>
        </w:rPr>
        <w:t xml:space="preserve"> </w:t>
      </w:r>
      <w:r>
        <w:t>-</w:t>
      </w:r>
      <w:r>
        <w:rPr>
          <w:spacing w:val="-13"/>
        </w:rPr>
        <w:t xml:space="preserve"> </w:t>
      </w:r>
      <w:r>
        <w:t>Two</w:t>
      </w:r>
      <w:r>
        <w:rPr>
          <w:spacing w:val="-14"/>
        </w:rPr>
        <w:t xml:space="preserve"> </w:t>
      </w:r>
      <w:r>
        <w:t>sub-prefectures</w:t>
      </w:r>
      <w:r>
        <w:rPr>
          <w:spacing w:val="-13"/>
        </w:rPr>
        <w:t xml:space="preserve"> </w:t>
      </w:r>
      <w:r>
        <w:t>(ADMIN2),</w:t>
      </w:r>
      <w:r>
        <w:rPr>
          <w:spacing w:val="-13"/>
        </w:rPr>
        <w:t xml:space="preserve"> </w:t>
      </w:r>
      <w:r>
        <w:t>Bangassou</w:t>
      </w:r>
      <w:r>
        <w:rPr>
          <w:spacing w:val="-13"/>
        </w:rPr>
        <w:t xml:space="preserve"> </w:t>
      </w:r>
      <w:r>
        <w:t>and</w:t>
      </w:r>
      <w:r>
        <w:rPr>
          <w:spacing w:val="-14"/>
        </w:rPr>
        <w:t xml:space="preserve"> </w:t>
      </w:r>
      <w:r>
        <w:t>Kaga-Bandaro,</w:t>
      </w:r>
      <w:r>
        <w:rPr>
          <w:spacing w:val="-13"/>
        </w:rPr>
        <w:t xml:space="preserve"> </w:t>
      </w:r>
      <w:r>
        <w:t>were</w:t>
      </w:r>
      <w:r>
        <w:rPr>
          <w:spacing w:val="-13"/>
        </w:rPr>
        <w:t xml:space="preserve"> </w:t>
      </w:r>
      <w:r>
        <w:t>randomly</w:t>
      </w:r>
      <w:r>
        <w:rPr>
          <w:spacing w:val="-13"/>
        </w:rPr>
        <w:t xml:space="preserve"> </w:t>
      </w:r>
      <w:r>
        <w:t>se</w:t>
      </w:r>
      <w:r>
        <w:rPr>
          <w:spacing w:val="-2"/>
        </w:rPr>
        <w:t>lected</w:t>
      </w:r>
      <w:r>
        <w:rPr>
          <w:spacing w:val="-12"/>
        </w:rPr>
        <w:t xml:space="preserve"> </w:t>
      </w:r>
      <w:r>
        <w:rPr>
          <w:spacing w:val="-2"/>
        </w:rPr>
        <w:t>from</w:t>
      </w:r>
      <w:r>
        <w:rPr>
          <w:spacing w:val="-11"/>
        </w:rPr>
        <w:t xml:space="preserve"> </w:t>
      </w:r>
      <w:r>
        <w:rPr>
          <w:spacing w:val="-2"/>
        </w:rPr>
        <w:t>Mbomou</w:t>
      </w:r>
      <w:r>
        <w:rPr>
          <w:spacing w:val="-11"/>
        </w:rPr>
        <w:t xml:space="preserve"> </w:t>
      </w:r>
      <w:r>
        <w:rPr>
          <w:spacing w:val="-2"/>
        </w:rPr>
        <w:t>and</w:t>
      </w:r>
      <w:r>
        <w:rPr>
          <w:spacing w:val="-12"/>
        </w:rPr>
        <w:t xml:space="preserve"> </w:t>
      </w:r>
      <w:r>
        <w:rPr>
          <w:spacing w:val="-2"/>
        </w:rPr>
        <w:t>Nana-Gribizi</w:t>
      </w:r>
      <w:r>
        <w:rPr>
          <w:spacing w:val="-11"/>
        </w:rPr>
        <w:t xml:space="preserve"> </w:t>
      </w:r>
      <w:r>
        <w:rPr>
          <w:spacing w:val="-2"/>
        </w:rPr>
        <w:t>Prefectures</w:t>
      </w:r>
      <w:r>
        <w:rPr>
          <w:spacing w:val="-11"/>
        </w:rPr>
        <w:t xml:space="preserve"> </w:t>
      </w:r>
      <w:r>
        <w:rPr>
          <w:spacing w:val="-2"/>
        </w:rPr>
        <w:t>respectively.</w:t>
      </w:r>
      <w:r>
        <w:rPr>
          <w:spacing w:val="-11"/>
        </w:rPr>
        <w:t xml:space="preserve"> </w:t>
      </w:r>
      <w:r>
        <w:rPr>
          <w:spacing w:val="-2"/>
        </w:rPr>
        <w:t>The</w:t>
      </w:r>
      <w:r>
        <w:rPr>
          <w:spacing w:val="-12"/>
        </w:rPr>
        <w:t xml:space="preserve"> </w:t>
      </w:r>
      <w:r>
        <w:rPr>
          <w:spacing w:val="-2"/>
        </w:rPr>
        <w:t>Administrative</w:t>
      </w:r>
      <w:r>
        <w:rPr>
          <w:spacing w:val="-11"/>
        </w:rPr>
        <w:t xml:space="preserve"> </w:t>
      </w:r>
      <w:r>
        <w:rPr>
          <w:spacing w:val="-2"/>
        </w:rPr>
        <w:t xml:space="preserve">structure </w:t>
      </w:r>
      <w:r>
        <w:t>of</w:t>
      </w:r>
      <w:r>
        <w:rPr>
          <w:spacing w:val="-7"/>
        </w:rPr>
        <w:t xml:space="preserve"> </w:t>
      </w:r>
      <w:r>
        <w:t>CAR</w:t>
      </w:r>
      <w:r>
        <w:rPr>
          <w:spacing w:val="-7"/>
        </w:rPr>
        <w:t xml:space="preserve"> </w:t>
      </w:r>
      <w:r>
        <w:t>allowed</w:t>
      </w:r>
      <w:r>
        <w:rPr>
          <w:spacing w:val="-7"/>
        </w:rPr>
        <w:t xml:space="preserve"> </w:t>
      </w:r>
      <w:r>
        <w:t>for</w:t>
      </w:r>
      <w:r>
        <w:rPr>
          <w:spacing w:val="-7"/>
        </w:rPr>
        <w:t xml:space="preserve"> </w:t>
      </w:r>
      <w:r>
        <w:t>inclusion</w:t>
      </w:r>
      <w:r>
        <w:rPr>
          <w:spacing w:val="-7"/>
        </w:rPr>
        <w:t xml:space="preserve"> </w:t>
      </w:r>
      <w:r>
        <w:t>of</w:t>
      </w:r>
      <w:r>
        <w:rPr>
          <w:spacing w:val="-7"/>
        </w:rPr>
        <w:t xml:space="preserve"> </w:t>
      </w:r>
      <w:r>
        <w:t>Admin3</w:t>
      </w:r>
      <w:r>
        <w:rPr>
          <w:spacing w:val="-7"/>
        </w:rPr>
        <w:t xml:space="preserve"> </w:t>
      </w:r>
      <w:r>
        <w:t>areas</w:t>
      </w:r>
      <w:r>
        <w:rPr>
          <w:spacing w:val="-6"/>
        </w:rPr>
        <w:t xml:space="preserve"> </w:t>
      </w:r>
      <w:r>
        <w:t>(communes),</w:t>
      </w:r>
      <w:r>
        <w:rPr>
          <w:spacing w:val="-5"/>
        </w:rPr>
        <w:t xml:space="preserve"> </w:t>
      </w:r>
      <w:r>
        <w:t>therefore</w:t>
      </w:r>
      <w:r>
        <w:rPr>
          <w:spacing w:val="-6"/>
        </w:rPr>
        <w:t xml:space="preserve"> </w:t>
      </w:r>
      <w:r>
        <w:t>we</w:t>
      </w:r>
      <w:r>
        <w:rPr>
          <w:spacing w:val="-7"/>
        </w:rPr>
        <w:t xml:space="preserve"> </w:t>
      </w:r>
      <w:r>
        <w:t>randomly</w:t>
      </w:r>
      <w:r>
        <w:rPr>
          <w:spacing w:val="-7"/>
        </w:rPr>
        <w:t xml:space="preserve"> </w:t>
      </w:r>
      <w:r>
        <w:t>selected 4</w:t>
      </w:r>
      <w:r>
        <w:rPr>
          <w:spacing w:val="-13"/>
        </w:rPr>
        <w:t xml:space="preserve"> </w:t>
      </w:r>
      <w:r>
        <w:t>communes</w:t>
      </w:r>
      <w:r>
        <w:rPr>
          <w:spacing w:val="-13"/>
        </w:rPr>
        <w:t xml:space="preserve"> </w:t>
      </w:r>
      <w:r>
        <w:t>from</w:t>
      </w:r>
      <w:r>
        <w:rPr>
          <w:spacing w:val="-13"/>
        </w:rPr>
        <w:t xml:space="preserve"> </w:t>
      </w:r>
      <w:r>
        <w:t>the</w:t>
      </w:r>
      <w:r>
        <w:rPr>
          <w:spacing w:val="-13"/>
        </w:rPr>
        <w:t xml:space="preserve"> </w:t>
      </w:r>
      <w:r>
        <w:t>2</w:t>
      </w:r>
      <w:r>
        <w:rPr>
          <w:spacing w:val="-13"/>
        </w:rPr>
        <w:t xml:space="preserve"> </w:t>
      </w:r>
      <w:r>
        <w:t>sub-prefectures. Bangassou,</w:t>
      </w:r>
      <w:r>
        <w:rPr>
          <w:spacing w:val="-13"/>
        </w:rPr>
        <w:t xml:space="preserve"> </w:t>
      </w:r>
      <w:r>
        <w:t>Nana,</w:t>
      </w:r>
      <w:r>
        <w:rPr>
          <w:spacing w:val="-13"/>
        </w:rPr>
        <w:t xml:space="preserve"> </w:t>
      </w:r>
      <w:r>
        <w:t>Botto,</w:t>
      </w:r>
      <w:r>
        <w:rPr>
          <w:spacing w:val="-13"/>
        </w:rPr>
        <w:t xml:space="preserve"> </w:t>
      </w:r>
      <w:r>
        <w:t>and</w:t>
      </w:r>
      <w:r>
        <w:rPr>
          <w:spacing w:val="-13"/>
        </w:rPr>
        <w:t xml:space="preserve"> </w:t>
      </w:r>
      <w:r>
        <w:t>Kanga-Bandoro</w:t>
      </w:r>
      <w:r>
        <w:rPr>
          <w:spacing w:val="-13"/>
        </w:rPr>
        <w:t xml:space="preserve"> </w:t>
      </w:r>
      <w:r>
        <w:t>were the 4 communes selected.</w:t>
      </w:r>
    </w:p>
    <w:p w14:paraId="32CE3732" w14:textId="1878BFC1" w:rsidR="00D62403" w:rsidRDefault="00D62403" w:rsidP="00D62403">
      <w:pPr>
        <w:pStyle w:val="ListParagraph"/>
        <w:numPr>
          <w:ilvl w:val="0"/>
          <w:numId w:val="7"/>
        </w:numPr>
        <w:tabs>
          <w:tab w:val="left" w:pos="1082"/>
          <w:tab w:val="left" w:pos="1085"/>
        </w:tabs>
        <w:spacing w:before="126" w:line="314" w:lineRule="auto"/>
        <w:ind w:right="415"/>
        <w:jc w:val="both"/>
      </w:pPr>
      <w:r>
        <w:t>STEP</w:t>
      </w:r>
      <w:r>
        <w:rPr>
          <w:spacing w:val="-8"/>
        </w:rPr>
        <w:t xml:space="preserve"> </w:t>
      </w:r>
      <w:r>
        <w:t>3</w:t>
      </w:r>
      <w:r>
        <w:rPr>
          <w:spacing w:val="-8"/>
        </w:rPr>
        <w:t xml:space="preserve"> </w:t>
      </w:r>
      <w:r>
        <w:t>-</w:t>
      </w:r>
      <w:r>
        <w:rPr>
          <w:spacing w:val="-8"/>
        </w:rPr>
        <w:t xml:space="preserve"> </w:t>
      </w:r>
      <w:r>
        <w:t>Selection</w:t>
      </w:r>
      <w:r>
        <w:rPr>
          <w:spacing w:val="-8"/>
        </w:rPr>
        <w:t xml:space="preserve"> </w:t>
      </w:r>
      <w:r>
        <w:t>of</w:t>
      </w:r>
      <w:r>
        <w:rPr>
          <w:spacing w:val="-8"/>
        </w:rPr>
        <w:t xml:space="preserve"> </w:t>
      </w:r>
      <w:r>
        <w:t>villages</w:t>
      </w:r>
      <w:r>
        <w:rPr>
          <w:spacing w:val="-8"/>
        </w:rPr>
        <w:t xml:space="preserve"> </w:t>
      </w:r>
      <w:r>
        <w:t>(ADMIN5):</w:t>
      </w:r>
      <w:r>
        <w:rPr>
          <w:spacing w:val="13"/>
        </w:rPr>
        <w:t xml:space="preserve"> </w:t>
      </w:r>
      <w:r>
        <w:t>A</w:t>
      </w:r>
      <w:r>
        <w:rPr>
          <w:spacing w:val="-8"/>
        </w:rPr>
        <w:t xml:space="preserve"> </w:t>
      </w:r>
      <w:r>
        <w:t>list</w:t>
      </w:r>
      <w:r>
        <w:rPr>
          <w:spacing w:val="-8"/>
        </w:rPr>
        <w:t xml:space="preserve"> </w:t>
      </w:r>
      <w:r>
        <w:t>of</w:t>
      </w:r>
      <w:r>
        <w:rPr>
          <w:spacing w:val="-8"/>
        </w:rPr>
        <w:t xml:space="preserve"> </w:t>
      </w:r>
      <w:r>
        <w:t>villages</w:t>
      </w:r>
      <w:r>
        <w:rPr>
          <w:spacing w:val="-8"/>
        </w:rPr>
        <w:t xml:space="preserve"> </w:t>
      </w:r>
      <w:r>
        <w:t>in</w:t>
      </w:r>
      <w:r>
        <w:rPr>
          <w:spacing w:val="-8"/>
        </w:rPr>
        <w:t xml:space="preserve"> </w:t>
      </w:r>
      <w:r>
        <w:t>the</w:t>
      </w:r>
      <w:r>
        <w:rPr>
          <w:spacing w:val="-8"/>
        </w:rPr>
        <w:t xml:space="preserve"> </w:t>
      </w:r>
      <w:r>
        <w:t>selected</w:t>
      </w:r>
      <w:r>
        <w:rPr>
          <w:spacing w:val="-8"/>
        </w:rPr>
        <w:t xml:space="preserve"> </w:t>
      </w:r>
      <w:r>
        <w:t>communes</w:t>
      </w:r>
      <w:r>
        <w:rPr>
          <w:spacing w:val="-8"/>
        </w:rPr>
        <w:t xml:space="preserve"> </w:t>
      </w:r>
      <w:r>
        <w:t>-</w:t>
      </w:r>
      <w:r>
        <w:rPr>
          <w:spacing w:val="-8"/>
        </w:rPr>
        <w:t xml:space="preserve"> </w:t>
      </w:r>
      <w:r>
        <w:t>Nana, Botto, Kaga-Bandaro, and Bangassou that met the inclusion criteria set out in STEP 1 were compiled</w:t>
      </w:r>
      <w:r>
        <w:rPr>
          <w:spacing w:val="-4"/>
        </w:rPr>
        <w:t xml:space="preserve"> </w:t>
      </w:r>
      <w:r>
        <w:t>at</w:t>
      </w:r>
      <w:r>
        <w:rPr>
          <w:spacing w:val="-4"/>
        </w:rPr>
        <w:t xml:space="preserve"> </w:t>
      </w:r>
      <w:r>
        <w:t>this</w:t>
      </w:r>
      <w:r>
        <w:rPr>
          <w:spacing w:val="-3"/>
        </w:rPr>
        <w:t xml:space="preserve"> </w:t>
      </w:r>
      <w:r>
        <w:t>stage</w:t>
      </w:r>
      <w:r>
        <w:rPr>
          <w:spacing w:val="-4"/>
        </w:rPr>
        <w:t xml:space="preserve"> </w:t>
      </w:r>
      <w:r>
        <w:t>as</w:t>
      </w:r>
      <w:r>
        <w:rPr>
          <w:spacing w:val="-4"/>
        </w:rPr>
        <w:t xml:space="preserve"> </w:t>
      </w:r>
      <w:r>
        <w:t>primary</w:t>
      </w:r>
      <w:r>
        <w:rPr>
          <w:spacing w:val="-4"/>
        </w:rPr>
        <w:t xml:space="preserve"> </w:t>
      </w:r>
      <w:r>
        <w:t>sampling</w:t>
      </w:r>
      <w:r>
        <w:rPr>
          <w:spacing w:val="-4"/>
        </w:rPr>
        <w:t xml:space="preserve"> </w:t>
      </w:r>
      <w:r>
        <w:t>units</w:t>
      </w:r>
      <w:r>
        <w:rPr>
          <w:spacing w:val="-4"/>
        </w:rPr>
        <w:t xml:space="preserve"> </w:t>
      </w:r>
      <w:r>
        <w:t>(PSUs).</w:t>
      </w:r>
      <w:r>
        <w:rPr>
          <w:spacing w:val="17"/>
        </w:rPr>
        <w:t xml:space="preserve"> </w:t>
      </w:r>
      <w:r>
        <w:t>A</w:t>
      </w:r>
      <w:r>
        <w:rPr>
          <w:spacing w:val="-3"/>
        </w:rPr>
        <w:t xml:space="preserve"> </w:t>
      </w:r>
      <w:r>
        <w:t>total</w:t>
      </w:r>
      <w:r>
        <w:rPr>
          <w:spacing w:val="-4"/>
        </w:rPr>
        <w:t xml:space="preserve"> </w:t>
      </w:r>
      <w:r>
        <w:t>of</w:t>
      </w:r>
      <w:r>
        <w:rPr>
          <w:spacing w:val="-4"/>
        </w:rPr>
        <w:t xml:space="preserve"> </w:t>
      </w:r>
      <w:r>
        <w:t>25</w:t>
      </w:r>
      <w:r>
        <w:rPr>
          <w:spacing w:val="-4"/>
        </w:rPr>
        <w:t xml:space="preserve"> </w:t>
      </w:r>
      <w:r>
        <w:t>PSUs</w:t>
      </w:r>
      <w:r>
        <w:rPr>
          <w:spacing w:val="-4"/>
        </w:rPr>
        <w:t xml:space="preserve"> </w:t>
      </w:r>
      <w:r>
        <w:t>were</w:t>
      </w:r>
      <w:r>
        <w:rPr>
          <w:spacing w:val="-4"/>
        </w:rPr>
        <w:t xml:space="preserve"> </w:t>
      </w:r>
      <w:r>
        <w:t>randomly selected</w:t>
      </w:r>
      <w:r>
        <w:rPr>
          <w:spacing w:val="-9"/>
        </w:rPr>
        <w:t xml:space="preserve"> </w:t>
      </w:r>
      <w:r>
        <w:t>(distributed</w:t>
      </w:r>
      <w:r>
        <w:rPr>
          <w:spacing w:val="-9"/>
        </w:rPr>
        <w:t xml:space="preserve"> </w:t>
      </w:r>
      <w:r>
        <w:t>uniformly</w:t>
      </w:r>
      <w:r>
        <w:rPr>
          <w:spacing w:val="-9"/>
        </w:rPr>
        <w:t xml:space="preserve"> </w:t>
      </w:r>
      <w:r>
        <w:t>across</w:t>
      </w:r>
      <w:r>
        <w:rPr>
          <w:spacing w:val="-9"/>
        </w:rPr>
        <w:t xml:space="preserve"> </w:t>
      </w:r>
      <w:r>
        <w:t>the</w:t>
      </w:r>
      <w:r>
        <w:rPr>
          <w:spacing w:val="-9"/>
        </w:rPr>
        <w:t xml:space="preserve"> </w:t>
      </w:r>
      <w:r>
        <w:t>selected</w:t>
      </w:r>
      <w:r>
        <w:rPr>
          <w:spacing w:val="-9"/>
        </w:rPr>
        <w:t xml:space="preserve"> </w:t>
      </w:r>
      <w:r>
        <w:t>communes)</w:t>
      </w:r>
      <w:r>
        <w:rPr>
          <w:spacing w:val="-9"/>
        </w:rPr>
        <w:t xml:space="preserve"> </w:t>
      </w:r>
      <w:r>
        <w:t>as</w:t>
      </w:r>
      <w:r>
        <w:rPr>
          <w:spacing w:val="-9"/>
        </w:rPr>
        <w:t xml:space="preserve"> </w:t>
      </w:r>
      <w:commentRangeStart w:id="89"/>
      <w:r>
        <w:t>sampling</w:t>
      </w:r>
      <w:r>
        <w:rPr>
          <w:spacing w:val="-9"/>
        </w:rPr>
        <w:t xml:space="preserve"> </w:t>
      </w:r>
      <w:r>
        <w:t>clusters</w:t>
      </w:r>
      <w:r>
        <w:rPr>
          <w:spacing w:val="-9"/>
        </w:rPr>
        <w:t xml:space="preserve"> </w:t>
      </w:r>
      <w:commentRangeEnd w:id="89"/>
      <w:r w:rsidR="00BA1568">
        <w:rPr>
          <w:rStyle w:val="CommentReference"/>
        </w:rPr>
        <w:commentReference w:id="89"/>
      </w:r>
      <w:r>
        <w:t>to</w:t>
      </w:r>
      <w:r>
        <w:rPr>
          <w:spacing w:val="-9"/>
        </w:rPr>
        <w:t xml:space="preserve"> </w:t>
      </w:r>
      <w:r>
        <w:t>draw the households from.</w:t>
      </w:r>
      <w:r>
        <w:rPr>
          <w:spacing w:val="40"/>
        </w:rPr>
        <w:t xml:space="preserve"> </w:t>
      </w:r>
      <w:r>
        <w:t xml:space="preserve">The selected villages took into consideration the possible variations between rural and </w:t>
      </w:r>
      <w:commentRangeStart w:id="90"/>
      <w:r>
        <w:t>urban</w:t>
      </w:r>
      <w:commentRangeEnd w:id="90"/>
      <w:r w:rsidR="001D1982">
        <w:rPr>
          <w:rStyle w:val="CommentReference"/>
        </w:rPr>
        <w:commentReference w:id="90"/>
      </w:r>
      <w:r>
        <w:t xml:space="preserve"> food security.</w:t>
      </w:r>
      <w:r>
        <w:rPr>
          <w:spacing w:val="27"/>
        </w:rPr>
        <w:t xml:space="preserve"> </w:t>
      </w:r>
      <w:r>
        <w:t>Therefore, the final PSUs was made up of 15 urban and</w:t>
      </w:r>
      <w:r>
        <w:rPr>
          <w:spacing w:val="-7"/>
        </w:rPr>
        <w:t xml:space="preserve"> </w:t>
      </w:r>
      <w:r>
        <w:t>10</w:t>
      </w:r>
      <w:r>
        <w:rPr>
          <w:spacing w:val="-6"/>
        </w:rPr>
        <w:t xml:space="preserve"> </w:t>
      </w:r>
      <w:r>
        <w:t>rural</w:t>
      </w:r>
      <w:r>
        <w:rPr>
          <w:spacing w:val="-7"/>
        </w:rPr>
        <w:t xml:space="preserve"> </w:t>
      </w:r>
      <w:r>
        <w:t>villages</w:t>
      </w:r>
      <w:r>
        <w:rPr>
          <w:spacing w:val="-7"/>
        </w:rPr>
        <w:t xml:space="preserve"> </w:t>
      </w:r>
      <w:r>
        <w:t>respectively. See</w:t>
      </w:r>
      <w:r>
        <w:rPr>
          <w:spacing w:val="-6"/>
        </w:rPr>
        <w:t xml:space="preserve"> </w:t>
      </w:r>
      <w:r>
        <w:t>annex</w:t>
      </w:r>
      <w:r>
        <w:rPr>
          <w:spacing w:val="-7"/>
        </w:rPr>
        <w:t xml:space="preserve"> </w:t>
      </w:r>
      <w:r>
        <w:t>for</w:t>
      </w:r>
      <w:r>
        <w:rPr>
          <w:spacing w:val="-7"/>
        </w:rPr>
        <w:t xml:space="preserve"> </w:t>
      </w:r>
      <w:r>
        <w:t>the</w:t>
      </w:r>
      <w:r>
        <w:rPr>
          <w:spacing w:val="-7"/>
        </w:rPr>
        <w:t xml:space="preserve"> </w:t>
      </w:r>
      <w:r>
        <w:t>full</w:t>
      </w:r>
      <w:r>
        <w:rPr>
          <w:spacing w:val="-7"/>
        </w:rPr>
        <w:t xml:space="preserve"> </w:t>
      </w:r>
      <w:r>
        <w:t>list</w:t>
      </w:r>
      <w:r>
        <w:rPr>
          <w:spacing w:val="-6"/>
        </w:rPr>
        <w:t xml:space="preserve"> </w:t>
      </w:r>
      <w:r>
        <w:t>of</w:t>
      </w:r>
      <w:r>
        <w:rPr>
          <w:spacing w:val="-7"/>
        </w:rPr>
        <w:t xml:space="preserve"> </w:t>
      </w:r>
      <w:r>
        <w:t>administrative</w:t>
      </w:r>
      <w:r>
        <w:rPr>
          <w:spacing w:val="-6"/>
        </w:rPr>
        <w:t xml:space="preserve"> </w:t>
      </w:r>
      <w:r>
        <w:t>areas</w:t>
      </w:r>
      <w:r>
        <w:rPr>
          <w:spacing w:val="-7"/>
        </w:rPr>
        <w:t xml:space="preserve"> </w:t>
      </w:r>
      <w:r>
        <w:t>selected, number</w:t>
      </w:r>
      <w:r>
        <w:rPr>
          <w:spacing w:val="-13"/>
        </w:rPr>
        <w:t xml:space="preserve"> </w:t>
      </w:r>
      <w:r>
        <w:t>of</w:t>
      </w:r>
      <w:r>
        <w:rPr>
          <w:spacing w:val="-13"/>
        </w:rPr>
        <w:t xml:space="preserve"> </w:t>
      </w:r>
      <w:r>
        <w:t>households</w:t>
      </w:r>
      <w:r>
        <w:rPr>
          <w:spacing w:val="-13"/>
        </w:rPr>
        <w:t xml:space="preserve"> </w:t>
      </w:r>
      <w:r>
        <w:t>listed</w:t>
      </w:r>
      <w:r>
        <w:rPr>
          <w:spacing w:val="-13"/>
        </w:rPr>
        <w:t xml:space="preserve"> </w:t>
      </w:r>
      <w:r>
        <w:t>and</w:t>
      </w:r>
      <w:r>
        <w:rPr>
          <w:spacing w:val="-13"/>
        </w:rPr>
        <w:t xml:space="preserve"> </w:t>
      </w:r>
      <w:r>
        <w:t>the</w:t>
      </w:r>
      <w:ins w:id="91" w:author="Mohamed SALEM" w:date="2024-01-16T13:01:00Z">
        <w:r w:rsidR="00D53B40">
          <w:t>ir</w:t>
        </w:r>
      </w:ins>
      <w:r>
        <w:rPr>
          <w:spacing w:val="-13"/>
        </w:rPr>
        <w:t xml:space="preserve"> </w:t>
      </w:r>
      <w:r>
        <w:t>phone</w:t>
      </w:r>
      <w:r>
        <w:rPr>
          <w:spacing w:val="-13"/>
        </w:rPr>
        <w:t xml:space="preserve"> </w:t>
      </w:r>
      <w:r>
        <w:t xml:space="preserve">ownership. </w:t>
      </w:r>
      <w:del w:id="92" w:author="Mohamed SALEM" w:date="2024-01-16T13:01:00Z">
        <w:r w:rsidDel="007E1AA9">
          <w:delText>Note: the</w:delText>
        </w:r>
        <w:r w:rsidDel="007E1AA9">
          <w:rPr>
            <w:spacing w:val="-13"/>
          </w:rPr>
          <w:delText xml:space="preserve"> </w:delText>
        </w:r>
        <w:r w:rsidDel="007E1AA9">
          <w:delText>total</w:delText>
        </w:r>
        <w:r w:rsidDel="007E1AA9">
          <w:rPr>
            <w:spacing w:val="-13"/>
          </w:rPr>
          <w:delText xml:space="preserve"> </w:delText>
        </w:r>
        <w:r w:rsidDel="007E1AA9">
          <w:delText>sample</w:delText>
        </w:r>
        <w:r w:rsidDel="007E1AA9">
          <w:rPr>
            <w:spacing w:val="-13"/>
          </w:rPr>
          <w:delText xml:space="preserve"> </w:delText>
        </w:r>
        <w:r w:rsidDel="007E1AA9">
          <w:delText>presented</w:delText>
        </w:r>
        <w:r w:rsidDel="007E1AA9">
          <w:rPr>
            <w:spacing w:val="-13"/>
          </w:rPr>
          <w:delText xml:space="preserve"> </w:delText>
        </w:r>
        <w:r w:rsidDel="007E1AA9">
          <w:delText xml:space="preserve">are </w:delText>
        </w:r>
        <w:r w:rsidDel="007E1AA9">
          <w:rPr>
            <w:spacing w:val="-4"/>
          </w:rPr>
          <w:delText>slightly</w:delText>
        </w:r>
        <w:r w:rsidDel="007E1AA9">
          <w:rPr>
            <w:spacing w:val="-10"/>
          </w:rPr>
          <w:delText xml:space="preserve"> </w:delText>
        </w:r>
        <w:r w:rsidDel="007E1AA9">
          <w:rPr>
            <w:spacing w:val="-4"/>
          </w:rPr>
          <w:delText>different</w:delText>
        </w:r>
        <w:r w:rsidDel="007E1AA9">
          <w:rPr>
            <w:spacing w:val="-9"/>
          </w:rPr>
          <w:delText xml:space="preserve"> </w:delText>
        </w:r>
        <w:r w:rsidDel="007E1AA9">
          <w:rPr>
            <w:spacing w:val="-4"/>
          </w:rPr>
          <w:delText>because</w:delText>
        </w:r>
        <w:r w:rsidDel="007E1AA9">
          <w:rPr>
            <w:spacing w:val="-9"/>
          </w:rPr>
          <w:delText xml:space="preserve"> </w:delText>
        </w:r>
        <w:r w:rsidDel="007E1AA9">
          <w:rPr>
            <w:spacing w:val="-4"/>
          </w:rPr>
          <w:delText>420</w:delText>
        </w:r>
        <w:r w:rsidDel="007E1AA9">
          <w:rPr>
            <w:spacing w:val="-10"/>
          </w:rPr>
          <w:delText xml:space="preserve"> </w:delText>
        </w:r>
        <w:r w:rsidDel="007E1AA9">
          <w:rPr>
            <w:spacing w:val="-4"/>
          </w:rPr>
          <w:delText>households</w:delText>
        </w:r>
        <w:r w:rsidDel="007E1AA9">
          <w:rPr>
            <w:spacing w:val="-9"/>
          </w:rPr>
          <w:delText xml:space="preserve"> </w:delText>
        </w:r>
        <w:r w:rsidDel="007E1AA9">
          <w:rPr>
            <w:spacing w:val="-4"/>
          </w:rPr>
          <w:delText>listed</w:delText>
        </w:r>
        <w:r w:rsidDel="007E1AA9">
          <w:rPr>
            <w:spacing w:val="-9"/>
          </w:rPr>
          <w:delText xml:space="preserve"> </w:delText>
        </w:r>
        <w:r w:rsidDel="007E1AA9">
          <w:rPr>
            <w:spacing w:val="-4"/>
          </w:rPr>
          <w:delText>without</w:delText>
        </w:r>
        <w:r w:rsidDel="007E1AA9">
          <w:rPr>
            <w:spacing w:val="-9"/>
          </w:rPr>
          <w:delText xml:space="preserve"> </w:delText>
        </w:r>
        <w:r w:rsidDel="007E1AA9">
          <w:rPr>
            <w:spacing w:val="-4"/>
          </w:rPr>
          <w:delText>network</w:delText>
        </w:r>
        <w:r w:rsidDel="007E1AA9">
          <w:rPr>
            <w:spacing w:val="-10"/>
          </w:rPr>
          <w:delText xml:space="preserve"> </w:delText>
        </w:r>
        <w:r w:rsidDel="007E1AA9">
          <w:rPr>
            <w:spacing w:val="-4"/>
          </w:rPr>
          <w:delText>coverage</w:delText>
        </w:r>
        <w:r w:rsidDel="007E1AA9">
          <w:rPr>
            <w:spacing w:val="-9"/>
          </w:rPr>
          <w:delText xml:space="preserve"> </w:delText>
        </w:r>
        <w:r w:rsidDel="007E1AA9">
          <w:rPr>
            <w:spacing w:val="-4"/>
          </w:rPr>
          <w:delText>were</w:delText>
        </w:r>
        <w:r w:rsidDel="007E1AA9">
          <w:rPr>
            <w:spacing w:val="-9"/>
          </w:rPr>
          <w:delText xml:space="preserve"> </w:delText>
        </w:r>
        <w:r w:rsidDel="007E1AA9">
          <w:rPr>
            <w:spacing w:val="-4"/>
          </w:rPr>
          <w:delText>dropped</w:delText>
        </w:r>
        <w:r w:rsidDel="007E1AA9">
          <w:rPr>
            <w:spacing w:val="-9"/>
          </w:rPr>
          <w:delText xml:space="preserve"> </w:delText>
        </w:r>
        <w:r w:rsidDel="007E1AA9">
          <w:rPr>
            <w:spacing w:val="-4"/>
          </w:rPr>
          <w:delText xml:space="preserve">before </w:delText>
        </w:r>
        <w:r w:rsidDel="007E1AA9">
          <w:delText>randomization).</w:delText>
        </w:r>
      </w:del>
    </w:p>
    <w:p w14:paraId="2C284E82" w14:textId="6C92C7E1" w:rsidR="00D62403" w:rsidRDefault="00D62403" w:rsidP="00D62403">
      <w:pPr>
        <w:pStyle w:val="ListParagraph"/>
        <w:numPr>
          <w:ilvl w:val="0"/>
          <w:numId w:val="7"/>
        </w:numPr>
        <w:tabs>
          <w:tab w:val="left" w:pos="1082"/>
          <w:tab w:val="left" w:pos="1085"/>
        </w:tabs>
        <w:spacing w:before="132" w:line="314" w:lineRule="auto"/>
        <w:ind w:right="414"/>
        <w:jc w:val="both"/>
      </w:pPr>
      <w:r>
        <w:rPr>
          <w:spacing w:val="-2"/>
        </w:rPr>
        <w:t>STEP</w:t>
      </w:r>
      <w:r>
        <w:rPr>
          <w:spacing w:val="-11"/>
        </w:rPr>
        <w:t xml:space="preserve"> </w:t>
      </w:r>
      <w:r>
        <w:rPr>
          <w:spacing w:val="-2"/>
        </w:rPr>
        <w:t>4</w:t>
      </w:r>
      <w:r>
        <w:rPr>
          <w:spacing w:val="-11"/>
        </w:rPr>
        <w:t xml:space="preserve"> </w:t>
      </w:r>
      <w:r>
        <w:rPr>
          <w:spacing w:val="-2"/>
        </w:rPr>
        <w:t>-</w:t>
      </w:r>
      <w:r>
        <w:rPr>
          <w:spacing w:val="-11"/>
        </w:rPr>
        <w:t xml:space="preserve"> </w:t>
      </w:r>
      <w:r>
        <w:rPr>
          <w:spacing w:val="-2"/>
        </w:rPr>
        <w:t>Enlisting</w:t>
      </w:r>
      <w:r>
        <w:rPr>
          <w:spacing w:val="-11"/>
        </w:rPr>
        <w:t xml:space="preserve"> </w:t>
      </w:r>
      <w:r>
        <w:rPr>
          <w:spacing w:val="-2"/>
        </w:rPr>
        <w:t>households</w:t>
      </w:r>
      <w:r>
        <w:rPr>
          <w:spacing w:val="-11"/>
        </w:rPr>
        <w:t xml:space="preserve"> </w:t>
      </w:r>
      <w:r>
        <w:rPr>
          <w:spacing w:val="-2"/>
        </w:rPr>
        <w:t>for</w:t>
      </w:r>
      <w:r>
        <w:rPr>
          <w:spacing w:val="-11"/>
        </w:rPr>
        <w:t xml:space="preserve"> </w:t>
      </w:r>
      <w:r>
        <w:rPr>
          <w:spacing w:val="-2"/>
        </w:rPr>
        <w:t>the</w:t>
      </w:r>
      <w:r>
        <w:rPr>
          <w:spacing w:val="-11"/>
        </w:rPr>
        <w:t xml:space="preserve"> </w:t>
      </w:r>
      <w:r>
        <w:rPr>
          <w:spacing w:val="-2"/>
        </w:rPr>
        <w:t>study:</w:t>
      </w:r>
      <w:r>
        <w:rPr>
          <w:spacing w:val="14"/>
        </w:rPr>
        <w:t xml:space="preserve"> </w:t>
      </w:r>
      <w:r>
        <w:rPr>
          <w:spacing w:val="-2"/>
        </w:rPr>
        <w:t>The</w:t>
      </w:r>
      <w:r>
        <w:rPr>
          <w:spacing w:val="-11"/>
        </w:rPr>
        <w:t xml:space="preserve"> </w:t>
      </w:r>
      <w:r>
        <w:rPr>
          <w:spacing w:val="-2"/>
        </w:rPr>
        <w:t>sampling</w:t>
      </w:r>
      <w:r>
        <w:rPr>
          <w:spacing w:val="-11"/>
        </w:rPr>
        <w:t xml:space="preserve"> </w:t>
      </w:r>
      <w:r>
        <w:rPr>
          <w:spacing w:val="-2"/>
        </w:rPr>
        <w:t>frame</w:t>
      </w:r>
      <w:r>
        <w:rPr>
          <w:spacing w:val="-11"/>
        </w:rPr>
        <w:t xml:space="preserve"> </w:t>
      </w:r>
      <w:r>
        <w:rPr>
          <w:spacing w:val="-2"/>
        </w:rPr>
        <w:t>for</w:t>
      </w:r>
      <w:r>
        <w:rPr>
          <w:spacing w:val="-11"/>
        </w:rPr>
        <w:t xml:space="preserve"> </w:t>
      </w:r>
      <w:r>
        <w:rPr>
          <w:spacing w:val="-2"/>
        </w:rPr>
        <w:t>study</w:t>
      </w:r>
      <w:r>
        <w:rPr>
          <w:spacing w:val="-11"/>
        </w:rPr>
        <w:t xml:space="preserve"> </w:t>
      </w:r>
      <w:r>
        <w:rPr>
          <w:spacing w:val="-2"/>
        </w:rPr>
        <w:t>was</w:t>
      </w:r>
      <w:r>
        <w:rPr>
          <w:spacing w:val="-11"/>
        </w:rPr>
        <w:t xml:space="preserve"> </w:t>
      </w:r>
      <w:r>
        <w:rPr>
          <w:spacing w:val="-2"/>
        </w:rPr>
        <w:t>all</w:t>
      </w:r>
      <w:r>
        <w:rPr>
          <w:spacing w:val="-11"/>
        </w:rPr>
        <w:t xml:space="preserve"> </w:t>
      </w:r>
      <w:r>
        <w:rPr>
          <w:spacing w:val="-2"/>
        </w:rPr>
        <w:t xml:space="preserve">households </w:t>
      </w:r>
      <w:r>
        <w:t>in</w:t>
      </w:r>
      <w:r>
        <w:rPr>
          <w:spacing w:val="-12"/>
        </w:rPr>
        <w:t xml:space="preserve"> </w:t>
      </w:r>
      <w:r>
        <w:t>selected</w:t>
      </w:r>
      <w:r>
        <w:rPr>
          <w:spacing w:val="-12"/>
        </w:rPr>
        <w:t xml:space="preserve"> </w:t>
      </w:r>
      <w:r>
        <w:t>PSUs.</w:t>
      </w:r>
      <w:r>
        <w:rPr>
          <w:spacing w:val="4"/>
        </w:rPr>
        <w:t xml:space="preserve"> </w:t>
      </w:r>
      <w:r>
        <w:t>A</w:t>
      </w:r>
      <w:r>
        <w:rPr>
          <w:spacing w:val="-12"/>
        </w:rPr>
        <w:t xml:space="preserve"> </w:t>
      </w:r>
      <w:r>
        <w:t>minimum</w:t>
      </w:r>
      <w:r>
        <w:rPr>
          <w:spacing w:val="-12"/>
        </w:rPr>
        <w:t xml:space="preserve"> </w:t>
      </w:r>
      <w:r>
        <w:t>of</w:t>
      </w:r>
      <w:r>
        <w:rPr>
          <w:spacing w:val="-12"/>
        </w:rPr>
        <w:t xml:space="preserve"> </w:t>
      </w:r>
      <w:r>
        <w:t>100</w:t>
      </w:r>
      <w:r>
        <w:rPr>
          <w:spacing w:val="-12"/>
        </w:rPr>
        <w:t xml:space="preserve"> </w:t>
      </w:r>
      <w:r>
        <w:t>households</w:t>
      </w:r>
      <w:r>
        <w:rPr>
          <w:spacing w:val="-12"/>
        </w:rPr>
        <w:t xml:space="preserve"> </w:t>
      </w:r>
      <w:r>
        <w:t>per</w:t>
      </w:r>
      <w:r>
        <w:rPr>
          <w:spacing w:val="-12"/>
        </w:rPr>
        <w:t xml:space="preserve"> </w:t>
      </w:r>
      <w:r>
        <w:t>PSU</w:t>
      </w:r>
      <w:r>
        <w:rPr>
          <w:spacing w:val="-12"/>
        </w:rPr>
        <w:t xml:space="preserve"> </w:t>
      </w:r>
      <w:r>
        <w:t>were</w:t>
      </w:r>
      <w:r>
        <w:rPr>
          <w:spacing w:val="-12"/>
        </w:rPr>
        <w:t xml:space="preserve"> </w:t>
      </w:r>
      <w:r>
        <w:t>selected</w:t>
      </w:r>
      <w:r>
        <w:rPr>
          <w:spacing w:val="-12"/>
        </w:rPr>
        <w:t xml:space="preserve"> </w:t>
      </w:r>
      <w:r>
        <w:t>through</w:t>
      </w:r>
      <w:r>
        <w:rPr>
          <w:spacing w:val="-12"/>
        </w:rPr>
        <w:t xml:space="preserve"> </w:t>
      </w:r>
      <w:r>
        <w:t>the</w:t>
      </w:r>
      <w:r>
        <w:rPr>
          <w:spacing w:val="-12"/>
        </w:rPr>
        <w:t xml:space="preserve"> </w:t>
      </w:r>
      <w:r>
        <w:t>random walk</w:t>
      </w:r>
      <w:r>
        <w:rPr>
          <w:spacing w:val="-9"/>
        </w:rPr>
        <w:t xml:space="preserve"> </w:t>
      </w:r>
      <w:r>
        <w:t>approach</w:t>
      </w:r>
      <w:r>
        <w:rPr>
          <w:spacing w:val="-9"/>
        </w:rPr>
        <w:t xml:space="preserve"> </w:t>
      </w:r>
      <w:r>
        <w:t>(listing</w:t>
      </w:r>
      <w:r>
        <w:rPr>
          <w:spacing w:val="-9"/>
        </w:rPr>
        <w:t xml:space="preserve"> </w:t>
      </w:r>
      <w:r>
        <w:t>every</w:t>
      </w:r>
      <w:r>
        <w:rPr>
          <w:spacing w:val="-9"/>
        </w:rPr>
        <w:t xml:space="preserve"> </w:t>
      </w:r>
      <w:r>
        <w:t>3rd</w:t>
      </w:r>
      <w:r>
        <w:rPr>
          <w:spacing w:val="-9"/>
        </w:rPr>
        <w:t xml:space="preserve"> </w:t>
      </w:r>
      <w:r>
        <w:t>house</w:t>
      </w:r>
      <w:r>
        <w:rPr>
          <w:spacing w:val="-9"/>
        </w:rPr>
        <w:t xml:space="preserve"> </w:t>
      </w:r>
      <w:r>
        <w:t>in</w:t>
      </w:r>
      <w:r>
        <w:rPr>
          <w:spacing w:val="-9"/>
        </w:rPr>
        <w:t xml:space="preserve"> </w:t>
      </w:r>
      <w:r>
        <w:t>the</w:t>
      </w:r>
      <w:r>
        <w:rPr>
          <w:spacing w:val="-9"/>
        </w:rPr>
        <w:t xml:space="preserve"> </w:t>
      </w:r>
      <w:r>
        <w:t>sequence)</w:t>
      </w:r>
      <w:r>
        <w:rPr>
          <w:spacing w:val="-9"/>
        </w:rPr>
        <w:t xml:space="preserve"> </w:t>
      </w:r>
      <w:r>
        <w:t>by</w:t>
      </w:r>
      <w:r>
        <w:rPr>
          <w:spacing w:val="-9"/>
        </w:rPr>
        <w:t xml:space="preserve"> </w:t>
      </w:r>
      <w:r>
        <w:t>trained</w:t>
      </w:r>
      <w:r>
        <w:rPr>
          <w:spacing w:val="-9"/>
        </w:rPr>
        <w:t xml:space="preserve"> </w:t>
      </w:r>
      <w:r>
        <w:t>enumerators.</w:t>
      </w:r>
      <w:r>
        <w:rPr>
          <w:spacing w:val="7"/>
        </w:rPr>
        <w:t xml:space="preserve"> </w:t>
      </w:r>
      <w:r>
        <w:t>Consent</w:t>
      </w:r>
      <w:r>
        <w:rPr>
          <w:spacing w:val="-9"/>
        </w:rPr>
        <w:t xml:space="preserve"> </w:t>
      </w:r>
      <w:r>
        <w:t>of participation</w:t>
      </w:r>
      <w:r>
        <w:rPr>
          <w:spacing w:val="-7"/>
        </w:rPr>
        <w:t xml:space="preserve"> </w:t>
      </w:r>
      <w:r>
        <w:t>was</w:t>
      </w:r>
      <w:r>
        <w:rPr>
          <w:spacing w:val="-7"/>
        </w:rPr>
        <w:t xml:space="preserve"> </w:t>
      </w:r>
      <w:r>
        <w:t>taken</w:t>
      </w:r>
      <w:r>
        <w:rPr>
          <w:spacing w:val="-7"/>
        </w:rPr>
        <w:t xml:space="preserve"> </w:t>
      </w:r>
      <w:r>
        <w:t>from</w:t>
      </w:r>
      <w:r>
        <w:rPr>
          <w:spacing w:val="-7"/>
        </w:rPr>
        <w:t xml:space="preserve"> </w:t>
      </w:r>
      <w:r>
        <w:t>all</w:t>
      </w:r>
      <w:r>
        <w:rPr>
          <w:spacing w:val="-7"/>
        </w:rPr>
        <w:t xml:space="preserve"> </w:t>
      </w:r>
      <w:r>
        <w:t>HHs</w:t>
      </w:r>
      <w:r>
        <w:rPr>
          <w:spacing w:val="-7"/>
        </w:rPr>
        <w:t xml:space="preserve"> </w:t>
      </w:r>
      <w:r>
        <w:t>before</w:t>
      </w:r>
      <w:r>
        <w:rPr>
          <w:spacing w:val="-7"/>
        </w:rPr>
        <w:t xml:space="preserve"> </w:t>
      </w:r>
      <w:r>
        <w:t>being</w:t>
      </w:r>
      <w:r>
        <w:rPr>
          <w:spacing w:val="-7"/>
        </w:rPr>
        <w:t xml:space="preserve"> </w:t>
      </w:r>
      <w:r>
        <w:t>included</w:t>
      </w:r>
      <w:r>
        <w:rPr>
          <w:spacing w:val="-7"/>
        </w:rPr>
        <w:t xml:space="preserve"> </w:t>
      </w:r>
      <w:r>
        <w:t>into</w:t>
      </w:r>
      <w:r>
        <w:rPr>
          <w:spacing w:val="-7"/>
        </w:rPr>
        <w:t xml:space="preserve"> </w:t>
      </w:r>
      <w:r>
        <w:t>the</w:t>
      </w:r>
      <w:r>
        <w:rPr>
          <w:spacing w:val="-7"/>
        </w:rPr>
        <w:t xml:space="preserve"> </w:t>
      </w:r>
      <w:r>
        <w:t>study</w:t>
      </w:r>
      <w:r>
        <w:rPr>
          <w:spacing w:val="-7"/>
        </w:rPr>
        <w:t xml:space="preserve"> </w:t>
      </w:r>
      <w:r>
        <w:t>sample</w:t>
      </w:r>
      <w:r>
        <w:rPr>
          <w:spacing w:val="-7"/>
        </w:rPr>
        <w:t xml:space="preserve"> </w:t>
      </w:r>
      <w:r>
        <w:t>(a</w:t>
      </w:r>
      <w:r>
        <w:rPr>
          <w:spacing w:val="-7"/>
        </w:rPr>
        <w:t xml:space="preserve"> </w:t>
      </w:r>
      <w:r>
        <w:t>total</w:t>
      </w:r>
      <w:r>
        <w:rPr>
          <w:spacing w:val="-7"/>
        </w:rPr>
        <w:t xml:space="preserve"> </w:t>
      </w:r>
      <w:r>
        <w:t xml:space="preserve">of </w:t>
      </w:r>
      <w:r>
        <w:rPr>
          <w:spacing w:val="-2"/>
        </w:rPr>
        <w:t>2,500</w:t>
      </w:r>
      <w:r>
        <w:rPr>
          <w:spacing w:val="-12"/>
        </w:rPr>
        <w:t xml:space="preserve"> </w:t>
      </w:r>
      <w:r>
        <w:rPr>
          <w:spacing w:val="-2"/>
        </w:rPr>
        <w:t>HHs).</w:t>
      </w:r>
      <w:r>
        <w:rPr>
          <w:spacing w:val="1"/>
        </w:rPr>
        <w:t xml:space="preserve"> </w:t>
      </w:r>
      <w:r>
        <w:rPr>
          <w:spacing w:val="-2"/>
        </w:rPr>
        <w:t>The</w:t>
      </w:r>
      <w:r>
        <w:rPr>
          <w:spacing w:val="-11"/>
        </w:rPr>
        <w:t xml:space="preserve"> </w:t>
      </w:r>
      <w:r>
        <w:rPr>
          <w:spacing w:val="-2"/>
        </w:rPr>
        <w:t>final</w:t>
      </w:r>
      <w:r>
        <w:rPr>
          <w:spacing w:val="-11"/>
        </w:rPr>
        <w:t xml:space="preserve"> </w:t>
      </w:r>
      <w:r>
        <w:rPr>
          <w:spacing w:val="-2"/>
        </w:rPr>
        <w:t>listed</w:t>
      </w:r>
      <w:r>
        <w:rPr>
          <w:spacing w:val="-12"/>
        </w:rPr>
        <w:t xml:space="preserve"> </w:t>
      </w:r>
      <w:r>
        <w:rPr>
          <w:spacing w:val="-2"/>
        </w:rPr>
        <w:t>households</w:t>
      </w:r>
      <w:r>
        <w:rPr>
          <w:spacing w:val="-11"/>
        </w:rPr>
        <w:t xml:space="preserve"> </w:t>
      </w:r>
      <w:r>
        <w:rPr>
          <w:spacing w:val="-2"/>
        </w:rPr>
        <w:t>in</w:t>
      </w:r>
      <w:r>
        <w:rPr>
          <w:spacing w:val="-11"/>
        </w:rPr>
        <w:t xml:space="preserve"> </w:t>
      </w:r>
      <w:r>
        <w:rPr>
          <w:spacing w:val="-2"/>
        </w:rPr>
        <w:t>this</w:t>
      </w:r>
      <w:r>
        <w:rPr>
          <w:spacing w:val="-11"/>
        </w:rPr>
        <w:t xml:space="preserve"> </w:t>
      </w:r>
      <w:r>
        <w:rPr>
          <w:spacing w:val="-2"/>
        </w:rPr>
        <w:t>stage</w:t>
      </w:r>
      <w:r>
        <w:rPr>
          <w:spacing w:val="-12"/>
        </w:rPr>
        <w:t xml:space="preserve"> </w:t>
      </w:r>
      <w:r>
        <w:rPr>
          <w:spacing w:val="-2"/>
        </w:rPr>
        <w:t>were</w:t>
      </w:r>
      <w:r>
        <w:rPr>
          <w:spacing w:val="-11"/>
        </w:rPr>
        <w:t xml:space="preserve"> </w:t>
      </w:r>
      <w:r>
        <w:rPr>
          <w:spacing w:val="-2"/>
        </w:rPr>
        <w:t>used</w:t>
      </w:r>
      <w:r>
        <w:rPr>
          <w:spacing w:val="-11"/>
        </w:rPr>
        <w:t xml:space="preserve"> </w:t>
      </w:r>
      <w:r>
        <w:rPr>
          <w:spacing w:val="-2"/>
        </w:rPr>
        <w:t>for</w:t>
      </w:r>
      <w:r>
        <w:rPr>
          <w:spacing w:val="-12"/>
        </w:rPr>
        <w:t xml:space="preserve"> </w:t>
      </w:r>
      <w:r>
        <w:rPr>
          <w:spacing w:val="-2"/>
        </w:rPr>
        <w:t>the</w:t>
      </w:r>
      <w:r>
        <w:rPr>
          <w:spacing w:val="-11"/>
        </w:rPr>
        <w:t xml:space="preserve"> </w:t>
      </w:r>
      <w:r>
        <w:rPr>
          <w:spacing w:val="-2"/>
        </w:rPr>
        <w:t>randomization</w:t>
      </w:r>
      <w:r>
        <w:rPr>
          <w:spacing w:val="-11"/>
        </w:rPr>
        <w:t xml:space="preserve"> </w:t>
      </w:r>
      <w:r>
        <w:rPr>
          <w:spacing w:val="-2"/>
        </w:rPr>
        <w:t xml:space="preserve">process </w:t>
      </w:r>
      <w:r>
        <w:t>in the next step.</w:t>
      </w:r>
      <w:ins w:id="93" w:author="Mohamed SALEM" w:date="2024-01-16T13:02:00Z">
        <w:r w:rsidR="003B0278">
          <w:t xml:space="preserve"> </w:t>
        </w:r>
        <w:r w:rsidR="00213074">
          <w:t>Enumerators were asked to report network coverage during listing and 420 households were dropped from the list because there was no network coverage at the time of listing</w:t>
        </w:r>
      </w:ins>
      <w:ins w:id="94" w:author="Mohamed SALEM" w:date="2024-01-16T13:03:00Z">
        <w:r w:rsidR="00333DA7">
          <w:t xml:space="preserve"> (see </w:t>
        </w:r>
      </w:ins>
      <w:ins w:id="95" w:author="Mohamed SALEM" w:date="2024-01-16T13:04:00Z">
        <w:r w:rsidR="00FA0BFC">
          <w:t>annexes for</w:t>
        </w:r>
      </w:ins>
      <w:ins w:id="96" w:author="Mohamed SALEM" w:date="2024-01-16T13:05:00Z">
        <w:r w:rsidR="00191C9F">
          <w:t xml:space="preserve"> the</w:t>
        </w:r>
      </w:ins>
      <w:ins w:id="97" w:author="Mohamed SALEM" w:date="2024-01-16T13:04:00Z">
        <w:r w:rsidR="00FA0BFC">
          <w:t xml:space="preserve"> distribution</w:t>
        </w:r>
      </w:ins>
      <w:ins w:id="98" w:author="Mohamed SALEM" w:date="2024-01-16T13:05:00Z">
        <w:r w:rsidR="00191C9F">
          <w:t xml:space="preserve"> of the 2,080 households</w:t>
        </w:r>
      </w:ins>
      <w:ins w:id="99" w:author="Mohamed SALEM" w:date="2024-01-16T13:04:00Z">
        <w:r w:rsidR="00FA0BFC">
          <w:t xml:space="preserve"> by admin areas)</w:t>
        </w:r>
      </w:ins>
      <w:ins w:id="100" w:author="Mohamed SALEM" w:date="2024-01-16T13:02:00Z">
        <w:r w:rsidR="00213074">
          <w:t>.</w:t>
        </w:r>
      </w:ins>
    </w:p>
    <w:p w14:paraId="2158A6CC" w14:textId="77777777" w:rsidR="00D62403" w:rsidRDefault="00D62403" w:rsidP="00D62403">
      <w:pPr>
        <w:pStyle w:val="ListParagraph"/>
        <w:numPr>
          <w:ilvl w:val="0"/>
          <w:numId w:val="7"/>
        </w:numPr>
        <w:tabs>
          <w:tab w:val="left" w:pos="1082"/>
          <w:tab w:val="left" w:pos="1085"/>
        </w:tabs>
        <w:spacing w:before="127" w:line="314" w:lineRule="auto"/>
        <w:ind w:right="417"/>
        <w:jc w:val="both"/>
      </w:pPr>
      <w:r>
        <w:t>STEP 5 - Random assignment of household (hh):</w:t>
      </w:r>
      <w:r>
        <w:rPr>
          <w:spacing w:val="40"/>
        </w:rPr>
        <w:t xml:space="preserve"> </w:t>
      </w:r>
      <w:r>
        <w:t>Consented final sampled households in STEP</w:t>
      </w:r>
      <w:r>
        <w:rPr>
          <w:spacing w:val="-8"/>
        </w:rPr>
        <w:t xml:space="preserve"> </w:t>
      </w:r>
      <w:r>
        <w:t>4</w:t>
      </w:r>
      <w:r>
        <w:rPr>
          <w:spacing w:val="-8"/>
        </w:rPr>
        <w:t xml:space="preserve"> </w:t>
      </w:r>
      <w:r>
        <w:t>are</w:t>
      </w:r>
      <w:r>
        <w:rPr>
          <w:spacing w:val="-8"/>
        </w:rPr>
        <w:t xml:space="preserve"> </w:t>
      </w:r>
      <w:r>
        <w:t>randomly</w:t>
      </w:r>
      <w:r>
        <w:rPr>
          <w:spacing w:val="-8"/>
        </w:rPr>
        <w:t xml:space="preserve"> </w:t>
      </w:r>
      <w:r>
        <w:t>assigned</w:t>
      </w:r>
      <w:r>
        <w:rPr>
          <w:spacing w:val="-8"/>
        </w:rPr>
        <w:t xml:space="preserve"> </w:t>
      </w:r>
      <w:r>
        <w:t>into</w:t>
      </w:r>
      <w:r>
        <w:rPr>
          <w:spacing w:val="-8"/>
        </w:rPr>
        <w:t xml:space="preserve"> </w:t>
      </w:r>
      <w:r>
        <w:t>one</w:t>
      </w:r>
      <w:r>
        <w:rPr>
          <w:spacing w:val="-8"/>
        </w:rPr>
        <w:t xml:space="preserve"> </w:t>
      </w:r>
      <w:r>
        <w:t>of</w:t>
      </w:r>
      <w:r>
        <w:rPr>
          <w:spacing w:val="-8"/>
        </w:rPr>
        <w:t xml:space="preserve"> </w:t>
      </w:r>
      <w:r>
        <w:t>two</w:t>
      </w:r>
      <w:r>
        <w:rPr>
          <w:spacing w:val="-8"/>
        </w:rPr>
        <w:t xml:space="preserve"> </w:t>
      </w:r>
      <w:r>
        <w:t>survey</w:t>
      </w:r>
      <w:r>
        <w:rPr>
          <w:spacing w:val="-8"/>
        </w:rPr>
        <w:t xml:space="preserve"> </w:t>
      </w:r>
      <w:r>
        <w:t>modalities/groups;</w:t>
      </w:r>
      <w:r>
        <w:rPr>
          <w:spacing w:val="-7"/>
        </w:rPr>
        <w:t xml:space="preserve"> </w:t>
      </w:r>
      <w:r>
        <w:t>F2F</w:t>
      </w:r>
      <w:r>
        <w:rPr>
          <w:spacing w:val="-8"/>
        </w:rPr>
        <w:t xml:space="preserve"> </w:t>
      </w:r>
      <w:r>
        <w:t>(CARI</w:t>
      </w:r>
      <w:r>
        <w:rPr>
          <w:spacing w:val="-8"/>
        </w:rPr>
        <w:t xml:space="preserve"> </w:t>
      </w:r>
      <w:r>
        <w:t>group) and Remote (rCARI group).</w:t>
      </w:r>
      <w:r>
        <w:rPr>
          <w:spacing w:val="40"/>
        </w:rPr>
        <w:t xml:space="preserve"> </w:t>
      </w:r>
      <w:r>
        <w:t>The experiment was designed such that the full sample was divided equally between the two modalities.</w:t>
      </w:r>
    </w:p>
    <w:p w14:paraId="6103A438" w14:textId="3FD44D28" w:rsidR="00D62403" w:rsidRDefault="00D62403" w:rsidP="00D62403">
      <w:pPr>
        <w:pStyle w:val="ListParagraph"/>
        <w:numPr>
          <w:ilvl w:val="0"/>
          <w:numId w:val="7"/>
        </w:numPr>
        <w:tabs>
          <w:tab w:val="left" w:pos="1082"/>
          <w:tab w:val="left" w:pos="1085"/>
        </w:tabs>
        <w:spacing w:before="124" w:line="314" w:lineRule="auto"/>
        <w:ind w:right="415"/>
        <w:jc w:val="both"/>
      </w:pPr>
      <w:r>
        <w:t>STEP 6 - Mobile phone assignment to households without phones.</w:t>
      </w:r>
      <w:r>
        <w:rPr>
          <w:spacing w:val="40"/>
        </w:rPr>
        <w:t xml:space="preserve"> </w:t>
      </w:r>
      <w:r>
        <w:t xml:space="preserve">Give the low mobile phone penetration in CAR (more than 70% households are without access to phones), low </w:t>
      </w:r>
      <w:r>
        <w:rPr>
          <w:spacing w:val="-6"/>
        </w:rPr>
        <w:t>budget phones were for 300 households without phones but random</w:t>
      </w:r>
      <w:r w:rsidR="006303B5">
        <w:rPr>
          <w:spacing w:val="-6"/>
        </w:rPr>
        <w:t>l</w:t>
      </w:r>
      <w:r>
        <w:rPr>
          <w:spacing w:val="-6"/>
        </w:rPr>
        <w:t xml:space="preserve">y assigned to receive phone </w:t>
      </w:r>
      <w:r>
        <w:t>interviews (detail description of this process is given in section 2.2).</w:t>
      </w:r>
    </w:p>
    <w:p w14:paraId="63BFD674" w14:textId="77777777" w:rsidR="00D62403" w:rsidRDefault="00D62403" w:rsidP="00D62403">
      <w:pPr>
        <w:pStyle w:val="BodyText"/>
        <w:spacing w:before="125" w:line="314" w:lineRule="auto"/>
        <w:ind w:left="1085" w:right="414"/>
        <w:jc w:val="both"/>
      </w:pPr>
      <w:r>
        <w:t>All</w:t>
      </w:r>
      <w:r>
        <w:rPr>
          <w:spacing w:val="-14"/>
        </w:rPr>
        <w:t xml:space="preserve"> </w:t>
      </w:r>
      <w:r>
        <w:t>interviews</w:t>
      </w:r>
      <w:r>
        <w:rPr>
          <w:spacing w:val="-13"/>
        </w:rPr>
        <w:t xml:space="preserve"> </w:t>
      </w:r>
      <w:r>
        <w:t>were</w:t>
      </w:r>
      <w:r>
        <w:rPr>
          <w:spacing w:val="-13"/>
        </w:rPr>
        <w:t xml:space="preserve"> </w:t>
      </w:r>
      <w:r>
        <w:t>conducted</w:t>
      </w:r>
      <w:r>
        <w:rPr>
          <w:spacing w:val="-14"/>
        </w:rPr>
        <w:t xml:space="preserve"> </w:t>
      </w:r>
      <w:r>
        <w:t>over</w:t>
      </w:r>
      <w:r>
        <w:rPr>
          <w:spacing w:val="-13"/>
        </w:rPr>
        <w:t xml:space="preserve"> </w:t>
      </w:r>
      <w:r>
        <w:t>the</w:t>
      </w:r>
      <w:r>
        <w:rPr>
          <w:spacing w:val="-13"/>
        </w:rPr>
        <w:t xml:space="preserve"> </w:t>
      </w:r>
      <w:r>
        <w:t>same</w:t>
      </w:r>
      <w:r>
        <w:rPr>
          <w:spacing w:val="-13"/>
        </w:rPr>
        <w:t xml:space="preserve"> </w:t>
      </w:r>
      <w:r>
        <w:t>time</w:t>
      </w:r>
      <w:r>
        <w:rPr>
          <w:spacing w:val="-14"/>
        </w:rPr>
        <w:t xml:space="preserve"> </w:t>
      </w:r>
      <w:r>
        <w:t>frame</w:t>
      </w:r>
      <w:r>
        <w:rPr>
          <w:spacing w:val="-13"/>
        </w:rPr>
        <w:t xml:space="preserve"> </w:t>
      </w:r>
      <w:r>
        <w:t>to</w:t>
      </w:r>
      <w:r>
        <w:rPr>
          <w:spacing w:val="-13"/>
        </w:rPr>
        <w:t xml:space="preserve"> </w:t>
      </w:r>
      <w:r>
        <w:t>ensure</w:t>
      </w:r>
      <w:r>
        <w:rPr>
          <w:spacing w:val="-13"/>
        </w:rPr>
        <w:t xml:space="preserve"> </w:t>
      </w:r>
      <w:r>
        <w:t>that</w:t>
      </w:r>
      <w:r>
        <w:rPr>
          <w:spacing w:val="-14"/>
        </w:rPr>
        <w:t xml:space="preserve"> </w:t>
      </w:r>
      <w:r>
        <w:t>households</w:t>
      </w:r>
      <w:r>
        <w:rPr>
          <w:spacing w:val="-13"/>
        </w:rPr>
        <w:t xml:space="preserve"> </w:t>
      </w:r>
      <w:r>
        <w:t>in</w:t>
      </w:r>
      <w:r>
        <w:rPr>
          <w:spacing w:val="-13"/>
        </w:rPr>
        <w:t xml:space="preserve"> </w:t>
      </w:r>
      <w:r>
        <w:t>the</w:t>
      </w:r>
      <w:r>
        <w:rPr>
          <w:spacing w:val="-13"/>
        </w:rPr>
        <w:t xml:space="preserve"> </w:t>
      </w:r>
      <w:r>
        <w:t>two modalities are reporting their food security situation over the same window.</w:t>
      </w:r>
    </w:p>
    <w:p w14:paraId="5192FF60" w14:textId="77777777" w:rsidR="00D62403" w:rsidRDefault="00D62403" w:rsidP="00D62403">
      <w:pPr>
        <w:pStyle w:val="BodyText"/>
        <w:spacing w:before="49"/>
      </w:pPr>
    </w:p>
    <w:p w14:paraId="0F5BDA8C" w14:textId="3E7FAEE3" w:rsidR="00D62403" w:rsidRDefault="00D62403" w:rsidP="00D62403">
      <w:pPr>
        <w:pStyle w:val="Heading3"/>
        <w:numPr>
          <w:ilvl w:val="1"/>
          <w:numId w:val="8"/>
        </w:numPr>
        <w:tabs>
          <w:tab w:val="left" w:pos="1152"/>
        </w:tabs>
        <w:ind w:hanging="612"/>
      </w:pPr>
      <w:bookmarkStart w:id="101" w:name="Sampling_survey_respondents_&amp;_survey_imp"/>
      <w:bookmarkStart w:id="102" w:name="_bookmark2"/>
      <w:bookmarkEnd w:id="101"/>
      <w:bookmarkEnd w:id="102"/>
      <w:del w:id="103" w:author="Mohamed SALEM" w:date="2024-01-16T13:07:00Z">
        <w:r w:rsidDel="001164DF">
          <w:rPr>
            <w:spacing w:val="-8"/>
          </w:rPr>
          <w:delText>Sampling</w:delText>
        </w:r>
        <w:r w:rsidDel="001164DF">
          <w:rPr>
            <w:spacing w:val="7"/>
          </w:rPr>
          <w:delText xml:space="preserve"> </w:delText>
        </w:r>
        <w:r w:rsidDel="001164DF">
          <w:rPr>
            <w:spacing w:val="-8"/>
          </w:rPr>
          <w:delText>survey</w:delText>
        </w:r>
        <w:r w:rsidDel="001164DF">
          <w:rPr>
            <w:spacing w:val="7"/>
          </w:rPr>
          <w:delText xml:space="preserve"> </w:delText>
        </w:r>
        <w:r w:rsidDel="001164DF">
          <w:rPr>
            <w:spacing w:val="-8"/>
          </w:rPr>
          <w:delText>respondents</w:delText>
        </w:r>
        <w:r w:rsidDel="001164DF">
          <w:rPr>
            <w:spacing w:val="7"/>
          </w:rPr>
          <w:delText xml:space="preserve"> </w:delText>
        </w:r>
        <w:r w:rsidDel="001164DF">
          <w:rPr>
            <w:spacing w:val="-8"/>
          </w:rPr>
          <w:delText>&amp;</w:delText>
        </w:r>
        <w:r w:rsidDel="001164DF">
          <w:rPr>
            <w:spacing w:val="8"/>
          </w:rPr>
          <w:delText xml:space="preserve"> </w:delText>
        </w:r>
      </w:del>
      <w:ins w:id="104" w:author="Mohamed SALEM" w:date="2024-01-16T13:07:00Z">
        <w:r w:rsidR="001164DF">
          <w:rPr>
            <w:spacing w:val="-8"/>
          </w:rPr>
          <w:t>S</w:t>
        </w:r>
      </w:ins>
      <w:del w:id="105" w:author="Mohamed SALEM" w:date="2024-01-16T13:07:00Z">
        <w:r w:rsidDel="001164DF">
          <w:rPr>
            <w:spacing w:val="-8"/>
          </w:rPr>
          <w:delText>s</w:delText>
        </w:r>
      </w:del>
      <w:r>
        <w:rPr>
          <w:spacing w:val="-8"/>
        </w:rPr>
        <w:t>urvey</w:t>
      </w:r>
      <w:r>
        <w:rPr>
          <w:spacing w:val="7"/>
        </w:rPr>
        <w:t xml:space="preserve"> </w:t>
      </w:r>
      <w:r>
        <w:rPr>
          <w:spacing w:val="-8"/>
        </w:rPr>
        <w:t>implementation</w:t>
      </w:r>
    </w:p>
    <w:p w14:paraId="51DBEA13" w14:textId="3DB5C654" w:rsidR="00D62403" w:rsidRDefault="00D62403" w:rsidP="00D62403">
      <w:pPr>
        <w:pStyle w:val="BodyText"/>
        <w:spacing w:before="215" w:line="314" w:lineRule="auto"/>
        <w:ind w:left="540" w:right="415"/>
        <w:jc w:val="both"/>
      </w:pPr>
      <w:del w:id="106" w:author="Mohamed SALEM" w:date="2024-01-16T13:06:00Z">
        <w:r w:rsidDel="00E11D0C">
          <w:delText>The</w:delText>
        </w:r>
        <w:r w:rsidDel="00E11D0C">
          <w:rPr>
            <w:spacing w:val="-10"/>
          </w:rPr>
          <w:delText xml:space="preserve"> </w:delText>
        </w:r>
        <w:r w:rsidDel="00E11D0C">
          <w:delText>household</w:delText>
        </w:r>
        <w:r w:rsidDel="00E11D0C">
          <w:rPr>
            <w:spacing w:val="-10"/>
          </w:rPr>
          <w:delText xml:space="preserve"> </w:delText>
        </w:r>
        <w:r w:rsidDel="00E11D0C">
          <w:delText>sampling</w:delText>
        </w:r>
        <w:r w:rsidDel="00E11D0C">
          <w:rPr>
            <w:spacing w:val="-10"/>
          </w:rPr>
          <w:delText xml:space="preserve"> </w:delText>
        </w:r>
        <w:r w:rsidDel="00E11D0C">
          <w:delText>frame</w:delText>
        </w:r>
        <w:r w:rsidDel="00E11D0C">
          <w:rPr>
            <w:spacing w:val="-10"/>
          </w:rPr>
          <w:delText xml:space="preserve"> </w:delText>
        </w:r>
        <w:r w:rsidDel="00E11D0C">
          <w:delText>for</w:delText>
        </w:r>
        <w:r w:rsidDel="00E11D0C">
          <w:rPr>
            <w:spacing w:val="-10"/>
          </w:rPr>
          <w:delText xml:space="preserve"> </w:delText>
        </w:r>
        <w:r w:rsidDel="00E11D0C">
          <w:delText>the</w:delText>
        </w:r>
        <w:r w:rsidDel="00E11D0C">
          <w:rPr>
            <w:spacing w:val="-10"/>
          </w:rPr>
          <w:delText xml:space="preserve"> </w:delText>
        </w:r>
        <w:r w:rsidDel="00E11D0C">
          <w:delText>study</w:delText>
        </w:r>
        <w:r w:rsidDel="00E11D0C">
          <w:rPr>
            <w:spacing w:val="-10"/>
          </w:rPr>
          <w:delText xml:space="preserve"> </w:delText>
        </w:r>
        <w:r w:rsidDel="00E11D0C">
          <w:delText>was</w:delText>
        </w:r>
        <w:r w:rsidDel="00E11D0C">
          <w:rPr>
            <w:spacing w:val="-10"/>
          </w:rPr>
          <w:delText xml:space="preserve"> </w:delText>
        </w:r>
        <w:r w:rsidDel="00E11D0C">
          <w:delText>all</w:delText>
        </w:r>
        <w:r w:rsidDel="00E11D0C">
          <w:rPr>
            <w:spacing w:val="-10"/>
          </w:rPr>
          <w:delText xml:space="preserve"> </w:delText>
        </w:r>
        <w:r w:rsidDel="00E11D0C">
          <w:delText>households</w:delText>
        </w:r>
        <w:r w:rsidDel="00E11D0C">
          <w:rPr>
            <w:spacing w:val="-10"/>
          </w:rPr>
          <w:delText xml:space="preserve"> </w:delText>
        </w:r>
        <w:r w:rsidDel="00E11D0C">
          <w:delText>in</w:delText>
        </w:r>
        <w:r w:rsidDel="00E11D0C">
          <w:rPr>
            <w:spacing w:val="-10"/>
          </w:rPr>
          <w:delText xml:space="preserve"> </w:delText>
        </w:r>
        <w:r w:rsidDel="00E11D0C">
          <w:delText>the</w:delText>
        </w:r>
        <w:r w:rsidDel="00E11D0C">
          <w:rPr>
            <w:spacing w:val="-10"/>
          </w:rPr>
          <w:delText xml:space="preserve"> </w:delText>
        </w:r>
        <w:r w:rsidDel="00E11D0C">
          <w:delText>25</w:delText>
        </w:r>
        <w:r w:rsidDel="00E11D0C">
          <w:rPr>
            <w:spacing w:val="-10"/>
          </w:rPr>
          <w:delText xml:space="preserve"> </w:delText>
        </w:r>
        <w:r w:rsidDel="00E11D0C">
          <w:delText>villages</w:delText>
        </w:r>
        <w:r w:rsidDel="00E11D0C">
          <w:rPr>
            <w:spacing w:val="-10"/>
          </w:rPr>
          <w:delText xml:space="preserve"> </w:delText>
        </w:r>
        <w:r w:rsidDel="00E11D0C">
          <w:delText>(PSUs)</w:delText>
        </w:r>
        <w:r w:rsidDel="00E11D0C">
          <w:rPr>
            <w:spacing w:val="-10"/>
          </w:rPr>
          <w:delText xml:space="preserve"> </w:delText>
        </w:r>
        <w:r w:rsidDel="00E11D0C">
          <w:delText>selected. Approximately</w:delText>
        </w:r>
        <w:r w:rsidDel="00E11D0C">
          <w:rPr>
            <w:spacing w:val="-11"/>
          </w:rPr>
          <w:delText xml:space="preserve"> </w:delText>
        </w:r>
        <w:r w:rsidDel="00E11D0C">
          <w:delText>100</w:delText>
        </w:r>
        <w:r w:rsidDel="00E11D0C">
          <w:rPr>
            <w:spacing w:val="-11"/>
          </w:rPr>
          <w:delText xml:space="preserve"> </w:delText>
        </w:r>
        <w:r w:rsidDel="00E11D0C">
          <w:delText>households</w:delText>
        </w:r>
        <w:r w:rsidDel="00E11D0C">
          <w:rPr>
            <w:spacing w:val="-11"/>
          </w:rPr>
          <w:delText xml:space="preserve"> </w:delText>
        </w:r>
        <w:r w:rsidDel="00E11D0C">
          <w:delText>per</w:delText>
        </w:r>
        <w:r w:rsidDel="00E11D0C">
          <w:rPr>
            <w:spacing w:val="-11"/>
          </w:rPr>
          <w:delText xml:space="preserve"> </w:delText>
        </w:r>
        <w:r w:rsidDel="00E11D0C">
          <w:delText>PSU</w:delText>
        </w:r>
        <w:r w:rsidDel="00E11D0C">
          <w:rPr>
            <w:spacing w:val="-11"/>
          </w:rPr>
          <w:delText xml:space="preserve"> </w:delText>
        </w:r>
        <w:r w:rsidDel="00E11D0C">
          <w:delText>were</w:delText>
        </w:r>
        <w:r w:rsidDel="00E11D0C">
          <w:rPr>
            <w:spacing w:val="-11"/>
          </w:rPr>
          <w:delText xml:space="preserve"> </w:delText>
        </w:r>
        <w:r w:rsidDel="00E11D0C">
          <w:delText>randomly</w:delText>
        </w:r>
        <w:r w:rsidDel="00E11D0C">
          <w:rPr>
            <w:spacing w:val="-11"/>
          </w:rPr>
          <w:delText xml:space="preserve"> </w:delText>
        </w:r>
        <w:r w:rsidDel="00E11D0C">
          <w:delText>listed</w:delText>
        </w:r>
        <w:r w:rsidDel="00E11D0C">
          <w:rPr>
            <w:spacing w:val="-11"/>
          </w:rPr>
          <w:delText xml:space="preserve"> </w:delText>
        </w:r>
        <w:r w:rsidDel="00E11D0C">
          <w:delText>(after</w:delText>
        </w:r>
        <w:r w:rsidDel="00E11D0C">
          <w:rPr>
            <w:spacing w:val="-11"/>
          </w:rPr>
          <w:delText xml:space="preserve"> </w:delText>
        </w:r>
        <w:r w:rsidDel="00E11D0C">
          <w:delText>receiving</w:delText>
        </w:r>
        <w:r w:rsidDel="00E11D0C">
          <w:rPr>
            <w:spacing w:val="-11"/>
          </w:rPr>
          <w:delText xml:space="preserve"> </w:delText>
        </w:r>
        <w:r w:rsidDel="00E11D0C">
          <w:delText>their</w:delText>
        </w:r>
        <w:r w:rsidDel="00E11D0C">
          <w:rPr>
            <w:spacing w:val="-11"/>
          </w:rPr>
          <w:delText xml:space="preserve"> </w:delText>
        </w:r>
        <w:r w:rsidDel="00E11D0C">
          <w:delText>informed</w:delText>
        </w:r>
        <w:r w:rsidDel="00E11D0C">
          <w:rPr>
            <w:spacing w:val="-11"/>
          </w:rPr>
          <w:delText xml:space="preserve"> </w:delText>
        </w:r>
        <w:r w:rsidDel="00E11D0C">
          <w:delText>con- sent) for the study.</w:delText>
        </w:r>
        <w:r w:rsidDel="00E11D0C">
          <w:rPr>
            <w:spacing w:val="40"/>
          </w:rPr>
          <w:delText xml:space="preserve"> </w:delText>
        </w:r>
      </w:del>
      <w:r>
        <w:t>The final listed for the study before randomization was 2500 households.</w:t>
      </w:r>
      <w:r>
        <w:rPr>
          <w:spacing w:val="40"/>
        </w:rPr>
        <w:t xml:space="preserve"> </w:t>
      </w:r>
      <w:del w:id="107" w:author="Alirah WEYORI" w:date="2024-01-15T11:05:00Z">
        <w:r w:rsidDel="003C30FC">
          <w:delText xml:space="preserve">A </w:delText>
        </w:r>
        <w:r w:rsidDel="003C30FC">
          <w:rPr>
            <w:spacing w:val="-4"/>
          </w:rPr>
          <w:delText>number of baseline demographic</w:delText>
        </w:r>
      </w:del>
      <w:ins w:id="108" w:author="Alirah WEYORI" w:date="2024-01-15T11:05:00Z">
        <w:r w:rsidR="003C30FC">
          <w:t>Socioeconomic</w:t>
        </w:r>
      </w:ins>
      <w:r>
        <w:rPr>
          <w:spacing w:val="-4"/>
        </w:rPr>
        <w:t xml:space="preserve"> and </w:t>
      </w:r>
      <w:del w:id="109" w:author="Alirah WEYORI" w:date="2024-01-15T11:05:00Z">
        <w:r w:rsidDel="003C30FC">
          <w:rPr>
            <w:spacing w:val="-4"/>
          </w:rPr>
          <w:delText xml:space="preserve">household </w:delText>
        </w:r>
      </w:del>
      <w:ins w:id="110" w:author="Alirah WEYORI" w:date="2024-01-15T11:05:00Z">
        <w:r w:rsidR="003C30FC">
          <w:rPr>
            <w:spacing w:val="-4"/>
          </w:rPr>
          <w:t>demographic</w:t>
        </w:r>
      </w:ins>
      <w:del w:id="111" w:author="Alirah WEYORI" w:date="2024-01-15T11:05:00Z">
        <w:r w:rsidDel="003C30FC">
          <w:rPr>
            <w:spacing w:val="-4"/>
          </w:rPr>
          <w:delText>level</w:delText>
        </w:r>
      </w:del>
      <w:r>
        <w:rPr>
          <w:spacing w:val="-4"/>
        </w:rPr>
        <w:t xml:space="preserve"> characteristics </w:t>
      </w:r>
      <w:ins w:id="112" w:author="Alirah WEYORI" w:date="2024-01-15T11:05:00Z">
        <w:r w:rsidR="003C30FC">
          <w:rPr>
            <w:spacing w:val="-4"/>
          </w:rPr>
          <w:t xml:space="preserve">of the households </w:t>
        </w:r>
      </w:ins>
      <w:r>
        <w:rPr>
          <w:spacing w:val="-4"/>
        </w:rPr>
        <w:t>(such as age, gender education</w:t>
      </w:r>
    </w:p>
    <w:p w14:paraId="7CAFC419" w14:textId="77777777" w:rsidR="00D62403" w:rsidRDefault="00D62403" w:rsidP="00D62403">
      <w:pPr>
        <w:spacing w:line="314" w:lineRule="auto"/>
        <w:jc w:val="both"/>
        <w:sectPr w:rsidR="00D62403">
          <w:pgSz w:w="12240" w:h="15840"/>
          <w:pgMar w:top="1340" w:right="1020" w:bottom="1080" w:left="900" w:header="0" w:footer="888" w:gutter="0"/>
          <w:cols w:space="720"/>
        </w:sectPr>
      </w:pPr>
    </w:p>
    <w:p w14:paraId="7E02F42E" w14:textId="55F46A89" w:rsidR="00D62403" w:rsidRDefault="00D62403" w:rsidP="00D62403">
      <w:pPr>
        <w:pStyle w:val="BodyText"/>
        <w:spacing w:before="117" w:line="314" w:lineRule="auto"/>
        <w:ind w:left="540" w:right="415"/>
        <w:jc w:val="both"/>
      </w:pPr>
      <w:r>
        <w:rPr>
          <w:spacing w:val="-2"/>
        </w:rPr>
        <w:t>status</w:t>
      </w:r>
      <w:r>
        <w:rPr>
          <w:spacing w:val="-6"/>
        </w:rPr>
        <w:t xml:space="preserve"> </w:t>
      </w:r>
      <w:r>
        <w:rPr>
          <w:spacing w:val="-2"/>
        </w:rPr>
        <w:t>of</w:t>
      </w:r>
      <w:r>
        <w:rPr>
          <w:spacing w:val="-7"/>
        </w:rPr>
        <w:t xml:space="preserve"> </w:t>
      </w:r>
      <w:r>
        <w:rPr>
          <w:spacing w:val="-2"/>
        </w:rPr>
        <w:t>the</w:t>
      </w:r>
      <w:r>
        <w:rPr>
          <w:spacing w:val="-6"/>
        </w:rPr>
        <w:t xml:space="preserve"> </w:t>
      </w:r>
      <w:r>
        <w:rPr>
          <w:spacing w:val="-2"/>
        </w:rPr>
        <w:t>household</w:t>
      </w:r>
      <w:r>
        <w:rPr>
          <w:spacing w:val="-7"/>
        </w:rPr>
        <w:t xml:space="preserve"> </w:t>
      </w:r>
      <w:r>
        <w:rPr>
          <w:spacing w:val="-2"/>
        </w:rPr>
        <w:t>head,</w:t>
      </w:r>
      <w:r>
        <w:rPr>
          <w:spacing w:val="-6"/>
        </w:rPr>
        <w:t xml:space="preserve"> </w:t>
      </w:r>
      <w:r>
        <w:rPr>
          <w:spacing w:val="-2"/>
        </w:rPr>
        <w:t>household</w:t>
      </w:r>
      <w:r>
        <w:rPr>
          <w:spacing w:val="-7"/>
        </w:rPr>
        <w:t xml:space="preserve"> </w:t>
      </w:r>
      <w:r>
        <w:rPr>
          <w:spacing w:val="-2"/>
        </w:rPr>
        <w:t>size,</w:t>
      </w:r>
      <w:r>
        <w:rPr>
          <w:spacing w:val="-6"/>
        </w:rPr>
        <w:t xml:space="preserve"> </w:t>
      </w:r>
      <w:r>
        <w:rPr>
          <w:spacing w:val="-2"/>
        </w:rPr>
        <w:t>and</w:t>
      </w:r>
      <w:r>
        <w:rPr>
          <w:spacing w:val="-7"/>
        </w:rPr>
        <w:t xml:space="preserve"> </w:t>
      </w:r>
      <w:r>
        <w:rPr>
          <w:spacing w:val="-2"/>
        </w:rPr>
        <w:t>ownership</w:t>
      </w:r>
      <w:r>
        <w:rPr>
          <w:spacing w:val="-6"/>
        </w:rPr>
        <w:t xml:space="preserve"> </w:t>
      </w:r>
      <w:r>
        <w:rPr>
          <w:spacing w:val="-2"/>
        </w:rPr>
        <w:t>of</w:t>
      </w:r>
      <w:r>
        <w:rPr>
          <w:spacing w:val="-7"/>
        </w:rPr>
        <w:t xml:space="preserve"> </w:t>
      </w:r>
      <w:r>
        <w:rPr>
          <w:spacing w:val="-2"/>
        </w:rPr>
        <w:t>common</w:t>
      </w:r>
      <w:r>
        <w:rPr>
          <w:spacing w:val="-7"/>
        </w:rPr>
        <w:t xml:space="preserve"> </w:t>
      </w:r>
      <w:r>
        <w:rPr>
          <w:spacing w:val="-2"/>
        </w:rPr>
        <w:t>assets</w:t>
      </w:r>
      <w:r>
        <w:rPr>
          <w:spacing w:val="-6"/>
        </w:rPr>
        <w:t xml:space="preserve"> </w:t>
      </w:r>
      <w:r>
        <w:rPr>
          <w:spacing w:val="-2"/>
        </w:rPr>
        <w:t>etc.)</w:t>
      </w:r>
      <w:r>
        <w:rPr>
          <w:spacing w:val="12"/>
        </w:rPr>
        <w:t xml:space="preserve"> </w:t>
      </w:r>
      <w:r>
        <w:rPr>
          <w:spacing w:val="-2"/>
        </w:rPr>
        <w:t>were</w:t>
      </w:r>
      <w:r>
        <w:rPr>
          <w:spacing w:val="-6"/>
        </w:rPr>
        <w:t xml:space="preserve"> </w:t>
      </w:r>
      <w:r>
        <w:rPr>
          <w:spacing w:val="-2"/>
        </w:rPr>
        <w:t>collected during</w:t>
      </w:r>
      <w:r>
        <w:rPr>
          <w:spacing w:val="-12"/>
        </w:rPr>
        <w:t xml:space="preserve"> </w:t>
      </w:r>
      <w:ins w:id="113" w:author="Alirah WEYORI" w:date="2024-01-15T11:06:00Z">
        <w:r w:rsidR="00FC7E54">
          <w:rPr>
            <w:spacing w:val="-12"/>
          </w:rPr>
          <w:t xml:space="preserve">the </w:t>
        </w:r>
      </w:ins>
      <w:r>
        <w:rPr>
          <w:spacing w:val="-2"/>
        </w:rPr>
        <w:t>listing</w:t>
      </w:r>
      <w:r>
        <w:rPr>
          <w:spacing w:val="-11"/>
        </w:rPr>
        <w:t xml:space="preserve"> </w:t>
      </w:r>
      <w:r>
        <w:rPr>
          <w:spacing w:val="-2"/>
        </w:rPr>
        <w:t>phase.</w:t>
      </w:r>
      <w:r>
        <w:rPr>
          <w:spacing w:val="-11"/>
        </w:rPr>
        <w:t xml:space="preserve"> </w:t>
      </w:r>
      <w:r>
        <w:rPr>
          <w:spacing w:val="-2"/>
        </w:rPr>
        <w:t>The</w:t>
      </w:r>
      <w:r>
        <w:rPr>
          <w:spacing w:val="-12"/>
        </w:rPr>
        <w:t xml:space="preserve"> </w:t>
      </w:r>
      <w:r>
        <w:rPr>
          <w:spacing w:val="-2"/>
        </w:rPr>
        <w:t>contact</w:t>
      </w:r>
      <w:r>
        <w:rPr>
          <w:spacing w:val="-11"/>
        </w:rPr>
        <w:t xml:space="preserve"> </w:t>
      </w:r>
      <w:r>
        <w:rPr>
          <w:spacing w:val="-2"/>
        </w:rPr>
        <w:t>details</w:t>
      </w:r>
      <w:r>
        <w:rPr>
          <w:spacing w:val="-11"/>
        </w:rPr>
        <w:t xml:space="preserve"> </w:t>
      </w:r>
      <w:r>
        <w:rPr>
          <w:spacing w:val="-2"/>
        </w:rPr>
        <w:t>(address</w:t>
      </w:r>
      <w:r>
        <w:rPr>
          <w:spacing w:val="-11"/>
        </w:rPr>
        <w:t xml:space="preserve"> </w:t>
      </w:r>
      <w:r>
        <w:rPr>
          <w:spacing w:val="-2"/>
        </w:rPr>
        <w:t>and</w:t>
      </w:r>
      <w:r>
        <w:rPr>
          <w:spacing w:val="-12"/>
        </w:rPr>
        <w:t xml:space="preserve"> </w:t>
      </w:r>
      <w:r>
        <w:rPr>
          <w:spacing w:val="-2"/>
        </w:rPr>
        <w:t>phone</w:t>
      </w:r>
      <w:r>
        <w:rPr>
          <w:spacing w:val="-11"/>
        </w:rPr>
        <w:t xml:space="preserve"> </w:t>
      </w:r>
      <w:r>
        <w:rPr>
          <w:spacing w:val="-2"/>
        </w:rPr>
        <w:t>number</w:t>
      </w:r>
      <w:r>
        <w:rPr>
          <w:spacing w:val="-11"/>
        </w:rPr>
        <w:t xml:space="preserve"> </w:t>
      </w:r>
      <w:r>
        <w:rPr>
          <w:spacing w:val="-2"/>
        </w:rPr>
        <w:t>if</w:t>
      </w:r>
      <w:r>
        <w:rPr>
          <w:spacing w:val="-11"/>
        </w:rPr>
        <w:t xml:space="preserve"> </w:t>
      </w:r>
      <w:r>
        <w:rPr>
          <w:spacing w:val="-2"/>
        </w:rPr>
        <w:t>any)</w:t>
      </w:r>
      <w:r>
        <w:rPr>
          <w:spacing w:val="-12"/>
        </w:rPr>
        <w:t xml:space="preserve"> </w:t>
      </w:r>
      <w:r>
        <w:rPr>
          <w:spacing w:val="-2"/>
        </w:rPr>
        <w:t>of</w:t>
      </w:r>
      <w:r>
        <w:rPr>
          <w:spacing w:val="-11"/>
        </w:rPr>
        <w:t xml:space="preserve"> </w:t>
      </w:r>
      <w:r>
        <w:rPr>
          <w:spacing w:val="-2"/>
        </w:rPr>
        <w:t>the</w:t>
      </w:r>
      <w:r>
        <w:rPr>
          <w:spacing w:val="-11"/>
        </w:rPr>
        <w:t xml:space="preserve"> </w:t>
      </w:r>
      <w:r>
        <w:rPr>
          <w:spacing w:val="-2"/>
        </w:rPr>
        <w:t>listed</w:t>
      </w:r>
      <w:r>
        <w:rPr>
          <w:spacing w:val="-11"/>
        </w:rPr>
        <w:t xml:space="preserve"> </w:t>
      </w:r>
      <w:r>
        <w:rPr>
          <w:spacing w:val="-2"/>
        </w:rPr>
        <w:t xml:space="preserve">households </w:t>
      </w:r>
      <w:r>
        <w:t>were also collected during the listing.</w:t>
      </w:r>
    </w:p>
    <w:p w14:paraId="525E87B7" w14:textId="77777777" w:rsidR="00D62403" w:rsidRDefault="00D62403" w:rsidP="00D62403">
      <w:pPr>
        <w:pStyle w:val="BodyText"/>
        <w:spacing w:before="123" w:line="314" w:lineRule="auto"/>
        <w:ind w:left="540" w:right="416"/>
        <w:jc w:val="both"/>
      </w:pPr>
      <w:r>
        <w:t>For the data collection, enumerators were trained by in-person RAM facilitators from WPF-HQ with support from RBD (Dakar) and the VAM country office team in CAR. Enumerator training was done in French over a 3-day period with one additional day used for field testing, adjusting, and adapting the final questionnaires (F2F &amp; Remote).</w:t>
      </w:r>
    </w:p>
    <w:p w14:paraId="0F894CD4" w14:textId="77777777" w:rsidR="00D62403" w:rsidRDefault="00D62403" w:rsidP="00D62403">
      <w:pPr>
        <w:pStyle w:val="BodyText"/>
        <w:spacing w:before="125" w:line="314" w:lineRule="auto"/>
        <w:ind w:left="540" w:right="418"/>
        <w:jc w:val="both"/>
      </w:pPr>
      <w:r>
        <w:t>Interviews</w:t>
      </w:r>
      <w:r>
        <w:rPr>
          <w:spacing w:val="-1"/>
        </w:rPr>
        <w:t xml:space="preserve"> </w:t>
      </w:r>
      <w:r>
        <w:t>(both</w:t>
      </w:r>
      <w:r>
        <w:rPr>
          <w:spacing w:val="-1"/>
        </w:rPr>
        <w:t xml:space="preserve"> </w:t>
      </w:r>
      <w:r>
        <w:t>F2F</w:t>
      </w:r>
      <w:r>
        <w:rPr>
          <w:spacing w:val="-1"/>
        </w:rPr>
        <w:t xml:space="preserve"> </w:t>
      </w:r>
      <w:r>
        <w:t>&amp;</w:t>
      </w:r>
      <w:r>
        <w:rPr>
          <w:spacing w:val="-1"/>
        </w:rPr>
        <w:t xml:space="preserve"> </w:t>
      </w:r>
      <w:r>
        <w:t>Remote)</w:t>
      </w:r>
      <w:r>
        <w:rPr>
          <w:spacing w:val="-1"/>
        </w:rPr>
        <w:t xml:space="preserve"> </w:t>
      </w:r>
      <w:r>
        <w:t>were</w:t>
      </w:r>
      <w:r>
        <w:rPr>
          <w:spacing w:val="-1"/>
        </w:rPr>
        <w:t xml:space="preserve"> </w:t>
      </w:r>
      <w:r>
        <w:t>conducted</w:t>
      </w:r>
      <w:r>
        <w:rPr>
          <w:spacing w:val="-1"/>
        </w:rPr>
        <w:t xml:space="preserve"> </w:t>
      </w:r>
      <w:r>
        <w:t>in</w:t>
      </w:r>
      <w:r>
        <w:rPr>
          <w:spacing w:val="-1"/>
        </w:rPr>
        <w:t xml:space="preserve"> </w:t>
      </w:r>
      <w:r>
        <w:t>local</w:t>
      </w:r>
      <w:r>
        <w:rPr>
          <w:spacing w:val="-1"/>
        </w:rPr>
        <w:t xml:space="preserve"> </w:t>
      </w:r>
      <w:r>
        <w:t>languages</w:t>
      </w:r>
      <w:r>
        <w:rPr>
          <w:spacing w:val="-1"/>
        </w:rPr>
        <w:t xml:space="preserve"> </w:t>
      </w:r>
      <w:r>
        <w:t>of</w:t>
      </w:r>
      <w:r>
        <w:rPr>
          <w:spacing w:val="-1"/>
        </w:rPr>
        <w:t xml:space="preserve"> </w:t>
      </w:r>
      <w:r>
        <w:t>each</w:t>
      </w:r>
      <w:r>
        <w:rPr>
          <w:spacing w:val="-1"/>
        </w:rPr>
        <w:t xml:space="preserve"> </w:t>
      </w:r>
      <w:r>
        <w:t>locality.</w:t>
      </w:r>
      <w:r>
        <w:rPr>
          <w:spacing w:val="24"/>
        </w:rPr>
        <w:t xml:space="preserve"> </w:t>
      </w:r>
      <w:r>
        <w:t>Enumerator were sent to localities where they could speak the local dialects.</w:t>
      </w:r>
    </w:p>
    <w:p w14:paraId="21551039" w14:textId="77777777" w:rsidR="00D62403" w:rsidRDefault="00D62403" w:rsidP="00D62403">
      <w:pPr>
        <w:pStyle w:val="BodyText"/>
        <w:spacing w:before="49"/>
      </w:pPr>
    </w:p>
    <w:p w14:paraId="575C1ED1" w14:textId="77777777" w:rsidR="00D62403" w:rsidRDefault="00D62403" w:rsidP="00D62403">
      <w:pPr>
        <w:pStyle w:val="Heading3"/>
        <w:numPr>
          <w:ilvl w:val="1"/>
          <w:numId w:val="8"/>
        </w:numPr>
        <w:tabs>
          <w:tab w:val="left" w:pos="1152"/>
        </w:tabs>
        <w:ind w:hanging="612"/>
      </w:pPr>
      <w:bookmarkStart w:id="114" w:name="Phone_assignment_for_remote_modality"/>
      <w:bookmarkStart w:id="115" w:name="_bookmark3"/>
      <w:bookmarkEnd w:id="114"/>
      <w:bookmarkEnd w:id="115"/>
      <w:r>
        <w:rPr>
          <w:w w:val="90"/>
        </w:rPr>
        <w:t>Phone</w:t>
      </w:r>
      <w:r>
        <w:rPr>
          <w:spacing w:val="37"/>
        </w:rPr>
        <w:t xml:space="preserve"> </w:t>
      </w:r>
      <w:r>
        <w:rPr>
          <w:w w:val="90"/>
        </w:rPr>
        <w:t>assignment</w:t>
      </w:r>
      <w:r>
        <w:rPr>
          <w:spacing w:val="37"/>
        </w:rPr>
        <w:t xml:space="preserve"> </w:t>
      </w:r>
      <w:r>
        <w:rPr>
          <w:w w:val="90"/>
        </w:rPr>
        <w:t>for</w:t>
      </w:r>
      <w:r>
        <w:rPr>
          <w:spacing w:val="38"/>
        </w:rPr>
        <w:t xml:space="preserve"> </w:t>
      </w:r>
      <w:r>
        <w:rPr>
          <w:w w:val="90"/>
        </w:rPr>
        <w:t>remote</w:t>
      </w:r>
      <w:r>
        <w:rPr>
          <w:spacing w:val="37"/>
        </w:rPr>
        <w:t xml:space="preserve"> </w:t>
      </w:r>
      <w:r>
        <w:rPr>
          <w:spacing w:val="-2"/>
          <w:w w:val="90"/>
        </w:rPr>
        <w:t>modality</w:t>
      </w:r>
    </w:p>
    <w:p w14:paraId="0417160A" w14:textId="77777777" w:rsidR="00D62403" w:rsidRDefault="00D62403" w:rsidP="00D62403">
      <w:pPr>
        <w:pStyle w:val="BodyText"/>
        <w:spacing w:before="215" w:line="314" w:lineRule="auto"/>
        <w:ind w:left="540" w:right="416"/>
        <w:jc w:val="both"/>
      </w:pPr>
      <w:r>
        <w:t>In CAR, as discussed earlier,</w:t>
      </w:r>
      <w:r>
        <w:rPr>
          <w:spacing w:val="18"/>
        </w:rPr>
        <w:t xml:space="preserve"> </w:t>
      </w:r>
      <w:r>
        <w:t>not only is the phone connectivity an issue,</w:t>
      </w:r>
      <w:r>
        <w:rPr>
          <w:spacing w:val="18"/>
        </w:rPr>
        <w:t xml:space="preserve"> </w:t>
      </w:r>
      <w:r>
        <w:t>but phone ownership</w:t>
      </w:r>
      <w:r>
        <w:rPr>
          <w:spacing w:val="80"/>
        </w:rPr>
        <w:t xml:space="preserve"> </w:t>
      </w:r>
      <w:r>
        <w:t>is generally low (only 27% own phones from the national statistics).</w:t>
      </w:r>
      <w:r>
        <w:rPr>
          <w:spacing w:val="40"/>
        </w:rPr>
        <w:t xml:space="preserve"> </w:t>
      </w:r>
      <w:r>
        <w:t xml:space="preserve">This implies that, a larger </w:t>
      </w:r>
      <w:r>
        <w:rPr>
          <w:spacing w:val="-2"/>
        </w:rPr>
        <w:t>proportion</w:t>
      </w:r>
      <w:r>
        <w:rPr>
          <w:spacing w:val="-7"/>
        </w:rPr>
        <w:t xml:space="preserve"> </w:t>
      </w:r>
      <w:r>
        <w:rPr>
          <w:spacing w:val="-2"/>
        </w:rPr>
        <w:t>of</w:t>
      </w:r>
      <w:r>
        <w:rPr>
          <w:spacing w:val="-7"/>
        </w:rPr>
        <w:t xml:space="preserve"> </w:t>
      </w:r>
      <w:r>
        <w:rPr>
          <w:spacing w:val="-2"/>
        </w:rPr>
        <w:t>the</w:t>
      </w:r>
      <w:r>
        <w:rPr>
          <w:spacing w:val="-7"/>
        </w:rPr>
        <w:t xml:space="preserve"> </w:t>
      </w:r>
      <w:r>
        <w:rPr>
          <w:spacing w:val="-2"/>
        </w:rPr>
        <w:t>population</w:t>
      </w:r>
      <w:r>
        <w:rPr>
          <w:spacing w:val="-7"/>
        </w:rPr>
        <w:t xml:space="preserve"> </w:t>
      </w:r>
      <w:r>
        <w:rPr>
          <w:spacing w:val="-2"/>
        </w:rPr>
        <w:t>i.e.,</w:t>
      </w:r>
      <w:r>
        <w:rPr>
          <w:spacing w:val="-6"/>
        </w:rPr>
        <w:t xml:space="preserve"> </w:t>
      </w:r>
      <w:r>
        <w:rPr>
          <w:spacing w:val="-2"/>
        </w:rPr>
        <w:t>a</w:t>
      </w:r>
      <w:r>
        <w:rPr>
          <w:spacing w:val="-7"/>
        </w:rPr>
        <w:t xml:space="preserve"> </w:t>
      </w:r>
      <w:r>
        <w:rPr>
          <w:spacing w:val="-2"/>
        </w:rPr>
        <w:t>little</w:t>
      </w:r>
      <w:r>
        <w:rPr>
          <w:spacing w:val="-7"/>
        </w:rPr>
        <w:t xml:space="preserve"> </w:t>
      </w:r>
      <w:r>
        <w:rPr>
          <w:spacing w:val="-2"/>
        </w:rPr>
        <w:t>over</w:t>
      </w:r>
      <w:r>
        <w:rPr>
          <w:spacing w:val="-7"/>
        </w:rPr>
        <w:t xml:space="preserve"> </w:t>
      </w:r>
      <w:r>
        <w:rPr>
          <w:spacing w:val="-2"/>
        </w:rPr>
        <w:t>70%</w:t>
      </w:r>
      <w:r>
        <w:rPr>
          <w:spacing w:val="-7"/>
        </w:rPr>
        <w:t xml:space="preserve"> </w:t>
      </w:r>
      <w:r>
        <w:rPr>
          <w:spacing w:val="-2"/>
        </w:rPr>
        <w:t>of</w:t>
      </w:r>
      <w:r>
        <w:rPr>
          <w:spacing w:val="-7"/>
        </w:rPr>
        <w:t xml:space="preserve"> </w:t>
      </w:r>
      <w:r>
        <w:rPr>
          <w:spacing w:val="-2"/>
        </w:rPr>
        <w:t>households</w:t>
      </w:r>
      <w:r>
        <w:rPr>
          <w:spacing w:val="-7"/>
        </w:rPr>
        <w:t xml:space="preserve"> </w:t>
      </w:r>
      <w:r>
        <w:rPr>
          <w:spacing w:val="-2"/>
        </w:rPr>
        <w:t>(usually</w:t>
      </w:r>
      <w:r>
        <w:rPr>
          <w:spacing w:val="-7"/>
        </w:rPr>
        <w:t xml:space="preserve"> </w:t>
      </w:r>
      <w:r>
        <w:rPr>
          <w:spacing w:val="-2"/>
        </w:rPr>
        <w:t>lower</w:t>
      </w:r>
      <w:r>
        <w:rPr>
          <w:spacing w:val="-7"/>
        </w:rPr>
        <w:t xml:space="preserve"> </w:t>
      </w:r>
      <w:r>
        <w:rPr>
          <w:spacing w:val="-2"/>
        </w:rPr>
        <w:t>income</w:t>
      </w:r>
      <w:r>
        <w:rPr>
          <w:spacing w:val="-7"/>
        </w:rPr>
        <w:t xml:space="preserve"> </w:t>
      </w:r>
      <w:r>
        <w:rPr>
          <w:spacing w:val="-2"/>
        </w:rPr>
        <w:t>earners</w:t>
      </w:r>
      <w:r>
        <w:rPr>
          <w:spacing w:val="-7"/>
        </w:rPr>
        <w:t xml:space="preserve"> </w:t>
      </w:r>
      <w:r>
        <w:rPr>
          <w:spacing w:val="-2"/>
        </w:rPr>
        <w:t xml:space="preserve">and </w:t>
      </w:r>
      <w:r>
        <w:t>likely to be food insecure) are automatically excluded from phone survey sample frame.</w:t>
      </w:r>
    </w:p>
    <w:p w14:paraId="04B53682" w14:textId="77777777" w:rsidR="00D62403" w:rsidRDefault="00D62403" w:rsidP="00D62403">
      <w:pPr>
        <w:pStyle w:val="BodyText"/>
        <w:spacing w:before="125" w:line="314" w:lineRule="auto"/>
        <w:ind w:left="540" w:right="418"/>
        <w:jc w:val="both"/>
      </w:pPr>
      <w:r>
        <w:t>The</w:t>
      </w:r>
      <w:r>
        <w:rPr>
          <w:spacing w:val="-12"/>
        </w:rPr>
        <w:t xml:space="preserve"> </w:t>
      </w:r>
      <w:r>
        <w:t>situation</w:t>
      </w:r>
      <w:r>
        <w:rPr>
          <w:spacing w:val="-12"/>
        </w:rPr>
        <w:t xml:space="preserve"> </w:t>
      </w:r>
      <w:r>
        <w:t>in</w:t>
      </w:r>
      <w:r>
        <w:rPr>
          <w:spacing w:val="-12"/>
        </w:rPr>
        <w:t xml:space="preserve"> </w:t>
      </w:r>
      <w:r>
        <w:t>CAR</w:t>
      </w:r>
      <w:r>
        <w:rPr>
          <w:spacing w:val="-12"/>
        </w:rPr>
        <w:t xml:space="preserve"> </w:t>
      </w:r>
      <w:r>
        <w:t>thus</w:t>
      </w:r>
      <w:r>
        <w:rPr>
          <w:spacing w:val="-12"/>
        </w:rPr>
        <w:t xml:space="preserve"> </w:t>
      </w:r>
      <w:r>
        <w:t>presented</w:t>
      </w:r>
      <w:r>
        <w:rPr>
          <w:spacing w:val="-12"/>
        </w:rPr>
        <w:t xml:space="preserve"> </w:t>
      </w:r>
      <w:r>
        <w:t>a</w:t>
      </w:r>
      <w:r>
        <w:rPr>
          <w:spacing w:val="-12"/>
        </w:rPr>
        <w:t xml:space="preserve"> </w:t>
      </w:r>
      <w:r>
        <w:t>unique</w:t>
      </w:r>
      <w:r>
        <w:rPr>
          <w:spacing w:val="-12"/>
        </w:rPr>
        <w:t xml:space="preserve"> </w:t>
      </w:r>
      <w:r>
        <w:t>opportunity</w:t>
      </w:r>
      <w:r>
        <w:rPr>
          <w:spacing w:val="-12"/>
        </w:rPr>
        <w:t xml:space="preserve"> </w:t>
      </w:r>
      <w:r>
        <w:t>to</w:t>
      </w:r>
      <w:r>
        <w:rPr>
          <w:spacing w:val="-12"/>
        </w:rPr>
        <w:t xml:space="preserve"> </w:t>
      </w:r>
      <w:r>
        <w:t>investigate</w:t>
      </w:r>
      <w:r>
        <w:rPr>
          <w:spacing w:val="-12"/>
        </w:rPr>
        <w:t xml:space="preserve"> </w:t>
      </w:r>
      <w:r>
        <w:t>deeper</w:t>
      </w:r>
      <w:r>
        <w:rPr>
          <w:spacing w:val="-12"/>
        </w:rPr>
        <w:t xml:space="preserve"> </w:t>
      </w:r>
      <w:r>
        <w:t>to</w:t>
      </w:r>
      <w:r>
        <w:rPr>
          <w:spacing w:val="-12"/>
        </w:rPr>
        <w:t xml:space="preserve"> </w:t>
      </w:r>
      <w:r>
        <w:t>understand</w:t>
      </w:r>
      <w:r>
        <w:rPr>
          <w:spacing w:val="-12"/>
        </w:rPr>
        <w:t xml:space="preserve"> </w:t>
      </w:r>
      <w:r>
        <w:t xml:space="preserve">the </w:t>
      </w:r>
      <w:r>
        <w:rPr>
          <w:spacing w:val="-2"/>
        </w:rPr>
        <w:t>type</w:t>
      </w:r>
      <w:r>
        <w:rPr>
          <w:spacing w:val="-11"/>
        </w:rPr>
        <w:t xml:space="preserve"> </w:t>
      </w:r>
      <w:r>
        <w:rPr>
          <w:spacing w:val="-2"/>
        </w:rPr>
        <w:t>of</w:t>
      </w:r>
      <w:r>
        <w:rPr>
          <w:spacing w:val="-11"/>
        </w:rPr>
        <w:t xml:space="preserve"> </w:t>
      </w:r>
      <w:r>
        <w:rPr>
          <w:spacing w:val="-2"/>
        </w:rPr>
        <w:t>households/respondents</w:t>
      </w:r>
      <w:r>
        <w:rPr>
          <w:spacing w:val="-11"/>
        </w:rPr>
        <w:t xml:space="preserve"> </w:t>
      </w:r>
      <w:r>
        <w:rPr>
          <w:spacing w:val="-2"/>
        </w:rPr>
        <w:t>are</w:t>
      </w:r>
      <w:r>
        <w:rPr>
          <w:spacing w:val="-11"/>
        </w:rPr>
        <w:t xml:space="preserve"> </w:t>
      </w:r>
      <w:r>
        <w:rPr>
          <w:spacing w:val="-2"/>
        </w:rPr>
        <w:t>usually</w:t>
      </w:r>
      <w:r>
        <w:rPr>
          <w:spacing w:val="-11"/>
        </w:rPr>
        <w:t xml:space="preserve"> </w:t>
      </w:r>
      <w:r>
        <w:rPr>
          <w:spacing w:val="-2"/>
        </w:rPr>
        <w:t>excluded</w:t>
      </w:r>
      <w:r>
        <w:rPr>
          <w:spacing w:val="-11"/>
        </w:rPr>
        <w:t xml:space="preserve"> </w:t>
      </w:r>
      <w:r>
        <w:rPr>
          <w:spacing w:val="-2"/>
        </w:rPr>
        <w:t>in</w:t>
      </w:r>
      <w:r>
        <w:rPr>
          <w:spacing w:val="-11"/>
        </w:rPr>
        <w:t xml:space="preserve"> </w:t>
      </w:r>
      <w:r>
        <w:rPr>
          <w:spacing w:val="-2"/>
        </w:rPr>
        <w:t>such</w:t>
      </w:r>
      <w:r>
        <w:rPr>
          <w:spacing w:val="-11"/>
        </w:rPr>
        <w:t xml:space="preserve"> </w:t>
      </w:r>
      <w:r>
        <w:rPr>
          <w:spacing w:val="-2"/>
        </w:rPr>
        <w:t>exercises,</w:t>
      </w:r>
      <w:r>
        <w:rPr>
          <w:spacing w:val="-10"/>
        </w:rPr>
        <w:t xml:space="preserve"> </w:t>
      </w:r>
      <w:r>
        <w:rPr>
          <w:spacing w:val="-2"/>
        </w:rPr>
        <w:t>their</w:t>
      </w:r>
      <w:r>
        <w:rPr>
          <w:spacing w:val="-11"/>
        </w:rPr>
        <w:t xml:space="preserve"> </w:t>
      </w:r>
      <w:r>
        <w:rPr>
          <w:spacing w:val="-2"/>
        </w:rPr>
        <w:t>food</w:t>
      </w:r>
      <w:r>
        <w:rPr>
          <w:spacing w:val="-11"/>
        </w:rPr>
        <w:t xml:space="preserve"> </w:t>
      </w:r>
      <w:r>
        <w:rPr>
          <w:spacing w:val="-2"/>
        </w:rPr>
        <w:t>security</w:t>
      </w:r>
      <w:r>
        <w:rPr>
          <w:spacing w:val="-11"/>
        </w:rPr>
        <w:t xml:space="preserve"> </w:t>
      </w:r>
      <w:r>
        <w:rPr>
          <w:spacing w:val="-2"/>
        </w:rPr>
        <w:t xml:space="preserve">situation </w:t>
      </w:r>
      <w:r>
        <w:t>and how they cope with shocks or stress associated with food insecurity.</w:t>
      </w:r>
    </w:p>
    <w:p w14:paraId="36F8C788" w14:textId="77777777" w:rsidR="00D62403" w:rsidRDefault="00D62403" w:rsidP="00D62403">
      <w:pPr>
        <w:pStyle w:val="BodyText"/>
        <w:spacing w:before="123" w:line="314" w:lineRule="auto"/>
        <w:ind w:left="540" w:right="416"/>
        <w:jc w:val="both"/>
      </w:pPr>
      <w:r>
        <w:t>In</w:t>
      </w:r>
      <w:r>
        <w:rPr>
          <w:spacing w:val="-11"/>
        </w:rPr>
        <w:t xml:space="preserve"> </w:t>
      </w:r>
      <w:r>
        <w:t>this</w:t>
      </w:r>
      <w:r>
        <w:rPr>
          <w:spacing w:val="-11"/>
        </w:rPr>
        <w:t xml:space="preserve"> </w:t>
      </w:r>
      <w:r>
        <w:t>regard,</w:t>
      </w:r>
      <w:r>
        <w:rPr>
          <w:spacing w:val="-10"/>
        </w:rPr>
        <w:t xml:space="preserve"> </w:t>
      </w:r>
      <w:r>
        <w:t>a</w:t>
      </w:r>
      <w:r>
        <w:rPr>
          <w:spacing w:val="-11"/>
        </w:rPr>
        <w:t xml:space="preserve"> </w:t>
      </w:r>
      <w:r>
        <w:t>budget</w:t>
      </w:r>
      <w:r>
        <w:rPr>
          <w:spacing w:val="-11"/>
        </w:rPr>
        <w:t xml:space="preserve"> </w:t>
      </w:r>
      <w:r>
        <w:t>line</w:t>
      </w:r>
      <w:r>
        <w:rPr>
          <w:spacing w:val="-11"/>
        </w:rPr>
        <w:t xml:space="preserve"> </w:t>
      </w:r>
      <w:r>
        <w:t>was</w:t>
      </w:r>
      <w:r>
        <w:rPr>
          <w:spacing w:val="-11"/>
        </w:rPr>
        <w:t xml:space="preserve"> </w:t>
      </w:r>
      <w:r>
        <w:t>created</w:t>
      </w:r>
      <w:r>
        <w:rPr>
          <w:spacing w:val="-11"/>
        </w:rPr>
        <w:t xml:space="preserve"> </w:t>
      </w:r>
      <w:r>
        <w:t>to</w:t>
      </w:r>
      <w:r>
        <w:rPr>
          <w:spacing w:val="-11"/>
        </w:rPr>
        <w:t xml:space="preserve"> </w:t>
      </w:r>
      <w:r>
        <w:t>provide</w:t>
      </w:r>
      <w:r>
        <w:rPr>
          <w:spacing w:val="-11"/>
        </w:rPr>
        <w:t xml:space="preserve"> </w:t>
      </w:r>
      <w:r>
        <w:t>small</w:t>
      </w:r>
      <w:r>
        <w:rPr>
          <w:spacing w:val="-11"/>
        </w:rPr>
        <w:t xml:space="preserve"> </w:t>
      </w:r>
      <w:r>
        <w:t>hand-held</w:t>
      </w:r>
      <w:r>
        <w:rPr>
          <w:spacing w:val="-11"/>
        </w:rPr>
        <w:t xml:space="preserve"> </w:t>
      </w:r>
      <w:r>
        <w:t>phones</w:t>
      </w:r>
      <w:r>
        <w:rPr>
          <w:spacing w:val="-11"/>
        </w:rPr>
        <w:t xml:space="preserve"> </w:t>
      </w:r>
      <w:r>
        <w:t>to</w:t>
      </w:r>
      <w:r>
        <w:rPr>
          <w:spacing w:val="-11"/>
        </w:rPr>
        <w:t xml:space="preserve"> </w:t>
      </w:r>
      <w:r>
        <w:t>a</w:t>
      </w:r>
      <w:r>
        <w:rPr>
          <w:spacing w:val="-11"/>
        </w:rPr>
        <w:t xml:space="preserve"> </w:t>
      </w:r>
      <w:r>
        <w:t>sub-sample</w:t>
      </w:r>
      <w:r>
        <w:rPr>
          <w:spacing w:val="-11"/>
        </w:rPr>
        <w:t xml:space="preserve"> </w:t>
      </w:r>
      <w:r>
        <w:t>of</w:t>
      </w:r>
      <w:r>
        <w:rPr>
          <w:spacing w:val="-11"/>
        </w:rPr>
        <w:t xml:space="preserve"> </w:t>
      </w:r>
      <w:r>
        <w:t xml:space="preserve">the </w:t>
      </w:r>
      <w:r>
        <w:rPr>
          <w:spacing w:val="-2"/>
        </w:rPr>
        <w:t>listed</w:t>
      </w:r>
      <w:r>
        <w:rPr>
          <w:spacing w:val="-8"/>
        </w:rPr>
        <w:t xml:space="preserve"> </w:t>
      </w:r>
      <w:r>
        <w:rPr>
          <w:spacing w:val="-2"/>
        </w:rPr>
        <w:t>households</w:t>
      </w:r>
      <w:r>
        <w:rPr>
          <w:spacing w:val="-7"/>
        </w:rPr>
        <w:t xml:space="preserve"> </w:t>
      </w:r>
      <w:r>
        <w:rPr>
          <w:spacing w:val="-2"/>
        </w:rPr>
        <w:t>(households</w:t>
      </w:r>
      <w:r>
        <w:rPr>
          <w:spacing w:val="-8"/>
        </w:rPr>
        <w:t xml:space="preserve"> </w:t>
      </w:r>
      <w:r>
        <w:rPr>
          <w:spacing w:val="-2"/>
        </w:rPr>
        <w:t>with</w:t>
      </w:r>
      <w:r>
        <w:rPr>
          <w:spacing w:val="-8"/>
        </w:rPr>
        <w:t xml:space="preserve"> </w:t>
      </w:r>
      <w:r>
        <w:rPr>
          <w:spacing w:val="-2"/>
        </w:rPr>
        <w:t>network</w:t>
      </w:r>
      <w:r>
        <w:rPr>
          <w:spacing w:val="-8"/>
        </w:rPr>
        <w:t xml:space="preserve"> </w:t>
      </w:r>
      <w:r>
        <w:rPr>
          <w:spacing w:val="-2"/>
        </w:rPr>
        <w:t>coverage</w:t>
      </w:r>
      <w:r>
        <w:rPr>
          <w:spacing w:val="-7"/>
        </w:rPr>
        <w:t xml:space="preserve"> </w:t>
      </w:r>
      <w:r>
        <w:rPr>
          <w:spacing w:val="-2"/>
        </w:rPr>
        <w:t>but</w:t>
      </w:r>
      <w:r>
        <w:rPr>
          <w:spacing w:val="-8"/>
        </w:rPr>
        <w:t xml:space="preserve"> </w:t>
      </w:r>
      <w:r>
        <w:rPr>
          <w:spacing w:val="-2"/>
        </w:rPr>
        <w:t>without</w:t>
      </w:r>
      <w:r>
        <w:rPr>
          <w:spacing w:val="-8"/>
        </w:rPr>
        <w:t xml:space="preserve"> </w:t>
      </w:r>
      <w:r>
        <w:rPr>
          <w:spacing w:val="-2"/>
        </w:rPr>
        <w:t>mobile</w:t>
      </w:r>
      <w:r>
        <w:rPr>
          <w:spacing w:val="-8"/>
        </w:rPr>
        <w:t xml:space="preserve"> </w:t>
      </w:r>
      <w:r>
        <w:rPr>
          <w:spacing w:val="-2"/>
        </w:rPr>
        <w:t>phones</w:t>
      </w:r>
      <w:r>
        <w:rPr>
          <w:spacing w:val="-7"/>
        </w:rPr>
        <w:t xml:space="preserve"> </w:t>
      </w:r>
      <w:r>
        <w:rPr>
          <w:spacing w:val="-2"/>
        </w:rPr>
        <w:t>but</w:t>
      </w:r>
      <w:r>
        <w:rPr>
          <w:spacing w:val="-8"/>
        </w:rPr>
        <w:t xml:space="preserve"> </w:t>
      </w:r>
      <w:r>
        <w:rPr>
          <w:spacing w:val="-2"/>
        </w:rPr>
        <w:t>assigned</w:t>
      </w:r>
      <w:r>
        <w:rPr>
          <w:spacing w:val="-8"/>
        </w:rPr>
        <w:t xml:space="preserve"> </w:t>
      </w:r>
      <w:r>
        <w:rPr>
          <w:spacing w:val="-2"/>
        </w:rPr>
        <w:t>ran</w:t>
      </w:r>
      <w:r>
        <w:rPr>
          <w:spacing w:val="-4"/>
        </w:rPr>
        <w:t>domly</w:t>
      </w:r>
      <w:r>
        <w:rPr>
          <w:spacing w:val="-8"/>
        </w:rPr>
        <w:t xml:space="preserve"> </w:t>
      </w:r>
      <w:r>
        <w:rPr>
          <w:spacing w:val="-4"/>
        </w:rPr>
        <w:t>to</w:t>
      </w:r>
      <w:r>
        <w:rPr>
          <w:spacing w:val="-8"/>
        </w:rPr>
        <w:t xml:space="preserve"> </w:t>
      </w:r>
      <w:r>
        <w:rPr>
          <w:spacing w:val="-4"/>
        </w:rPr>
        <w:t>the</w:t>
      </w:r>
      <w:r>
        <w:rPr>
          <w:spacing w:val="-8"/>
        </w:rPr>
        <w:t xml:space="preserve"> </w:t>
      </w:r>
      <w:r>
        <w:rPr>
          <w:spacing w:val="-4"/>
        </w:rPr>
        <w:t>remote</w:t>
      </w:r>
      <w:r>
        <w:rPr>
          <w:spacing w:val="-8"/>
        </w:rPr>
        <w:t xml:space="preserve"> </w:t>
      </w:r>
      <w:r>
        <w:rPr>
          <w:spacing w:val="-4"/>
        </w:rPr>
        <w:t>group).</w:t>
      </w:r>
      <w:r>
        <w:rPr>
          <w:spacing w:val="23"/>
        </w:rPr>
        <w:t xml:space="preserve"> </w:t>
      </w:r>
      <w:r>
        <w:rPr>
          <w:spacing w:val="-4"/>
        </w:rPr>
        <w:t>The</w:t>
      </w:r>
      <w:r>
        <w:rPr>
          <w:spacing w:val="-8"/>
        </w:rPr>
        <w:t xml:space="preserve"> </w:t>
      </w:r>
      <w:r>
        <w:rPr>
          <w:spacing w:val="-4"/>
        </w:rPr>
        <w:t>budget</w:t>
      </w:r>
      <w:r>
        <w:rPr>
          <w:spacing w:val="-8"/>
        </w:rPr>
        <w:t xml:space="preserve"> </w:t>
      </w:r>
      <w:r>
        <w:rPr>
          <w:spacing w:val="-4"/>
        </w:rPr>
        <w:t>was</w:t>
      </w:r>
      <w:r>
        <w:rPr>
          <w:spacing w:val="-8"/>
        </w:rPr>
        <w:t xml:space="preserve"> </w:t>
      </w:r>
      <w:r>
        <w:rPr>
          <w:spacing w:val="-4"/>
        </w:rPr>
        <w:t>for</w:t>
      </w:r>
      <w:r>
        <w:rPr>
          <w:spacing w:val="-8"/>
        </w:rPr>
        <w:t xml:space="preserve"> </w:t>
      </w:r>
      <w:r>
        <w:rPr>
          <w:spacing w:val="-4"/>
        </w:rPr>
        <w:t>300</w:t>
      </w:r>
      <w:r>
        <w:rPr>
          <w:spacing w:val="-8"/>
        </w:rPr>
        <w:t xml:space="preserve"> </w:t>
      </w:r>
      <w:r>
        <w:rPr>
          <w:spacing w:val="-4"/>
        </w:rPr>
        <w:t>phones,</w:t>
      </w:r>
      <w:r>
        <w:rPr>
          <w:spacing w:val="-5"/>
        </w:rPr>
        <w:t xml:space="preserve"> </w:t>
      </w:r>
      <w:r>
        <w:rPr>
          <w:spacing w:val="-4"/>
        </w:rPr>
        <w:t>however</w:t>
      </w:r>
      <w:r>
        <w:rPr>
          <w:spacing w:val="-8"/>
        </w:rPr>
        <w:t xml:space="preserve"> </w:t>
      </w:r>
      <w:r>
        <w:rPr>
          <w:spacing w:val="-4"/>
        </w:rPr>
        <w:t>since</w:t>
      </w:r>
      <w:r>
        <w:rPr>
          <w:spacing w:val="-8"/>
        </w:rPr>
        <w:t xml:space="preserve"> </w:t>
      </w:r>
      <w:r>
        <w:rPr>
          <w:spacing w:val="-4"/>
        </w:rPr>
        <w:t>the</w:t>
      </w:r>
      <w:r>
        <w:rPr>
          <w:spacing w:val="-8"/>
        </w:rPr>
        <w:t xml:space="preserve"> </w:t>
      </w:r>
      <w:r>
        <w:rPr>
          <w:spacing w:val="-4"/>
        </w:rPr>
        <w:t>final</w:t>
      </w:r>
      <w:r>
        <w:rPr>
          <w:spacing w:val="-8"/>
        </w:rPr>
        <w:t xml:space="preserve"> </w:t>
      </w:r>
      <w:r>
        <w:rPr>
          <w:spacing w:val="-4"/>
        </w:rPr>
        <w:t>sample</w:t>
      </w:r>
      <w:r>
        <w:rPr>
          <w:spacing w:val="-8"/>
        </w:rPr>
        <w:t xml:space="preserve"> </w:t>
      </w:r>
      <w:r>
        <w:rPr>
          <w:spacing w:val="-4"/>
        </w:rPr>
        <w:t xml:space="preserve">without </w:t>
      </w:r>
      <w:r>
        <w:t>phones</w:t>
      </w:r>
      <w:r>
        <w:rPr>
          <w:spacing w:val="-12"/>
        </w:rPr>
        <w:t xml:space="preserve"> </w:t>
      </w:r>
      <w:r>
        <w:t>was</w:t>
      </w:r>
      <w:r>
        <w:rPr>
          <w:spacing w:val="-12"/>
        </w:rPr>
        <w:t xml:space="preserve"> </w:t>
      </w:r>
      <w:r>
        <w:t>more</w:t>
      </w:r>
      <w:r>
        <w:rPr>
          <w:spacing w:val="-12"/>
        </w:rPr>
        <w:t xml:space="preserve"> </w:t>
      </w:r>
      <w:r>
        <w:t>than</w:t>
      </w:r>
      <w:r>
        <w:rPr>
          <w:spacing w:val="-12"/>
        </w:rPr>
        <w:t xml:space="preserve"> </w:t>
      </w:r>
      <w:r>
        <w:t>budgeted,</w:t>
      </w:r>
      <w:r>
        <w:rPr>
          <w:spacing w:val="-10"/>
        </w:rPr>
        <w:t xml:space="preserve"> </w:t>
      </w:r>
      <w:r>
        <w:t>300</w:t>
      </w:r>
      <w:r>
        <w:rPr>
          <w:spacing w:val="-12"/>
        </w:rPr>
        <w:t xml:space="preserve"> </w:t>
      </w:r>
      <w:r>
        <w:t>households/respondents</w:t>
      </w:r>
      <w:r>
        <w:rPr>
          <w:spacing w:val="-12"/>
        </w:rPr>
        <w:t xml:space="preserve"> </w:t>
      </w:r>
      <w:r>
        <w:t>were</w:t>
      </w:r>
      <w:r>
        <w:rPr>
          <w:spacing w:val="-12"/>
        </w:rPr>
        <w:t xml:space="preserve"> </w:t>
      </w:r>
      <w:r>
        <w:t>randomly</w:t>
      </w:r>
      <w:r>
        <w:rPr>
          <w:spacing w:val="-12"/>
        </w:rPr>
        <w:t xml:space="preserve"> </w:t>
      </w:r>
      <w:r>
        <w:t>selected</w:t>
      </w:r>
      <w:r>
        <w:rPr>
          <w:spacing w:val="-12"/>
        </w:rPr>
        <w:t xml:space="preserve"> </w:t>
      </w:r>
      <w:r>
        <w:t>and</w:t>
      </w:r>
      <w:r>
        <w:rPr>
          <w:spacing w:val="-12"/>
        </w:rPr>
        <w:t xml:space="preserve"> </w:t>
      </w:r>
      <w:r>
        <w:t>given pre-connected phones with SIM cards (refer to Figure 1 for the different levels of randomization was implemented in the study and the corresponding sample size at each level).</w:t>
      </w:r>
    </w:p>
    <w:p w14:paraId="010B8FFD" w14:textId="77777777" w:rsidR="00D62403" w:rsidRDefault="00D62403" w:rsidP="00D62403">
      <w:pPr>
        <w:pStyle w:val="BodyText"/>
        <w:spacing w:before="127" w:line="314" w:lineRule="auto"/>
        <w:ind w:left="540" w:right="416"/>
        <w:jc w:val="both"/>
      </w:pPr>
      <w:r>
        <w:t>Several</w:t>
      </w:r>
      <w:r>
        <w:rPr>
          <w:spacing w:val="-6"/>
        </w:rPr>
        <w:t xml:space="preserve"> </w:t>
      </w:r>
      <w:r>
        <w:t>strategies</w:t>
      </w:r>
      <w:r>
        <w:rPr>
          <w:spacing w:val="-6"/>
        </w:rPr>
        <w:t xml:space="preserve"> </w:t>
      </w:r>
      <w:r>
        <w:t>were</w:t>
      </w:r>
      <w:r>
        <w:rPr>
          <w:spacing w:val="-6"/>
        </w:rPr>
        <w:t xml:space="preserve"> </w:t>
      </w:r>
      <w:r>
        <w:t>put</w:t>
      </w:r>
      <w:r>
        <w:rPr>
          <w:spacing w:val="-6"/>
        </w:rPr>
        <w:t xml:space="preserve"> </w:t>
      </w:r>
      <w:r>
        <w:t>in</w:t>
      </w:r>
      <w:r>
        <w:rPr>
          <w:spacing w:val="-6"/>
        </w:rPr>
        <w:t xml:space="preserve"> </w:t>
      </w:r>
      <w:r>
        <w:t>place</w:t>
      </w:r>
      <w:r>
        <w:rPr>
          <w:spacing w:val="-6"/>
        </w:rPr>
        <w:t xml:space="preserve"> </w:t>
      </w:r>
      <w:r>
        <w:t>to</w:t>
      </w:r>
      <w:r>
        <w:rPr>
          <w:spacing w:val="-6"/>
        </w:rPr>
        <w:t xml:space="preserve"> </w:t>
      </w:r>
      <w:r>
        <w:t>ensure</w:t>
      </w:r>
      <w:r>
        <w:rPr>
          <w:spacing w:val="-6"/>
        </w:rPr>
        <w:t xml:space="preserve"> </w:t>
      </w:r>
      <w:r>
        <w:t>the</w:t>
      </w:r>
      <w:r>
        <w:rPr>
          <w:spacing w:val="-6"/>
        </w:rPr>
        <w:t xml:space="preserve"> </w:t>
      </w:r>
      <w:r>
        <w:t>phones</w:t>
      </w:r>
      <w:r>
        <w:rPr>
          <w:spacing w:val="-6"/>
        </w:rPr>
        <w:t xml:space="preserve"> </w:t>
      </w:r>
      <w:r>
        <w:t>distribution</w:t>
      </w:r>
      <w:r>
        <w:rPr>
          <w:spacing w:val="-6"/>
        </w:rPr>
        <w:t xml:space="preserve"> </w:t>
      </w:r>
      <w:r>
        <w:t>achieved</w:t>
      </w:r>
      <w:r>
        <w:rPr>
          <w:spacing w:val="-6"/>
        </w:rPr>
        <w:t xml:space="preserve"> </w:t>
      </w:r>
      <w:r>
        <w:t>high</w:t>
      </w:r>
      <w:r>
        <w:rPr>
          <w:spacing w:val="-6"/>
        </w:rPr>
        <w:t xml:space="preserve"> </w:t>
      </w:r>
      <w:r>
        <w:t>success. First, all mobile phones were fully charged and fixed with operational SIM cards before being distributed to selected households/respondents (to address electricity access in rural areas and operation challenges associated with the new phone respectively).</w:t>
      </w:r>
      <w:r>
        <w:rPr>
          <w:spacing w:val="40"/>
        </w:rPr>
        <w:t xml:space="preserve"> </w:t>
      </w:r>
      <w:r>
        <w:t>Second, there was coordination between the field team distributing the phones and the team conducting the phone interviews</w:t>
      </w:r>
      <w:r>
        <w:rPr>
          <w:spacing w:val="-9"/>
        </w:rPr>
        <w:t xml:space="preserve"> </w:t>
      </w:r>
      <w:r>
        <w:t>in</w:t>
      </w:r>
      <w:r>
        <w:rPr>
          <w:spacing w:val="-9"/>
        </w:rPr>
        <w:t xml:space="preserve"> </w:t>
      </w:r>
      <w:r>
        <w:t>Bangui</w:t>
      </w:r>
      <w:r>
        <w:rPr>
          <w:spacing w:val="-10"/>
        </w:rPr>
        <w:t xml:space="preserve"> </w:t>
      </w:r>
      <w:r>
        <w:t>to</w:t>
      </w:r>
      <w:r>
        <w:rPr>
          <w:spacing w:val="-9"/>
        </w:rPr>
        <w:t xml:space="preserve"> </w:t>
      </w:r>
      <w:r>
        <w:t>ensure</w:t>
      </w:r>
      <w:r>
        <w:rPr>
          <w:spacing w:val="-9"/>
        </w:rPr>
        <w:t xml:space="preserve"> </w:t>
      </w:r>
      <w:r>
        <w:t>that</w:t>
      </w:r>
      <w:r>
        <w:rPr>
          <w:spacing w:val="-10"/>
        </w:rPr>
        <w:t xml:space="preserve"> </w:t>
      </w:r>
      <w:r>
        <w:t>calls</w:t>
      </w:r>
      <w:r>
        <w:rPr>
          <w:spacing w:val="-9"/>
        </w:rPr>
        <w:t xml:space="preserve"> </w:t>
      </w:r>
      <w:r>
        <w:t>were</w:t>
      </w:r>
      <w:r>
        <w:rPr>
          <w:spacing w:val="-9"/>
        </w:rPr>
        <w:t xml:space="preserve"> </w:t>
      </w:r>
      <w:r>
        <w:t>made</w:t>
      </w:r>
      <w:r>
        <w:rPr>
          <w:spacing w:val="-10"/>
        </w:rPr>
        <w:t xml:space="preserve"> </w:t>
      </w:r>
      <w:r>
        <w:t>to</w:t>
      </w:r>
      <w:r>
        <w:rPr>
          <w:spacing w:val="-9"/>
        </w:rPr>
        <w:t xml:space="preserve"> </w:t>
      </w:r>
      <w:r>
        <w:t>households/respondents</w:t>
      </w:r>
      <w:r>
        <w:rPr>
          <w:spacing w:val="-9"/>
        </w:rPr>
        <w:t xml:space="preserve"> </w:t>
      </w:r>
      <w:r>
        <w:t>immediately</w:t>
      </w:r>
      <w:r>
        <w:rPr>
          <w:spacing w:val="-10"/>
        </w:rPr>
        <w:t xml:space="preserve"> </w:t>
      </w:r>
      <w:r>
        <w:t>they received the mobile phones from the field team.</w:t>
      </w:r>
    </w:p>
    <w:p w14:paraId="339F9FBF" w14:textId="77777777" w:rsidR="00D62403" w:rsidRDefault="00D62403" w:rsidP="00D62403">
      <w:pPr>
        <w:spacing w:line="314" w:lineRule="auto"/>
        <w:jc w:val="both"/>
        <w:sectPr w:rsidR="00D62403">
          <w:pgSz w:w="12240" w:h="15840"/>
          <w:pgMar w:top="1340" w:right="1020" w:bottom="1080" w:left="900" w:header="0" w:footer="888" w:gutter="0"/>
          <w:cols w:space="720"/>
        </w:sectPr>
      </w:pPr>
    </w:p>
    <w:p w14:paraId="0DC03D21" w14:textId="4BC7D9C9" w:rsidR="00D62403" w:rsidRDefault="00D62403" w:rsidP="00D62403">
      <w:pPr>
        <w:pStyle w:val="BodyText"/>
        <w:ind w:left="1166"/>
        <w:rPr>
          <w:sz w:val="20"/>
          <w:szCs w:val="20"/>
        </w:rPr>
      </w:pPr>
      <w:commentRangeStart w:id="116"/>
      <w:commentRangeStart w:id="117"/>
      <w:r>
        <w:rPr>
          <w:noProof/>
        </w:rPr>
        <w:drawing>
          <wp:inline distT="0" distB="0" distL="0" distR="0" wp14:anchorId="47E2EF5F" wp14:editId="0E44ABF3">
            <wp:extent cx="5177790" cy="353187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77790" cy="3531870"/>
                    </a:xfrm>
                    <a:prstGeom prst="rect">
                      <a:avLst/>
                    </a:prstGeom>
                  </pic:spPr>
                </pic:pic>
              </a:graphicData>
            </a:graphic>
          </wp:inline>
        </w:drawing>
      </w:r>
      <w:commentRangeStart w:id="118"/>
      <w:commentRangeStart w:id="119"/>
      <w:commentRangeEnd w:id="116"/>
      <w:r w:rsidR="009D4493">
        <w:rPr>
          <w:rStyle w:val="CommentReference"/>
        </w:rPr>
        <w:commentReference w:id="116"/>
      </w:r>
      <w:commentRangeEnd w:id="119"/>
      <w:r>
        <w:rPr>
          <w:rStyle w:val="CommentReference"/>
        </w:rPr>
        <w:commentReference w:id="119"/>
      </w:r>
      <w:commentRangeEnd w:id="118"/>
      <w:r w:rsidR="00382848">
        <w:rPr>
          <w:rStyle w:val="CommentReference"/>
        </w:rPr>
        <w:commentReference w:id="118"/>
      </w:r>
      <w:commentRangeEnd w:id="117"/>
      <w:r>
        <w:rPr>
          <w:rStyle w:val="CommentReference"/>
        </w:rPr>
        <w:commentReference w:id="117"/>
      </w:r>
    </w:p>
    <w:p w14:paraId="22F5D8B2" w14:textId="77777777" w:rsidR="00D62403" w:rsidRDefault="00D62403" w:rsidP="00D62403">
      <w:pPr>
        <w:pStyle w:val="BodyText"/>
        <w:spacing w:before="51"/>
      </w:pPr>
    </w:p>
    <w:p w14:paraId="4C86DB40" w14:textId="77777777" w:rsidR="00D62403" w:rsidRDefault="00D62403" w:rsidP="00D62403">
      <w:pPr>
        <w:pStyle w:val="BodyText"/>
        <w:ind w:left="630" w:right="511"/>
        <w:jc w:val="center"/>
      </w:pPr>
      <w:r>
        <w:rPr>
          <w:spacing w:val="-2"/>
        </w:rPr>
        <w:t>Figure</w:t>
      </w:r>
      <w:r>
        <w:rPr>
          <w:spacing w:val="-1"/>
        </w:rPr>
        <w:t xml:space="preserve"> </w:t>
      </w:r>
      <w:r>
        <w:rPr>
          <w:spacing w:val="-2"/>
        </w:rPr>
        <w:t>2:</w:t>
      </w:r>
      <w:r>
        <w:rPr>
          <w:spacing w:val="17"/>
        </w:rPr>
        <w:t xml:space="preserve"> </w:t>
      </w:r>
      <w:r>
        <w:rPr>
          <w:spacing w:val="-2"/>
        </w:rPr>
        <w:t>Sample</w:t>
      </w:r>
      <w:r>
        <w:rPr>
          <w:spacing w:val="-1"/>
        </w:rPr>
        <w:t xml:space="preserve"> </w:t>
      </w:r>
      <w:r>
        <w:rPr>
          <w:spacing w:val="-2"/>
        </w:rPr>
        <w:t>Randomization</w:t>
      </w:r>
      <w:r>
        <w:t xml:space="preserve"> </w:t>
      </w:r>
      <w:r>
        <w:rPr>
          <w:spacing w:val="-2"/>
        </w:rPr>
        <w:t>and</w:t>
      </w:r>
      <w:r>
        <w:rPr>
          <w:spacing w:val="-1"/>
        </w:rPr>
        <w:t xml:space="preserve"> </w:t>
      </w:r>
      <w:r>
        <w:rPr>
          <w:spacing w:val="-2"/>
        </w:rPr>
        <w:t>Survey</w:t>
      </w:r>
      <w:r>
        <w:t xml:space="preserve"> </w:t>
      </w:r>
      <w:r>
        <w:rPr>
          <w:spacing w:val="-2"/>
        </w:rPr>
        <w:t>Completion</w:t>
      </w:r>
    </w:p>
    <w:p w14:paraId="6C95F961" w14:textId="77777777" w:rsidR="00D62403" w:rsidRDefault="00D62403" w:rsidP="00D62403">
      <w:pPr>
        <w:pStyle w:val="BodyText"/>
      </w:pPr>
    </w:p>
    <w:p w14:paraId="508CFF90" w14:textId="77777777" w:rsidR="00D62403" w:rsidRDefault="00D62403" w:rsidP="00D62403">
      <w:pPr>
        <w:pStyle w:val="BodyText"/>
        <w:spacing w:before="18"/>
      </w:pPr>
    </w:p>
    <w:p w14:paraId="4C3524EF" w14:textId="77777777" w:rsidR="00D62403" w:rsidRDefault="00D62403" w:rsidP="00D62403">
      <w:pPr>
        <w:pStyle w:val="BodyText"/>
        <w:spacing w:before="1" w:line="314" w:lineRule="auto"/>
        <w:ind w:left="539" w:right="416"/>
        <w:jc w:val="both"/>
      </w:pPr>
      <w:r>
        <w:t xml:space="preserve">Data collection was conducted from July - August 2023 in the selected study areas using trained enumerators from the statistical bureau of CAR-ICASEES. In the next section, the baseline com- </w:t>
      </w:r>
      <w:r>
        <w:rPr>
          <w:spacing w:val="-2"/>
        </w:rPr>
        <w:t>parison</w:t>
      </w:r>
      <w:r>
        <w:rPr>
          <w:spacing w:val="-12"/>
        </w:rPr>
        <w:t xml:space="preserve"> </w:t>
      </w:r>
      <w:r>
        <w:rPr>
          <w:spacing w:val="-2"/>
        </w:rPr>
        <w:t>of</w:t>
      </w:r>
      <w:r>
        <w:rPr>
          <w:spacing w:val="-11"/>
        </w:rPr>
        <w:t xml:space="preserve"> </w:t>
      </w:r>
      <w:r>
        <w:rPr>
          <w:spacing w:val="-2"/>
        </w:rPr>
        <w:t>the</w:t>
      </w:r>
      <w:r>
        <w:rPr>
          <w:spacing w:val="-11"/>
        </w:rPr>
        <w:t xml:space="preserve"> </w:t>
      </w:r>
      <w:r>
        <w:rPr>
          <w:spacing w:val="-2"/>
        </w:rPr>
        <w:t>different</w:t>
      </w:r>
      <w:r>
        <w:rPr>
          <w:spacing w:val="-12"/>
        </w:rPr>
        <w:t xml:space="preserve"> </w:t>
      </w:r>
      <w:r>
        <w:rPr>
          <w:spacing w:val="-2"/>
        </w:rPr>
        <w:t>groups</w:t>
      </w:r>
      <w:r>
        <w:rPr>
          <w:spacing w:val="-11"/>
        </w:rPr>
        <w:t xml:space="preserve"> </w:t>
      </w:r>
      <w:r>
        <w:rPr>
          <w:spacing w:val="-2"/>
        </w:rPr>
        <w:t>is</w:t>
      </w:r>
      <w:r>
        <w:rPr>
          <w:spacing w:val="-11"/>
        </w:rPr>
        <w:t xml:space="preserve"> </w:t>
      </w:r>
      <w:r>
        <w:rPr>
          <w:spacing w:val="-2"/>
        </w:rPr>
        <w:t>presented</w:t>
      </w:r>
      <w:r>
        <w:rPr>
          <w:spacing w:val="-11"/>
        </w:rPr>
        <w:t xml:space="preserve"> </w:t>
      </w:r>
      <w:r>
        <w:rPr>
          <w:spacing w:val="-2"/>
        </w:rPr>
        <w:t>using</w:t>
      </w:r>
      <w:r>
        <w:rPr>
          <w:spacing w:val="-12"/>
        </w:rPr>
        <w:t xml:space="preserve"> </w:t>
      </w:r>
      <w:r>
        <w:rPr>
          <w:spacing w:val="-2"/>
        </w:rPr>
        <w:t>the</w:t>
      </w:r>
      <w:r>
        <w:rPr>
          <w:spacing w:val="-11"/>
        </w:rPr>
        <w:t xml:space="preserve"> </w:t>
      </w:r>
      <w:r>
        <w:rPr>
          <w:spacing w:val="-2"/>
        </w:rPr>
        <w:t>observable</w:t>
      </w:r>
      <w:r>
        <w:rPr>
          <w:spacing w:val="-11"/>
        </w:rPr>
        <w:t xml:space="preserve"> </w:t>
      </w:r>
      <w:r>
        <w:rPr>
          <w:spacing w:val="-2"/>
        </w:rPr>
        <w:t>characteristics</w:t>
      </w:r>
      <w:r>
        <w:rPr>
          <w:spacing w:val="-11"/>
        </w:rPr>
        <w:t xml:space="preserve"> </w:t>
      </w:r>
      <w:r>
        <w:rPr>
          <w:spacing w:val="-2"/>
        </w:rPr>
        <w:t>collected</w:t>
      </w:r>
      <w:r>
        <w:rPr>
          <w:spacing w:val="-12"/>
        </w:rPr>
        <w:t xml:space="preserve"> </w:t>
      </w:r>
      <w:r>
        <w:rPr>
          <w:spacing w:val="-2"/>
        </w:rPr>
        <w:t>during</w:t>
      </w:r>
      <w:r>
        <w:rPr>
          <w:spacing w:val="-11"/>
        </w:rPr>
        <w:t xml:space="preserve"> </w:t>
      </w:r>
      <w:r>
        <w:rPr>
          <w:spacing w:val="-2"/>
        </w:rPr>
        <w:t xml:space="preserve">the </w:t>
      </w:r>
      <w:r>
        <w:t>household listing phase.</w:t>
      </w:r>
    </w:p>
    <w:p w14:paraId="2DD6B4B3" w14:textId="77777777" w:rsidR="00D62403" w:rsidRDefault="00D62403" w:rsidP="00D62403">
      <w:pPr>
        <w:spacing w:line="314" w:lineRule="auto"/>
        <w:jc w:val="both"/>
        <w:sectPr w:rsidR="00D62403">
          <w:pgSz w:w="12240" w:h="15840"/>
          <w:pgMar w:top="1560" w:right="1020" w:bottom="1080" w:left="900" w:header="0" w:footer="888" w:gutter="0"/>
          <w:cols w:space="720"/>
        </w:sectPr>
      </w:pPr>
    </w:p>
    <w:p w14:paraId="20DF02A2" w14:textId="77777777" w:rsidR="00D62403" w:rsidRDefault="00D62403" w:rsidP="00D62403">
      <w:pPr>
        <w:pStyle w:val="Heading2"/>
        <w:numPr>
          <w:ilvl w:val="0"/>
          <w:numId w:val="8"/>
        </w:numPr>
        <w:tabs>
          <w:tab w:val="left" w:pos="1024"/>
        </w:tabs>
        <w:ind w:hanging="484"/>
      </w:pPr>
      <w:bookmarkStart w:id="120" w:name="Descriptive_statistics"/>
      <w:bookmarkStart w:id="121" w:name="_bookmark4"/>
      <w:bookmarkEnd w:id="120"/>
      <w:bookmarkEnd w:id="121"/>
      <w:r>
        <w:rPr>
          <w:spacing w:val="-5"/>
        </w:rPr>
        <w:t>Descriptive</w:t>
      </w:r>
      <w:r>
        <w:rPr>
          <w:spacing w:val="14"/>
        </w:rPr>
        <w:t xml:space="preserve"> </w:t>
      </w:r>
      <w:r>
        <w:rPr>
          <w:spacing w:val="-2"/>
        </w:rPr>
        <w:t>statistics</w:t>
      </w:r>
    </w:p>
    <w:p w14:paraId="2674BEE5" w14:textId="77777777" w:rsidR="00D62403" w:rsidRDefault="00D62403" w:rsidP="00D62403">
      <w:pPr>
        <w:pStyle w:val="BodyText"/>
        <w:spacing w:before="282" w:line="314" w:lineRule="auto"/>
        <w:ind w:left="540" w:right="417"/>
        <w:jc w:val="both"/>
      </w:pPr>
      <w:r>
        <w:rPr>
          <w:spacing w:val="-2"/>
        </w:rPr>
        <w:t>In</w:t>
      </w:r>
      <w:r>
        <w:rPr>
          <w:spacing w:val="-12"/>
        </w:rPr>
        <w:t xml:space="preserve"> </w:t>
      </w:r>
      <w:r>
        <w:rPr>
          <w:spacing w:val="-2"/>
        </w:rPr>
        <w:t>this</w:t>
      </w:r>
      <w:r>
        <w:rPr>
          <w:spacing w:val="-11"/>
        </w:rPr>
        <w:t xml:space="preserve"> </w:t>
      </w:r>
      <w:r>
        <w:rPr>
          <w:spacing w:val="-2"/>
        </w:rPr>
        <w:t>section,</w:t>
      </w:r>
      <w:r>
        <w:rPr>
          <w:spacing w:val="-11"/>
        </w:rPr>
        <w:t xml:space="preserve"> </w:t>
      </w:r>
      <w:r>
        <w:rPr>
          <w:spacing w:val="-2"/>
        </w:rPr>
        <w:t>the</w:t>
      </w:r>
      <w:r>
        <w:rPr>
          <w:spacing w:val="-12"/>
        </w:rPr>
        <w:t xml:space="preserve"> </w:t>
      </w:r>
      <w:r>
        <w:rPr>
          <w:spacing w:val="-2"/>
        </w:rPr>
        <w:t>core</w:t>
      </w:r>
      <w:r>
        <w:rPr>
          <w:spacing w:val="-11"/>
        </w:rPr>
        <w:t xml:space="preserve"> </w:t>
      </w:r>
      <w:r>
        <w:rPr>
          <w:spacing w:val="-2"/>
        </w:rPr>
        <w:t>descriptive</w:t>
      </w:r>
      <w:r>
        <w:rPr>
          <w:spacing w:val="-11"/>
        </w:rPr>
        <w:t xml:space="preserve"> </w:t>
      </w:r>
      <w:r>
        <w:rPr>
          <w:spacing w:val="-2"/>
        </w:rPr>
        <w:t>statistics</w:t>
      </w:r>
      <w:r>
        <w:rPr>
          <w:spacing w:val="-11"/>
        </w:rPr>
        <w:t xml:space="preserve"> </w:t>
      </w:r>
      <w:r>
        <w:rPr>
          <w:spacing w:val="-2"/>
        </w:rPr>
        <w:t>of</w:t>
      </w:r>
      <w:r>
        <w:rPr>
          <w:spacing w:val="-12"/>
        </w:rPr>
        <w:t xml:space="preserve"> </w:t>
      </w:r>
      <w:r>
        <w:rPr>
          <w:spacing w:val="-2"/>
        </w:rPr>
        <w:t>the</w:t>
      </w:r>
      <w:r>
        <w:rPr>
          <w:spacing w:val="-11"/>
        </w:rPr>
        <w:t xml:space="preserve"> </w:t>
      </w:r>
      <w:r>
        <w:rPr>
          <w:spacing w:val="-2"/>
        </w:rPr>
        <w:t>study</w:t>
      </w:r>
      <w:r>
        <w:rPr>
          <w:spacing w:val="-11"/>
        </w:rPr>
        <w:t xml:space="preserve"> </w:t>
      </w:r>
      <w:r>
        <w:rPr>
          <w:spacing w:val="-2"/>
        </w:rPr>
        <w:t>sample</w:t>
      </w:r>
      <w:r>
        <w:rPr>
          <w:spacing w:val="-11"/>
        </w:rPr>
        <w:t xml:space="preserve"> </w:t>
      </w:r>
      <w:r>
        <w:rPr>
          <w:spacing w:val="-2"/>
        </w:rPr>
        <w:t>is</w:t>
      </w:r>
      <w:r>
        <w:rPr>
          <w:spacing w:val="-12"/>
        </w:rPr>
        <w:t xml:space="preserve"> </w:t>
      </w:r>
      <w:r>
        <w:rPr>
          <w:spacing w:val="-2"/>
        </w:rPr>
        <w:t>presented.</w:t>
      </w:r>
      <w:r>
        <w:rPr>
          <w:spacing w:val="-11"/>
        </w:rPr>
        <w:t xml:space="preserve"> </w:t>
      </w:r>
      <w:r>
        <w:rPr>
          <w:spacing w:val="-2"/>
        </w:rPr>
        <w:t>Given</w:t>
      </w:r>
      <w:r>
        <w:rPr>
          <w:spacing w:val="-11"/>
        </w:rPr>
        <w:t xml:space="preserve"> </w:t>
      </w:r>
      <w:r>
        <w:rPr>
          <w:spacing w:val="-2"/>
        </w:rPr>
        <w:t>the</w:t>
      </w:r>
      <w:r>
        <w:rPr>
          <w:spacing w:val="-11"/>
        </w:rPr>
        <w:t xml:space="preserve"> </w:t>
      </w:r>
      <w:r>
        <w:rPr>
          <w:spacing w:val="-2"/>
        </w:rPr>
        <w:t>rather</w:t>
      </w:r>
      <w:r>
        <w:rPr>
          <w:spacing w:val="-12"/>
        </w:rPr>
        <w:t xml:space="preserve"> </w:t>
      </w:r>
      <w:r>
        <w:rPr>
          <w:spacing w:val="-2"/>
        </w:rPr>
        <w:t>elaborate</w:t>
      </w:r>
      <w:r>
        <w:rPr>
          <w:spacing w:val="-10"/>
        </w:rPr>
        <w:t xml:space="preserve"> </w:t>
      </w:r>
      <w:r>
        <w:rPr>
          <w:spacing w:val="-2"/>
        </w:rPr>
        <w:t>design</w:t>
      </w:r>
      <w:r>
        <w:rPr>
          <w:spacing w:val="-10"/>
        </w:rPr>
        <w:t xml:space="preserve"> </w:t>
      </w:r>
      <w:r>
        <w:rPr>
          <w:spacing w:val="-2"/>
        </w:rPr>
        <w:t>that</w:t>
      </w:r>
      <w:r>
        <w:rPr>
          <w:spacing w:val="-10"/>
        </w:rPr>
        <w:t xml:space="preserve"> </w:t>
      </w:r>
      <w:r>
        <w:rPr>
          <w:spacing w:val="-2"/>
        </w:rPr>
        <w:t>has</w:t>
      </w:r>
      <w:r>
        <w:rPr>
          <w:spacing w:val="-10"/>
        </w:rPr>
        <w:t xml:space="preserve"> </w:t>
      </w:r>
      <w:r>
        <w:rPr>
          <w:spacing w:val="-2"/>
        </w:rPr>
        <w:t>been</w:t>
      </w:r>
      <w:r>
        <w:rPr>
          <w:spacing w:val="-10"/>
        </w:rPr>
        <w:t xml:space="preserve"> </w:t>
      </w:r>
      <w:r>
        <w:rPr>
          <w:spacing w:val="-2"/>
        </w:rPr>
        <w:t>implemented,</w:t>
      </w:r>
      <w:r>
        <w:rPr>
          <w:spacing w:val="-9"/>
        </w:rPr>
        <w:t xml:space="preserve"> </w:t>
      </w:r>
      <w:r>
        <w:rPr>
          <w:spacing w:val="-2"/>
        </w:rPr>
        <w:t>a</w:t>
      </w:r>
      <w:r>
        <w:rPr>
          <w:spacing w:val="-10"/>
        </w:rPr>
        <w:t xml:space="preserve"> </w:t>
      </w:r>
      <w:r>
        <w:rPr>
          <w:spacing w:val="-2"/>
        </w:rPr>
        <w:t>number</w:t>
      </w:r>
      <w:r>
        <w:rPr>
          <w:spacing w:val="-10"/>
        </w:rPr>
        <w:t xml:space="preserve"> </w:t>
      </w:r>
      <w:r>
        <w:rPr>
          <w:spacing w:val="-2"/>
        </w:rPr>
        <w:t>of</w:t>
      </w:r>
      <w:r>
        <w:rPr>
          <w:spacing w:val="-10"/>
        </w:rPr>
        <w:t xml:space="preserve"> </w:t>
      </w:r>
      <w:r>
        <w:rPr>
          <w:spacing w:val="-2"/>
        </w:rPr>
        <w:t>statistics</w:t>
      </w:r>
      <w:r>
        <w:rPr>
          <w:spacing w:val="-10"/>
        </w:rPr>
        <w:t xml:space="preserve"> </w:t>
      </w:r>
      <w:r>
        <w:rPr>
          <w:spacing w:val="-2"/>
        </w:rPr>
        <w:t>in</w:t>
      </w:r>
      <w:r>
        <w:rPr>
          <w:spacing w:val="-10"/>
        </w:rPr>
        <w:t xml:space="preserve"> </w:t>
      </w:r>
      <w:r>
        <w:rPr>
          <w:spacing w:val="-2"/>
        </w:rPr>
        <w:t>the</w:t>
      </w:r>
      <w:r>
        <w:rPr>
          <w:spacing w:val="-10"/>
        </w:rPr>
        <w:t xml:space="preserve"> </w:t>
      </w:r>
      <w:r>
        <w:rPr>
          <w:spacing w:val="-2"/>
        </w:rPr>
        <w:t>form</w:t>
      </w:r>
      <w:r>
        <w:rPr>
          <w:spacing w:val="-10"/>
        </w:rPr>
        <w:t xml:space="preserve"> </w:t>
      </w:r>
      <w:r>
        <w:rPr>
          <w:spacing w:val="-2"/>
        </w:rPr>
        <w:t>of</w:t>
      </w:r>
      <w:r>
        <w:rPr>
          <w:spacing w:val="-10"/>
        </w:rPr>
        <w:t xml:space="preserve"> </w:t>
      </w:r>
      <w:r>
        <w:rPr>
          <w:spacing w:val="-2"/>
        </w:rPr>
        <w:t>interview</w:t>
      </w:r>
      <w:r>
        <w:rPr>
          <w:spacing w:val="-10"/>
        </w:rPr>
        <w:t xml:space="preserve"> </w:t>
      </w:r>
      <w:r>
        <w:rPr>
          <w:spacing w:val="-2"/>
        </w:rPr>
        <w:t xml:space="preserve">completion, </w:t>
      </w:r>
      <w:r>
        <w:t>balance</w:t>
      </w:r>
      <w:r>
        <w:rPr>
          <w:spacing w:val="-2"/>
        </w:rPr>
        <w:t xml:space="preserve"> </w:t>
      </w:r>
      <w:r>
        <w:t>tables</w:t>
      </w:r>
      <w:r>
        <w:rPr>
          <w:spacing w:val="-2"/>
        </w:rPr>
        <w:t xml:space="preserve"> </w:t>
      </w:r>
      <w:r>
        <w:t>and</w:t>
      </w:r>
      <w:r>
        <w:rPr>
          <w:spacing w:val="-2"/>
        </w:rPr>
        <w:t xml:space="preserve"> </w:t>
      </w:r>
      <w:r>
        <w:t>attrition</w:t>
      </w:r>
      <w:r>
        <w:rPr>
          <w:spacing w:val="-2"/>
        </w:rPr>
        <w:t xml:space="preserve"> </w:t>
      </w:r>
      <w:r>
        <w:t>statistics</w:t>
      </w:r>
      <w:r>
        <w:rPr>
          <w:spacing w:val="-2"/>
        </w:rPr>
        <w:t xml:space="preserve"> </w:t>
      </w:r>
      <w:r>
        <w:t>across</w:t>
      </w:r>
      <w:r>
        <w:rPr>
          <w:spacing w:val="-2"/>
        </w:rPr>
        <w:t xml:space="preserve"> </w:t>
      </w:r>
      <w:r>
        <w:t>the</w:t>
      </w:r>
      <w:r>
        <w:rPr>
          <w:spacing w:val="-2"/>
        </w:rPr>
        <w:t xml:space="preserve"> </w:t>
      </w:r>
      <w:r>
        <w:t>different</w:t>
      </w:r>
      <w:r>
        <w:rPr>
          <w:spacing w:val="-2"/>
        </w:rPr>
        <w:t xml:space="preserve"> </w:t>
      </w:r>
      <w:r>
        <w:t>level</w:t>
      </w:r>
      <w:r>
        <w:rPr>
          <w:spacing w:val="-2"/>
        </w:rPr>
        <w:t xml:space="preserve"> </w:t>
      </w:r>
      <w:r>
        <w:t>of</w:t>
      </w:r>
      <w:r>
        <w:rPr>
          <w:spacing w:val="-2"/>
        </w:rPr>
        <w:t xml:space="preserve"> </w:t>
      </w:r>
      <w:r>
        <w:t>implementation</w:t>
      </w:r>
      <w:r>
        <w:rPr>
          <w:spacing w:val="-2"/>
        </w:rPr>
        <w:t xml:space="preserve"> </w:t>
      </w:r>
      <w:r>
        <w:t>are</w:t>
      </w:r>
      <w:r>
        <w:rPr>
          <w:spacing w:val="-2"/>
        </w:rPr>
        <w:t xml:space="preserve"> </w:t>
      </w:r>
      <w:r>
        <w:t>presented.</w:t>
      </w:r>
    </w:p>
    <w:p w14:paraId="67CC19F3" w14:textId="77777777" w:rsidR="00D62403" w:rsidRDefault="00D62403" w:rsidP="00D62403">
      <w:pPr>
        <w:pStyle w:val="BodyText"/>
        <w:spacing w:before="50"/>
      </w:pPr>
    </w:p>
    <w:p w14:paraId="1C0C796A" w14:textId="77777777" w:rsidR="00D62403" w:rsidRDefault="00D62403" w:rsidP="00D62403">
      <w:pPr>
        <w:pStyle w:val="Heading3"/>
        <w:numPr>
          <w:ilvl w:val="1"/>
          <w:numId w:val="8"/>
        </w:numPr>
        <w:tabs>
          <w:tab w:val="left" w:pos="1152"/>
        </w:tabs>
        <w:ind w:hanging="612"/>
      </w:pPr>
      <w:bookmarkStart w:id="122" w:name="Survey_completion"/>
      <w:bookmarkStart w:id="123" w:name="_bookmark5"/>
      <w:bookmarkEnd w:id="122"/>
      <w:bookmarkEnd w:id="123"/>
      <w:r>
        <w:rPr>
          <w:spacing w:val="-3"/>
        </w:rPr>
        <w:t>Survey</w:t>
      </w:r>
      <w:r>
        <w:rPr>
          <w:spacing w:val="-4"/>
        </w:rPr>
        <w:t xml:space="preserve"> </w:t>
      </w:r>
      <w:r>
        <w:rPr>
          <w:spacing w:val="-2"/>
        </w:rPr>
        <w:t>completion</w:t>
      </w:r>
    </w:p>
    <w:p w14:paraId="259A8DD5" w14:textId="77777777" w:rsidR="00D62403" w:rsidRDefault="00D62403" w:rsidP="00D62403">
      <w:pPr>
        <w:pStyle w:val="BodyText"/>
        <w:spacing w:before="215" w:line="314" w:lineRule="auto"/>
        <w:ind w:left="540" w:right="416"/>
        <w:jc w:val="both"/>
      </w:pPr>
      <w:r>
        <w:rPr>
          <w:spacing w:val="-2"/>
        </w:rPr>
        <w:t>Table</w:t>
      </w:r>
      <w:r>
        <w:rPr>
          <w:spacing w:val="-8"/>
        </w:rPr>
        <w:t xml:space="preserve"> </w:t>
      </w:r>
      <w:r>
        <w:rPr>
          <w:spacing w:val="-2"/>
        </w:rPr>
        <w:t>2</w:t>
      </w:r>
      <w:r>
        <w:rPr>
          <w:spacing w:val="-8"/>
        </w:rPr>
        <w:t xml:space="preserve"> </w:t>
      </w:r>
      <w:r>
        <w:rPr>
          <w:spacing w:val="-2"/>
        </w:rPr>
        <w:t>shows</w:t>
      </w:r>
      <w:r>
        <w:rPr>
          <w:spacing w:val="-8"/>
        </w:rPr>
        <w:t xml:space="preserve"> </w:t>
      </w:r>
      <w:r>
        <w:rPr>
          <w:spacing w:val="-2"/>
        </w:rPr>
        <w:t>the</w:t>
      </w:r>
      <w:r>
        <w:rPr>
          <w:spacing w:val="-8"/>
        </w:rPr>
        <w:t xml:space="preserve"> </w:t>
      </w:r>
      <w:r>
        <w:rPr>
          <w:spacing w:val="-2"/>
        </w:rPr>
        <w:t>interview</w:t>
      </w:r>
      <w:r>
        <w:rPr>
          <w:spacing w:val="-8"/>
        </w:rPr>
        <w:t xml:space="preserve"> </w:t>
      </w:r>
      <w:r>
        <w:rPr>
          <w:spacing w:val="-2"/>
        </w:rPr>
        <w:t>completion</w:t>
      </w:r>
      <w:r>
        <w:rPr>
          <w:spacing w:val="-8"/>
        </w:rPr>
        <w:t xml:space="preserve"> </w:t>
      </w:r>
      <w:r>
        <w:rPr>
          <w:spacing w:val="-2"/>
        </w:rPr>
        <w:t>rate</w:t>
      </w:r>
      <w:r>
        <w:rPr>
          <w:spacing w:val="-8"/>
        </w:rPr>
        <w:t xml:space="preserve"> </w:t>
      </w:r>
      <w:r>
        <w:rPr>
          <w:spacing w:val="-2"/>
        </w:rPr>
        <w:t>between</w:t>
      </w:r>
      <w:r>
        <w:rPr>
          <w:spacing w:val="-8"/>
        </w:rPr>
        <w:t xml:space="preserve"> </w:t>
      </w:r>
      <w:r>
        <w:rPr>
          <w:spacing w:val="-2"/>
        </w:rPr>
        <w:t>F2F</w:t>
      </w:r>
      <w:r>
        <w:rPr>
          <w:spacing w:val="-8"/>
        </w:rPr>
        <w:t xml:space="preserve"> </w:t>
      </w:r>
      <w:r>
        <w:rPr>
          <w:spacing w:val="-2"/>
        </w:rPr>
        <w:t>and</w:t>
      </w:r>
      <w:r>
        <w:rPr>
          <w:spacing w:val="-8"/>
        </w:rPr>
        <w:t xml:space="preserve"> </w:t>
      </w:r>
      <w:r>
        <w:rPr>
          <w:spacing w:val="-2"/>
        </w:rPr>
        <w:t>Remote</w:t>
      </w:r>
      <w:r>
        <w:rPr>
          <w:spacing w:val="-8"/>
        </w:rPr>
        <w:t xml:space="preserve"> </w:t>
      </w:r>
      <w:r>
        <w:rPr>
          <w:spacing w:val="-2"/>
        </w:rPr>
        <w:t>modalities.</w:t>
      </w:r>
      <w:r>
        <w:rPr>
          <w:spacing w:val="18"/>
        </w:rPr>
        <w:t xml:space="preserve"> </w:t>
      </w:r>
      <w:r>
        <w:rPr>
          <w:spacing w:val="-2"/>
        </w:rPr>
        <w:t>In</w:t>
      </w:r>
      <w:r>
        <w:rPr>
          <w:spacing w:val="-8"/>
        </w:rPr>
        <w:t xml:space="preserve"> </w:t>
      </w:r>
      <w:r>
        <w:rPr>
          <w:spacing w:val="-2"/>
        </w:rPr>
        <w:t>total,</w:t>
      </w:r>
      <w:r>
        <w:rPr>
          <w:spacing w:val="-6"/>
        </w:rPr>
        <w:t xml:space="preserve"> </w:t>
      </w:r>
      <w:r>
        <w:rPr>
          <w:spacing w:val="-2"/>
        </w:rPr>
        <w:t>the</w:t>
      </w:r>
      <w:r>
        <w:rPr>
          <w:spacing w:val="-8"/>
        </w:rPr>
        <w:t xml:space="preserve"> </w:t>
      </w:r>
      <w:r>
        <w:rPr>
          <w:spacing w:val="-2"/>
        </w:rPr>
        <w:t xml:space="preserve">sur- </w:t>
      </w:r>
      <w:r>
        <w:t>vey</w:t>
      </w:r>
      <w:r>
        <w:rPr>
          <w:spacing w:val="-14"/>
        </w:rPr>
        <w:t xml:space="preserve"> </w:t>
      </w:r>
      <w:r>
        <w:t>was</w:t>
      </w:r>
      <w:r>
        <w:rPr>
          <w:spacing w:val="-13"/>
        </w:rPr>
        <w:t xml:space="preserve"> </w:t>
      </w:r>
      <w:r>
        <w:t>able</w:t>
      </w:r>
      <w:r>
        <w:rPr>
          <w:spacing w:val="-13"/>
        </w:rPr>
        <w:t xml:space="preserve"> </w:t>
      </w:r>
      <w:r>
        <w:t>to</w:t>
      </w:r>
      <w:r>
        <w:rPr>
          <w:spacing w:val="-14"/>
        </w:rPr>
        <w:t xml:space="preserve"> </w:t>
      </w:r>
      <w:r>
        <w:t>complete</w:t>
      </w:r>
      <w:r>
        <w:rPr>
          <w:spacing w:val="-13"/>
        </w:rPr>
        <w:t xml:space="preserve"> </w:t>
      </w:r>
      <w:r>
        <w:t>60%</w:t>
      </w:r>
      <w:r>
        <w:rPr>
          <w:spacing w:val="-13"/>
        </w:rPr>
        <w:t xml:space="preserve"> </w:t>
      </w:r>
      <w:r>
        <w:t>(1,245</w:t>
      </w:r>
      <w:r>
        <w:rPr>
          <w:spacing w:val="-13"/>
        </w:rPr>
        <w:t xml:space="preserve"> </w:t>
      </w:r>
      <w:r>
        <w:t>interviews)</w:t>
      </w:r>
      <w:r>
        <w:rPr>
          <w:spacing w:val="-14"/>
        </w:rPr>
        <w:t xml:space="preserve"> </w:t>
      </w:r>
      <w:r>
        <w:t>of</w:t>
      </w:r>
      <w:r>
        <w:rPr>
          <w:spacing w:val="-13"/>
        </w:rPr>
        <w:t xml:space="preserve"> </w:t>
      </w:r>
      <w:r>
        <w:t>the</w:t>
      </w:r>
      <w:r>
        <w:rPr>
          <w:spacing w:val="-13"/>
        </w:rPr>
        <w:t xml:space="preserve"> </w:t>
      </w:r>
      <w:r>
        <w:t>original</w:t>
      </w:r>
      <w:r>
        <w:rPr>
          <w:spacing w:val="-13"/>
        </w:rPr>
        <w:t xml:space="preserve"> </w:t>
      </w:r>
      <w:r>
        <w:t>sample</w:t>
      </w:r>
      <w:r>
        <w:rPr>
          <w:spacing w:val="-14"/>
        </w:rPr>
        <w:t xml:space="preserve"> </w:t>
      </w:r>
      <w:r>
        <w:t>with</w:t>
      </w:r>
      <w:r>
        <w:rPr>
          <w:spacing w:val="-13"/>
        </w:rPr>
        <w:t xml:space="preserve"> </w:t>
      </w:r>
      <w:r>
        <w:t>the</w:t>
      </w:r>
      <w:r>
        <w:rPr>
          <w:spacing w:val="-13"/>
        </w:rPr>
        <w:t xml:space="preserve"> </w:t>
      </w:r>
      <w:r>
        <w:t>overall</w:t>
      </w:r>
      <w:r>
        <w:rPr>
          <w:spacing w:val="-13"/>
        </w:rPr>
        <w:t xml:space="preserve"> </w:t>
      </w:r>
      <w:r>
        <w:t>completion rate higher in the F2F (92%) compared to the Remote modality (27%).</w:t>
      </w:r>
    </w:p>
    <w:p w14:paraId="353FF24E" w14:textId="77777777" w:rsidR="00D62403" w:rsidRDefault="00D62403" w:rsidP="00D62403">
      <w:pPr>
        <w:pStyle w:val="BodyText"/>
        <w:spacing w:before="159"/>
        <w:ind w:left="2596"/>
        <w:jc w:val="both"/>
      </w:pPr>
      <w:r>
        <w:rPr>
          <w:spacing w:val="-2"/>
        </w:rPr>
        <w:t>Table</w:t>
      </w:r>
      <w:r>
        <w:rPr>
          <w:spacing w:val="3"/>
        </w:rPr>
        <w:t xml:space="preserve"> </w:t>
      </w:r>
      <w:r>
        <w:rPr>
          <w:spacing w:val="-2"/>
        </w:rPr>
        <w:t>1:</w:t>
      </w:r>
      <w:r>
        <w:rPr>
          <w:spacing w:val="23"/>
        </w:rPr>
        <w:t xml:space="preserve"> </w:t>
      </w:r>
      <w:r>
        <w:rPr>
          <w:spacing w:val="-2"/>
        </w:rPr>
        <w:t>Sample</w:t>
      </w:r>
      <w:r>
        <w:rPr>
          <w:spacing w:val="4"/>
        </w:rPr>
        <w:t xml:space="preserve"> </w:t>
      </w:r>
      <w:r>
        <w:rPr>
          <w:spacing w:val="-2"/>
        </w:rPr>
        <w:t>Completion:</w:t>
      </w:r>
      <w:r>
        <w:rPr>
          <w:spacing w:val="23"/>
        </w:rPr>
        <w:t xml:space="preserve"> </w:t>
      </w:r>
      <w:r>
        <w:rPr>
          <w:spacing w:val="-2"/>
        </w:rPr>
        <w:t>Face-to-Face</w:t>
      </w:r>
      <w:r>
        <w:rPr>
          <w:spacing w:val="3"/>
        </w:rPr>
        <w:t xml:space="preserve"> </w:t>
      </w:r>
      <w:r>
        <w:rPr>
          <w:spacing w:val="-2"/>
        </w:rPr>
        <w:t>vs.</w:t>
      </w:r>
      <w:r>
        <w:rPr>
          <w:spacing w:val="23"/>
        </w:rPr>
        <w:t xml:space="preserve"> </w:t>
      </w:r>
      <w:r>
        <w:rPr>
          <w:spacing w:val="-2"/>
        </w:rPr>
        <w:t>Remote</w:t>
      </w:r>
    </w:p>
    <w:p w14:paraId="713F7093" w14:textId="77777777" w:rsidR="00D62403" w:rsidRDefault="00D62403" w:rsidP="00D62403">
      <w:pPr>
        <w:pStyle w:val="BodyText"/>
        <w:spacing w:before="33"/>
        <w:rPr>
          <w:sz w:val="20"/>
        </w:rPr>
      </w:pPr>
    </w:p>
    <w:tbl>
      <w:tblPr>
        <w:tblW w:w="0" w:type="auto"/>
        <w:tblInd w:w="1896" w:type="dxa"/>
        <w:tblLayout w:type="fixed"/>
        <w:tblCellMar>
          <w:left w:w="0" w:type="dxa"/>
          <w:right w:w="0" w:type="dxa"/>
        </w:tblCellMar>
        <w:tblLook w:val="01E0" w:firstRow="1" w:lastRow="1" w:firstColumn="1" w:lastColumn="1" w:noHBand="0" w:noVBand="0"/>
      </w:tblPr>
      <w:tblGrid>
        <w:gridCol w:w="1166"/>
        <w:gridCol w:w="1373"/>
        <w:gridCol w:w="1836"/>
        <w:gridCol w:w="1492"/>
        <w:gridCol w:w="797"/>
      </w:tblGrid>
      <w:tr w:rsidR="00D62403" w14:paraId="7DEB440D" w14:textId="77777777">
        <w:trPr>
          <w:trHeight w:val="565"/>
        </w:trPr>
        <w:tc>
          <w:tcPr>
            <w:tcW w:w="1166" w:type="dxa"/>
            <w:tcBorders>
              <w:top w:val="double" w:sz="4" w:space="0" w:color="000000"/>
              <w:bottom w:val="single" w:sz="4" w:space="0" w:color="000000"/>
            </w:tcBorders>
          </w:tcPr>
          <w:p w14:paraId="29CEBA3B" w14:textId="77777777" w:rsidR="00D62403" w:rsidRDefault="00D62403">
            <w:pPr>
              <w:pStyle w:val="TableParagraph"/>
              <w:spacing w:line="240" w:lineRule="auto"/>
              <w:jc w:val="left"/>
              <w:rPr>
                <w:rFonts w:ascii="Times New Roman"/>
                <w:sz w:val="20"/>
              </w:rPr>
            </w:pPr>
          </w:p>
        </w:tc>
        <w:tc>
          <w:tcPr>
            <w:tcW w:w="1373" w:type="dxa"/>
            <w:tcBorders>
              <w:top w:val="double" w:sz="4" w:space="0" w:color="000000"/>
              <w:bottom w:val="single" w:sz="4" w:space="0" w:color="000000"/>
            </w:tcBorders>
          </w:tcPr>
          <w:p w14:paraId="7ACB229A" w14:textId="77777777" w:rsidR="00D62403" w:rsidRDefault="00D62403">
            <w:pPr>
              <w:pStyle w:val="TableParagraph"/>
              <w:spacing w:before="179" w:line="190" w:lineRule="atLeast"/>
              <w:ind w:left="457" w:right="117" w:hanging="339"/>
              <w:jc w:val="left"/>
              <w:rPr>
                <w:sz w:val="16"/>
              </w:rPr>
            </w:pPr>
            <w:r>
              <w:rPr>
                <w:w w:val="105"/>
                <w:sz w:val="16"/>
              </w:rPr>
              <w:t>Not</w:t>
            </w:r>
            <w:r>
              <w:rPr>
                <w:spacing w:val="-5"/>
                <w:w w:val="105"/>
                <w:sz w:val="16"/>
              </w:rPr>
              <w:t xml:space="preserve"> </w:t>
            </w:r>
            <w:r>
              <w:rPr>
                <w:w w:val="105"/>
                <w:sz w:val="16"/>
              </w:rPr>
              <w:t xml:space="preserve">Completed </w:t>
            </w:r>
            <w:r>
              <w:rPr>
                <w:spacing w:val="-2"/>
                <w:w w:val="105"/>
                <w:sz w:val="16"/>
              </w:rPr>
              <w:t>Count</w:t>
            </w:r>
          </w:p>
        </w:tc>
        <w:tc>
          <w:tcPr>
            <w:tcW w:w="1836" w:type="dxa"/>
            <w:tcBorders>
              <w:top w:val="double" w:sz="4" w:space="0" w:color="000000"/>
              <w:bottom w:val="single" w:sz="4" w:space="0" w:color="000000"/>
            </w:tcBorders>
          </w:tcPr>
          <w:p w14:paraId="5DFB5E7C" w14:textId="77777777" w:rsidR="00D62403" w:rsidRDefault="00D62403">
            <w:pPr>
              <w:pStyle w:val="TableParagraph"/>
              <w:spacing w:before="6" w:line="240" w:lineRule="auto"/>
              <w:jc w:val="left"/>
              <w:rPr>
                <w:sz w:val="16"/>
              </w:rPr>
            </w:pPr>
          </w:p>
          <w:p w14:paraId="0F64B4A9" w14:textId="77777777" w:rsidR="00D62403" w:rsidRDefault="00D62403">
            <w:pPr>
              <w:pStyle w:val="TableParagraph"/>
              <w:spacing w:line="240" w:lineRule="auto"/>
              <w:ind w:left="915"/>
              <w:jc w:val="left"/>
              <w:rPr>
                <w:sz w:val="16"/>
              </w:rPr>
            </w:pPr>
            <w:r>
              <w:rPr>
                <w:spacing w:val="-2"/>
                <w:w w:val="105"/>
                <w:sz w:val="16"/>
              </w:rPr>
              <w:t>Completed</w:t>
            </w:r>
          </w:p>
          <w:p w14:paraId="2573634E" w14:textId="77777777" w:rsidR="00D62403" w:rsidRDefault="00D62403">
            <w:pPr>
              <w:pStyle w:val="TableParagraph"/>
              <w:tabs>
                <w:tab w:val="left" w:pos="1087"/>
              </w:tabs>
              <w:spacing w:before="7" w:line="240" w:lineRule="auto"/>
              <w:ind w:left="119"/>
              <w:jc w:val="left"/>
              <w:rPr>
                <w:sz w:val="16"/>
              </w:rPr>
            </w:pPr>
            <w:r>
              <w:rPr>
                <w:spacing w:val="-2"/>
                <w:w w:val="105"/>
                <w:sz w:val="16"/>
              </w:rPr>
              <w:t>Percent</w:t>
            </w:r>
            <w:r>
              <w:rPr>
                <w:sz w:val="16"/>
              </w:rPr>
              <w:tab/>
            </w:r>
            <w:r>
              <w:rPr>
                <w:spacing w:val="-4"/>
                <w:w w:val="105"/>
                <w:sz w:val="16"/>
              </w:rPr>
              <w:t>Count</w:t>
            </w:r>
          </w:p>
        </w:tc>
        <w:tc>
          <w:tcPr>
            <w:tcW w:w="1492" w:type="dxa"/>
            <w:tcBorders>
              <w:top w:val="double" w:sz="4" w:space="0" w:color="000000"/>
              <w:bottom w:val="single" w:sz="4" w:space="0" w:color="000000"/>
            </w:tcBorders>
          </w:tcPr>
          <w:p w14:paraId="56B56BBF" w14:textId="77777777" w:rsidR="00D62403" w:rsidRDefault="00D62403">
            <w:pPr>
              <w:pStyle w:val="TableParagraph"/>
              <w:tabs>
                <w:tab w:val="left" w:pos="915"/>
              </w:tabs>
              <w:spacing w:before="179" w:line="190" w:lineRule="atLeast"/>
              <w:ind w:left="118" w:right="118" w:firstLine="829"/>
              <w:jc w:val="left"/>
              <w:rPr>
                <w:sz w:val="16"/>
              </w:rPr>
            </w:pPr>
            <w:r>
              <w:rPr>
                <w:spacing w:val="-2"/>
                <w:w w:val="105"/>
                <w:sz w:val="16"/>
              </w:rPr>
              <w:t>Total</w:t>
            </w:r>
            <w:r>
              <w:rPr>
                <w:spacing w:val="40"/>
                <w:w w:val="105"/>
                <w:sz w:val="16"/>
              </w:rPr>
              <w:t xml:space="preserve"> </w:t>
            </w:r>
            <w:r>
              <w:rPr>
                <w:spacing w:val="-2"/>
                <w:w w:val="105"/>
                <w:sz w:val="16"/>
              </w:rPr>
              <w:t>Percent</w:t>
            </w:r>
            <w:r>
              <w:rPr>
                <w:sz w:val="16"/>
              </w:rPr>
              <w:tab/>
            </w:r>
            <w:r>
              <w:rPr>
                <w:spacing w:val="-2"/>
                <w:w w:val="105"/>
                <w:sz w:val="16"/>
              </w:rPr>
              <w:t>Count</w:t>
            </w:r>
          </w:p>
        </w:tc>
        <w:tc>
          <w:tcPr>
            <w:tcW w:w="797" w:type="dxa"/>
            <w:tcBorders>
              <w:top w:val="double" w:sz="4" w:space="0" w:color="000000"/>
              <w:bottom w:val="single" w:sz="4" w:space="0" w:color="000000"/>
            </w:tcBorders>
          </w:tcPr>
          <w:p w14:paraId="08F35203" w14:textId="77777777" w:rsidR="00D62403" w:rsidRDefault="00D62403">
            <w:pPr>
              <w:pStyle w:val="TableParagraph"/>
              <w:spacing w:line="240" w:lineRule="auto"/>
              <w:jc w:val="left"/>
              <w:rPr>
                <w:sz w:val="16"/>
              </w:rPr>
            </w:pPr>
          </w:p>
          <w:p w14:paraId="799DE579" w14:textId="77777777" w:rsidR="00D62403" w:rsidRDefault="00D62403">
            <w:pPr>
              <w:pStyle w:val="TableParagraph"/>
              <w:spacing w:before="13" w:line="240" w:lineRule="auto"/>
              <w:jc w:val="left"/>
              <w:rPr>
                <w:sz w:val="16"/>
              </w:rPr>
            </w:pPr>
          </w:p>
          <w:p w14:paraId="39794F7D" w14:textId="77777777" w:rsidR="00D62403" w:rsidRDefault="00D62403">
            <w:pPr>
              <w:pStyle w:val="TableParagraph"/>
              <w:spacing w:line="240" w:lineRule="auto"/>
              <w:ind w:left="1" w:right="1"/>
              <w:rPr>
                <w:sz w:val="16"/>
              </w:rPr>
            </w:pPr>
            <w:r>
              <w:rPr>
                <w:spacing w:val="-2"/>
                <w:w w:val="105"/>
                <w:sz w:val="16"/>
              </w:rPr>
              <w:t>Percent</w:t>
            </w:r>
          </w:p>
        </w:tc>
      </w:tr>
      <w:tr w:rsidR="00D62403" w14:paraId="2908703D" w14:textId="77777777">
        <w:trPr>
          <w:trHeight w:val="173"/>
        </w:trPr>
        <w:tc>
          <w:tcPr>
            <w:tcW w:w="1166" w:type="dxa"/>
            <w:tcBorders>
              <w:top w:val="single" w:sz="4" w:space="0" w:color="000000"/>
            </w:tcBorders>
          </w:tcPr>
          <w:p w14:paraId="459E982A" w14:textId="77777777" w:rsidR="00D62403" w:rsidRDefault="00D62403">
            <w:pPr>
              <w:pStyle w:val="TableParagraph"/>
              <w:spacing w:line="140" w:lineRule="exact"/>
              <w:ind w:left="119"/>
              <w:jc w:val="left"/>
              <w:rPr>
                <w:sz w:val="16"/>
              </w:rPr>
            </w:pPr>
            <w:r>
              <w:rPr>
                <w:sz w:val="16"/>
              </w:rPr>
              <w:t>Face-to-</w:t>
            </w:r>
            <w:r>
              <w:rPr>
                <w:spacing w:val="-4"/>
                <w:sz w:val="16"/>
              </w:rPr>
              <w:t>Face</w:t>
            </w:r>
          </w:p>
        </w:tc>
        <w:tc>
          <w:tcPr>
            <w:tcW w:w="1373" w:type="dxa"/>
            <w:tcBorders>
              <w:top w:val="single" w:sz="4" w:space="0" w:color="000000"/>
            </w:tcBorders>
          </w:tcPr>
          <w:p w14:paraId="70405D65" w14:textId="77777777" w:rsidR="00D62403" w:rsidRDefault="00D62403">
            <w:pPr>
              <w:pStyle w:val="TableParagraph"/>
              <w:spacing w:line="140" w:lineRule="exact"/>
              <w:rPr>
                <w:sz w:val="16"/>
              </w:rPr>
            </w:pPr>
            <w:r>
              <w:rPr>
                <w:spacing w:val="-5"/>
                <w:sz w:val="16"/>
              </w:rPr>
              <w:t>88</w:t>
            </w:r>
          </w:p>
        </w:tc>
        <w:tc>
          <w:tcPr>
            <w:tcW w:w="1836" w:type="dxa"/>
            <w:tcBorders>
              <w:top w:val="single" w:sz="4" w:space="0" w:color="000000"/>
            </w:tcBorders>
          </w:tcPr>
          <w:p w14:paraId="704BD93C" w14:textId="77777777" w:rsidR="00D62403" w:rsidRDefault="00D62403">
            <w:pPr>
              <w:pStyle w:val="TableParagraph"/>
              <w:tabs>
                <w:tab w:val="left" w:pos="1188"/>
              </w:tabs>
              <w:spacing w:line="140" w:lineRule="exact"/>
              <w:ind w:left="247"/>
              <w:jc w:val="left"/>
              <w:rPr>
                <w:sz w:val="16"/>
              </w:rPr>
            </w:pPr>
            <w:r>
              <w:rPr>
                <w:spacing w:val="-4"/>
                <w:sz w:val="16"/>
              </w:rPr>
              <w:t>8.33</w:t>
            </w:r>
            <w:r>
              <w:rPr>
                <w:sz w:val="16"/>
              </w:rPr>
              <w:tab/>
            </w:r>
            <w:r>
              <w:rPr>
                <w:spacing w:val="-5"/>
                <w:sz w:val="16"/>
              </w:rPr>
              <w:t>969</w:t>
            </w:r>
          </w:p>
        </w:tc>
        <w:tc>
          <w:tcPr>
            <w:tcW w:w="1492" w:type="dxa"/>
            <w:tcBorders>
              <w:top w:val="single" w:sz="4" w:space="0" w:color="000000"/>
            </w:tcBorders>
          </w:tcPr>
          <w:p w14:paraId="28D9C238" w14:textId="77777777" w:rsidR="00D62403" w:rsidRDefault="00D62403">
            <w:pPr>
              <w:pStyle w:val="TableParagraph"/>
              <w:tabs>
                <w:tab w:val="left" w:pos="973"/>
              </w:tabs>
              <w:spacing w:line="140" w:lineRule="exact"/>
              <w:ind w:left="204"/>
              <w:jc w:val="left"/>
              <w:rPr>
                <w:sz w:val="16"/>
              </w:rPr>
            </w:pPr>
            <w:r>
              <w:rPr>
                <w:spacing w:val="-4"/>
                <w:w w:val="105"/>
                <w:sz w:val="16"/>
              </w:rPr>
              <w:t>91.67</w:t>
            </w:r>
            <w:r>
              <w:rPr>
                <w:sz w:val="16"/>
              </w:rPr>
              <w:tab/>
            </w:r>
            <w:r>
              <w:rPr>
                <w:spacing w:val="-4"/>
                <w:w w:val="105"/>
                <w:sz w:val="16"/>
              </w:rPr>
              <w:t>1057</w:t>
            </w:r>
          </w:p>
        </w:tc>
        <w:tc>
          <w:tcPr>
            <w:tcW w:w="797" w:type="dxa"/>
            <w:tcBorders>
              <w:top w:val="single" w:sz="4" w:space="0" w:color="000000"/>
            </w:tcBorders>
          </w:tcPr>
          <w:p w14:paraId="44FC95B7" w14:textId="77777777" w:rsidR="00D62403" w:rsidRDefault="00D62403">
            <w:pPr>
              <w:pStyle w:val="TableParagraph"/>
              <w:spacing w:line="140" w:lineRule="exact"/>
              <w:ind w:left="1" w:right="1"/>
              <w:rPr>
                <w:sz w:val="16"/>
              </w:rPr>
            </w:pPr>
            <w:r>
              <w:rPr>
                <w:spacing w:val="-2"/>
                <w:sz w:val="16"/>
              </w:rPr>
              <w:t>100.00</w:t>
            </w:r>
          </w:p>
        </w:tc>
      </w:tr>
      <w:tr w:rsidR="00D62403" w14:paraId="3DD711A2" w14:textId="77777777">
        <w:trPr>
          <w:trHeight w:val="189"/>
        </w:trPr>
        <w:tc>
          <w:tcPr>
            <w:tcW w:w="1166" w:type="dxa"/>
          </w:tcPr>
          <w:p w14:paraId="43C69712" w14:textId="77777777" w:rsidR="00D62403" w:rsidRDefault="00D62403">
            <w:pPr>
              <w:pStyle w:val="TableParagraph"/>
              <w:spacing w:before="14" w:line="155" w:lineRule="exact"/>
              <w:ind w:left="119"/>
              <w:jc w:val="left"/>
              <w:rPr>
                <w:sz w:val="16"/>
              </w:rPr>
            </w:pPr>
            <w:r>
              <w:rPr>
                <w:spacing w:val="-2"/>
                <w:w w:val="105"/>
                <w:sz w:val="16"/>
              </w:rPr>
              <w:t>Remote</w:t>
            </w:r>
          </w:p>
        </w:tc>
        <w:tc>
          <w:tcPr>
            <w:tcW w:w="1373" w:type="dxa"/>
          </w:tcPr>
          <w:p w14:paraId="349E6F3F" w14:textId="77777777" w:rsidR="00D62403" w:rsidRDefault="00D62403">
            <w:pPr>
              <w:pStyle w:val="TableParagraph"/>
              <w:spacing w:before="14" w:line="155" w:lineRule="exact"/>
              <w:rPr>
                <w:sz w:val="16"/>
              </w:rPr>
            </w:pPr>
            <w:r>
              <w:rPr>
                <w:spacing w:val="-5"/>
                <w:sz w:val="16"/>
              </w:rPr>
              <w:t>747</w:t>
            </w:r>
          </w:p>
        </w:tc>
        <w:tc>
          <w:tcPr>
            <w:tcW w:w="1836" w:type="dxa"/>
          </w:tcPr>
          <w:p w14:paraId="3D1E9855" w14:textId="77777777" w:rsidR="00D62403" w:rsidRDefault="00D62403">
            <w:pPr>
              <w:pStyle w:val="TableParagraph"/>
              <w:tabs>
                <w:tab w:val="left" w:pos="1188"/>
              </w:tabs>
              <w:spacing w:before="14" w:line="155" w:lineRule="exact"/>
              <w:ind w:left="204"/>
              <w:jc w:val="left"/>
              <w:rPr>
                <w:sz w:val="16"/>
              </w:rPr>
            </w:pPr>
            <w:r>
              <w:rPr>
                <w:spacing w:val="-2"/>
                <w:sz w:val="16"/>
              </w:rPr>
              <w:t>73.02</w:t>
            </w:r>
            <w:r>
              <w:rPr>
                <w:sz w:val="16"/>
              </w:rPr>
              <w:tab/>
            </w:r>
            <w:r>
              <w:rPr>
                <w:spacing w:val="-5"/>
                <w:sz w:val="16"/>
              </w:rPr>
              <w:t>276</w:t>
            </w:r>
          </w:p>
        </w:tc>
        <w:tc>
          <w:tcPr>
            <w:tcW w:w="1492" w:type="dxa"/>
          </w:tcPr>
          <w:p w14:paraId="59C6C38D" w14:textId="77777777" w:rsidR="00D62403" w:rsidRDefault="00D62403">
            <w:pPr>
              <w:pStyle w:val="TableParagraph"/>
              <w:tabs>
                <w:tab w:val="left" w:pos="974"/>
              </w:tabs>
              <w:spacing w:before="14" w:line="155" w:lineRule="exact"/>
              <w:ind w:left="204"/>
              <w:jc w:val="left"/>
              <w:rPr>
                <w:sz w:val="16"/>
              </w:rPr>
            </w:pPr>
            <w:r>
              <w:rPr>
                <w:spacing w:val="-2"/>
                <w:sz w:val="16"/>
              </w:rPr>
              <w:t>26.98</w:t>
            </w:r>
            <w:r>
              <w:rPr>
                <w:sz w:val="16"/>
              </w:rPr>
              <w:tab/>
            </w:r>
            <w:r>
              <w:rPr>
                <w:spacing w:val="-4"/>
                <w:sz w:val="16"/>
              </w:rPr>
              <w:t>1023</w:t>
            </w:r>
          </w:p>
        </w:tc>
        <w:tc>
          <w:tcPr>
            <w:tcW w:w="797" w:type="dxa"/>
          </w:tcPr>
          <w:p w14:paraId="3948EDC9" w14:textId="77777777" w:rsidR="00D62403" w:rsidRDefault="00D62403">
            <w:pPr>
              <w:pStyle w:val="TableParagraph"/>
              <w:spacing w:before="14" w:line="155" w:lineRule="exact"/>
              <w:ind w:right="1"/>
              <w:rPr>
                <w:sz w:val="16"/>
              </w:rPr>
            </w:pPr>
            <w:r>
              <w:rPr>
                <w:spacing w:val="-2"/>
                <w:sz w:val="16"/>
              </w:rPr>
              <w:t>100.00</w:t>
            </w:r>
          </w:p>
        </w:tc>
      </w:tr>
      <w:tr w:rsidR="00D62403" w14:paraId="232415E5" w14:textId="77777777">
        <w:trPr>
          <w:trHeight w:val="230"/>
        </w:trPr>
        <w:tc>
          <w:tcPr>
            <w:tcW w:w="1166" w:type="dxa"/>
            <w:tcBorders>
              <w:bottom w:val="double" w:sz="4" w:space="0" w:color="000000"/>
            </w:tcBorders>
          </w:tcPr>
          <w:p w14:paraId="7ECC56FA" w14:textId="77777777" w:rsidR="00D62403" w:rsidRDefault="00D62403">
            <w:pPr>
              <w:pStyle w:val="TableParagraph"/>
              <w:spacing w:before="14" w:line="240" w:lineRule="auto"/>
              <w:ind w:left="119"/>
              <w:jc w:val="left"/>
              <w:rPr>
                <w:sz w:val="16"/>
              </w:rPr>
            </w:pPr>
            <w:r>
              <w:rPr>
                <w:spacing w:val="-2"/>
                <w:w w:val="110"/>
                <w:sz w:val="16"/>
              </w:rPr>
              <w:t>Total</w:t>
            </w:r>
          </w:p>
        </w:tc>
        <w:tc>
          <w:tcPr>
            <w:tcW w:w="1373" w:type="dxa"/>
            <w:tcBorders>
              <w:bottom w:val="double" w:sz="4" w:space="0" w:color="000000"/>
            </w:tcBorders>
          </w:tcPr>
          <w:p w14:paraId="0031C0F1" w14:textId="77777777" w:rsidR="00D62403" w:rsidRDefault="00D62403">
            <w:pPr>
              <w:pStyle w:val="TableParagraph"/>
              <w:spacing w:before="14" w:line="240" w:lineRule="auto"/>
              <w:rPr>
                <w:sz w:val="16"/>
              </w:rPr>
            </w:pPr>
            <w:r>
              <w:rPr>
                <w:spacing w:val="-5"/>
                <w:sz w:val="16"/>
              </w:rPr>
              <w:t>835</w:t>
            </w:r>
          </w:p>
        </w:tc>
        <w:tc>
          <w:tcPr>
            <w:tcW w:w="1836" w:type="dxa"/>
            <w:tcBorders>
              <w:bottom w:val="double" w:sz="4" w:space="0" w:color="000000"/>
            </w:tcBorders>
          </w:tcPr>
          <w:p w14:paraId="0FC38471" w14:textId="77777777" w:rsidR="00D62403" w:rsidRDefault="00D62403">
            <w:pPr>
              <w:pStyle w:val="TableParagraph"/>
              <w:tabs>
                <w:tab w:val="left" w:pos="1146"/>
              </w:tabs>
              <w:spacing w:before="14" w:line="240" w:lineRule="auto"/>
              <w:ind w:left="204"/>
              <w:jc w:val="left"/>
              <w:rPr>
                <w:sz w:val="16"/>
              </w:rPr>
            </w:pPr>
            <w:r>
              <w:rPr>
                <w:spacing w:val="-2"/>
                <w:sz w:val="16"/>
              </w:rPr>
              <w:t>40.14</w:t>
            </w:r>
            <w:r>
              <w:rPr>
                <w:sz w:val="16"/>
              </w:rPr>
              <w:tab/>
            </w:r>
            <w:r>
              <w:rPr>
                <w:spacing w:val="-4"/>
                <w:sz w:val="16"/>
              </w:rPr>
              <w:t>1245</w:t>
            </w:r>
          </w:p>
        </w:tc>
        <w:tc>
          <w:tcPr>
            <w:tcW w:w="1492" w:type="dxa"/>
            <w:tcBorders>
              <w:bottom w:val="double" w:sz="4" w:space="0" w:color="000000"/>
            </w:tcBorders>
          </w:tcPr>
          <w:p w14:paraId="5ABCA0F1" w14:textId="77777777" w:rsidR="00D62403" w:rsidRDefault="00D62403">
            <w:pPr>
              <w:pStyle w:val="TableParagraph"/>
              <w:tabs>
                <w:tab w:val="left" w:pos="973"/>
              </w:tabs>
              <w:spacing w:before="14" w:line="240" w:lineRule="auto"/>
              <w:ind w:left="204"/>
              <w:jc w:val="left"/>
              <w:rPr>
                <w:sz w:val="16"/>
              </w:rPr>
            </w:pPr>
            <w:r>
              <w:rPr>
                <w:spacing w:val="-2"/>
                <w:sz w:val="16"/>
              </w:rPr>
              <w:t>59.86</w:t>
            </w:r>
            <w:r>
              <w:rPr>
                <w:sz w:val="16"/>
              </w:rPr>
              <w:tab/>
            </w:r>
            <w:r>
              <w:rPr>
                <w:spacing w:val="-4"/>
                <w:sz w:val="16"/>
              </w:rPr>
              <w:t>2080</w:t>
            </w:r>
          </w:p>
        </w:tc>
        <w:tc>
          <w:tcPr>
            <w:tcW w:w="797" w:type="dxa"/>
            <w:tcBorders>
              <w:bottom w:val="double" w:sz="4" w:space="0" w:color="000000"/>
            </w:tcBorders>
          </w:tcPr>
          <w:p w14:paraId="1177271C" w14:textId="77777777" w:rsidR="00D62403" w:rsidRDefault="00D62403">
            <w:pPr>
              <w:pStyle w:val="TableParagraph"/>
              <w:spacing w:before="14" w:line="240" w:lineRule="auto"/>
              <w:ind w:left="1" w:right="1"/>
              <w:rPr>
                <w:sz w:val="16"/>
              </w:rPr>
            </w:pPr>
            <w:r>
              <w:rPr>
                <w:spacing w:val="-2"/>
                <w:sz w:val="16"/>
              </w:rPr>
              <w:t>100.00</w:t>
            </w:r>
          </w:p>
        </w:tc>
      </w:tr>
    </w:tbl>
    <w:p w14:paraId="3A68B8ED" w14:textId="77777777" w:rsidR="00D62403" w:rsidRDefault="00D62403" w:rsidP="00D62403">
      <w:pPr>
        <w:pStyle w:val="BodyText"/>
        <w:spacing w:before="61"/>
      </w:pPr>
    </w:p>
    <w:p w14:paraId="5E8B218E" w14:textId="77777777" w:rsidR="00D62403" w:rsidRDefault="00D62403" w:rsidP="00D62403">
      <w:pPr>
        <w:pStyle w:val="BodyText"/>
        <w:spacing w:before="1" w:line="314" w:lineRule="auto"/>
        <w:ind w:left="540" w:right="418"/>
        <w:jc w:val="both"/>
      </w:pPr>
      <w:r>
        <w:rPr>
          <w:spacing w:val="-6"/>
        </w:rPr>
        <w:t xml:space="preserve">The study sample was sub-categorized into phone-owners and non-phone-owners based on the study </w:t>
      </w:r>
      <w:r>
        <w:t>design to capture phone and network coverage.</w:t>
      </w:r>
    </w:p>
    <w:p w14:paraId="1A932D0A" w14:textId="77777777" w:rsidR="00D62403" w:rsidRDefault="00D62403" w:rsidP="00D62403">
      <w:pPr>
        <w:pStyle w:val="BodyText"/>
        <w:spacing w:before="49"/>
      </w:pPr>
    </w:p>
    <w:p w14:paraId="1B33940E" w14:textId="291893FB" w:rsidR="00D62403" w:rsidRDefault="00D62403" w:rsidP="00D62403">
      <w:pPr>
        <w:pStyle w:val="Heading3"/>
        <w:numPr>
          <w:ilvl w:val="1"/>
          <w:numId w:val="8"/>
        </w:numPr>
        <w:tabs>
          <w:tab w:val="left" w:pos="1152"/>
        </w:tabs>
        <w:ind w:hanging="612"/>
      </w:pPr>
      <w:bookmarkStart w:id="124" w:name="Randomization_quality_check"/>
      <w:bookmarkStart w:id="125" w:name="_bookmark6"/>
      <w:bookmarkEnd w:id="124"/>
      <w:bookmarkEnd w:id="125"/>
      <w:del w:id="126" w:author="Mohamed SALEM" w:date="2024-01-16T13:23:00Z">
        <w:r w:rsidDel="00CF089D">
          <w:rPr>
            <w:spacing w:val="-8"/>
          </w:rPr>
          <w:delText>Randomization</w:delText>
        </w:r>
        <w:r w:rsidDel="00CF089D">
          <w:rPr>
            <w:spacing w:val="12"/>
          </w:rPr>
          <w:delText xml:space="preserve"> </w:delText>
        </w:r>
        <w:r w:rsidDel="00CF089D">
          <w:rPr>
            <w:spacing w:val="-8"/>
          </w:rPr>
          <w:delText>quality</w:delText>
        </w:r>
      </w:del>
      <w:ins w:id="127" w:author="Mohamed SALEM" w:date="2024-01-16T13:23:00Z">
        <w:r w:rsidR="00CF089D">
          <w:rPr>
            <w:spacing w:val="-8"/>
          </w:rPr>
          <w:t>Bal</w:t>
        </w:r>
      </w:ins>
      <w:ins w:id="128" w:author="Mohamed SALEM" w:date="2024-01-16T13:24:00Z">
        <w:r w:rsidR="00CF089D">
          <w:rPr>
            <w:spacing w:val="-8"/>
          </w:rPr>
          <w:t>ance</w:t>
        </w:r>
      </w:ins>
      <w:r>
        <w:rPr>
          <w:spacing w:val="13"/>
        </w:rPr>
        <w:t xml:space="preserve"> </w:t>
      </w:r>
      <w:r>
        <w:rPr>
          <w:spacing w:val="-8"/>
        </w:rPr>
        <w:t>check</w:t>
      </w:r>
      <w:ins w:id="129" w:author="Mohamed SALEM" w:date="2024-01-16T13:24:00Z">
        <w:r w:rsidR="00CF089D">
          <w:rPr>
            <w:spacing w:val="-8"/>
          </w:rPr>
          <w:t xml:space="preserve"> for the completed sample</w:t>
        </w:r>
      </w:ins>
    </w:p>
    <w:p w14:paraId="24C39223" w14:textId="2AE52017" w:rsidR="00D62403" w:rsidRDefault="00D62403" w:rsidP="00D62403">
      <w:pPr>
        <w:pStyle w:val="BodyText"/>
        <w:spacing w:before="215" w:line="314" w:lineRule="auto"/>
        <w:ind w:left="540" w:right="416"/>
        <w:jc w:val="both"/>
        <w:rPr>
          <w:del w:id="130" w:author="Mohamed SALEM" w:date="2024-01-16T13:35:00Z"/>
        </w:rPr>
      </w:pPr>
      <w:r>
        <w:rPr>
          <w:spacing w:val="-2"/>
        </w:rPr>
        <w:t>One</w:t>
      </w:r>
      <w:r>
        <w:rPr>
          <w:spacing w:val="-11"/>
        </w:rPr>
        <w:t xml:space="preserve"> </w:t>
      </w:r>
      <w:r>
        <w:rPr>
          <w:spacing w:val="-2"/>
        </w:rPr>
        <w:t>of</w:t>
      </w:r>
      <w:r>
        <w:rPr>
          <w:spacing w:val="-11"/>
        </w:rPr>
        <w:t xml:space="preserve"> </w:t>
      </w:r>
      <w:r>
        <w:rPr>
          <w:spacing w:val="-2"/>
        </w:rPr>
        <w:t>the</w:t>
      </w:r>
      <w:r>
        <w:rPr>
          <w:spacing w:val="-11"/>
        </w:rPr>
        <w:t xml:space="preserve"> </w:t>
      </w:r>
      <w:r>
        <w:rPr>
          <w:spacing w:val="-2"/>
        </w:rPr>
        <w:t>cardinal</w:t>
      </w:r>
      <w:r>
        <w:rPr>
          <w:spacing w:val="-11"/>
        </w:rPr>
        <w:t xml:space="preserve"> </w:t>
      </w:r>
      <w:r>
        <w:rPr>
          <w:spacing w:val="-2"/>
        </w:rPr>
        <w:t>requirements</w:t>
      </w:r>
      <w:r>
        <w:rPr>
          <w:spacing w:val="-11"/>
        </w:rPr>
        <w:t xml:space="preserve"> </w:t>
      </w:r>
      <w:r>
        <w:rPr>
          <w:spacing w:val="-2"/>
        </w:rPr>
        <w:t>of</w:t>
      </w:r>
      <w:r>
        <w:rPr>
          <w:spacing w:val="-11"/>
        </w:rPr>
        <w:t xml:space="preserve"> </w:t>
      </w:r>
      <w:r>
        <w:rPr>
          <w:spacing w:val="-2"/>
        </w:rPr>
        <w:t>the</w:t>
      </w:r>
      <w:r>
        <w:rPr>
          <w:spacing w:val="-11"/>
        </w:rPr>
        <w:t xml:space="preserve"> </w:t>
      </w:r>
      <w:r>
        <w:rPr>
          <w:spacing w:val="-2"/>
        </w:rPr>
        <w:t>study</w:t>
      </w:r>
      <w:r>
        <w:rPr>
          <w:spacing w:val="-11"/>
        </w:rPr>
        <w:t xml:space="preserve"> </w:t>
      </w:r>
      <w:r>
        <w:rPr>
          <w:spacing w:val="-2"/>
        </w:rPr>
        <w:t>design</w:t>
      </w:r>
      <w:r>
        <w:rPr>
          <w:spacing w:val="-11"/>
        </w:rPr>
        <w:t xml:space="preserve"> </w:t>
      </w:r>
      <w:r>
        <w:rPr>
          <w:spacing w:val="-2"/>
        </w:rPr>
        <w:t>is</w:t>
      </w:r>
      <w:r>
        <w:rPr>
          <w:spacing w:val="-11"/>
        </w:rPr>
        <w:t xml:space="preserve"> </w:t>
      </w:r>
      <w:r>
        <w:rPr>
          <w:spacing w:val="-2"/>
        </w:rPr>
        <w:t>the</w:t>
      </w:r>
      <w:r>
        <w:rPr>
          <w:spacing w:val="-11"/>
        </w:rPr>
        <w:t xml:space="preserve"> </w:t>
      </w:r>
      <w:r>
        <w:rPr>
          <w:spacing w:val="-2"/>
        </w:rPr>
        <w:t>statistical</w:t>
      </w:r>
      <w:r>
        <w:rPr>
          <w:spacing w:val="-11"/>
        </w:rPr>
        <w:t xml:space="preserve"> </w:t>
      </w:r>
      <w:r>
        <w:rPr>
          <w:spacing w:val="-2"/>
        </w:rPr>
        <w:t>comparability</w:t>
      </w:r>
      <w:r>
        <w:rPr>
          <w:spacing w:val="-11"/>
        </w:rPr>
        <w:t xml:space="preserve"> </w:t>
      </w:r>
      <w:r>
        <w:rPr>
          <w:spacing w:val="-2"/>
        </w:rPr>
        <w:t>of</w:t>
      </w:r>
      <w:r>
        <w:rPr>
          <w:spacing w:val="-11"/>
        </w:rPr>
        <w:t xml:space="preserve"> </w:t>
      </w:r>
      <w:r>
        <w:rPr>
          <w:spacing w:val="-2"/>
        </w:rPr>
        <w:t>the</w:t>
      </w:r>
      <w:r>
        <w:rPr>
          <w:spacing w:val="-11"/>
        </w:rPr>
        <w:t xml:space="preserve"> </w:t>
      </w:r>
      <w:r>
        <w:rPr>
          <w:spacing w:val="-2"/>
        </w:rPr>
        <w:t>two</w:t>
      </w:r>
      <w:r>
        <w:rPr>
          <w:spacing w:val="-11"/>
        </w:rPr>
        <w:t xml:space="preserve"> </w:t>
      </w:r>
      <w:r>
        <w:rPr>
          <w:spacing w:val="-2"/>
        </w:rPr>
        <w:t xml:space="preserve">study </w:t>
      </w:r>
      <w:r>
        <w:t>groups</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data</w:t>
      </w:r>
      <w:r>
        <w:rPr>
          <w:spacing w:val="-3"/>
        </w:rPr>
        <w:t xml:space="preserve"> </w:t>
      </w:r>
      <w:r>
        <w:t>collection</w:t>
      </w:r>
      <w:r>
        <w:rPr>
          <w:spacing w:val="-3"/>
        </w:rPr>
        <w:t xml:space="preserve"> </w:t>
      </w:r>
      <w:r>
        <w:t>(balance</w:t>
      </w:r>
      <w:r>
        <w:rPr>
          <w:spacing w:val="-3"/>
        </w:rPr>
        <w:t xml:space="preserve"> </w:t>
      </w:r>
      <w:r>
        <w:t>test)</w:t>
      </w:r>
      <w:r>
        <w:rPr>
          <w:spacing w:val="-3"/>
        </w:rPr>
        <w:t xml:space="preserve"> </w:t>
      </w:r>
      <w:r>
        <w:t>based</w:t>
      </w:r>
      <w:r>
        <w:rPr>
          <w:spacing w:val="-3"/>
        </w:rPr>
        <w:t xml:space="preserve"> </w:t>
      </w:r>
      <w:r>
        <w:t>on</w:t>
      </w:r>
      <w:r>
        <w:rPr>
          <w:spacing w:val="-3"/>
        </w:rPr>
        <w:t xml:space="preserve"> </w:t>
      </w:r>
      <w:r>
        <w:t>observable</w:t>
      </w:r>
      <w:r>
        <w:rPr>
          <w:spacing w:val="-3"/>
        </w:rPr>
        <w:t xml:space="preserve"> </w:t>
      </w:r>
      <w:r>
        <w:t>characteristics.</w:t>
      </w:r>
      <w:r>
        <w:rPr>
          <w:spacing w:val="18"/>
        </w:rPr>
        <w:t xml:space="preserve"> </w:t>
      </w:r>
      <w:r>
        <w:t>To</w:t>
      </w:r>
      <w:r>
        <w:rPr>
          <w:spacing w:val="-3"/>
        </w:rPr>
        <w:t xml:space="preserve"> </w:t>
      </w:r>
      <w:r>
        <w:t xml:space="preserve">assess the statistical comparability (equivalence) of the two study groups - F2F and Remote - various </w:t>
      </w:r>
      <w:r>
        <w:rPr>
          <w:spacing w:val="-2"/>
        </w:rPr>
        <w:t>baseline</w:t>
      </w:r>
      <w:r>
        <w:rPr>
          <w:spacing w:val="-10"/>
        </w:rPr>
        <w:t xml:space="preserve"> </w:t>
      </w:r>
      <w:r>
        <w:rPr>
          <w:spacing w:val="-2"/>
        </w:rPr>
        <w:t>demographics,</w:t>
      </w:r>
      <w:r>
        <w:rPr>
          <w:spacing w:val="-9"/>
        </w:rPr>
        <w:t xml:space="preserve"> </w:t>
      </w:r>
      <w:r>
        <w:rPr>
          <w:spacing w:val="-2"/>
        </w:rPr>
        <w:t>and</w:t>
      </w:r>
      <w:r>
        <w:rPr>
          <w:spacing w:val="-10"/>
        </w:rPr>
        <w:t xml:space="preserve"> </w:t>
      </w:r>
      <w:r>
        <w:rPr>
          <w:spacing w:val="-2"/>
        </w:rPr>
        <w:t>other</w:t>
      </w:r>
      <w:r>
        <w:rPr>
          <w:spacing w:val="-10"/>
        </w:rPr>
        <w:t xml:space="preserve"> </w:t>
      </w:r>
      <w:r>
        <w:rPr>
          <w:spacing w:val="-2"/>
        </w:rPr>
        <w:t>observable</w:t>
      </w:r>
      <w:r>
        <w:rPr>
          <w:spacing w:val="-9"/>
        </w:rPr>
        <w:t xml:space="preserve"> </w:t>
      </w:r>
      <w:r>
        <w:rPr>
          <w:spacing w:val="-2"/>
        </w:rPr>
        <w:t>characteristics</w:t>
      </w:r>
      <w:r>
        <w:rPr>
          <w:spacing w:val="-10"/>
        </w:rPr>
        <w:t xml:space="preserve"> </w:t>
      </w:r>
      <w:r>
        <w:rPr>
          <w:spacing w:val="-2"/>
        </w:rPr>
        <w:t>collected</w:t>
      </w:r>
      <w:r>
        <w:rPr>
          <w:spacing w:val="-10"/>
        </w:rPr>
        <w:t xml:space="preserve"> </w:t>
      </w:r>
      <w:r>
        <w:rPr>
          <w:spacing w:val="-2"/>
        </w:rPr>
        <w:t>during</w:t>
      </w:r>
      <w:r>
        <w:rPr>
          <w:spacing w:val="-9"/>
        </w:rPr>
        <w:t xml:space="preserve"> </w:t>
      </w:r>
      <w:r>
        <w:rPr>
          <w:spacing w:val="-2"/>
        </w:rPr>
        <w:t>the</w:t>
      </w:r>
      <w:r>
        <w:rPr>
          <w:spacing w:val="-10"/>
        </w:rPr>
        <w:t xml:space="preserve"> </w:t>
      </w:r>
      <w:r>
        <w:rPr>
          <w:spacing w:val="-2"/>
        </w:rPr>
        <w:t>listing</w:t>
      </w:r>
      <w:r>
        <w:rPr>
          <w:spacing w:val="-10"/>
        </w:rPr>
        <w:t xml:space="preserve"> </w:t>
      </w:r>
      <w:r>
        <w:rPr>
          <w:spacing w:val="-2"/>
        </w:rPr>
        <w:t>phase</w:t>
      </w:r>
      <w:r>
        <w:rPr>
          <w:spacing w:val="-10"/>
        </w:rPr>
        <w:t xml:space="preserve"> </w:t>
      </w:r>
      <w:r>
        <w:rPr>
          <w:spacing w:val="-2"/>
        </w:rPr>
        <w:t xml:space="preserve">have </w:t>
      </w:r>
      <w:r>
        <w:t>been compared using the appropriate statistical tools.</w:t>
      </w:r>
      <w:r>
        <w:rPr>
          <w:spacing w:val="40"/>
        </w:rPr>
        <w:t xml:space="preserve"> </w:t>
      </w:r>
      <w:r>
        <w:t>This helped to evaluate the equivalence</w:t>
      </w:r>
      <w:r>
        <w:rPr>
          <w:spacing w:val="80"/>
        </w:rPr>
        <w:t xml:space="preserve"> </w:t>
      </w:r>
      <w:r>
        <w:t>of</w:t>
      </w:r>
      <w:r>
        <w:rPr>
          <w:spacing w:val="-4"/>
        </w:rPr>
        <w:t xml:space="preserve"> </w:t>
      </w:r>
      <w:r>
        <w:t>groups</w:t>
      </w:r>
      <w:r>
        <w:rPr>
          <w:spacing w:val="-3"/>
        </w:rPr>
        <w:t xml:space="preserve"> </w:t>
      </w:r>
      <w:r>
        <w:t>across</w:t>
      </w:r>
      <w:r>
        <w:rPr>
          <w:spacing w:val="-3"/>
        </w:rPr>
        <w:t xml:space="preserve"> </w:t>
      </w:r>
      <w:r>
        <w:t>the</w:t>
      </w:r>
      <w:r>
        <w:rPr>
          <w:spacing w:val="-3"/>
        </w:rPr>
        <w:t xml:space="preserve"> </w:t>
      </w:r>
      <w:r>
        <w:t>different</w:t>
      </w:r>
      <w:r>
        <w:rPr>
          <w:spacing w:val="-3"/>
        </w:rPr>
        <w:t xml:space="preserve"> </w:t>
      </w:r>
      <w:r>
        <w:t>levels</w:t>
      </w:r>
      <w:r>
        <w:rPr>
          <w:spacing w:val="-3"/>
        </w:rPr>
        <w:t xml:space="preserve"> </w:t>
      </w:r>
      <w:r>
        <w:t>of</w:t>
      </w:r>
      <w:r>
        <w:rPr>
          <w:spacing w:val="-3"/>
        </w:rPr>
        <w:t xml:space="preserve"> </w:t>
      </w:r>
      <w:r>
        <w:t>randomization</w:t>
      </w:r>
      <w:r>
        <w:rPr>
          <w:spacing w:val="-4"/>
        </w:rPr>
        <w:t xml:space="preserve"> </w:t>
      </w:r>
      <w:r>
        <w:t>implemented</w:t>
      </w:r>
      <w:r>
        <w:rPr>
          <w:spacing w:val="-4"/>
        </w:rPr>
        <w:t xml:space="preserve"> </w:t>
      </w:r>
      <w:r>
        <w:t>in</w:t>
      </w:r>
      <w:r>
        <w:rPr>
          <w:spacing w:val="-4"/>
        </w:rPr>
        <w:t xml:space="preserve"> </w:t>
      </w:r>
      <w:r>
        <w:t>the</w:t>
      </w:r>
      <w:r>
        <w:rPr>
          <w:spacing w:val="-3"/>
        </w:rPr>
        <w:t xml:space="preserve"> </w:t>
      </w:r>
      <w:r>
        <w:t>study.</w:t>
      </w:r>
      <w:r>
        <w:rPr>
          <w:spacing w:val="25"/>
        </w:rPr>
        <w:t xml:space="preserve"> </w:t>
      </w:r>
      <w:del w:id="131" w:author="Mohamed SALEM" w:date="2024-01-16T13:34:00Z">
        <w:r>
          <w:delText>Specifically,</w:delText>
        </w:r>
        <w:r>
          <w:rPr>
            <w:spacing w:val="-2"/>
          </w:rPr>
          <w:delText xml:space="preserve"> </w:delText>
        </w:r>
        <w:r>
          <w:delText>the balance test was done for the following groups:</w:delText>
        </w:r>
        <w:r>
          <w:rPr>
            <w:spacing w:val="28"/>
          </w:rPr>
          <w:delText xml:space="preserve"> </w:delText>
        </w:r>
        <w:r>
          <w:delText>1) modality assignment (F2F &amp; Remote), and 2) module length assignment (Long &amp; Short).</w:delText>
        </w:r>
      </w:del>
    </w:p>
    <w:p w14:paraId="7DCA1344" w14:textId="77777777" w:rsidR="00D62403" w:rsidRDefault="00D62403" w:rsidP="004533E3">
      <w:pPr>
        <w:pStyle w:val="BodyText"/>
        <w:spacing w:before="215" w:line="314" w:lineRule="auto"/>
        <w:ind w:left="540" w:right="416"/>
        <w:jc w:val="both"/>
        <w:pPrChange w:id="132" w:author="Mohamed SALEM" w:date="2024-01-16T13:35:00Z">
          <w:pPr>
            <w:pStyle w:val="BodyText"/>
            <w:spacing w:before="65"/>
          </w:pPr>
        </w:pPrChange>
      </w:pPr>
    </w:p>
    <w:p w14:paraId="4C520DA4" w14:textId="5F569D89" w:rsidR="00D62403" w:rsidRDefault="00D62403" w:rsidP="00D62403">
      <w:pPr>
        <w:pStyle w:val="Heading4"/>
        <w:numPr>
          <w:ilvl w:val="2"/>
          <w:numId w:val="8"/>
        </w:numPr>
        <w:tabs>
          <w:tab w:val="left" w:pos="1306"/>
        </w:tabs>
        <w:ind w:hanging="766"/>
        <w:rPr>
          <w:del w:id="133" w:author="Mohamed SALEM" w:date="2024-01-16T13:34:00Z"/>
        </w:rPr>
      </w:pPr>
      <w:bookmarkStart w:id="134" w:name="Modality_randomization"/>
      <w:bookmarkStart w:id="135" w:name="_bookmark7"/>
      <w:bookmarkEnd w:id="134"/>
      <w:bookmarkEnd w:id="135"/>
      <w:del w:id="136" w:author="Mohamed SALEM" w:date="2024-01-16T13:34:00Z">
        <w:r>
          <w:delText>Modality</w:delText>
        </w:r>
        <w:r>
          <w:rPr>
            <w:spacing w:val="10"/>
          </w:rPr>
          <w:delText xml:space="preserve"> </w:delText>
        </w:r>
        <w:r>
          <w:rPr>
            <w:spacing w:val="-2"/>
          </w:rPr>
          <w:delText>randomization</w:delText>
        </w:r>
      </w:del>
    </w:p>
    <w:p w14:paraId="02E222D3" w14:textId="37FB78B3" w:rsidR="00D62403" w:rsidRDefault="00D62403" w:rsidP="00D62403">
      <w:pPr>
        <w:pStyle w:val="BodyText"/>
        <w:spacing w:before="220" w:line="314" w:lineRule="auto"/>
        <w:ind w:left="540" w:right="417"/>
        <w:jc w:val="both"/>
      </w:pPr>
      <w:del w:id="137" w:author="Mohamed SALEM" w:date="2024-01-16T13:35:00Z">
        <w:r>
          <w:delText>The statistical balance test for modality assignment is presented here.</w:delText>
        </w:r>
        <w:r>
          <w:rPr>
            <w:spacing w:val="40"/>
          </w:rPr>
          <w:delText xml:space="preserve"> </w:delText>
        </w:r>
      </w:del>
      <w:r>
        <w:t>The sampled households have</w:t>
      </w:r>
      <w:r>
        <w:rPr>
          <w:spacing w:val="-13"/>
        </w:rPr>
        <w:t xml:space="preserve"> </w:t>
      </w:r>
      <w:r>
        <w:t>been</w:t>
      </w:r>
      <w:r>
        <w:rPr>
          <w:spacing w:val="-13"/>
        </w:rPr>
        <w:t xml:space="preserve"> </w:t>
      </w:r>
      <w:r>
        <w:t>categorized</w:t>
      </w:r>
      <w:r>
        <w:rPr>
          <w:spacing w:val="-13"/>
        </w:rPr>
        <w:t xml:space="preserve"> </w:t>
      </w:r>
      <w:r>
        <w:t>into</w:t>
      </w:r>
      <w:r>
        <w:rPr>
          <w:spacing w:val="-13"/>
        </w:rPr>
        <w:t xml:space="preserve"> </w:t>
      </w:r>
      <w:r>
        <w:t>tree</w:t>
      </w:r>
      <w:r>
        <w:rPr>
          <w:spacing w:val="-13"/>
        </w:rPr>
        <w:t xml:space="preserve"> </w:t>
      </w:r>
      <w:r>
        <w:t>different</w:t>
      </w:r>
      <w:r>
        <w:rPr>
          <w:spacing w:val="-13"/>
        </w:rPr>
        <w:t xml:space="preserve"> </w:t>
      </w:r>
      <w:r>
        <w:t>sub-samples</w:t>
      </w:r>
      <w:r>
        <w:rPr>
          <w:spacing w:val="-13"/>
        </w:rPr>
        <w:t xml:space="preserve"> </w:t>
      </w:r>
      <w:r>
        <w:t>and</w:t>
      </w:r>
      <w:r>
        <w:rPr>
          <w:spacing w:val="-13"/>
        </w:rPr>
        <w:t xml:space="preserve"> </w:t>
      </w:r>
      <w:r>
        <w:t>tested</w:t>
      </w:r>
      <w:r>
        <w:rPr>
          <w:spacing w:val="-13"/>
        </w:rPr>
        <w:t xml:space="preserve"> </w:t>
      </w:r>
      <w:r>
        <w:t>for</w:t>
      </w:r>
      <w:r>
        <w:rPr>
          <w:spacing w:val="-13"/>
        </w:rPr>
        <w:t xml:space="preserve"> </w:t>
      </w:r>
      <w:r>
        <w:t>their</w:t>
      </w:r>
      <w:r>
        <w:rPr>
          <w:spacing w:val="-13"/>
        </w:rPr>
        <w:t xml:space="preserve"> </w:t>
      </w:r>
      <w:r>
        <w:t>statistical</w:t>
      </w:r>
      <w:r>
        <w:rPr>
          <w:spacing w:val="-13"/>
        </w:rPr>
        <w:t xml:space="preserve"> </w:t>
      </w:r>
      <w:r>
        <w:t>comparability based on random assignment to the two study groups to receive F2F or Remote interviews.</w:t>
      </w:r>
      <w:r>
        <w:rPr>
          <w:spacing w:val="35"/>
        </w:rPr>
        <w:t xml:space="preserve"> </w:t>
      </w:r>
      <w:r>
        <w:t>The three sub-sample are:</w:t>
      </w:r>
      <w:r>
        <w:rPr>
          <w:spacing w:val="40"/>
        </w:rPr>
        <w:t xml:space="preserve"> </w:t>
      </w:r>
      <w:r>
        <w:t>1) Phone-owners, 2) No phone sample, and 3) the full sample.</w:t>
      </w:r>
      <w:r>
        <w:rPr>
          <w:spacing w:val="40"/>
        </w:rPr>
        <w:t xml:space="preserve"> </w:t>
      </w:r>
      <w:r>
        <w:t>The full description of these sub-samples is given in Figure 1.</w:t>
      </w:r>
    </w:p>
    <w:p w14:paraId="385EAEC0" w14:textId="54F37358" w:rsidR="00D62403" w:rsidRDefault="00DE72CF" w:rsidP="000C3B39">
      <w:pPr>
        <w:pStyle w:val="BodyText"/>
        <w:spacing w:before="126" w:line="314" w:lineRule="auto"/>
        <w:ind w:left="540" w:right="417"/>
        <w:jc w:val="both"/>
        <w:rPr>
          <w:del w:id="138" w:author="Mohamed SALEM" w:date="2024-01-16T13:28:00Z"/>
        </w:rPr>
      </w:pPr>
      <w:ins w:id="139" w:author="Mohamed SALEM" w:date="2024-01-16T13:28:00Z">
        <w:r>
          <w:t xml:space="preserve">Although there was unequal </w:t>
        </w:r>
      </w:ins>
      <w:ins w:id="140" w:author="Mohamed SALEM" w:date="2024-01-16T13:29:00Z">
        <w:r w:rsidR="006956EF">
          <w:t>attrition</w:t>
        </w:r>
      </w:ins>
      <w:ins w:id="141" w:author="Mohamed SALEM" w:date="2024-01-16T13:28:00Z">
        <w:r>
          <w:t xml:space="preserve"> rate in </w:t>
        </w:r>
      </w:ins>
      <w:ins w:id="142" w:author="Mohamed SALEM" w:date="2024-01-16T13:29:00Z">
        <w:r w:rsidR="006956EF">
          <w:t>the phone and face to face group , t</w:t>
        </w:r>
      </w:ins>
      <w:del w:id="143" w:author="Mohamed SALEM" w:date="2024-01-16T13:29:00Z">
        <w:r w:rsidR="00D62403">
          <w:delText>T</w:delText>
        </w:r>
      </w:del>
      <w:r w:rsidR="00D62403">
        <w:t>he balance test for the modality assignment shows that, the randomization achieved a good statistical</w:t>
      </w:r>
      <w:r w:rsidR="00D62403">
        <w:rPr>
          <w:spacing w:val="8"/>
        </w:rPr>
        <w:t xml:space="preserve"> </w:t>
      </w:r>
      <w:r w:rsidR="00D62403">
        <w:t>balance,</w:t>
      </w:r>
      <w:ins w:id="144" w:author="Mohamed SALEM" w:date="2024-01-16T13:28:00Z">
        <w:r w:rsidR="00D62403">
          <w:rPr>
            <w:spacing w:val="12"/>
          </w:rPr>
          <w:t xml:space="preserve"> </w:t>
        </w:r>
      </w:ins>
      <w:del w:id="145" w:author="Mohamed SALEM" w:date="2024-01-16T13:28:00Z">
        <w:r w:rsidR="00D62403" w:rsidDel="000407AE">
          <w:rPr>
            <w:spacing w:val="12"/>
          </w:rPr>
          <w:delText xml:space="preserve"> </w:delText>
        </w:r>
        <w:r w:rsidR="00D62403">
          <w:delText>i.e.,</w:delText>
        </w:r>
        <w:r w:rsidR="00D62403">
          <w:rPr>
            <w:spacing w:val="12"/>
          </w:rPr>
          <w:delText xml:space="preserve"> </w:delText>
        </w:r>
        <w:r w:rsidR="00D62403">
          <w:delText>households</w:delText>
        </w:r>
        <w:r w:rsidR="00D62403">
          <w:rPr>
            <w:spacing w:val="8"/>
          </w:rPr>
          <w:delText xml:space="preserve"> </w:delText>
        </w:r>
        <w:r w:rsidR="00D62403">
          <w:delText>random</w:delText>
        </w:r>
        <w:r w:rsidR="00B00F5C">
          <w:delText>ly</w:delText>
        </w:r>
        <w:r w:rsidR="00D62403">
          <w:rPr>
            <w:spacing w:val="8"/>
          </w:rPr>
          <w:delText xml:space="preserve"> </w:delText>
        </w:r>
        <w:r w:rsidR="00D62403">
          <w:delText>assigned</w:delText>
        </w:r>
        <w:r w:rsidR="00D62403">
          <w:rPr>
            <w:spacing w:val="8"/>
          </w:rPr>
          <w:delText xml:space="preserve"> </w:delText>
        </w:r>
        <w:r w:rsidR="00D62403">
          <w:delText>to</w:delText>
        </w:r>
        <w:r w:rsidR="00D62403">
          <w:rPr>
            <w:spacing w:val="8"/>
          </w:rPr>
          <w:delText xml:space="preserve"> </w:delText>
        </w:r>
        <w:r w:rsidR="00D62403">
          <w:delText>the</w:delText>
        </w:r>
        <w:r w:rsidR="00D62403">
          <w:rPr>
            <w:spacing w:val="8"/>
          </w:rPr>
          <w:delText xml:space="preserve"> </w:delText>
        </w:r>
        <w:r w:rsidR="00D62403">
          <w:delText>study</w:delText>
        </w:r>
        <w:r w:rsidR="00D62403">
          <w:rPr>
            <w:spacing w:val="8"/>
          </w:rPr>
          <w:delText xml:space="preserve"> </w:delText>
        </w:r>
        <w:r w:rsidR="00D62403">
          <w:delText>groups</w:delText>
        </w:r>
        <w:r w:rsidR="00D62403">
          <w:rPr>
            <w:spacing w:val="8"/>
          </w:rPr>
          <w:delText xml:space="preserve"> </w:delText>
        </w:r>
        <w:r w:rsidR="00D62403">
          <w:delText>were</w:delText>
        </w:r>
        <w:r w:rsidR="00D62403">
          <w:rPr>
            <w:spacing w:val="8"/>
          </w:rPr>
          <w:delText xml:space="preserve"> </w:delText>
        </w:r>
        <w:r w:rsidR="00D62403">
          <w:delText>statistically</w:delText>
        </w:r>
        <w:r w:rsidR="00D62403">
          <w:rPr>
            <w:spacing w:val="8"/>
          </w:rPr>
          <w:delText xml:space="preserve"> </w:delText>
        </w:r>
        <w:r w:rsidR="00D62403">
          <w:delText>simi-</w:delText>
        </w:r>
      </w:del>
    </w:p>
    <w:p w14:paraId="2362DB23" w14:textId="208DB0CE" w:rsidR="00D62403" w:rsidRDefault="00D62403" w:rsidP="000407AE">
      <w:pPr>
        <w:pStyle w:val="BodyText"/>
        <w:spacing w:before="126" w:line="314" w:lineRule="auto"/>
        <w:ind w:left="540" w:right="417"/>
        <w:jc w:val="both"/>
        <w:rPr>
          <w:del w:id="146" w:author="Mohamed SALEM" w:date="2024-01-16T13:28:00Z"/>
        </w:rPr>
        <w:sectPr w:rsidR="00D62403">
          <w:pgSz w:w="12240" w:h="15840"/>
          <w:pgMar w:top="1260" w:right="1020" w:bottom="1080" w:left="900" w:header="0" w:footer="888" w:gutter="0"/>
          <w:cols w:space="720"/>
        </w:sectPr>
        <w:pPrChange w:id="147" w:author="Mohamed SALEM" w:date="2024-01-16T13:28:00Z">
          <w:pPr>
            <w:spacing w:line="314" w:lineRule="auto"/>
            <w:jc w:val="both"/>
          </w:pPr>
        </w:pPrChange>
      </w:pPr>
    </w:p>
    <w:p w14:paraId="2DF9CB47" w14:textId="77777777" w:rsidR="00672416" w:rsidRDefault="00D62403" w:rsidP="00672416">
      <w:pPr>
        <w:pStyle w:val="BodyText"/>
        <w:spacing w:line="314" w:lineRule="auto"/>
        <w:ind w:left="540" w:right="416"/>
        <w:jc w:val="both"/>
        <w:rPr>
          <w:ins w:id="148" w:author="Mohamed SALEM" w:date="2024-01-16T13:38:00Z"/>
        </w:rPr>
      </w:pPr>
      <w:del w:id="149" w:author="Mohamed SALEM" w:date="2024-01-16T13:28:00Z">
        <w:r>
          <w:rPr>
            <w:spacing w:val="-2"/>
          </w:rPr>
          <w:delText>lar/equivalent</w:delText>
        </w:r>
        <w:r>
          <w:rPr>
            <w:spacing w:val="-6"/>
          </w:rPr>
          <w:delText xml:space="preserve"> </w:delText>
        </w:r>
        <w:r>
          <w:rPr>
            <w:spacing w:val="-2"/>
          </w:rPr>
          <w:delText>(</w:delText>
        </w:r>
      </w:del>
      <w:r>
        <w:rPr>
          <w:spacing w:val="-2"/>
        </w:rPr>
        <w:t>using</w:t>
      </w:r>
      <w:r>
        <w:rPr>
          <w:spacing w:val="-6"/>
        </w:rPr>
        <w:t xml:space="preserve"> </w:t>
      </w:r>
      <w:r>
        <w:rPr>
          <w:spacing w:val="-2"/>
        </w:rPr>
        <w:t>the</w:t>
      </w:r>
      <w:r>
        <w:rPr>
          <w:spacing w:val="-5"/>
        </w:rPr>
        <w:t xml:space="preserve"> </w:t>
      </w:r>
      <w:r>
        <w:rPr>
          <w:spacing w:val="-2"/>
        </w:rPr>
        <w:t>information</w:t>
      </w:r>
      <w:r>
        <w:rPr>
          <w:spacing w:val="-5"/>
        </w:rPr>
        <w:t xml:space="preserve"> </w:t>
      </w:r>
      <w:r>
        <w:rPr>
          <w:spacing w:val="-2"/>
        </w:rPr>
        <w:t>collected</w:t>
      </w:r>
      <w:r>
        <w:rPr>
          <w:spacing w:val="-5"/>
        </w:rPr>
        <w:t xml:space="preserve"> </w:t>
      </w:r>
      <w:r>
        <w:rPr>
          <w:spacing w:val="-2"/>
        </w:rPr>
        <w:t>during</w:t>
      </w:r>
      <w:r>
        <w:rPr>
          <w:spacing w:val="-5"/>
        </w:rPr>
        <w:t xml:space="preserve"> </w:t>
      </w:r>
      <w:r>
        <w:rPr>
          <w:spacing w:val="-2"/>
        </w:rPr>
        <w:t>the</w:t>
      </w:r>
      <w:r>
        <w:rPr>
          <w:spacing w:val="-5"/>
        </w:rPr>
        <w:t xml:space="preserve"> </w:t>
      </w:r>
      <w:r>
        <w:rPr>
          <w:spacing w:val="-2"/>
        </w:rPr>
        <w:t>listing</w:t>
      </w:r>
      <w:r>
        <w:rPr>
          <w:spacing w:val="-6"/>
        </w:rPr>
        <w:t xml:space="preserve"> </w:t>
      </w:r>
      <w:r>
        <w:rPr>
          <w:spacing w:val="-2"/>
        </w:rPr>
        <w:t>phase</w:t>
      </w:r>
      <w:del w:id="150" w:author="Mohamed SALEM" w:date="2024-01-16T13:28:00Z">
        <w:r>
          <w:rPr>
            <w:spacing w:val="-2"/>
          </w:rPr>
          <w:delText>)</w:delText>
        </w:r>
      </w:del>
      <w:r>
        <w:rPr>
          <w:spacing w:val="-2"/>
        </w:rPr>
        <w:t>.</w:t>
      </w:r>
      <w:ins w:id="151" w:author="Mohamed SALEM" w:date="2024-01-16T13:35:00Z">
        <w:r>
          <w:rPr>
            <w:spacing w:val="-2"/>
          </w:rPr>
          <w:t xml:space="preserve"> </w:t>
        </w:r>
      </w:ins>
      <w:ins w:id="152" w:author="Mohamed SALEM" w:date="2024-01-16T13:38:00Z">
        <w:r w:rsidR="00672416">
          <w:t xml:space="preserve">This means that the outcome of in this case, food </w:t>
        </w:r>
        <w:commentRangeStart w:id="153"/>
        <w:r w:rsidR="00672416">
          <w:t>security would likely be comparable between the groups holding all things constant and accounting for attrition</w:t>
        </w:r>
        <w:commentRangeEnd w:id="153"/>
        <w:r w:rsidR="00672416">
          <w:rPr>
            <w:rStyle w:val="CommentReference"/>
          </w:rPr>
          <w:commentReference w:id="153"/>
        </w:r>
        <w:r w:rsidR="00672416">
          <w:t>.</w:t>
        </w:r>
      </w:ins>
    </w:p>
    <w:p w14:paraId="227DA0F6" w14:textId="78FD809C" w:rsidR="00D62403" w:rsidDel="00673F97" w:rsidRDefault="00D62403" w:rsidP="000407AE">
      <w:pPr>
        <w:pStyle w:val="BodyText"/>
        <w:spacing w:before="126" w:line="314" w:lineRule="auto"/>
        <w:ind w:left="540" w:right="417"/>
        <w:jc w:val="both"/>
        <w:rPr>
          <w:del w:id="154" w:author="Mohamed SALEM" w:date="2024-01-16T13:21:00Z"/>
        </w:rPr>
        <w:pPrChange w:id="155" w:author="Mohamed SALEM" w:date="2024-01-16T13:28:00Z">
          <w:pPr>
            <w:pStyle w:val="BodyText"/>
            <w:spacing w:before="117" w:line="314" w:lineRule="auto"/>
            <w:ind w:left="540" w:right="305"/>
          </w:pPr>
        </w:pPrChange>
      </w:pPr>
      <w:del w:id="156" w:author="Mohamed SALEM" w:date="2024-01-16T13:28:00Z">
        <w:r w:rsidDel="00946A67">
          <w:rPr>
            <w:spacing w:val="15"/>
          </w:rPr>
          <w:delText xml:space="preserve"> </w:delText>
        </w:r>
      </w:del>
      <w:del w:id="157" w:author="Mohamed SALEM" w:date="2024-01-16T13:38:00Z">
        <w:r>
          <w:rPr>
            <w:spacing w:val="-2"/>
          </w:rPr>
          <w:delText>The</w:delText>
        </w:r>
        <w:r>
          <w:rPr>
            <w:spacing w:val="-5"/>
          </w:rPr>
          <w:delText xml:space="preserve"> </w:delText>
        </w:r>
        <w:r>
          <w:rPr>
            <w:spacing w:val="-2"/>
          </w:rPr>
          <w:delText>results</w:delText>
        </w:r>
        <w:r>
          <w:rPr>
            <w:spacing w:val="-5"/>
          </w:rPr>
          <w:delText xml:space="preserve"> </w:delText>
        </w:r>
        <w:r>
          <w:rPr>
            <w:spacing w:val="-2"/>
          </w:rPr>
          <w:delText>are</w:delText>
        </w:r>
        <w:r>
          <w:rPr>
            <w:spacing w:val="-5"/>
          </w:rPr>
          <w:delText xml:space="preserve"> </w:delText>
        </w:r>
        <w:r>
          <w:rPr>
            <w:spacing w:val="-2"/>
          </w:rPr>
          <w:delText>presented</w:delText>
        </w:r>
      </w:del>
      <w:r>
        <w:rPr>
          <w:spacing w:val="-2"/>
        </w:rPr>
        <w:t xml:space="preserve"> </w:t>
      </w:r>
      <w:del w:id="158" w:author="Mohamed SALEM" w:date="2024-01-16T13:21:00Z">
        <w:r w:rsidDel="00673F97">
          <w:delText>in Table 2.</w:delText>
        </w:r>
      </w:del>
    </w:p>
    <w:p w14:paraId="4894CFA3" w14:textId="55BEFFCC" w:rsidR="00D62403" w:rsidDel="00673F97" w:rsidRDefault="00D62403" w:rsidP="000407AE">
      <w:pPr>
        <w:pStyle w:val="BodyText"/>
        <w:spacing w:before="126" w:line="314" w:lineRule="auto"/>
        <w:ind w:left="540" w:right="417"/>
        <w:jc w:val="both"/>
        <w:rPr>
          <w:del w:id="159" w:author="Mohamed SALEM" w:date="2024-01-16T13:21:00Z"/>
          <w:sz w:val="18"/>
        </w:rPr>
        <w:pPrChange w:id="160" w:author="Mohamed SALEM" w:date="2024-01-16T13:21:00Z">
          <w:pPr>
            <w:spacing w:before="112"/>
            <w:ind w:left="1329"/>
          </w:pPr>
        </w:pPrChange>
      </w:pPr>
      <w:del w:id="161" w:author="Mohamed SALEM" w:date="2024-01-16T13:21:00Z">
        <w:r w:rsidDel="00673F97">
          <w:rPr>
            <w:sz w:val="18"/>
          </w:rPr>
          <w:delText>Table</w:delText>
        </w:r>
        <w:r w:rsidDel="00673F97">
          <w:rPr>
            <w:spacing w:val="15"/>
            <w:sz w:val="18"/>
          </w:rPr>
          <w:delText xml:space="preserve"> </w:delText>
        </w:r>
        <w:r w:rsidDel="00673F97">
          <w:rPr>
            <w:sz w:val="18"/>
          </w:rPr>
          <w:delText>2:</w:delText>
        </w:r>
        <w:r w:rsidDel="00673F97">
          <w:rPr>
            <w:spacing w:val="35"/>
            <w:sz w:val="18"/>
          </w:rPr>
          <w:delText xml:space="preserve"> </w:delText>
        </w:r>
        <w:r w:rsidDel="00673F97">
          <w:rPr>
            <w:sz w:val="18"/>
          </w:rPr>
          <w:delText>Balance</w:delText>
        </w:r>
        <w:r w:rsidDel="00673F97">
          <w:rPr>
            <w:spacing w:val="16"/>
            <w:sz w:val="18"/>
          </w:rPr>
          <w:delText xml:space="preserve"> </w:delText>
        </w:r>
        <w:r w:rsidDel="00673F97">
          <w:rPr>
            <w:sz w:val="18"/>
          </w:rPr>
          <w:delText>Table</w:delText>
        </w:r>
        <w:r w:rsidDel="00673F97">
          <w:rPr>
            <w:spacing w:val="15"/>
            <w:sz w:val="18"/>
          </w:rPr>
          <w:delText xml:space="preserve"> </w:delText>
        </w:r>
        <w:r w:rsidDel="00673F97">
          <w:rPr>
            <w:sz w:val="18"/>
          </w:rPr>
          <w:delText>on</w:delText>
        </w:r>
        <w:r w:rsidDel="00673F97">
          <w:rPr>
            <w:spacing w:val="16"/>
            <w:sz w:val="18"/>
          </w:rPr>
          <w:delText xml:space="preserve"> </w:delText>
        </w:r>
        <w:r w:rsidDel="00673F97">
          <w:rPr>
            <w:sz w:val="18"/>
          </w:rPr>
          <w:delText>Randomized</w:delText>
        </w:r>
        <w:r w:rsidDel="00673F97">
          <w:rPr>
            <w:spacing w:val="15"/>
            <w:sz w:val="18"/>
          </w:rPr>
          <w:delText xml:space="preserve"> </w:delText>
        </w:r>
        <w:r w:rsidDel="00673F97">
          <w:rPr>
            <w:sz w:val="18"/>
          </w:rPr>
          <w:delText>Survey</w:delText>
        </w:r>
        <w:r w:rsidDel="00673F97">
          <w:rPr>
            <w:spacing w:val="16"/>
            <w:sz w:val="18"/>
          </w:rPr>
          <w:delText xml:space="preserve"> </w:delText>
        </w:r>
        <w:r w:rsidDel="00673F97">
          <w:rPr>
            <w:sz w:val="18"/>
          </w:rPr>
          <w:delText>Modality</w:delText>
        </w:r>
        <w:r w:rsidDel="00673F97">
          <w:rPr>
            <w:spacing w:val="16"/>
            <w:sz w:val="18"/>
          </w:rPr>
          <w:delText xml:space="preserve"> </w:delText>
        </w:r>
        <w:r w:rsidDel="00673F97">
          <w:rPr>
            <w:sz w:val="18"/>
          </w:rPr>
          <w:delText>Assignment:</w:delText>
        </w:r>
        <w:r w:rsidDel="00673F97">
          <w:rPr>
            <w:spacing w:val="34"/>
            <w:sz w:val="18"/>
          </w:rPr>
          <w:delText xml:space="preserve"> </w:delText>
        </w:r>
        <w:r w:rsidDel="00673F97">
          <w:rPr>
            <w:sz w:val="18"/>
          </w:rPr>
          <w:delText>Face-to-Face</w:delText>
        </w:r>
        <w:r w:rsidDel="00673F97">
          <w:rPr>
            <w:spacing w:val="16"/>
            <w:sz w:val="18"/>
          </w:rPr>
          <w:delText xml:space="preserve"> </w:delText>
        </w:r>
        <w:r w:rsidDel="00673F97">
          <w:rPr>
            <w:sz w:val="18"/>
          </w:rPr>
          <w:delText>vs.</w:delText>
        </w:r>
        <w:r w:rsidDel="00673F97">
          <w:rPr>
            <w:spacing w:val="35"/>
            <w:sz w:val="18"/>
          </w:rPr>
          <w:delText xml:space="preserve"> </w:delText>
        </w:r>
        <w:r w:rsidDel="00673F97">
          <w:rPr>
            <w:spacing w:val="-2"/>
            <w:sz w:val="18"/>
          </w:rPr>
          <w:delText>Remote</w:delText>
        </w:r>
      </w:del>
    </w:p>
    <w:p w14:paraId="0FEE8AFE" w14:textId="78FD809C" w:rsidR="00D62403" w:rsidDel="00673F97" w:rsidRDefault="00D62403" w:rsidP="000407AE">
      <w:pPr>
        <w:pStyle w:val="BodyText"/>
        <w:spacing w:before="126" w:line="314" w:lineRule="auto"/>
        <w:ind w:left="540" w:right="417"/>
        <w:jc w:val="both"/>
        <w:rPr>
          <w:del w:id="162" w:author="Mohamed SALEM" w:date="2024-01-16T13:21:00Z"/>
          <w:sz w:val="15"/>
        </w:rPr>
        <w:pPrChange w:id="163" w:author="Mohamed SALEM" w:date="2024-01-16T13:21:00Z">
          <w:pPr>
            <w:pStyle w:val="BodyText"/>
            <w:spacing w:before="4"/>
          </w:pPr>
        </w:pPrChange>
      </w:pPr>
      <w:del w:id="164" w:author="Mohamed SALEM" w:date="2024-01-16T13:21:00Z">
        <w:r w:rsidDel="00673F97">
          <w:rPr>
            <w:noProof/>
          </w:rPr>
          <mc:AlternateContent>
            <mc:Choice Requires="wpg">
              <w:drawing>
                <wp:anchor distT="0" distB="0" distL="0" distR="0" simplePos="0" relativeHeight="251658256" behindDoc="1" locked="0" layoutInCell="1" allowOverlap="1" wp14:anchorId="4745E2D0" wp14:editId="5F1B288B">
                  <wp:simplePos x="0" y="0"/>
                  <wp:positionH relativeFrom="page">
                    <wp:posOffset>914412</wp:posOffset>
                  </wp:positionH>
                  <wp:positionV relativeFrom="paragraph">
                    <wp:posOffset>126956</wp:posOffset>
                  </wp:positionV>
                  <wp:extent cx="5943600" cy="3048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0480"/>
                            <a:chOff x="0" y="0"/>
                            <a:chExt cx="5943600" cy="30480"/>
                          </a:xfrm>
                        </wpg:grpSpPr>
                        <wps:wsp>
                          <wps:cNvPr id="5" name="Graphic 5"/>
                          <wps:cNvSpPr/>
                          <wps:spPr>
                            <a:xfrm>
                              <a:off x="0" y="2157"/>
                              <a:ext cx="5943600" cy="1270"/>
                            </a:xfrm>
                            <a:custGeom>
                              <a:avLst/>
                              <a:gdLst/>
                              <a:ahLst/>
                              <a:cxnLst/>
                              <a:rect l="l" t="t" r="r" b="b"/>
                              <a:pathLst>
                                <a:path w="5943600">
                                  <a:moveTo>
                                    <a:pt x="0" y="0"/>
                                  </a:moveTo>
                                  <a:lnTo>
                                    <a:pt x="5943522" y="0"/>
                                  </a:lnTo>
                                </a:path>
                              </a:pathLst>
                            </a:custGeom>
                            <a:ln w="4314">
                              <a:solidFill>
                                <a:srgbClr val="000000"/>
                              </a:solidFill>
                              <a:prstDash val="solid"/>
                            </a:ln>
                          </wps:spPr>
                          <wps:bodyPr wrap="square" lIns="0" tIns="0" rIns="0" bIns="0" rtlCol="0">
                            <a:prstTxWarp prst="textNoShape">
                              <a:avLst/>
                            </a:prstTxWarp>
                            <a:noAutofit/>
                          </wps:bodyPr>
                        </wps:wsp>
                        <wps:wsp>
                          <wps:cNvPr id="6" name="Graphic 6"/>
                          <wps:cNvSpPr/>
                          <wps:spPr>
                            <a:xfrm>
                              <a:off x="0" y="28077"/>
                              <a:ext cx="5943600" cy="1270"/>
                            </a:xfrm>
                            <a:custGeom>
                              <a:avLst/>
                              <a:gdLst/>
                              <a:ahLst/>
                              <a:cxnLst/>
                              <a:rect l="l" t="t" r="r" b="b"/>
                              <a:pathLst>
                                <a:path w="5943600">
                                  <a:moveTo>
                                    <a:pt x="0" y="0"/>
                                  </a:moveTo>
                                  <a:lnTo>
                                    <a:pt x="5943522" y="0"/>
                                  </a:lnTo>
                                </a:path>
                              </a:pathLst>
                            </a:custGeom>
                            <a:ln w="4314">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6048A5E2" id="Group 4" o:spid="_x0000_s1026" style="position:absolute;margin-left:1in;margin-top:10pt;width:468pt;height:2.4pt;z-index:-251637760;mso-wrap-distance-left:0;mso-wrap-distance-right:0;mso-position-horizontal-relative:page" coordsize="59436,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">
                  <v:shape id="Graphic 5" o:spid="_x0000_s1027" style="position:absolute;top:21;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" path="m,l5943522,e" filled="f" strokeweight=".1198mm">
                    <v:path arrowok="t"/>
                  </v:shape>
                  <v:shape id="Graphic 6" o:spid="_x0000_s1028" style="position:absolute;top:280;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" path="m,l5943522,e" filled="f" strokeweight=".1198mm">
                    <v:path arrowok="t"/>
                  </v:shape>
                  <w10:wrap type="topAndBottom" anchorx="page"/>
                </v:group>
              </w:pict>
            </mc:Fallback>
          </mc:AlternateContent>
        </w:r>
      </w:del>
    </w:p>
    <w:p w14:paraId="4D56DF88" w14:textId="248EA1F1" w:rsidR="00D62403" w:rsidDel="00673F97" w:rsidRDefault="00D62403" w:rsidP="000407AE">
      <w:pPr>
        <w:pStyle w:val="BodyText"/>
        <w:spacing w:before="126" w:line="314" w:lineRule="auto"/>
        <w:ind w:left="540" w:right="417"/>
        <w:jc w:val="both"/>
        <w:rPr>
          <w:del w:id="165" w:author="Mohamed SALEM" w:date="2024-01-16T13:21:00Z"/>
          <w:sz w:val="13"/>
        </w:rPr>
        <w:pPrChange w:id="166" w:author="Mohamed SALEM" w:date="2024-01-16T13:21:00Z">
          <w:pPr>
            <w:tabs>
              <w:tab w:val="left" w:pos="6726"/>
              <w:tab w:val="left" w:pos="8779"/>
            </w:tabs>
            <w:ind w:left="4761"/>
          </w:pPr>
        </w:pPrChange>
      </w:pPr>
      <w:del w:id="167" w:author="Mohamed SALEM" w:date="2024-01-16T13:21:00Z">
        <w:r w:rsidDel="00673F97">
          <w:rPr>
            <w:w w:val="110"/>
            <w:sz w:val="13"/>
          </w:rPr>
          <w:delText>Own</w:delText>
        </w:r>
        <w:r w:rsidDel="00673F97">
          <w:rPr>
            <w:spacing w:val="12"/>
            <w:w w:val="110"/>
            <w:sz w:val="13"/>
          </w:rPr>
          <w:delText xml:space="preserve"> </w:delText>
        </w:r>
        <w:r w:rsidDel="00673F97">
          <w:rPr>
            <w:spacing w:val="-2"/>
            <w:w w:val="110"/>
            <w:sz w:val="13"/>
          </w:rPr>
          <w:delText>Phone</w:delText>
        </w:r>
        <w:r w:rsidDel="00673F97">
          <w:rPr>
            <w:sz w:val="13"/>
          </w:rPr>
          <w:tab/>
        </w:r>
        <w:r w:rsidDel="00673F97">
          <w:rPr>
            <w:w w:val="110"/>
            <w:sz w:val="13"/>
          </w:rPr>
          <w:delText>No</w:delText>
        </w:r>
        <w:r w:rsidDel="00673F97">
          <w:rPr>
            <w:spacing w:val="6"/>
            <w:w w:val="110"/>
            <w:sz w:val="13"/>
          </w:rPr>
          <w:delText xml:space="preserve"> </w:delText>
        </w:r>
        <w:r w:rsidDel="00673F97">
          <w:rPr>
            <w:spacing w:val="-2"/>
            <w:w w:val="110"/>
            <w:sz w:val="13"/>
          </w:rPr>
          <w:delText>Phone</w:delText>
        </w:r>
        <w:r w:rsidDel="00673F97">
          <w:rPr>
            <w:sz w:val="13"/>
          </w:rPr>
          <w:tab/>
        </w:r>
        <w:r w:rsidDel="00673F97">
          <w:rPr>
            <w:spacing w:val="-4"/>
            <w:w w:val="110"/>
            <w:sz w:val="13"/>
          </w:rPr>
          <w:delText>Total</w:delText>
        </w:r>
      </w:del>
    </w:p>
    <w:p w14:paraId="18CA3329" w14:textId="183112A9" w:rsidR="00D62403" w:rsidDel="00673F97" w:rsidRDefault="00D62403" w:rsidP="000407AE">
      <w:pPr>
        <w:pStyle w:val="BodyText"/>
        <w:spacing w:before="126" w:line="314" w:lineRule="auto"/>
        <w:ind w:left="540" w:right="417"/>
        <w:jc w:val="both"/>
        <w:rPr>
          <w:del w:id="168" w:author="Mohamed SALEM" w:date="2024-01-16T13:21:00Z"/>
          <w:sz w:val="13"/>
        </w:rPr>
        <w:pPrChange w:id="169" w:author="Mohamed SALEM" w:date="2024-01-16T13:21:00Z">
          <w:pPr>
            <w:tabs>
              <w:tab w:val="left" w:pos="4370"/>
              <w:tab w:val="left" w:pos="4925"/>
              <w:tab w:val="left" w:pos="5680"/>
              <w:tab w:val="left" w:pos="6277"/>
              <w:tab w:val="left" w:pos="6832"/>
              <w:tab w:val="left" w:pos="7588"/>
              <w:tab w:val="left" w:pos="8184"/>
              <w:tab w:val="left" w:pos="8740"/>
              <w:tab w:val="left" w:pos="9495"/>
            </w:tabs>
            <w:spacing w:before="7" w:after="24"/>
            <w:ind w:left="642"/>
          </w:pPr>
        </w:pPrChange>
      </w:pPr>
      <w:del w:id="170" w:author="Mohamed SALEM" w:date="2024-01-16T13:21:00Z">
        <w:r w:rsidDel="00673F97">
          <w:rPr>
            <w:spacing w:val="-2"/>
            <w:w w:val="110"/>
            <w:sz w:val="13"/>
          </w:rPr>
          <w:delText>Variable</w:delText>
        </w:r>
        <w:r w:rsidDel="00673F97">
          <w:rPr>
            <w:sz w:val="13"/>
          </w:rPr>
          <w:tab/>
        </w:r>
        <w:r w:rsidDel="00673F97">
          <w:rPr>
            <w:spacing w:val="-5"/>
            <w:w w:val="110"/>
            <w:sz w:val="13"/>
          </w:rPr>
          <w:delText>F2F</w:delText>
        </w:r>
        <w:r w:rsidDel="00673F97">
          <w:rPr>
            <w:sz w:val="13"/>
          </w:rPr>
          <w:tab/>
        </w:r>
        <w:r w:rsidDel="00673F97">
          <w:rPr>
            <w:spacing w:val="-2"/>
            <w:w w:val="110"/>
            <w:sz w:val="13"/>
          </w:rPr>
          <w:delText>Remote</w:delText>
        </w:r>
        <w:r w:rsidDel="00673F97">
          <w:rPr>
            <w:sz w:val="13"/>
          </w:rPr>
          <w:tab/>
        </w:r>
        <w:r w:rsidDel="00673F97">
          <w:rPr>
            <w:spacing w:val="-4"/>
            <w:w w:val="110"/>
            <w:sz w:val="13"/>
          </w:rPr>
          <w:delText>Diff</w:delText>
        </w:r>
        <w:r w:rsidDel="00673F97">
          <w:rPr>
            <w:sz w:val="13"/>
          </w:rPr>
          <w:tab/>
        </w:r>
        <w:r w:rsidDel="00673F97">
          <w:rPr>
            <w:spacing w:val="-5"/>
            <w:w w:val="110"/>
            <w:sz w:val="13"/>
          </w:rPr>
          <w:delText>F2F</w:delText>
        </w:r>
        <w:r w:rsidDel="00673F97">
          <w:rPr>
            <w:sz w:val="13"/>
          </w:rPr>
          <w:tab/>
        </w:r>
        <w:r w:rsidDel="00673F97">
          <w:rPr>
            <w:spacing w:val="-2"/>
            <w:w w:val="110"/>
            <w:sz w:val="13"/>
          </w:rPr>
          <w:delText>Remote</w:delText>
        </w:r>
        <w:r w:rsidDel="00673F97">
          <w:rPr>
            <w:sz w:val="13"/>
          </w:rPr>
          <w:tab/>
        </w:r>
        <w:r w:rsidDel="00673F97">
          <w:rPr>
            <w:spacing w:val="-4"/>
            <w:w w:val="110"/>
            <w:sz w:val="13"/>
          </w:rPr>
          <w:delText>Diff</w:delText>
        </w:r>
        <w:r w:rsidDel="00673F97">
          <w:rPr>
            <w:sz w:val="13"/>
          </w:rPr>
          <w:tab/>
        </w:r>
        <w:r w:rsidDel="00673F97">
          <w:rPr>
            <w:spacing w:val="-5"/>
            <w:w w:val="110"/>
            <w:sz w:val="13"/>
          </w:rPr>
          <w:delText>F2F</w:delText>
        </w:r>
        <w:r w:rsidDel="00673F97">
          <w:rPr>
            <w:sz w:val="13"/>
          </w:rPr>
          <w:tab/>
        </w:r>
        <w:r w:rsidDel="00673F97">
          <w:rPr>
            <w:spacing w:val="-2"/>
            <w:w w:val="110"/>
            <w:sz w:val="13"/>
          </w:rPr>
          <w:delText>Remote</w:delText>
        </w:r>
        <w:r w:rsidDel="00673F97">
          <w:rPr>
            <w:sz w:val="13"/>
          </w:rPr>
          <w:tab/>
        </w:r>
        <w:r w:rsidDel="00673F97">
          <w:rPr>
            <w:spacing w:val="-4"/>
            <w:w w:val="110"/>
            <w:sz w:val="13"/>
          </w:rPr>
          <w:delText>Diff</w:delText>
        </w:r>
      </w:del>
    </w:p>
    <w:tbl>
      <w:tblPr>
        <w:tblW w:w="0" w:type="auto"/>
        <w:tblInd w:w="547" w:type="dxa"/>
        <w:tblLayout w:type="fixed"/>
        <w:tblCellMar>
          <w:left w:w="0" w:type="dxa"/>
          <w:right w:w="0" w:type="dxa"/>
        </w:tblCellMar>
        <w:tblLook w:val="01E0" w:firstRow="1" w:lastRow="1" w:firstColumn="1" w:lastColumn="1" w:noHBand="0" w:noVBand="0"/>
      </w:tblPr>
      <w:tblGrid>
        <w:gridCol w:w="4294"/>
        <w:gridCol w:w="667"/>
        <w:gridCol w:w="584"/>
        <w:gridCol w:w="656"/>
        <w:gridCol w:w="666"/>
        <w:gridCol w:w="583"/>
        <w:gridCol w:w="655"/>
        <w:gridCol w:w="665"/>
        <w:gridCol w:w="582"/>
      </w:tblGrid>
      <w:tr w:rsidR="00D62403" w:rsidDel="00673F97" w14:paraId="55652AC4" w14:textId="1CEBB690">
        <w:trPr>
          <w:trHeight w:val="135"/>
          <w:del w:id="171" w:author="Mohamed SALEM" w:date="2024-01-16T13:21:00Z"/>
        </w:trPr>
        <w:tc>
          <w:tcPr>
            <w:tcW w:w="4294" w:type="dxa"/>
            <w:tcBorders>
              <w:top w:val="single" w:sz="4" w:space="0" w:color="000000"/>
            </w:tcBorders>
          </w:tcPr>
          <w:p w14:paraId="40CF6276" w14:textId="77777777" w:rsidR="00D62403" w:rsidDel="007723E3" w:rsidRDefault="00D62403" w:rsidP="000407AE">
            <w:pPr>
              <w:pStyle w:val="BodyText"/>
              <w:spacing w:before="126" w:line="314" w:lineRule="auto"/>
              <w:ind w:left="540" w:right="417"/>
              <w:jc w:val="both"/>
              <w:rPr>
                <w:del w:id="172" w:author="Mohamed SALEM" w:date="2024-01-16T13:21:00Z"/>
                <w:sz w:val="13"/>
              </w:rPr>
            </w:pPr>
            <w:del w:id="173" w:author="Mohamed SALEM" w:date="2024-01-16T13:21:00Z">
              <w:r w:rsidDel="00673F97">
                <w:rPr>
                  <w:sz w:val="13"/>
                </w:rPr>
                <w:delText>List</w:delText>
              </w:r>
              <w:r w:rsidDel="00673F97">
                <w:rPr>
                  <w:spacing w:val="45"/>
                  <w:sz w:val="13"/>
                </w:rPr>
                <w:delText xml:space="preserve"> </w:delText>
              </w:r>
              <w:r w:rsidDel="00673F97">
                <w:rPr>
                  <w:sz w:val="13"/>
                </w:rPr>
                <w:delText>respondent</w:delText>
              </w:r>
              <w:r w:rsidDel="00673F97">
                <w:rPr>
                  <w:spacing w:val="45"/>
                  <w:sz w:val="13"/>
                </w:rPr>
                <w:delText xml:space="preserve"> </w:delText>
              </w:r>
              <w:r w:rsidDel="00673F97">
                <w:rPr>
                  <w:spacing w:val="-5"/>
                  <w:sz w:val="13"/>
                </w:rPr>
                <w:delText>age</w:delText>
              </w:r>
              <w:r w:rsidDel="00673F97">
                <w:rPr>
                  <w:rFonts w:ascii="Times New Roman"/>
                  <w:sz w:val="13"/>
                </w:rPr>
                <w:tab/>
              </w:r>
              <w:r w:rsidDel="00673F97">
                <w:rPr>
                  <w:spacing w:val="-2"/>
                  <w:sz w:val="13"/>
                </w:rPr>
                <w:delText>35.97</w:delText>
              </w:r>
            </w:del>
          </w:p>
          <w:p w14:paraId="20195BB3" w14:textId="323BF269" w:rsidR="00D62403" w:rsidDel="00673F97" w:rsidRDefault="00D62403" w:rsidP="000407AE">
            <w:pPr>
              <w:pStyle w:val="BodyText"/>
              <w:spacing w:before="126" w:line="314" w:lineRule="auto"/>
              <w:ind w:left="540" w:right="417"/>
              <w:jc w:val="both"/>
              <w:rPr>
                <w:sz w:val="13"/>
              </w:rPr>
              <w:pPrChange w:id="174" w:author="Mohamed SALEM" w:date="2024-01-16T13:21:00Z">
                <w:pPr>
                  <w:pStyle w:val="TableParagraph"/>
                  <w:tabs>
                    <w:tab w:val="right" w:pos="4125"/>
                  </w:tabs>
                  <w:spacing w:line="116" w:lineRule="exact"/>
                  <w:ind w:left="102"/>
                  <w:jc w:val="left"/>
                </w:pPr>
              </w:pPrChange>
            </w:pPr>
          </w:p>
        </w:tc>
        <w:tc>
          <w:tcPr>
            <w:tcW w:w="667" w:type="dxa"/>
            <w:tcBorders>
              <w:top w:val="single" w:sz="4" w:space="0" w:color="000000"/>
            </w:tcBorders>
          </w:tcPr>
          <w:p w14:paraId="07DFB786" w14:textId="2D5DCB1C" w:rsidR="00D62403" w:rsidDel="00673F97" w:rsidRDefault="00D62403" w:rsidP="000407AE">
            <w:pPr>
              <w:pStyle w:val="BodyText"/>
              <w:spacing w:before="126" w:line="314" w:lineRule="auto"/>
              <w:ind w:left="540" w:right="417"/>
              <w:jc w:val="both"/>
              <w:rPr>
                <w:del w:id="175" w:author="Mohamed SALEM" w:date="2024-01-16T13:21:00Z"/>
                <w:sz w:val="13"/>
              </w:rPr>
              <w:pPrChange w:id="176" w:author="Mohamed SALEM" w:date="2024-01-16T13:21:00Z">
                <w:pPr>
                  <w:pStyle w:val="TableParagraph"/>
                  <w:spacing w:line="116" w:lineRule="exact"/>
                </w:pPr>
              </w:pPrChange>
            </w:pPr>
            <w:del w:id="177" w:author="Mohamed SALEM" w:date="2024-01-16T13:21:00Z">
              <w:r w:rsidDel="00673F97">
                <w:rPr>
                  <w:spacing w:val="-2"/>
                  <w:w w:val="105"/>
                  <w:sz w:val="13"/>
                </w:rPr>
                <w:delText>37.59</w:delText>
              </w:r>
            </w:del>
          </w:p>
        </w:tc>
        <w:tc>
          <w:tcPr>
            <w:tcW w:w="584" w:type="dxa"/>
            <w:tcBorders>
              <w:top w:val="single" w:sz="4" w:space="0" w:color="000000"/>
            </w:tcBorders>
          </w:tcPr>
          <w:p w14:paraId="2C904CD3" w14:textId="48341EA9" w:rsidR="00D62403" w:rsidDel="00673F97" w:rsidRDefault="00D62403" w:rsidP="000407AE">
            <w:pPr>
              <w:pStyle w:val="BodyText"/>
              <w:spacing w:before="126" w:line="314" w:lineRule="auto"/>
              <w:ind w:left="540" w:right="417"/>
              <w:jc w:val="both"/>
              <w:rPr>
                <w:del w:id="178" w:author="Mohamed SALEM" w:date="2024-01-16T13:21:00Z"/>
                <w:sz w:val="13"/>
              </w:rPr>
              <w:pPrChange w:id="179" w:author="Mohamed SALEM" w:date="2024-01-16T13:21:00Z">
                <w:pPr>
                  <w:pStyle w:val="TableParagraph"/>
                  <w:spacing w:line="116" w:lineRule="exact"/>
                  <w:ind w:left="11"/>
                </w:pPr>
              </w:pPrChange>
            </w:pPr>
            <w:del w:id="180" w:author="Mohamed SALEM" w:date="2024-01-16T13:21:00Z">
              <w:r w:rsidDel="00673F97">
                <w:rPr>
                  <w:spacing w:val="-4"/>
                  <w:w w:val="115"/>
                  <w:sz w:val="13"/>
                </w:rPr>
                <w:delText>1.61</w:delText>
              </w:r>
            </w:del>
          </w:p>
        </w:tc>
        <w:tc>
          <w:tcPr>
            <w:tcW w:w="656" w:type="dxa"/>
            <w:tcBorders>
              <w:top w:val="single" w:sz="4" w:space="0" w:color="000000"/>
            </w:tcBorders>
          </w:tcPr>
          <w:p w14:paraId="36DFF685" w14:textId="319C777D" w:rsidR="00D62403" w:rsidDel="00673F97" w:rsidRDefault="00D62403" w:rsidP="000407AE">
            <w:pPr>
              <w:pStyle w:val="BodyText"/>
              <w:spacing w:before="126" w:line="314" w:lineRule="auto"/>
              <w:ind w:left="540" w:right="417"/>
              <w:jc w:val="both"/>
              <w:rPr>
                <w:del w:id="181" w:author="Mohamed SALEM" w:date="2024-01-16T13:21:00Z"/>
                <w:sz w:val="13"/>
              </w:rPr>
              <w:pPrChange w:id="182" w:author="Mohamed SALEM" w:date="2024-01-16T13:21:00Z">
                <w:pPr>
                  <w:pStyle w:val="TableParagraph"/>
                  <w:spacing w:line="116" w:lineRule="exact"/>
                  <w:ind w:left="1" w:right="8"/>
                </w:pPr>
              </w:pPrChange>
            </w:pPr>
            <w:del w:id="183" w:author="Mohamed SALEM" w:date="2024-01-16T13:21:00Z">
              <w:r w:rsidDel="00673F97">
                <w:rPr>
                  <w:spacing w:val="-2"/>
                  <w:sz w:val="13"/>
                </w:rPr>
                <w:delText>39.42</w:delText>
              </w:r>
            </w:del>
          </w:p>
        </w:tc>
        <w:tc>
          <w:tcPr>
            <w:tcW w:w="666" w:type="dxa"/>
            <w:tcBorders>
              <w:top w:val="single" w:sz="4" w:space="0" w:color="000000"/>
            </w:tcBorders>
          </w:tcPr>
          <w:p w14:paraId="49012B2D" w14:textId="6373BAAD" w:rsidR="00D62403" w:rsidDel="00673F97" w:rsidRDefault="00D62403" w:rsidP="000407AE">
            <w:pPr>
              <w:pStyle w:val="BodyText"/>
              <w:spacing w:before="126" w:line="314" w:lineRule="auto"/>
              <w:ind w:left="540" w:right="417"/>
              <w:jc w:val="both"/>
              <w:rPr>
                <w:del w:id="184" w:author="Mohamed SALEM" w:date="2024-01-16T13:21:00Z"/>
                <w:sz w:val="13"/>
              </w:rPr>
              <w:pPrChange w:id="185" w:author="Mohamed SALEM" w:date="2024-01-16T13:21:00Z">
                <w:pPr>
                  <w:pStyle w:val="TableParagraph"/>
                  <w:spacing w:line="116" w:lineRule="exact"/>
                  <w:ind w:left="25" w:right="23"/>
                </w:pPr>
              </w:pPrChange>
            </w:pPr>
            <w:del w:id="186" w:author="Mohamed SALEM" w:date="2024-01-16T13:21:00Z">
              <w:r w:rsidDel="00673F97">
                <w:rPr>
                  <w:spacing w:val="-2"/>
                  <w:sz w:val="13"/>
                </w:rPr>
                <w:delText>39.35</w:delText>
              </w:r>
            </w:del>
          </w:p>
        </w:tc>
        <w:tc>
          <w:tcPr>
            <w:tcW w:w="583" w:type="dxa"/>
            <w:tcBorders>
              <w:top w:val="single" w:sz="4" w:space="0" w:color="000000"/>
            </w:tcBorders>
          </w:tcPr>
          <w:p w14:paraId="4CE2358A" w14:textId="05F587EF" w:rsidR="00D62403" w:rsidDel="00673F97" w:rsidRDefault="00D62403" w:rsidP="000407AE">
            <w:pPr>
              <w:pStyle w:val="BodyText"/>
              <w:spacing w:before="126" w:line="314" w:lineRule="auto"/>
              <w:ind w:left="540" w:right="417"/>
              <w:jc w:val="both"/>
              <w:rPr>
                <w:del w:id="187" w:author="Mohamed SALEM" w:date="2024-01-16T13:21:00Z"/>
                <w:sz w:val="13"/>
              </w:rPr>
              <w:pPrChange w:id="188" w:author="Mohamed SALEM" w:date="2024-01-16T13:21:00Z">
                <w:pPr>
                  <w:pStyle w:val="TableParagraph"/>
                  <w:spacing w:line="116" w:lineRule="exact"/>
                  <w:ind w:left="15"/>
                </w:pPr>
              </w:pPrChange>
            </w:pPr>
            <w:del w:id="189" w:author="Mohamed SALEM" w:date="2024-01-16T13:21:00Z">
              <w:r w:rsidDel="00673F97">
                <w:rPr>
                  <w:spacing w:val="-4"/>
                  <w:sz w:val="13"/>
                </w:rPr>
                <w:delText>-0.08</w:delText>
              </w:r>
            </w:del>
          </w:p>
        </w:tc>
        <w:tc>
          <w:tcPr>
            <w:tcW w:w="655" w:type="dxa"/>
            <w:tcBorders>
              <w:top w:val="single" w:sz="4" w:space="0" w:color="000000"/>
            </w:tcBorders>
          </w:tcPr>
          <w:p w14:paraId="1D2CC0F5" w14:textId="586989AC" w:rsidR="00D62403" w:rsidDel="00673F97" w:rsidRDefault="00D62403" w:rsidP="000407AE">
            <w:pPr>
              <w:pStyle w:val="BodyText"/>
              <w:spacing w:before="126" w:line="314" w:lineRule="auto"/>
              <w:ind w:left="540" w:right="417"/>
              <w:jc w:val="both"/>
              <w:rPr>
                <w:del w:id="190" w:author="Mohamed SALEM" w:date="2024-01-16T13:21:00Z"/>
                <w:sz w:val="13"/>
              </w:rPr>
              <w:pPrChange w:id="191" w:author="Mohamed SALEM" w:date="2024-01-16T13:21:00Z">
                <w:pPr>
                  <w:pStyle w:val="TableParagraph"/>
                  <w:spacing w:line="116" w:lineRule="exact"/>
                  <w:ind w:left="1" w:right="2"/>
                </w:pPr>
              </w:pPrChange>
            </w:pPr>
            <w:del w:id="192" w:author="Mohamed SALEM" w:date="2024-01-16T13:21:00Z">
              <w:r w:rsidDel="00673F97">
                <w:rPr>
                  <w:spacing w:val="-2"/>
                  <w:sz w:val="13"/>
                </w:rPr>
                <w:delText>38.38</w:delText>
              </w:r>
            </w:del>
          </w:p>
        </w:tc>
        <w:tc>
          <w:tcPr>
            <w:tcW w:w="665" w:type="dxa"/>
            <w:tcBorders>
              <w:top w:val="single" w:sz="4" w:space="0" w:color="000000"/>
            </w:tcBorders>
          </w:tcPr>
          <w:p w14:paraId="58F337F7" w14:textId="4269B5BA" w:rsidR="00D62403" w:rsidDel="00673F97" w:rsidRDefault="00D62403" w:rsidP="000407AE">
            <w:pPr>
              <w:pStyle w:val="BodyText"/>
              <w:spacing w:before="126" w:line="314" w:lineRule="auto"/>
              <w:ind w:left="540" w:right="417"/>
              <w:jc w:val="both"/>
              <w:rPr>
                <w:del w:id="193" w:author="Mohamed SALEM" w:date="2024-01-16T13:21:00Z"/>
                <w:sz w:val="13"/>
              </w:rPr>
              <w:pPrChange w:id="194" w:author="Mohamed SALEM" w:date="2024-01-16T13:21:00Z">
                <w:pPr>
                  <w:pStyle w:val="TableParagraph"/>
                  <w:spacing w:line="116" w:lineRule="exact"/>
                  <w:ind w:left="10"/>
                </w:pPr>
              </w:pPrChange>
            </w:pPr>
            <w:del w:id="195" w:author="Mohamed SALEM" w:date="2024-01-16T13:21:00Z">
              <w:r w:rsidDel="00673F97">
                <w:rPr>
                  <w:spacing w:val="-2"/>
                  <w:sz w:val="13"/>
                </w:rPr>
                <w:delText>38.82</w:delText>
              </w:r>
            </w:del>
          </w:p>
        </w:tc>
        <w:tc>
          <w:tcPr>
            <w:tcW w:w="582" w:type="dxa"/>
            <w:tcBorders>
              <w:top w:val="single" w:sz="4" w:space="0" w:color="000000"/>
            </w:tcBorders>
          </w:tcPr>
          <w:p w14:paraId="05B6EB15" w14:textId="3DF28BD8" w:rsidR="00D62403" w:rsidDel="00673F97" w:rsidRDefault="00D62403" w:rsidP="000407AE">
            <w:pPr>
              <w:pStyle w:val="BodyText"/>
              <w:spacing w:before="126" w:line="314" w:lineRule="auto"/>
              <w:ind w:left="540" w:right="417"/>
              <w:jc w:val="both"/>
              <w:rPr>
                <w:del w:id="196" w:author="Mohamed SALEM" w:date="2024-01-16T13:21:00Z"/>
                <w:sz w:val="13"/>
              </w:rPr>
              <w:pPrChange w:id="197" w:author="Mohamed SALEM" w:date="2024-01-16T13:21:00Z">
                <w:pPr>
                  <w:pStyle w:val="TableParagraph"/>
                  <w:spacing w:line="116" w:lineRule="exact"/>
                  <w:ind w:left="25" w:right="1"/>
                </w:pPr>
              </w:pPrChange>
            </w:pPr>
            <w:del w:id="198" w:author="Mohamed SALEM" w:date="2024-01-16T13:21:00Z">
              <w:r w:rsidDel="00673F97">
                <w:rPr>
                  <w:spacing w:val="-4"/>
                  <w:sz w:val="13"/>
                </w:rPr>
                <w:delText>0.44</w:delText>
              </w:r>
            </w:del>
          </w:p>
        </w:tc>
      </w:tr>
      <w:tr w:rsidR="00D62403" w:rsidDel="00673F97" w14:paraId="52BD0BD1" w14:textId="34C3833A">
        <w:trPr>
          <w:trHeight w:val="161"/>
          <w:del w:id="199" w:author="Mohamed SALEM" w:date="2024-01-16T13:21:00Z"/>
        </w:trPr>
        <w:tc>
          <w:tcPr>
            <w:tcW w:w="4294" w:type="dxa"/>
          </w:tcPr>
          <w:p w14:paraId="25268C81" w14:textId="116DA9FF" w:rsidR="00D62403" w:rsidDel="00673F97" w:rsidRDefault="00D62403" w:rsidP="000407AE">
            <w:pPr>
              <w:pStyle w:val="BodyText"/>
              <w:spacing w:before="126" w:line="314" w:lineRule="auto"/>
              <w:ind w:left="540" w:right="417"/>
              <w:jc w:val="both"/>
              <w:rPr>
                <w:del w:id="200" w:author="Mohamed SALEM" w:date="2024-01-16T13:21:00Z"/>
                <w:sz w:val="13"/>
              </w:rPr>
              <w:pPrChange w:id="201" w:author="Mohamed SALEM" w:date="2024-01-16T13:21:00Z">
                <w:pPr>
                  <w:pStyle w:val="TableParagraph"/>
                  <w:spacing w:before="18" w:line="123" w:lineRule="exact"/>
                  <w:ind w:right="110"/>
                  <w:jc w:val="right"/>
                </w:pPr>
              </w:pPrChange>
            </w:pPr>
            <w:del w:id="202" w:author="Mohamed SALEM" w:date="2024-01-16T13:21:00Z">
              <w:r w:rsidDel="00673F97">
                <w:rPr>
                  <w:spacing w:val="-2"/>
                  <w:w w:val="110"/>
                  <w:sz w:val="13"/>
                </w:rPr>
                <w:delText>(12.42)</w:delText>
              </w:r>
            </w:del>
          </w:p>
        </w:tc>
        <w:tc>
          <w:tcPr>
            <w:tcW w:w="667" w:type="dxa"/>
          </w:tcPr>
          <w:p w14:paraId="52E8E889" w14:textId="4A9D5581" w:rsidR="00D62403" w:rsidDel="00673F97" w:rsidRDefault="00D62403" w:rsidP="000407AE">
            <w:pPr>
              <w:pStyle w:val="BodyText"/>
              <w:spacing w:before="126" w:line="314" w:lineRule="auto"/>
              <w:ind w:left="540" w:right="417"/>
              <w:jc w:val="both"/>
              <w:rPr>
                <w:del w:id="203" w:author="Mohamed SALEM" w:date="2024-01-16T13:21:00Z"/>
                <w:sz w:val="13"/>
              </w:rPr>
              <w:pPrChange w:id="204" w:author="Mohamed SALEM" w:date="2024-01-16T13:21:00Z">
                <w:pPr>
                  <w:pStyle w:val="TableParagraph"/>
                  <w:spacing w:before="18" w:line="123" w:lineRule="exact"/>
                </w:pPr>
              </w:pPrChange>
            </w:pPr>
            <w:del w:id="205" w:author="Mohamed SALEM" w:date="2024-01-16T13:21:00Z">
              <w:r w:rsidDel="00673F97">
                <w:rPr>
                  <w:spacing w:val="-2"/>
                  <w:w w:val="110"/>
                  <w:sz w:val="13"/>
                </w:rPr>
                <w:delText>(12.76)</w:delText>
              </w:r>
            </w:del>
          </w:p>
        </w:tc>
        <w:tc>
          <w:tcPr>
            <w:tcW w:w="584" w:type="dxa"/>
          </w:tcPr>
          <w:p w14:paraId="4C2DA809" w14:textId="65039D6A" w:rsidR="00D62403" w:rsidDel="00673F97" w:rsidRDefault="00D62403" w:rsidP="000407AE">
            <w:pPr>
              <w:pStyle w:val="BodyText"/>
              <w:spacing w:before="126" w:line="314" w:lineRule="auto"/>
              <w:ind w:left="540" w:right="417"/>
              <w:jc w:val="both"/>
              <w:rPr>
                <w:del w:id="206" w:author="Mohamed SALEM" w:date="2024-01-16T13:21:00Z"/>
                <w:sz w:val="13"/>
              </w:rPr>
              <w:pPrChange w:id="207" w:author="Mohamed SALEM" w:date="2024-01-16T13:21:00Z">
                <w:pPr>
                  <w:pStyle w:val="TableParagraph"/>
                  <w:spacing w:before="18" w:line="123" w:lineRule="exact"/>
                  <w:ind w:left="11" w:right="1"/>
                </w:pPr>
              </w:pPrChange>
            </w:pPr>
            <w:del w:id="208" w:author="Mohamed SALEM" w:date="2024-01-16T13:21:00Z">
              <w:r w:rsidDel="00673F97">
                <w:rPr>
                  <w:spacing w:val="-2"/>
                  <w:w w:val="115"/>
                  <w:sz w:val="13"/>
                </w:rPr>
                <w:delText>(0.11)</w:delText>
              </w:r>
            </w:del>
          </w:p>
        </w:tc>
        <w:tc>
          <w:tcPr>
            <w:tcW w:w="656" w:type="dxa"/>
          </w:tcPr>
          <w:p w14:paraId="0E943A10" w14:textId="58C9BB21" w:rsidR="00D62403" w:rsidDel="00673F97" w:rsidRDefault="00D62403" w:rsidP="000407AE">
            <w:pPr>
              <w:pStyle w:val="BodyText"/>
              <w:spacing w:before="126" w:line="314" w:lineRule="auto"/>
              <w:ind w:left="540" w:right="417"/>
              <w:jc w:val="both"/>
              <w:rPr>
                <w:del w:id="209" w:author="Mohamed SALEM" w:date="2024-01-16T13:21:00Z"/>
                <w:sz w:val="13"/>
              </w:rPr>
              <w:pPrChange w:id="210" w:author="Mohamed SALEM" w:date="2024-01-16T13:21:00Z">
                <w:pPr>
                  <w:pStyle w:val="TableParagraph"/>
                  <w:spacing w:before="18" w:line="123" w:lineRule="exact"/>
                  <w:ind w:left="1" w:right="8"/>
                </w:pPr>
              </w:pPrChange>
            </w:pPr>
            <w:del w:id="211" w:author="Mohamed SALEM" w:date="2024-01-16T13:21:00Z">
              <w:r w:rsidDel="00673F97">
                <w:rPr>
                  <w:spacing w:val="-2"/>
                  <w:w w:val="110"/>
                  <w:sz w:val="13"/>
                </w:rPr>
                <w:delText>(13.95)</w:delText>
              </w:r>
            </w:del>
          </w:p>
        </w:tc>
        <w:tc>
          <w:tcPr>
            <w:tcW w:w="666" w:type="dxa"/>
          </w:tcPr>
          <w:p w14:paraId="678434A7" w14:textId="4037FD2E" w:rsidR="00D62403" w:rsidDel="00673F97" w:rsidRDefault="00D62403" w:rsidP="000407AE">
            <w:pPr>
              <w:pStyle w:val="BodyText"/>
              <w:spacing w:before="126" w:line="314" w:lineRule="auto"/>
              <w:ind w:left="540" w:right="417"/>
              <w:jc w:val="both"/>
              <w:rPr>
                <w:del w:id="212" w:author="Mohamed SALEM" w:date="2024-01-16T13:21:00Z"/>
                <w:sz w:val="13"/>
              </w:rPr>
              <w:pPrChange w:id="213" w:author="Mohamed SALEM" w:date="2024-01-16T13:21:00Z">
                <w:pPr>
                  <w:pStyle w:val="TableParagraph"/>
                  <w:spacing w:before="18" w:line="123" w:lineRule="exact"/>
                  <w:ind w:left="25" w:right="24"/>
                </w:pPr>
              </w:pPrChange>
            </w:pPr>
            <w:del w:id="214" w:author="Mohamed SALEM" w:date="2024-01-16T13:21:00Z">
              <w:r w:rsidDel="00673F97">
                <w:rPr>
                  <w:spacing w:val="-2"/>
                  <w:w w:val="110"/>
                  <w:sz w:val="13"/>
                </w:rPr>
                <w:delText>(14.24)</w:delText>
              </w:r>
            </w:del>
          </w:p>
        </w:tc>
        <w:tc>
          <w:tcPr>
            <w:tcW w:w="583" w:type="dxa"/>
          </w:tcPr>
          <w:p w14:paraId="55E4D763" w14:textId="60F663C9" w:rsidR="00D62403" w:rsidDel="00673F97" w:rsidRDefault="00D62403" w:rsidP="000407AE">
            <w:pPr>
              <w:pStyle w:val="BodyText"/>
              <w:spacing w:before="126" w:line="314" w:lineRule="auto"/>
              <w:ind w:left="540" w:right="417"/>
              <w:jc w:val="both"/>
              <w:rPr>
                <w:del w:id="215" w:author="Mohamed SALEM" w:date="2024-01-16T13:21:00Z"/>
                <w:sz w:val="13"/>
              </w:rPr>
              <w:pPrChange w:id="216" w:author="Mohamed SALEM" w:date="2024-01-16T13:21:00Z">
                <w:pPr>
                  <w:pStyle w:val="TableParagraph"/>
                  <w:spacing w:before="18" w:line="123" w:lineRule="exact"/>
                  <w:ind w:left="15" w:right="1"/>
                </w:pPr>
              </w:pPrChange>
            </w:pPr>
            <w:del w:id="217" w:author="Mohamed SALEM" w:date="2024-01-16T13:21:00Z">
              <w:r w:rsidDel="00673F97">
                <w:rPr>
                  <w:spacing w:val="-2"/>
                  <w:w w:val="105"/>
                  <w:sz w:val="13"/>
                </w:rPr>
                <w:delText>(0.92)</w:delText>
              </w:r>
            </w:del>
          </w:p>
        </w:tc>
        <w:tc>
          <w:tcPr>
            <w:tcW w:w="655" w:type="dxa"/>
          </w:tcPr>
          <w:p w14:paraId="4727E04F" w14:textId="42CDDDF2" w:rsidR="00D62403" w:rsidDel="00673F97" w:rsidRDefault="00D62403" w:rsidP="000407AE">
            <w:pPr>
              <w:pStyle w:val="BodyText"/>
              <w:spacing w:before="126" w:line="314" w:lineRule="auto"/>
              <w:ind w:left="540" w:right="417"/>
              <w:jc w:val="both"/>
              <w:rPr>
                <w:del w:id="218" w:author="Mohamed SALEM" w:date="2024-01-16T13:21:00Z"/>
                <w:sz w:val="13"/>
              </w:rPr>
              <w:pPrChange w:id="219" w:author="Mohamed SALEM" w:date="2024-01-16T13:21:00Z">
                <w:pPr>
                  <w:pStyle w:val="TableParagraph"/>
                  <w:spacing w:before="18" w:line="123" w:lineRule="exact"/>
                  <w:ind w:right="2"/>
                </w:pPr>
              </w:pPrChange>
            </w:pPr>
            <w:del w:id="220" w:author="Mohamed SALEM" w:date="2024-01-16T13:21:00Z">
              <w:r w:rsidDel="00673F97">
                <w:rPr>
                  <w:spacing w:val="-2"/>
                  <w:w w:val="110"/>
                  <w:sz w:val="13"/>
                </w:rPr>
                <w:delText>(13.59)</w:delText>
              </w:r>
            </w:del>
          </w:p>
        </w:tc>
        <w:tc>
          <w:tcPr>
            <w:tcW w:w="665" w:type="dxa"/>
          </w:tcPr>
          <w:p w14:paraId="5FD50D64" w14:textId="16660AF5" w:rsidR="00D62403" w:rsidDel="00673F97" w:rsidRDefault="00D62403" w:rsidP="000407AE">
            <w:pPr>
              <w:pStyle w:val="BodyText"/>
              <w:spacing w:before="126" w:line="314" w:lineRule="auto"/>
              <w:ind w:left="540" w:right="417"/>
              <w:jc w:val="both"/>
              <w:rPr>
                <w:del w:id="221" w:author="Mohamed SALEM" w:date="2024-01-16T13:21:00Z"/>
                <w:sz w:val="13"/>
              </w:rPr>
              <w:pPrChange w:id="222" w:author="Mohamed SALEM" w:date="2024-01-16T13:21:00Z">
                <w:pPr>
                  <w:pStyle w:val="TableParagraph"/>
                  <w:spacing w:before="18" w:line="123" w:lineRule="exact"/>
                  <w:ind w:left="10" w:right="1"/>
                </w:pPr>
              </w:pPrChange>
            </w:pPr>
            <w:del w:id="223" w:author="Mohamed SALEM" w:date="2024-01-16T13:21:00Z">
              <w:r w:rsidDel="00673F97">
                <w:rPr>
                  <w:spacing w:val="-2"/>
                  <w:w w:val="105"/>
                  <w:sz w:val="13"/>
                </w:rPr>
                <w:delText>(13.83)</w:delText>
              </w:r>
            </w:del>
          </w:p>
        </w:tc>
        <w:tc>
          <w:tcPr>
            <w:tcW w:w="582" w:type="dxa"/>
          </w:tcPr>
          <w:p w14:paraId="0B6F953D" w14:textId="329C6460" w:rsidR="00D62403" w:rsidDel="00673F97" w:rsidRDefault="00D62403" w:rsidP="000407AE">
            <w:pPr>
              <w:pStyle w:val="BodyText"/>
              <w:spacing w:before="126" w:line="314" w:lineRule="auto"/>
              <w:ind w:left="540" w:right="417"/>
              <w:jc w:val="both"/>
              <w:rPr>
                <w:del w:id="224" w:author="Mohamed SALEM" w:date="2024-01-16T13:21:00Z"/>
                <w:sz w:val="13"/>
              </w:rPr>
              <w:pPrChange w:id="225" w:author="Mohamed SALEM" w:date="2024-01-16T13:21:00Z">
                <w:pPr>
                  <w:pStyle w:val="TableParagraph"/>
                  <w:spacing w:before="18" w:line="123" w:lineRule="exact"/>
                  <w:ind w:left="25" w:right="2"/>
                </w:pPr>
              </w:pPrChange>
            </w:pPr>
            <w:del w:id="226" w:author="Mohamed SALEM" w:date="2024-01-16T13:21:00Z">
              <w:r w:rsidDel="00673F97">
                <w:rPr>
                  <w:spacing w:val="-2"/>
                  <w:w w:val="105"/>
                  <w:sz w:val="13"/>
                </w:rPr>
                <w:delText>(0.47)</w:delText>
              </w:r>
            </w:del>
          </w:p>
        </w:tc>
      </w:tr>
      <w:tr w:rsidR="00D62403" w:rsidDel="00673F97" w14:paraId="3BF5AD10" w14:textId="40FD5CCE">
        <w:trPr>
          <w:trHeight w:val="161"/>
          <w:del w:id="227" w:author="Mohamed SALEM" w:date="2024-01-16T13:21:00Z"/>
        </w:trPr>
        <w:tc>
          <w:tcPr>
            <w:tcW w:w="4294" w:type="dxa"/>
          </w:tcPr>
          <w:p w14:paraId="397B35C8" w14:textId="7DADDD07" w:rsidR="00D62403" w:rsidDel="00673F97" w:rsidRDefault="00D62403" w:rsidP="000407AE">
            <w:pPr>
              <w:pStyle w:val="BodyText"/>
              <w:spacing w:before="126" w:line="314" w:lineRule="auto"/>
              <w:ind w:left="540" w:right="417"/>
              <w:jc w:val="both"/>
              <w:rPr>
                <w:del w:id="228" w:author="Mohamed SALEM" w:date="2024-01-16T13:21:00Z"/>
                <w:sz w:val="13"/>
              </w:rPr>
              <w:pPrChange w:id="229" w:author="Mohamed SALEM" w:date="2024-01-16T13:21:00Z">
                <w:pPr>
                  <w:pStyle w:val="TableParagraph"/>
                  <w:tabs>
                    <w:tab w:val="right" w:pos="4089"/>
                  </w:tabs>
                  <w:spacing w:before="18" w:line="123" w:lineRule="exact"/>
                  <w:ind w:left="102"/>
                  <w:jc w:val="left"/>
                </w:pPr>
              </w:pPrChange>
            </w:pPr>
            <w:del w:id="230" w:author="Mohamed SALEM" w:date="2024-01-16T13:21:00Z">
              <w:r w:rsidDel="00673F97">
                <w:rPr>
                  <w:sz w:val="13"/>
                </w:rPr>
                <w:delText>Household</w:delText>
              </w:r>
              <w:r w:rsidDel="00673F97">
                <w:rPr>
                  <w:spacing w:val="31"/>
                  <w:sz w:val="13"/>
                </w:rPr>
                <w:delText xml:space="preserve"> </w:delText>
              </w:r>
              <w:r w:rsidDel="00673F97">
                <w:rPr>
                  <w:sz w:val="13"/>
                </w:rPr>
                <w:delText>head</w:delText>
              </w:r>
              <w:r w:rsidDel="00673F97">
                <w:rPr>
                  <w:spacing w:val="31"/>
                  <w:sz w:val="13"/>
                </w:rPr>
                <w:delText xml:space="preserve"> </w:delText>
              </w:r>
              <w:r w:rsidDel="00673F97">
                <w:rPr>
                  <w:sz w:val="13"/>
                </w:rPr>
                <w:delText>is</w:delText>
              </w:r>
              <w:r w:rsidDel="00673F97">
                <w:rPr>
                  <w:spacing w:val="31"/>
                  <w:sz w:val="13"/>
                </w:rPr>
                <w:delText xml:space="preserve"> </w:delText>
              </w:r>
              <w:r w:rsidDel="00673F97">
                <w:rPr>
                  <w:sz w:val="13"/>
                </w:rPr>
                <w:delText>the</w:delText>
              </w:r>
              <w:r w:rsidDel="00673F97">
                <w:rPr>
                  <w:spacing w:val="32"/>
                  <w:sz w:val="13"/>
                </w:rPr>
                <w:delText xml:space="preserve"> </w:delText>
              </w:r>
              <w:r w:rsidDel="00673F97">
                <w:rPr>
                  <w:spacing w:val="-2"/>
                  <w:sz w:val="13"/>
                </w:rPr>
                <w:delText>respondent</w:delText>
              </w:r>
              <w:r w:rsidDel="00673F97">
                <w:rPr>
                  <w:rFonts w:ascii="Times New Roman"/>
                  <w:sz w:val="13"/>
                </w:rPr>
                <w:tab/>
              </w:r>
              <w:r w:rsidDel="00673F97">
                <w:rPr>
                  <w:spacing w:val="-4"/>
                  <w:sz w:val="13"/>
                </w:rPr>
                <w:delText>0.72</w:delText>
              </w:r>
            </w:del>
          </w:p>
        </w:tc>
        <w:tc>
          <w:tcPr>
            <w:tcW w:w="667" w:type="dxa"/>
          </w:tcPr>
          <w:p w14:paraId="46CAFFDD" w14:textId="72162DCA" w:rsidR="00D62403" w:rsidDel="00673F97" w:rsidRDefault="00D62403" w:rsidP="000407AE">
            <w:pPr>
              <w:pStyle w:val="BodyText"/>
              <w:spacing w:before="126" w:line="314" w:lineRule="auto"/>
              <w:ind w:left="540" w:right="417"/>
              <w:jc w:val="both"/>
              <w:rPr>
                <w:del w:id="231" w:author="Mohamed SALEM" w:date="2024-01-16T13:21:00Z"/>
                <w:sz w:val="13"/>
              </w:rPr>
              <w:pPrChange w:id="232" w:author="Mohamed SALEM" w:date="2024-01-16T13:21:00Z">
                <w:pPr>
                  <w:pStyle w:val="TableParagraph"/>
                  <w:spacing w:before="18" w:line="123" w:lineRule="exact"/>
                </w:pPr>
              </w:pPrChange>
            </w:pPr>
            <w:del w:id="233" w:author="Mohamed SALEM" w:date="2024-01-16T13:21:00Z">
              <w:r w:rsidDel="00673F97">
                <w:rPr>
                  <w:spacing w:val="-4"/>
                  <w:sz w:val="13"/>
                </w:rPr>
                <w:delText>0.73</w:delText>
              </w:r>
            </w:del>
          </w:p>
        </w:tc>
        <w:tc>
          <w:tcPr>
            <w:tcW w:w="584" w:type="dxa"/>
          </w:tcPr>
          <w:p w14:paraId="74C6A2B0" w14:textId="6888772B" w:rsidR="00D62403" w:rsidDel="00673F97" w:rsidRDefault="00D62403" w:rsidP="000407AE">
            <w:pPr>
              <w:pStyle w:val="BodyText"/>
              <w:spacing w:before="126" w:line="314" w:lineRule="auto"/>
              <w:ind w:left="540" w:right="417"/>
              <w:jc w:val="both"/>
              <w:rPr>
                <w:del w:id="234" w:author="Mohamed SALEM" w:date="2024-01-16T13:21:00Z"/>
                <w:sz w:val="13"/>
              </w:rPr>
              <w:pPrChange w:id="235" w:author="Mohamed SALEM" w:date="2024-01-16T13:21:00Z">
                <w:pPr>
                  <w:pStyle w:val="TableParagraph"/>
                  <w:spacing w:before="18" w:line="123" w:lineRule="exact"/>
                  <w:ind w:left="11"/>
                </w:pPr>
              </w:pPrChange>
            </w:pPr>
            <w:del w:id="236" w:author="Mohamed SALEM" w:date="2024-01-16T13:21:00Z">
              <w:r w:rsidDel="00673F97">
                <w:rPr>
                  <w:spacing w:val="-4"/>
                  <w:sz w:val="13"/>
                </w:rPr>
                <w:delText>0.01</w:delText>
              </w:r>
            </w:del>
          </w:p>
        </w:tc>
        <w:tc>
          <w:tcPr>
            <w:tcW w:w="656" w:type="dxa"/>
          </w:tcPr>
          <w:p w14:paraId="035C3F3D" w14:textId="6FD20E85" w:rsidR="00D62403" w:rsidDel="00673F97" w:rsidRDefault="00D62403" w:rsidP="000407AE">
            <w:pPr>
              <w:pStyle w:val="BodyText"/>
              <w:spacing w:before="126" w:line="314" w:lineRule="auto"/>
              <w:ind w:left="540" w:right="417"/>
              <w:jc w:val="both"/>
              <w:rPr>
                <w:del w:id="237" w:author="Mohamed SALEM" w:date="2024-01-16T13:21:00Z"/>
                <w:sz w:val="13"/>
              </w:rPr>
              <w:pPrChange w:id="238" w:author="Mohamed SALEM" w:date="2024-01-16T13:21:00Z">
                <w:pPr>
                  <w:pStyle w:val="TableParagraph"/>
                  <w:spacing w:before="18" w:line="123" w:lineRule="exact"/>
                  <w:ind w:left="1" w:right="8"/>
                </w:pPr>
              </w:pPrChange>
            </w:pPr>
            <w:del w:id="239" w:author="Mohamed SALEM" w:date="2024-01-16T13:21:00Z">
              <w:r w:rsidDel="00673F97">
                <w:rPr>
                  <w:spacing w:val="-4"/>
                  <w:sz w:val="13"/>
                </w:rPr>
                <w:delText>0.78</w:delText>
              </w:r>
            </w:del>
          </w:p>
        </w:tc>
        <w:tc>
          <w:tcPr>
            <w:tcW w:w="666" w:type="dxa"/>
          </w:tcPr>
          <w:p w14:paraId="04F2C009" w14:textId="2A9D2047" w:rsidR="00D62403" w:rsidDel="00673F97" w:rsidRDefault="00D62403" w:rsidP="000407AE">
            <w:pPr>
              <w:pStyle w:val="BodyText"/>
              <w:spacing w:before="126" w:line="314" w:lineRule="auto"/>
              <w:ind w:left="540" w:right="417"/>
              <w:jc w:val="both"/>
              <w:rPr>
                <w:del w:id="240" w:author="Mohamed SALEM" w:date="2024-01-16T13:21:00Z"/>
                <w:sz w:val="13"/>
              </w:rPr>
              <w:pPrChange w:id="241" w:author="Mohamed SALEM" w:date="2024-01-16T13:21:00Z">
                <w:pPr>
                  <w:pStyle w:val="TableParagraph"/>
                  <w:spacing w:before="18" w:line="123" w:lineRule="exact"/>
                  <w:ind w:left="25" w:right="23"/>
                </w:pPr>
              </w:pPrChange>
            </w:pPr>
            <w:del w:id="242" w:author="Mohamed SALEM" w:date="2024-01-16T13:21:00Z">
              <w:r w:rsidDel="00673F97">
                <w:rPr>
                  <w:spacing w:val="-4"/>
                  <w:sz w:val="13"/>
                </w:rPr>
                <w:delText>0.79</w:delText>
              </w:r>
            </w:del>
          </w:p>
        </w:tc>
        <w:tc>
          <w:tcPr>
            <w:tcW w:w="583" w:type="dxa"/>
          </w:tcPr>
          <w:p w14:paraId="6FBDC793" w14:textId="409676EF" w:rsidR="00D62403" w:rsidDel="00673F97" w:rsidRDefault="00D62403" w:rsidP="000407AE">
            <w:pPr>
              <w:pStyle w:val="BodyText"/>
              <w:spacing w:before="126" w:line="314" w:lineRule="auto"/>
              <w:ind w:left="540" w:right="417"/>
              <w:jc w:val="both"/>
              <w:rPr>
                <w:del w:id="243" w:author="Mohamed SALEM" w:date="2024-01-16T13:21:00Z"/>
                <w:sz w:val="13"/>
              </w:rPr>
              <w:pPrChange w:id="244" w:author="Mohamed SALEM" w:date="2024-01-16T13:21:00Z">
                <w:pPr>
                  <w:pStyle w:val="TableParagraph"/>
                  <w:spacing w:before="18" w:line="123" w:lineRule="exact"/>
                  <w:ind w:left="15"/>
                </w:pPr>
              </w:pPrChange>
            </w:pPr>
            <w:del w:id="245" w:author="Mohamed SALEM" w:date="2024-01-16T13:21:00Z">
              <w:r w:rsidDel="00673F97">
                <w:rPr>
                  <w:spacing w:val="-4"/>
                  <w:sz w:val="13"/>
                </w:rPr>
                <w:delText>0.02</w:delText>
              </w:r>
            </w:del>
          </w:p>
        </w:tc>
        <w:tc>
          <w:tcPr>
            <w:tcW w:w="655" w:type="dxa"/>
          </w:tcPr>
          <w:p w14:paraId="5E9E35FB" w14:textId="0C58FC06" w:rsidR="00D62403" w:rsidDel="00673F97" w:rsidRDefault="00D62403" w:rsidP="000407AE">
            <w:pPr>
              <w:pStyle w:val="BodyText"/>
              <w:spacing w:before="126" w:line="314" w:lineRule="auto"/>
              <w:ind w:left="540" w:right="417"/>
              <w:jc w:val="both"/>
              <w:rPr>
                <w:del w:id="246" w:author="Mohamed SALEM" w:date="2024-01-16T13:21:00Z"/>
                <w:sz w:val="13"/>
              </w:rPr>
              <w:pPrChange w:id="247" w:author="Mohamed SALEM" w:date="2024-01-16T13:21:00Z">
                <w:pPr>
                  <w:pStyle w:val="TableParagraph"/>
                  <w:spacing w:before="18" w:line="123" w:lineRule="exact"/>
                  <w:ind w:left="1" w:right="2"/>
                </w:pPr>
              </w:pPrChange>
            </w:pPr>
            <w:del w:id="248" w:author="Mohamed SALEM" w:date="2024-01-16T13:21:00Z">
              <w:r w:rsidDel="00673F97">
                <w:rPr>
                  <w:spacing w:val="-4"/>
                  <w:sz w:val="13"/>
                </w:rPr>
                <w:delText>0.76</w:delText>
              </w:r>
            </w:del>
          </w:p>
        </w:tc>
        <w:tc>
          <w:tcPr>
            <w:tcW w:w="665" w:type="dxa"/>
          </w:tcPr>
          <w:p w14:paraId="7689C774" w14:textId="5ED86B9F" w:rsidR="00D62403" w:rsidDel="00673F97" w:rsidRDefault="00D62403" w:rsidP="000407AE">
            <w:pPr>
              <w:pStyle w:val="BodyText"/>
              <w:spacing w:before="126" w:line="314" w:lineRule="auto"/>
              <w:ind w:left="540" w:right="417"/>
              <w:jc w:val="both"/>
              <w:rPr>
                <w:del w:id="249" w:author="Mohamed SALEM" w:date="2024-01-16T13:21:00Z"/>
                <w:sz w:val="13"/>
              </w:rPr>
              <w:pPrChange w:id="250" w:author="Mohamed SALEM" w:date="2024-01-16T13:21:00Z">
                <w:pPr>
                  <w:pStyle w:val="TableParagraph"/>
                  <w:spacing w:before="18" w:line="123" w:lineRule="exact"/>
                  <w:ind w:left="10"/>
                </w:pPr>
              </w:pPrChange>
            </w:pPr>
            <w:del w:id="251" w:author="Mohamed SALEM" w:date="2024-01-16T13:21:00Z">
              <w:r w:rsidDel="00673F97">
                <w:rPr>
                  <w:spacing w:val="-4"/>
                  <w:sz w:val="13"/>
                </w:rPr>
                <w:delText>0.78</w:delText>
              </w:r>
            </w:del>
          </w:p>
        </w:tc>
        <w:tc>
          <w:tcPr>
            <w:tcW w:w="582" w:type="dxa"/>
          </w:tcPr>
          <w:p w14:paraId="1EB5B536" w14:textId="7D29A073" w:rsidR="00D62403" w:rsidDel="00673F97" w:rsidRDefault="00D62403" w:rsidP="000407AE">
            <w:pPr>
              <w:pStyle w:val="BodyText"/>
              <w:spacing w:before="126" w:line="314" w:lineRule="auto"/>
              <w:ind w:left="540" w:right="417"/>
              <w:jc w:val="both"/>
              <w:rPr>
                <w:del w:id="252" w:author="Mohamed SALEM" w:date="2024-01-16T13:21:00Z"/>
                <w:sz w:val="13"/>
              </w:rPr>
              <w:pPrChange w:id="253" w:author="Mohamed SALEM" w:date="2024-01-16T13:21:00Z">
                <w:pPr>
                  <w:pStyle w:val="TableParagraph"/>
                  <w:spacing w:before="18" w:line="123" w:lineRule="exact"/>
                  <w:ind w:left="25"/>
                </w:pPr>
              </w:pPrChange>
            </w:pPr>
            <w:del w:id="254" w:author="Mohamed SALEM" w:date="2024-01-16T13:21:00Z">
              <w:r w:rsidDel="00673F97">
                <w:rPr>
                  <w:spacing w:val="-4"/>
                  <w:sz w:val="13"/>
                </w:rPr>
                <w:delText>0.02</w:delText>
              </w:r>
            </w:del>
          </w:p>
        </w:tc>
      </w:tr>
      <w:tr w:rsidR="00D62403" w:rsidDel="00673F97" w14:paraId="306B1D59" w14:textId="087F79C0">
        <w:trPr>
          <w:trHeight w:val="161"/>
          <w:del w:id="255" w:author="Mohamed SALEM" w:date="2024-01-16T13:21:00Z"/>
        </w:trPr>
        <w:tc>
          <w:tcPr>
            <w:tcW w:w="4294" w:type="dxa"/>
          </w:tcPr>
          <w:p w14:paraId="5AFD0D7C" w14:textId="2DFB607D" w:rsidR="00D62403" w:rsidDel="00673F97" w:rsidRDefault="00D62403" w:rsidP="000407AE">
            <w:pPr>
              <w:pStyle w:val="BodyText"/>
              <w:spacing w:before="126" w:line="314" w:lineRule="auto"/>
              <w:ind w:left="540" w:right="417"/>
              <w:jc w:val="both"/>
              <w:rPr>
                <w:del w:id="256" w:author="Mohamed SALEM" w:date="2024-01-16T13:21:00Z"/>
                <w:sz w:val="13"/>
              </w:rPr>
              <w:pPrChange w:id="257" w:author="Mohamed SALEM" w:date="2024-01-16T13:21:00Z">
                <w:pPr>
                  <w:pStyle w:val="TableParagraph"/>
                  <w:spacing w:before="18" w:line="123" w:lineRule="exact"/>
                  <w:ind w:right="146"/>
                  <w:jc w:val="right"/>
                </w:pPr>
              </w:pPrChange>
            </w:pPr>
            <w:del w:id="258" w:author="Mohamed SALEM" w:date="2024-01-16T13:21:00Z">
              <w:r w:rsidDel="00673F97">
                <w:rPr>
                  <w:spacing w:val="-2"/>
                  <w:w w:val="105"/>
                  <w:sz w:val="13"/>
                </w:rPr>
                <w:delText>(0.45)</w:delText>
              </w:r>
            </w:del>
          </w:p>
        </w:tc>
        <w:tc>
          <w:tcPr>
            <w:tcW w:w="667" w:type="dxa"/>
          </w:tcPr>
          <w:p w14:paraId="38FB439C" w14:textId="73904514" w:rsidR="00D62403" w:rsidDel="00673F97" w:rsidRDefault="00D62403" w:rsidP="000407AE">
            <w:pPr>
              <w:pStyle w:val="BodyText"/>
              <w:spacing w:before="126" w:line="314" w:lineRule="auto"/>
              <w:ind w:left="540" w:right="417"/>
              <w:jc w:val="both"/>
              <w:rPr>
                <w:del w:id="259" w:author="Mohamed SALEM" w:date="2024-01-16T13:21:00Z"/>
                <w:sz w:val="13"/>
              </w:rPr>
              <w:pPrChange w:id="260" w:author="Mohamed SALEM" w:date="2024-01-16T13:21:00Z">
                <w:pPr>
                  <w:pStyle w:val="TableParagraph"/>
                  <w:spacing w:before="18" w:line="123" w:lineRule="exact"/>
                </w:pPr>
              </w:pPrChange>
            </w:pPr>
            <w:del w:id="261" w:author="Mohamed SALEM" w:date="2024-01-16T13:21:00Z">
              <w:r w:rsidDel="00673F97">
                <w:rPr>
                  <w:spacing w:val="-2"/>
                  <w:sz w:val="13"/>
                </w:rPr>
                <w:delText>(0.44)</w:delText>
              </w:r>
            </w:del>
          </w:p>
        </w:tc>
        <w:tc>
          <w:tcPr>
            <w:tcW w:w="584" w:type="dxa"/>
          </w:tcPr>
          <w:p w14:paraId="1A5D914A" w14:textId="0764BB59" w:rsidR="00D62403" w:rsidDel="00673F97" w:rsidRDefault="00D62403" w:rsidP="000407AE">
            <w:pPr>
              <w:pStyle w:val="BodyText"/>
              <w:spacing w:before="126" w:line="314" w:lineRule="auto"/>
              <w:ind w:left="540" w:right="417"/>
              <w:jc w:val="both"/>
              <w:rPr>
                <w:del w:id="262" w:author="Mohamed SALEM" w:date="2024-01-16T13:21:00Z"/>
                <w:sz w:val="13"/>
              </w:rPr>
              <w:pPrChange w:id="263" w:author="Mohamed SALEM" w:date="2024-01-16T13:21:00Z">
                <w:pPr>
                  <w:pStyle w:val="TableParagraph"/>
                  <w:spacing w:before="18" w:line="123" w:lineRule="exact"/>
                  <w:ind w:left="11" w:right="1"/>
                </w:pPr>
              </w:pPrChange>
            </w:pPr>
            <w:del w:id="264" w:author="Mohamed SALEM" w:date="2024-01-16T13:21:00Z">
              <w:r w:rsidDel="00673F97">
                <w:rPr>
                  <w:spacing w:val="-2"/>
                  <w:sz w:val="13"/>
                </w:rPr>
                <w:delText>(0.68)</w:delText>
              </w:r>
            </w:del>
          </w:p>
        </w:tc>
        <w:tc>
          <w:tcPr>
            <w:tcW w:w="656" w:type="dxa"/>
          </w:tcPr>
          <w:p w14:paraId="129B80A7" w14:textId="02A4144C" w:rsidR="00D62403" w:rsidDel="00673F97" w:rsidRDefault="00D62403" w:rsidP="000407AE">
            <w:pPr>
              <w:pStyle w:val="BodyText"/>
              <w:spacing w:before="126" w:line="314" w:lineRule="auto"/>
              <w:ind w:left="540" w:right="417"/>
              <w:jc w:val="both"/>
              <w:rPr>
                <w:del w:id="265" w:author="Mohamed SALEM" w:date="2024-01-16T13:21:00Z"/>
                <w:sz w:val="13"/>
              </w:rPr>
              <w:pPrChange w:id="266" w:author="Mohamed SALEM" w:date="2024-01-16T13:21:00Z">
                <w:pPr>
                  <w:pStyle w:val="TableParagraph"/>
                  <w:spacing w:before="18" w:line="123" w:lineRule="exact"/>
                  <w:ind w:left="1" w:right="8"/>
                </w:pPr>
              </w:pPrChange>
            </w:pPr>
            <w:del w:id="267" w:author="Mohamed SALEM" w:date="2024-01-16T13:21:00Z">
              <w:r w:rsidDel="00673F97">
                <w:rPr>
                  <w:spacing w:val="-2"/>
                  <w:w w:val="105"/>
                  <w:sz w:val="13"/>
                </w:rPr>
                <w:delText>(0.42)</w:delText>
              </w:r>
            </w:del>
          </w:p>
        </w:tc>
        <w:tc>
          <w:tcPr>
            <w:tcW w:w="666" w:type="dxa"/>
          </w:tcPr>
          <w:p w14:paraId="72A3460E" w14:textId="29AC7754" w:rsidR="00D62403" w:rsidDel="00673F97" w:rsidRDefault="00D62403" w:rsidP="000407AE">
            <w:pPr>
              <w:pStyle w:val="BodyText"/>
              <w:spacing w:before="126" w:line="314" w:lineRule="auto"/>
              <w:ind w:left="540" w:right="417"/>
              <w:jc w:val="both"/>
              <w:rPr>
                <w:del w:id="268" w:author="Mohamed SALEM" w:date="2024-01-16T13:21:00Z"/>
                <w:sz w:val="13"/>
              </w:rPr>
              <w:pPrChange w:id="269" w:author="Mohamed SALEM" w:date="2024-01-16T13:21:00Z">
                <w:pPr>
                  <w:pStyle w:val="TableParagraph"/>
                  <w:spacing w:before="18" w:line="123" w:lineRule="exact"/>
                  <w:ind w:left="25" w:right="24"/>
                </w:pPr>
              </w:pPrChange>
            </w:pPr>
            <w:del w:id="270" w:author="Mohamed SALEM" w:date="2024-01-16T13:21:00Z">
              <w:r w:rsidDel="00673F97">
                <w:rPr>
                  <w:spacing w:val="-2"/>
                  <w:sz w:val="13"/>
                </w:rPr>
                <w:delText>(0.40)</w:delText>
              </w:r>
            </w:del>
          </w:p>
        </w:tc>
        <w:tc>
          <w:tcPr>
            <w:tcW w:w="583" w:type="dxa"/>
          </w:tcPr>
          <w:p w14:paraId="7CC37A8C" w14:textId="0E735CC9" w:rsidR="00D62403" w:rsidDel="00673F97" w:rsidRDefault="00D62403" w:rsidP="000407AE">
            <w:pPr>
              <w:pStyle w:val="BodyText"/>
              <w:spacing w:before="126" w:line="314" w:lineRule="auto"/>
              <w:ind w:left="540" w:right="417"/>
              <w:jc w:val="both"/>
              <w:rPr>
                <w:del w:id="271" w:author="Mohamed SALEM" w:date="2024-01-16T13:21:00Z"/>
                <w:sz w:val="13"/>
              </w:rPr>
              <w:pPrChange w:id="272" w:author="Mohamed SALEM" w:date="2024-01-16T13:21:00Z">
                <w:pPr>
                  <w:pStyle w:val="TableParagraph"/>
                  <w:spacing w:before="18" w:line="123" w:lineRule="exact"/>
                  <w:ind w:left="15" w:right="1"/>
                </w:pPr>
              </w:pPrChange>
            </w:pPr>
            <w:del w:id="273" w:author="Mohamed SALEM" w:date="2024-01-16T13:21:00Z">
              <w:r w:rsidDel="00673F97">
                <w:rPr>
                  <w:spacing w:val="-2"/>
                  <w:w w:val="105"/>
                  <w:sz w:val="13"/>
                </w:rPr>
                <w:delText>(0.43)</w:delText>
              </w:r>
            </w:del>
          </w:p>
        </w:tc>
        <w:tc>
          <w:tcPr>
            <w:tcW w:w="655" w:type="dxa"/>
          </w:tcPr>
          <w:p w14:paraId="7241499D" w14:textId="7F44BE2E" w:rsidR="00D62403" w:rsidDel="00673F97" w:rsidRDefault="00D62403" w:rsidP="000407AE">
            <w:pPr>
              <w:pStyle w:val="BodyText"/>
              <w:spacing w:before="126" w:line="314" w:lineRule="auto"/>
              <w:ind w:left="540" w:right="417"/>
              <w:jc w:val="both"/>
              <w:rPr>
                <w:del w:id="274" w:author="Mohamed SALEM" w:date="2024-01-16T13:21:00Z"/>
                <w:sz w:val="13"/>
              </w:rPr>
              <w:pPrChange w:id="275" w:author="Mohamed SALEM" w:date="2024-01-16T13:21:00Z">
                <w:pPr>
                  <w:pStyle w:val="TableParagraph"/>
                  <w:spacing w:before="18" w:line="123" w:lineRule="exact"/>
                  <w:ind w:right="2"/>
                </w:pPr>
              </w:pPrChange>
            </w:pPr>
            <w:del w:id="276" w:author="Mohamed SALEM" w:date="2024-01-16T13:21:00Z">
              <w:r w:rsidDel="00673F97">
                <w:rPr>
                  <w:spacing w:val="-2"/>
                  <w:w w:val="105"/>
                  <w:sz w:val="13"/>
                </w:rPr>
                <w:delText>(0.43)</w:delText>
              </w:r>
            </w:del>
          </w:p>
        </w:tc>
        <w:tc>
          <w:tcPr>
            <w:tcW w:w="665" w:type="dxa"/>
          </w:tcPr>
          <w:p w14:paraId="4DB1F682" w14:textId="54DCE09D" w:rsidR="00D62403" w:rsidDel="00673F97" w:rsidRDefault="00D62403" w:rsidP="000407AE">
            <w:pPr>
              <w:pStyle w:val="BodyText"/>
              <w:spacing w:before="126" w:line="314" w:lineRule="auto"/>
              <w:ind w:left="540" w:right="417"/>
              <w:jc w:val="both"/>
              <w:rPr>
                <w:del w:id="277" w:author="Mohamed SALEM" w:date="2024-01-16T13:21:00Z"/>
                <w:sz w:val="13"/>
              </w:rPr>
              <w:pPrChange w:id="278" w:author="Mohamed SALEM" w:date="2024-01-16T13:21:00Z">
                <w:pPr>
                  <w:pStyle w:val="TableParagraph"/>
                  <w:spacing w:before="18" w:line="123" w:lineRule="exact"/>
                  <w:ind w:left="10" w:right="1"/>
                </w:pPr>
              </w:pPrChange>
            </w:pPr>
            <w:del w:id="279" w:author="Mohamed SALEM" w:date="2024-01-16T13:21:00Z">
              <w:r w:rsidDel="00673F97">
                <w:rPr>
                  <w:spacing w:val="-2"/>
                  <w:w w:val="105"/>
                  <w:sz w:val="13"/>
                </w:rPr>
                <w:delText>(0.42)</w:delText>
              </w:r>
            </w:del>
          </w:p>
        </w:tc>
        <w:tc>
          <w:tcPr>
            <w:tcW w:w="582" w:type="dxa"/>
          </w:tcPr>
          <w:p w14:paraId="3F4AB769" w14:textId="34A7128D" w:rsidR="00D62403" w:rsidDel="00673F97" w:rsidRDefault="00D62403" w:rsidP="000407AE">
            <w:pPr>
              <w:pStyle w:val="BodyText"/>
              <w:spacing w:before="126" w:line="314" w:lineRule="auto"/>
              <w:ind w:left="540" w:right="417"/>
              <w:jc w:val="both"/>
              <w:rPr>
                <w:del w:id="280" w:author="Mohamed SALEM" w:date="2024-01-16T13:21:00Z"/>
                <w:sz w:val="13"/>
              </w:rPr>
              <w:pPrChange w:id="281" w:author="Mohamed SALEM" w:date="2024-01-16T13:21:00Z">
                <w:pPr>
                  <w:pStyle w:val="TableParagraph"/>
                  <w:spacing w:before="18" w:line="123" w:lineRule="exact"/>
                  <w:ind w:left="25" w:right="2"/>
                </w:pPr>
              </w:pPrChange>
            </w:pPr>
            <w:del w:id="282" w:author="Mohamed SALEM" w:date="2024-01-16T13:21:00Z">
              <w:r w:rsidDel="00673F97">
                <w:rPr>
                  <w:spacing w:val="-2"/>
                  <w:w w:val="105"/>
                  <w:sz w:val="13"/>
                </w:rPr>
                <w:delText>(0.38)</w:delText>
              </w:r>
            </w:del>
          </w:p>
        </w:tc>
      </w:tr>
      <w:tr w:rsidR="00D62403" w:rsidDel="00673F97" w14:paraId="15D5D0A5" w14:textId="50948FE8">
        <w:trPr>
          <w:trHeight w:val="161"/>
          <w:del w:id="283" w:author="Mohamed SALEM" w:date="2024-01-16T13:21:00Z"/>
        </w:trPr>
        <w:tc>
          <w:tcPr>
            <w:tcW w:w="4294" w:type="dxa"/>
          </w:tcPr>
          <w:p w14:paraId="1851AFE2" w14:textId="32476804" w:rsidR="00D62403" w:rsidDel="00673F97" w:rsidRDefault="00D62403" w:rsidP="000407AE">
            <w:pPr>
              <w:pStyle w:val="BodyText"/>
              <w:spacing w:before="126" w:line="314" w:lineRule="auto"/>
              <w:ind w:left="540" w:right="417"/>
              <w:jc w:val="both"/>
              <w:rPr>
                <w:del w:id="284" w:author="Mohamed SALEM" w:date="2024-01-16T13:21:00Z"/>
                <w:sz w:val="13"/>
              </w:rPr>
              <w:pPrChange w:id="285" w:author="Mohamed SALEM" w:date="2024-01-16T13:21:00Z">
                <w:pPr>
                  <w:pStyle w:val="TableParagraph"/>
                  <w:tabs>
                    <w:tab w:val="right" w:pos="4089"/>
                  </w:tabs>
                  <w:spacing w:before="18" w:line="123" w:lineRule="exact"/>
                  <w:ind w:left="102"/>
                  <w:jc w:val="left"/>
                </w:pPr>
              </w:pPrChange>
            </w:pPr>
            <w:del w:id="286" w:author="Mohamed SALEM" w:date="2024-01-16T13:21:00Z">
              <w:r w:rsidDel="00673F97">
                <w:rPr>
                  <w:sz w:val="13"/>
                </w:rPr>
                <w:delText>Female</w:delText>
              </w:r>
              <w:r w:rsidDel="00673F97">
                <w:rPr>
                  <w:spacing w:val="38"/>
                  <w:sz w:val="13"/>
                </w:rPr>
                <w:delText xml:space="preserve"> </w:delText>
              </w:r>
              <w:r w:rsidDel="00673F97">
                <w:rPr>
                  <w:sz w:val="13"/>
                </w:rPr>
                <w:delText>Household</w:delText>
              </w:r>
              <w:r w:rsidDel="00673F97">
                <w:rPr>
                  <w:spacing w:val="39"/>
                  <w:sz w:val="13"/>
                </w:rPr>
                <w:delText xml:space="preserve"> </w:delText>
              </w:r>
              <w:r w:rsidDel="00673F97">
                <w:rPr>
                  <w:spacing w:val="-4"/>
                  <w:sz w:val="13"/>
                </w:rPr>
                <w:delText>Head</w:delText>
              </w:r>
              <w:r w:rsidDel="00673F97">
                <w:rPr>
                  <w:rFonts w:ascii="Times New Roman"/>
                  <w:sz w:val="13"/>
                </w:rPr>
                <w:tab/>
              </w:r>
              <w:r w:rsidDel="00673F97">
                <w:rPr>
                  <w:spacing w:val="-4"/>
                  <w:sz w:val="13"/>
                </w:rPr>
                <w:delText>0.20</w:delText>
              </w:r>
            </w:del>
          </w:p>
        </w:tc>
        <w:tc>
          <w:tcPr>
            <w:tcW w:w="667" w:type="dxa"/>
          </w:tcPr>
          <w:p w14:paraId="10D52EB2" w14:textId="36758E79" w:rsidR="00D62403" w:rsidDel="00673F97" w:rsidRDefault="00D62403" w:rsidP="000407AE">
            <w:pPr>
              <w:pStyle w:val="BodyText"/>
              <w:spacing w:before="126" w:line="314" w:lineRule="auto"/>
              <w:ind w:left="540" w:right="417"/>
              <w:jc w:val="both"/>
              <w:rPr>
                <w:del w:id="287" w:author="Mohamed SALEM" w:date="2024-01-16T13:21:00Z"/>
                <w:sz w:val="13"/>
              </w:rPr>
              <w:pPrChange w:id="288" w:author="Mohamed SALEM" w:date="2024-01-16T13:21:00Z">
                <w:pPr>
                  <w:pStyle w:val="TableParagraph"/>
                  <w:spacing w:before="18" w:line="123" w:lineRule="exact"/>
                </w:pPr>
              </w:pPrChange>
            </w:pPr>
            <w:del w:id="289" w:author="Mohamed SALEM" w:date="2024-01-16T13:21:00Z">
              <w:r w:rsidDel="00673F97">
                <w:rPr>
                  <w:spacing w:val="-4"/>
                  <w:sz w:val="13"/>
                </w:rPr>
                <w:delText>0.23</w:delText>
              </w:r>
            </w:del>
          </w:p>
        </w:tc>
        <w:tc>
          <w:tcPr>
            <w:tcW w:w="584" w:type="dxa"/>
          </w:tcPr>
          <w:p w14:paraId="5D6D21FA" w14:textId="0B55A1DB" w:rsidR="00D62403" w:rsidDel="00673F97" w:rsidRDefault="00D62403" w:rsidP="000407AE">
            <w:pPr>
              <w:pStyle w:val="BodyText"/>
              <w:spacing w:before="126" w:line="314" w:lineRule="auto"/>
              <w:ind w:left="540" w:right="417"/>
              <w:jc w:val="both"/>
              <w:rPr>
                <w:del w:id="290" w:author="Mohamed SALEM" w:date="2024-01-16T13:21:00Z"/>
                <w:sz w:val="13"/>
              </w:rPr>
              <w:pPrChange w:id="291" w:author="Mohamed SALEM" w:date="2024-01-16T13:21:00Z">
                <w:pPr>
                  <w:pStyle w:val="TableParagraph"/>
                  <w:spacing w:before="18" w:line="123" w:lineRule="exact"/>
                  <w:ind w:left="11"/>
                </w:pPr>
              </w:pPrChange>
            </w:pPr>
            <w:del w:id="292" w:author="Mohamed SALEM" w:date="2024-01-16T13:21:00Z">
              <w:r w:rsidDel="00673F97">
                <w:rPr>
                  <w:spacing w:val="-4"/>
                  <w:sz w:val="13"/>
                </w:rPr>
                <w:delText>0.03</w:delText>
              </w:r>
            </w:del>
          </w:p>
        </w:tc>
        <w:tc>
          <w:tcPr>
            <w:tcW w:w="656" w:type="dxa"/>
          </w:tcPr>
          <w:p w14:paraId="3EBD6051" w14:textId="7A6519D1" w:rsidR="00D62403" w:rsidDel="00673F97" w:rsidRDefault="00D62403" w:rsidP="000407AE">
            <w:pPr>
              <w:pStyle w:val="BodyText"/>
              <w:spacing w:before="126" w:line="314" w:lineRule="auto"/>
              <w:ind w:left="540" w:right="417"/>
              <w:jc w:val="both"/>
              <w:rPr>
                <w:del w:id="293" w:author="Mohamed SALEM" w:date="2024-01-16T13:21:00Z"/>
                <w:sz w:val="13"/>
              </w:rPr>
              <w:pPrChange w:id="294" w:author="Mohamed SALEM" w:date="2024-01-16T13:21:00Z">
                <w:pPr>
                  <w:pStyle w:val="TableParagraph"/>
                  <w:spacing w:before="18" w:line="123" w:lineRule="exact"/>
                  <w:ind w:left="1" w:right="8"/>
                </w:pPr>
              </w:pPrChange>
            </w:pPr>
            <w:del w:id="295" w:author="Mohamed SALEM" w:date="2024-01-16T13:21:00Z">
              <w:r w:rsidDel="00673F97">
                <w:rPr>
                  <w:spacing w:val="-4"/>
                  <w:sz w:val="13"/>
                </w:rPr>
                <w:delText>0.30</w:delText>
              </w:r>
            </w:del>
          </w:p>
        </w:tc>
        <w:tc>
          <w:tcPr>
            <w:tcW w:w="666" w:type="dxa"/>
          </w:tcPr>
          <w:p w14:paraId="0224DDDE" w14:textId="70BD3F49" w:rsidR="00D62403" w:rsidDel="00673F97" w:rsidRDefault="00D62403" w:rsidP="000407AE">
            <w:pPr>
              <w:pStyle w:val="BodyText"/>
              <w:spacing w:before="126" w:line="314" w:lineRule="auto"/>
              <w:ind w:left="540" w:right="417"/>
              <w:jc w:val="both"/>
              <w:rPr>
                <w:del w:id="296" w:author="Mohamed SALEM" w:date="2024-01-16T13:21:00Z"/>
                <w:sz w:val="13"/>
              </w:rPr>
              <w:pPrChange w:id="297" w:author="Mohamed SALEM" w:date="2024-01-16T13:21:00Z">
                <w:pPr>
                  <w:pStyle w:val="TableParagraph"/>
                  <w:spacing w:before="18" w:line="123" w:lineRule="exact"/>
                  <w:ind w:left="25" w:right="23"/>
                </w:pPr>
              </w:pPrChange>
            </w:pPr>
            <w:del w:id="298" w:author="Mohamed SALEM" w:date="2024-01-16T13:21:00Z">
              <w:r w:rsidDel="00673F97">
                <w:rPr>
                  <w:spacing w:val="-4"/>
                  <w:w w:val="105"/>
                  <w:sz w:val="13"/>
                </w:rPr>
                <w:delText>0.31</w:delText>
              </w:r>
            </w:del>
          </w:p>
        </w:tc>
        <w:tc>
          <w:tcPr>
            <w:tcW w:w="583" w:type="dxa"/>
          </w:tcPr>
          <w:p w14:paraId="5B604A57" w14:textId="3D1E5755" w:rsidR="00D62403" w:rsidDel="00673F97" w:rsidRDefault="00D62403" w:rsidP="000407AE">
            <w:pPr>
              <w:pStyle w:val="BodyText"/>
              <w:spacing w:before="126" w:line="314" w:lineRule="auto"/>
              <w:ind w:left="540" w:right="417"/>
              <w:jc w:val="both"/>
              <w:rPr>
                <w:del w:id="299" w:author="Mohamed SALEM" w:date="2024-01-16T13:21:00Z"/>
                <w:sz w:val="13"/>
              </w:rPr>
              <w:pPrChange w:id="300" w:author="Mohamed SALEM" w:date="2024-01-16T13:21:00Z">
                <w:pPr>
                  <w:pStyle w:val="TableParagraph"/>
                  <w:spacing w:before="18" w:line="123" w:lineRule="exact"/>
                  <w:ind w:left="15"/>
                </w:pPr>
              </w:pPrChange>
            </w:pPr>
            <w:del w:id="301" w:author="Mohamed SALEM" w:date="2024-01-16T13:21:00Z">
              <w:r w:rsidDel="00673F97">
                <w:rPr>
                  <w:spacing w:val="-4"/>
                  <w:sz w:val="13"/>
                </w:rPr>
                <w:delText>0.01</w:delText>
              </w:r>
            </w:del>
          </w:p>
        </w:tc>
        <w:tc>
          <w:tcPr>
            <w:tcW w:w="655" w:type="dxa"/>
          </w:tcPr>
          <w:p w14:paraId="1810CA65" w14:textId="0A5DE1AF" w:rsidR="00D62403" w:rsidDel="00673F97" w:rsidRDefault="00D62403" w:rsidP="000407AE">
            <w:pPr>
              <w:pStyle w:val="BodyText"/>
              <w:spacing w:before="126" w:line="314" w:lineRule="auto"/>
              <w:ind w:left="540" w:right="417"/>
              <w:jc w:val="both"/>
              <w:rPr>
                <w:del w:id="302" w:author="Mohamed SALEM" w:date="2024-01-16T13:21:00Z"/>
                <w:sz w:val="13"/>
              </w:rPr>
              <w:pPrChange w:id="303" w:author="Mohamed SALEM" w:date="2024-01-16T13:21:00Z">
                <w:pPr>
                  <w:pStyle w:val="TableParagraph"/>
                  <w:spacing w:before="18" w:line="123" w:lineRule="exact"/>
                  <w:ind w:left="1" w:right="2"/>
                </w:pPr>
              </w:pPrChange>
            </w:pPr>
            <w:del w:id="304" w:author="Mohamed SALEM" w:date="2024-01-16T13:21:00Z">
              <w:r w:rsidDel="00673F97">
                <w:rPr>
                  <w:spacing w:val="-4"/>
                  <w:sz w:val="13"/>
                </w:rPr>
                <w:delText>0.27</w:delText>
              </w:r>
            </w:del>
          </w:p>
        </w:tc>
        <w:tc>
          <w:tcPr>
            <w:tcW w:w="665" w:type="dxa"/>
          </w:tcPr>
          <w:p w14:paraId="5731468D" w14:textId="1397CADA" w:rsidR="00D62403" w:rsidDel="00673F97" w:rsidRDefault="00D62403" w:rsidP="000407AE">
            <w:pPr>
              <w:pStyle w:val="BodyText"/>
              <w:spacing w:before="126" w:line="314" w:lineRule="auto"/>
              <w:ind w:left="540" w:right="417"/>
              <w:jc w:val="both"/>
              <w:rPr>
                <w:del w:id="305" w:author="Mohamed SALEM" w:date="2024-01-16T13:21:00Z"/>
                <w:sz w:val="13"/>
              </w:rPr>
              <w:pPrChange w:id="306" w:author="Mohamed SALEM" w:date="2024-01-16T13:21:00Z">
                <w:pPr>
                  <w:pStyle w:val="TableParagraph"/>
                  <w:spacing w:before="18" w:line="123" w:lineRule="exact"/>
                  <w:ind w:left="10"/>
                </w:pPr>
              </w:pPrChange>
            </w:pPr>
            <w:del w:id="307" w:author="Mohamed SALEM" w:date="2024-01-16T13:21:00Z">
              <w:r w:rsidDel="00673F97">
                <w:rPr>
                  <w:spacing w:val="-4"/>
                  <w:sz w:val="13"/>
                </w:rPr>
                <w:delText>0.28</w:delText>
              </w:r>
            </w:del>
          </w:p>
        </w:tc>
        <w:tc>
          <w:tcPr>
            <w:tcW w:w="582" w:type="dxa"/>
          </w:tcPr>
          <w:p w14:paraId="186C8277" w14:textId="5F83710B" w:rsidR="00D62403" w:rsidDel="00673F97" w:rsidRDefault="00D62403" w:rsidP="000407AE">
            <w:pPr>
              <w:pStyle w:val="BodyText"/>
              <w:spacing w:before="126" w:line="314" w:lineRule="auto"/>
              <w:ind w:left="540" w:right="417"/>
              <w:jc w:val="both"/>
              <w:rPr>
                <w:del w:id="308" w:author="Mohamed SALEM" w:date="2024-01-16T13:21:00Z"/>
                <w:sz w:val="13"/>
              </w:rPr>
              <w:pPrChange w:id="309" w:author="Mohamed SALEM" w:date="2024-01-16T13:21:00Z">
                <w:pPr>
                  <w:pStyle w:val="TableParagraph"/>
                  <w:spacing w:before="18" w:line="123" w:lineRule="exact"/>
                  <w:ind w:left="25" w:right="1"/>
                </w:pPr>
              </w:pPrChange>
            </w:pPr>
            <w:del w:id="310" w:author="Mohamed SALEM" w:date="2024-01-16T13:21:00Z">
              <w:r w:rsidDel="00673F97">
                <w:rPr>
                  <w:spacing w:val="-4"/>
                  <w:sz w:val="13"/>
                </w:rPr>
                <w:delText>0.02</w:delText>
              </w:r>
            </w:del>
          </w:p>
        </w:tc>
      </w:tr>
      <w:tr w:rsidR="00D62403" w:rsidDel="00673F97" w14:paraId="363AB12A" w14:textId="18916AF4">
        <w:trPr>
          <w:trHeight w:val="161"/>
          <w:del w:id="311" w:author="Mohamed SALEM" w:date="2024-01-16T13:21:00Z"/>
        </w:trPr>
        <w:tc>
          <w:tcPr>
            <w:tcW w:w="4294" w:type="dxa"/>
          </w:tcPr>
          <w:p w14:paraId="46B2135F" w14:textId="3162146A" w:rsidR="00D62403" w:rsidDel="00673F97" w:rsidRDefault="00D62403" w:rsidP="000407AE">
            <w:pPr>
              <w:pStyle w:val="BodyText"/>
              <w:spacing w:before="126" w:line="314" w:lineRule="auto"/>
              <w:ind w:left="540" w:right="417"/>
              <w:jc w:val="both"/>
              <w:rPr>
                <w:del w:id="312" w:author="Mohamed SALEM" w:date="2024-01-16T13:21:00Z"/>
                <w:sz w:val="13"/>
              </w:rPr>
              <w:pPrChange w:id="313" w:author="Mohamed SALEM" w:date="2024-01-16T13:21:00Z">
                <w:pPr>
                  <w:pStyle w:val="TableParagraph"/>
                  <w:spacing w:before="18" w:line="123" w:lineRule="exact"/>
                  <w:ind w:right="146"/>
                  <w:jc w:val="right"/>
                </w:pPr>
              </w:pPrChange>
            </w:pPr>
            <w:del w:id="314" w:author="Mohamed SALEM" w:date="2024-01-16T13:21:00Z">
              <w:r w:rsidDel="00673F97">
                <w:rPr>
                  <w:spacing w:val="-2"/>
                  <w:sz w:val="13"/>
                </w:rPr>
                <w:delText>(0.40)</w:delText>
              </w:r>
            </w:del>
          </w:p>
        </w:tc>
        <w:tc>
          <w:tcPr>
            <w:tcW w:w="667" w:type="dxa"/>
          </w:tcPr>
          <w:p w14:paraId="389DFDA7" w14:textId="53CDA147" w:rsidR="00D62403" w:rsidDel="00673F97" w:rsidRDefault="00D62403" w:rsidP="000407AE">
            <w:pPr>
              <w:pStyle w:val="BodyText"/>
              <w:spacing w:before="126" w:line="314" w:lineRule="auto"/>
              <w:ind w:left="540" w:right="417"/>
              <w:jc w:val="both"/>
              <w:rPr>
                <w:del w:id="315" w:author="Mohamed SALEM" w:date="2024-01-16T13:21:00Z"/>
                <w:sz w:val="13"/>
              </w:rPr>
              <w:pPrChange w:id="316" w:author="Mohamed SALEM" w:date="2024-01-16T13:21:00Z">
                <w:pPr>
                  <w:pStyle w:val="TableParagraph"/>
                  <w:spacing w:before="18" w:line="123" w:lineRule="exact"/>
                </w:pPr>
              </w:pPrChange>
            </w:pPr>
            <w:del w:id="317" w:author="Mohamed SALEM" w:date="2024-01-16T13:21:00Z">
              <w:r w:rsidDel="00673F97">
                <w:rPr>
                  <w:spacing w:val="-2"/>
                  <w:w w:val="105"/>
                  <w:sz w:val="13"/>
                </w:rPr>
                <w:delText>(0.42)</w:delText>
              </w:r>
            </w:del>
          </w:p>
        </w:tc>
        <w:tc>
          <w:tcPr>
            <w:tcW w:w="584" w:type="dxa"/>
          </w:tcPr>
          <w:p w14:paraId="2018B6DA" w14:textId="2CDC0FE2" w:rsidR="00D62403" w:rsidDel="00673F97" w:rsidRDefault="00D62403" w:rsidP="000407AE">
            <w:pPr>
              <w:pStyle w:val="BodyText"/>
              <w:spacing w:before="126" w:line="314" w:lineRule="auto"/>
              <w:ind w:left="540" w:right="417"/>
              <w:jc w:val="both"/>
              <w:rPr>
                <w:del w:id="318" w:author="Mohamed SALEM" w:date="2024-01-16T13:21:00Z"/>
                <w:sz w:val="13"/>
              </w:rPr>
              <w:pPrChange w:id="319" w:author="Mohamed SALEM" w:date="2024-01-16T13:21:00Z">
                <w:pPr>
                  <w:pStyle w:val="TableParagraph"/>
                  <w:spacing w:before="18" w:line="123" w:lineRule="exact"/>
                  <w:ind w:left="11" w:right="1"/>
                </w:pPr>
              </w:pPrChange>
            </w:pPr>
            <w:del w:id="320" w:author="Mohamed SALEM" w:date="2024-01-16T13:21:00Z">
              <w:r w:rsidDel="00673F97">
                <w:rPr>
                  <w:spacing w:val="-2"/>
                  <w:sz w:val="13"/>
                </w:rPr>
                <w:delText>(0.30)</w:delText>
              </w:r>
            </w:del>
          </w:p>
        </w:tc>
        <w:tc>
          <w:tcPr>
            <w:tcW w:w="656" w:type="dxa"/>
          </w:tcPr>
          <w:p w14:paraId="6F2B9219" w14:textId="4A5F3A89" w:rsidR="00D62403" w:rsidDel="00673F97" w:rsidRDefault="00D62403" w:rsidP="000407AE">
            <w:pPr>
              <w:pStyle w:val="BodyText"/>
              <w:spacing w:before="126" w:line="314" w:lineRule="auto"/>
              <w:ind w:left="540" w:right="417"/>
              <w:jc w:val="both"/>
              <w:rPr>
                <w:del w:id="321" w:author="Mohamed SALEM" w:date="2024-01-16T13:21:00Z"/>
                <w:sz w:val="13"/>
              </w:rPr>
              <w:pPrChange w:id="322" w:author="Mohamed SALEM" w:date="2024-01-16T13:21:00Z">
                <w:pPr>
                  <w:pStyle w:val="TableParagraph"/>
                  <w:spacing w:before="18" w:line="123" w:lineRule="exact"/>
                  <w:ind w:left="1" w:right="8"/>
                </w:pPr>
              </w:pPrChange>
            </w:pPr>
            <w:del w:id="323" w:author="Mohamed SALEM" w:date="2024-01-16T13:21:00Z">
              <w:r w:rsidDel="00673F97">
                <w:rPr>
                  <w:spacing w:val="-2"/>
                  <w:sz w:val="13"/>
                </w:rPr>
                <w:delText>(0.46)</w:delText>
              </w:r>
            </w:del>
          </w:p>
        </w:tc>
        <w:tc>
          <w:tcPr>
            <w:tcW w:w="666" w:type="dxa"/>
          </w:tcPr>
          <w:p w14:paraId="7590BF2B" w14:textId="61A8CBB5" w:rsidR="00D62403" w:rsidDel="00673F97" w:rsidRDefault="00D62403" w:rsidP="000407AE">
            <w:pPr>
              <w:pStyle w:val="BodyText"/>
              <w:spacing w:before="126" w:line="314" w:lineRule="auto"/>
              <w:ind w:left="540" w:right="417"/>
              <w:jc w:val="both"/>
              <w:rPr>
                <w:del w:id="324" w:author="Mohamed SALEM" w:date="2024-01-16T13:21:00Z"/>
                <w:sz w:val="13"/>
              </w:rPr>
              <w:pPrChange w:id="325" w:author="Mohamed SALEM" w:date="2024-01-16T13:21:00Z">
                <w:pPr>
                  <w:pStyle w:val="TableParagraph"/>
                  <w:spacing w:before="18" w:line="123" w:lineRule="exact"/>
                  <w:ind w:left="25" w:right="24"/>
                </w:pPr>
              </w:pPrChange>
            </w:pPr>
            <w:del w:id="326" w:author="Mohamed SALEM" w:date="2024-01-16T13:21:00Z">
              <w:r w:rsidDel="00673F97">
                <w:rPr>
                  <w:spacing w:val="-2"/>
                  <w:sz w:val="13"/>
                </w:rPr>
                <w:delText>(0.46)</w:delText>
              </w:r>
            </w:del>
          </w:p>
        </w:tc>
        <w:tc>
          <w:tcPr>
            <w:tcW w:w="583" w:type="dxa"/>
          </w:tcPr>
          <w:p w14:paraId="4D02B8A6" w14:textId="2969E0DB" w:rsidR="00D62403" w:rsidDel="00673F97" w:rsidRDefault="00D62403" w:rsidP="000407AE">
            <w:pPr>
              <w:pStyle w:val="BodyText"/>
              <w:spacing w:before="126" w:line="314" w:lineRule="auto"/>
              <w:ind w:left="540" w:right="417"/>
              <w:jc w:val="both"/>
              <w:rPr>
                <w:del w:id="327" w:author="Mohamed SALEM" w:date="2024-01-16T13:21:00Z"/>
                <w:sz w:val="13"/>
              </w:rPr>
              <w:pPrChange w:id="328" w:author="Mohamed SALEM" w:date="2024-01-16T13:21:00Z">
                <w:pPr>
                  <w:pStyle w:val="TableParagraph"/>
                  <w:spacing w:before="18" w:line="123" w:lineRule="exact"/>
                  <w:ind w:left="15" w:right="1"/>
                </w:pPr>
              </w:pPrChange>
            </w:pPr>
            <w:del w:id="329" w:author="Mohamed SALEM" w:date="2024-01-16T13:21:00Z">
              <w:r w:rsidDel="00673F97">
                <w:rPr>
                  <w:spacing w:val="-2"/>
                  <w:sz w:val="13"/>
                </w:rPr>
                <w:delText>(0.66)</w:delText>
              </w:r>
            </w:del>
          </w:p>
        </w:tc>
        <w:tc>
          <w:tcPr>
            <w:tcW w:w="655" w:type="dxa"/>
          </w:tcPr>
          <w:p w14:paraId="7C72A506" w14:textId="0EAD6FB7" w:rsidR="00D62403" w:rsidDel="00673F97" w:rsidRDefault="00D62403" w:rsidP="000407AE">
            <w:pPr>
              <w:pStyle w:val="BodyText"/>
              <w:spacing w:before="126" w:line="314" w:lineRule="auto"/>
              <w:ind w:left="540" w:right="417"/>
              <w:jc w:val="both"/>
              <w:rPr>
                <w:del w:id="330" w:author="Mohamed SALEM" w:date="2024-01-16T13:21:00Z"/>
                <w:sz w:val="13"/>
              </w:rPr>
              <w:pPrChange w:id="331" w:author="Mohamed SALEM" w:date="2024-01-16T13:21:00Z">
                <w:pPr>
                  <w:pStyle w:val="TableParagraph"/>
                  <w:spacing w:before="18" w:line="123" w:lineRule="exact"/>
                  <w:ind w:right="2"/>
                </w:pPr>
              </w:pPrChange>
            </w:pPr>
            <w:del w:id="332" w:author="Mohamed SALEM" w:date="2024-01-16T13:21:00Z">
              <w:r w:rsidDel="00673F97">
                <w:rPr>
                  <w:spacing w:val="-2"/>
                  <w:sz w:val="13"/>
                </w:rPr>
                <w:delText>(0.44)</w:delText>
              </w:r>
            </w:del>
          </w:p>
        </w:tc>
        <w:tc>
          <w:tcPr>
            <w:tcW w:w="665" w:type="dxa"/>
          </w:tcPr>
          <w:p w14:paraId="5531C686" w14:textId="50EDE21F" w:rsidR="00D62403" w:rsidDel="00673F97" w:rsidRDefault="00D62403" w:rsidP="000407AE">
            <w:pPr>
              <w:pStyle w:val="BodyText"/>
              <w:spacing w:before="126" w:line="314" w:lineRule="auto"/>
              <w:ind w:left="540" w:right="417"/>
              <w:jc w:val="both"/>
              <w:rPr>
                <w:del w:id="333" w:author="Mohamed SALEM" w:date="2024-01-16T13:21:00Z"/>
                <w:sz w:val="13"/>
              </w:rPr>
              <w:pPrChange w:id="334" w:author="Mohamed SALEM" w:date="2024-01-16T13:21:00Z">
                <w:pPr>
                  <w:pStyle w:val="TableParagraph"/>
                  <w:spacing w:before="18" w:line="123" w:lineRule="exact"/>
                  <w:ind w:left="10" w:right="1"/>
                </w:pPr>
              </w:pPrChange>
            </w:pPr>
            <w:del w:id="335" w:author="Mohamed SALEM" w:date="2024-01-16T13:21:00Z">
              <w:r w:rsidDel="00673F97">
                <w:rPr>
                  <w:spacing w:val="-2"/>
                  <w:w w:val="105"/>
                  <w:sz w:val="13"/>
                </w:rPr>
                <w:delText>(0.45)</w:delText>
              </w:r>
            </w:del>
          </w:p>
        </w:tc>
        <w:tc>
          <w:tcPr>
            <w:tcW w:w="582" w:type="dxa"/>
          </w:tcPr>
          <w:p w14:paraId="7199D985" w14:textId="5344FC57" w:rsidR="00D62403" w:rsidDel="00673F97" w:rsidRDefault="00D62403" w:rsidP="000407AE">
            <w:pPr>
              <w:pStyle w:val="BodyText"/>
              <w:spacing w:before="126" w:line="314" w:lineRule="auto"/>
              <w:ind w:left="540" w:right="417"/>
              <w:jc w:val="both"/>
              <w:rPr>
                <w:del w:id="336" w:author="Mohamed SALEM" w:date="2024-01-16T13:21:00Z"/>
                <w:sz w:val="13"/>
              </w:rPr>
              <w:pPrChange w:id="337" w:author="Mohamed SALEM" w:date="2024-01-16T13:21:00Z">
                <w:pPr>
                  <w:pStyle w:val="TableParagraph"/>
                  <w:spacing w:before="18" w:line="123" w:lineRule="exact"/>
                  <w:ind w:left="25" w:right="2"/>
                </w:pPr>
              </w:pPrChange>
            </w:pPr>
            <w:del w:id="338" w:author="Mohamed SALEM" w:date="2024-01-16T13:21:00Z">
              <w:r w:rsidDel="00673F97">
                <w:rPr>
                  <w:spacing w:val="-2"/>
                  <w:w w:val="105"/>
                  <w:sz w:val="13"/>
                </w:rPr>
                <w:delText>(0.37)</w:delText>
              </w:r>
            </w:del>
          </w:p>
        </w:tc>
      </w:tr>
      <w:tr w:rsidR="00D62403" w:rsidDel="00673F97" w14:paraId="4FE025E8" w14:textId="4089652A">
        <w:trPr>
          <w:trHeight w:val="161"/>
          <w:del w:id="339" w:author="Mohamed SALEM" w:date="2024-01-16T13:21:00Z"/>
        </w:trPr>
        <w:tc>
          <w:tcPr>
            <w:tcW w:w="4294" w:type="dxa"/>
          </w:tcPr>
          <w:p w14:paraId="04AB56D4" w14:textId="4AF30308" w:rsidR="00D62403" w:rsidDel="00673F97" w:rsidRDefault="00D62403" w:rsidP="000407AE">
            <w:pPr>
              <w:pStyle w:val="BodyText"/>
              <w:spacing w:before="126" w:line="314" w:lineRule="auto"/>
              <w:ind w:left="540" w:right="417"/>
              <w:jc w:val="both"/>
              <w:rPr>
                <w:del w:id="340" w:author="Mohamed SALEM" w:date="2024-01-16T13:21:00Z"/>
                <w:sz w:val="13"/>
              </w:rPr>
              <w:pPrChange w:id="341" w:author="Mohamed SALEM" w:date="2024-01-16T13:21:00Z">
                <w:pPr>
                  <w:pStyle w:val="TableParagraph"/>
                  <w:tabs>
                    <w:tab w:val="right" w:pos="4089"/>
                  </w:tabs>
                  <w:spacing w:before="18" w:line="123" w:lineRule="exact"/>
                  <w:ind w:left="102"/>
                  <w:jc w:val="left"/>
                </w:pPr>
              </w:pPrChange>
            </w:pPr>
            <w:del w:id="342" w:author="Mohamed SALEM" w:date="2024-01-16T13:21:00Z">
              <w:r w:rsidDel="00673F97">
                <w:rPr>
                  <w:sz w:val="13"/>
                </w:rPr>
                <w:delText>Married</w:delText>
              </w:r>
              <w:r w:rsidDel="00673F97">
                <w:rPr>
                  <w:spacing w:val="44"/>
                  <w:sz w:val="13"/>
                </w:rPr>
                <w:delText xml:space="preserve"> </w:delText>
              </w:r>
              <w:r w:rsidDel="00673F97">
                <w:rPr>
                  <w:sz w:val="13"/>
                </w:rPr>
                <w:delText>Household</w:delText>
              </w:r>
              <w:r w:rsidDel="00673F97">
                <w:rPr>
                  <w:spacing w:val="45"/>
                  <w:sz w:val="13"/>
                </w:rPr>
                <w:delText xml:space="preserve"> </w:delText>
              </w:r>
              <w:r w:rsidDel="00673F97">
                <w:rPr>
                  <w:spacing w:val="-4"/>
                  <w:sz w:val="13"/>
                </w:rPr>
                <w:delText>Head</w:delText>
              </w:r>
              <w:r w:rsidDel="00673F97">
                <w:rPr>
                  <w:rFonts w:ascii="Times New Roman"/>
                  <w:sz w:val="13"/>
                </w:rPr>
                <w:tab/>
              </w:r>
              <w:r w:rsidDel="00673F97">
                <w:rPr>
                  <w:spacing w:val="-4"/>
                  <w:sz w:val="13"/>
                </w:rPr>
                <w:delText>0.25</w:delText>
              </w:r>
            </w:del>
          </w:p>
        </w:tc>
        <w:tc>
          <w:tcPr>
            <w:tcW w:w="667" w:type="dxa"/>
          </w:tcPr>
          <w:p w14:paraId="3C2EA9D4" w14:textId="03FC08F8" w:rsidR="00D62403" w:rsidDel="00673F97" w:rsidRDefault="00D62403" w:rsidP="000407AE">
            <w:pPr>
              <w:pStyle w:val="BodyText"/>
              <w:spacing w:before="126" w:line="314" w:lineRule="auto"/>
              <w:ind w:left="540" w:right="417"/>
              <w:jc w:val="both"/>
              <w:rPr>
                <w:del w:id="343" w:author="Mohamed SALEM" w:date="2024-01-16T13:21:00Z"/>
                <w:sz w:val="13"/>
              </w:rPr>
              <w:pPrChange w:id="344" w:author="Mohamed SALEM" w:date="2024-01-16T13:21:00Z">
                <w:pPr>
                  <w:pStyle w:val="TableParagraph"/>
                  <w:spacing w:before="18" w:line="123" w:lineRule="exact"/>
                </w:pPr>
              </w:pPrChange>
            </w:pPr>
            <w:del w:id="345" w:author="Mohamed SALEM" w:date="2024-01-16T13:21:00Z">
              <w:r w:rsidDel="00673F97">
                <w:rPr>
                  <w:spacing w:val="-4"/>
                  <w:sz w:val="13"/>
                </w:rPr>
                <w:delText>0.26</w:delText>
              </w:r>
            </w:del>
          </w:p>
        </w:tc>
        <w:tc>
          <w:tcPr>
            <w:tcW w:w="584" w:type="dxa"/>
          </w:tcPr>
          <w:p w14:paraId="6536074D" w14:textId="0C59F4EA" w:rsidR="00D62403" w:rsidDel="00673F97" w:rsidRDefault="00D62403" w:rsidP="000407AE">
            <w:pPr>
              <w:pStyle w:val="BodyText"/>
              <w:spacing w:before="126" w:line="314" w:lineRule="auto"/>
              <w:ind w:left="540" w:right="417"/>
              <w:jc w:val="both"/>
              <w:rPr>
                <w:del w:id="346" w:author="Mohamed SALEM" w:date="2024-01-16T13:21:00Z"/>
                <w:sz w:val="13"/>
              </w:rPr>
              <w:pPrChange w:id="347" w:author="Mohamed SALEM" w:date="2024-01-16T13:21:00Z">
                <w:pPr>
                  <w:pStyle w:val="TableParagraph"/>
                  <w:spacing w:before="18" w:line="123" w:lineRule="exact"/>
                  <w:ind w:left="11"/>
                </w:pPr>
              </w:pPrChange>
            </w:pPr>
            <w:del w:id="348" w:author="Mohamed SALEM" w:date="2024-01-16T13:21:00Z">
              <w:r w:rsidDel="00673F97">
                <w:rPr>
                  <w:spacing w:val="-4"/>
                  <w:sz w:val="13"/>
                </w:rPr>
                <w:delText>0.01</w:delText>
              </w:r>
            </w:del>
          </w:p>
        </w:tc>
        <w:tc>
          <w:tcPr>
            <w:tcW w:w="656" w:type="dxa"/>
          </w:tcPr>
          <w:p w14:paraId="64C2F448" w14:textId="3BEE5C5B" w:rsidR="00D62403" w:rsidDel="00673F97" w:rsidRDefault="00D62403" w:rsidP="000407AE">
            <w:pPr>
              <w:pStyle w:val="BodyText"/>
              <w:spacing w:before="126" w:line="314" w:lineRule="auto"/>
              <w:ind w:left="540" w:right="417"/>
              <w:jc w:val="both"/>
              <w:rPr>
                <w:del w:id="349" w:author="Mohamed SALEM" w:date="2024-01-16T13:21:00Z"/>
                <w:sz w:val="13"/>
              </w:rPr>
              <w:pPrChange w:id="350" w:author="Mohamed SALEM" w:date="2024-01-16T13:21:00Z">
                <w:pPr>
                  <w:pStyle w:val="TableParagraph"/>
                  <w:spacing w:before="18" w:line="123" w:lineRule="exact"/>
                  <w:ind w:left="2" w:right="8"/>
                </w:pPr>
              </w:pPrChange>
            </w:pPr>
            <w:del w:id="351" w:author="Mohamed SALEM" w:date="2024-01-16T13:21:00Z">
              <w:r w:rsidDel="00673F97">
                <w:rPr>
                  <w:spacing w:val="-4"/>
                  <w:w w:val="105"/>
                  <w:sz w:val="13"/>
                </w:rPr>
                <w:delText>0.14</w:delText>
              </w:r>
            </w:del>
          </w:p>
        </w:tc>
        <w:tc>
          <w:tcPr>
            <w:tcW w:w="666" w:type="dxa"/>
          </w:tcPr>
          <w:p w14:paraId="262249CC" w14:textId="0CC1A2D1" w:rsidR="00D62403" w:rsidDel="00673F97" w:rsidRDefault="00D62403" w:rsidP="000407AE">
            <w:pPr>
              <w:pStyle w:val="BodyText"/>
              <w:spacing w:before="126" w:line="314" w:lineRule="auto"/>
              <w:ind w:left="540" w:right="417"/>
              <w:jc w:val="both"/>
              <w:rPr>
                <w:del w:id="352" w:author="Mohamed SALEM" w:date="2024-01-16T13:21:00Z"/>
                <w:sz w:val="13"/>
              </w:rPr>
              <w:pPrChange w:id="353" w:author="Mohamed SALEM" w:date="2024-01-16T13:21:00Z">
                <w:pPr>
                  <w:pStyle w:val="TableParagraph"/>
                  <w:spacing w:before="18" w:line="123" w:lineRule="exact"/>
                  <w:ind w:left="25" w:right="23"/>
                </w:pPr>
              </w:pPrChange>
            </w:pPr>
            <w:del w:id="354" w:author="Mohamed SALEM" w:date="2024-01-16T13:21:00Z">
              <w:r w:rsidDel="00673F97">
                <w:rPr>
                  <w:spacing w:val="-4"/>
                  <w:w w:val="115"/>
                  <w:sz w:val="13"/>
                </w:rPr>
                <w:delText>0.11</w:delText>
              </w:r>
            </w:del>
          </w:p>
        </w:tc>
        <w:tc>
          <w:tcPr>
            <w:tcW w:w="583" w:type="dxa"/>
          </w:tcPr>
          <w:p w14:paraId="0C75D035" w14:textId="12BD924A" w:rsidR="00D62403" w:rsidDel="00673F97" w:rsidRDefault="00D62403" w:rsidP="000407AE">
            <w:pPr>
              <w:pStyle w:val="BodyText"/>
              <w:spacing w:before="126" w:line="314" w:lineRule="auto"/>
              <w:ind w:left="540" w:right="417"/>
              <w:jc w:val="both"/>
              <w:rPr>
                <w:del w:id="355" w:author="Mohamed SALEM" w:date="2024-01-16T13:21:00Z"/>
                <w:sz w:val="13"/>
              </w:rPr>
              <w:pPrChange w:id="356" w:author="Mohamed SALEM" w:date="2024-01-16T13:21:00Z">
                <w:pPr>
                  <w:pStyle w:val="TableParagraph"/>
                  <w:spacing w:before="18" w:line="123" w:lineRule="exact"/>
                  <w:ind w:left="15"/>
                </w:pPr>
              </w:pPrChange>
            </w:pPr>
            <w:del w:id="357" w:author="Mohamed SALEM" w:date="2024-01-16T13:21:00Z">
              <w:r w:rsidDel="00673F97">
                <w:rPr>
                  <w:spacing w:val="-2"/>
                  <w:sz w:val="13"/>
                </w:rPr>
                <w:delText>-</w:delText>
              </w:r>
              <w:r w:rsidDel="00673F97">
                <w:rPr>
                  <w:spacing w:val="-4"/>
                  <w:sz w:val="13"/>
                </w:rPr>
                <w:delText>0.03</w:delText>
              </w:r>
            </w:del>
          </w:p>
        </w:tc>
        <w:tc>
          <w:tcPr>
            <w:tcW w:w="655" w:type="dxa"/>
          </w:tcPr>
          <w:p w14:paraId="1EC14478" w14:textId="184D91B4" w:rsidR="00D62403" w:rsidDel="00673F97" w:rsidRDefault="00D62403" w:rsidP="000407AE">
            <w:pPr>
              <w:pStyle w:val="BodyText"/>
              <w:spacing w:before="126" w:line="314" w:lineRule="auto"/>
              <w:ind w:left="540" w:right="417"/>
              <w:jc w:val="both"/>
              <w:rPr>
                <w:del w:id="358" w:author="Mohamed SALEM" w:date="2024-01-16T13:21:00Z"/>
                <w:sz w:val="13"/>
              </w:rPr>
              <w:pPrChange w:id="359" w:author="Mohamed SALEM" w:date="2024-01-16T13:21:00Z">
                <w:pPr>
                  <w:pStyle w:val="TableParagraph"/>
                  <w:spacing w:before="18" w:line="123" w:lineRule="exact"/>
                  <w:ind w:left="2" w:right="2"/>
                </w:pPr>
              </w:pPrChange>
            </w:pPr>
            <w:del w:id="360" w:author="Mohamed SALEM" w:date="2024-01-16T13:21:00Z">
              <w:r w:rsidDel="00673F97">
                <w:rPr>
                  <w:spacing w:val="-4"/>
                  <w:w w:val="110"/>
                  <w:sz w:val="13"/>
                </w:rPr>
                <w:delText>0.17</w:delText>
              </w:r>
            </w:del>
          </w:p>
        </w:tc>
        <w:tc>
          <w:tcPr>
            <w:tcW w:w="665" w:type="dxa"/>
          </w:tcPr>
          <w:p w14:paraId="776C6072" w14:textId="65B43891" w:rsidR="00D62403" w:rsidDel="00673F97" w:rsidRDefault="00D62403" w:rsidP="000407AE">
            <w:pPr>
              <w:pStyle w:val="BodyText"/>
              <w:spacing w:before="126" w:line="314" w:lineRule="auto"/>
              <w:ind w:left="540" w:right="417"/>
              <w:jc w:val="both"/>
              <w:rPr>
                <w:del w:id="361" w:author="Mohamed SALEM" w:date="2024-01-16T13:21:00Z"/>
                <w:sz w:val="13"/>
              </w:rPr>
              <w:pPrChange w:id="362" w:author="Mohamed SALEM" w:date="2024-01-16T13:21:00Z">
                <w:pPr>
                  <w:pStyle w:val="TableParagraph"/>
                  <w:spacing w:before="18" w:line="123" w:lineRule="exact"/>
                  <w:ind w:left="10"/>
                </w:pPr>
              </w:pPrChange>
            </w:pPr>
            <w:del w:id="363" w:author="Mohamed SALEM" w:date="2024-01-16T13:21:00Z">
              <w:r w:rsidDel="00673F97">
                <w:rPr>
                  <w:spacing w:val="-4"/>
                  <w:w w:val="105"/>
                  <w:sz w:val="13"/>
                </w:rPr>
                <w:delText>0.16</w:delText>
              </w:r>
            </w:del>
          </w:p>
        </w:tc>
        <w:tc>
          <w:tcPr>
            <w:tcW w:w="582" w:type="dxa"/>
          </w:tcPr>
          <w:p w14:paraId="13BCDFBE" w14:textId="50B16556" w:rsidR="00D62403" w:rsidDel="00673F97" w:rsidRDefault="00D62403" w:rsidP="000407AE">
            <w:pPr>
              <w:pStyle w:val="BodyText"/>
              <w:spacing w:before="126" w:line="314" w:lineRule="auto"/>
              <w:ind w:left="540" w:right="417"/>
              <w:jc w:val="both"/>
              <w:rPr>
                <w:del w:id="364" w:author="Mohamed SALEM" w:date="2024-01-16T13:21:00Z"/>
                <w:sz w:val="13"/>
              </w:rPr>
              <w:pPrChange w:id="365" w:author="Mohamed SALEM" w:date="2024-01-16T13:21:00Z">
                <w:pPr>
                  <w:pStyle w:val="TableParagraph"/>
                  <w:spacing w:before="18" w:line="123" w:lineRule="exact"/>
                  <w:ind w:left="25"/>
                </w:pPr>
              </w:pPrChange>
            </w:pPr>
            <w:del w:id="366" w:author="Mohamed SALEM" w:date="2024-01-16T13:21:00Z">
              <w:r w:rsidDel="00673F97">
                <w:rPr>
                  <w:spacing w:val="-2"/>
                  <w:sz w:val="13"/>
                </w:rPr>
                <w:delText>-</w:delText>
              </w:r>
              <w:r w:rsidDel="00673F97">
                <w:rPr>
                  <w:spacing w:val="-4"/>
                  <w:sz w:val="13"/>
                </w:rPr>
                <w:delText>0.02</w:delText>
              </w:r>
            </w:del>
          </w:p>
        </w:tc>
      </w:tr>
      <w:tr w:rsidR="00D62403" w:rsidDel="00673F97" w14:paraId="0700C58E" w14:textId="56DA493E">
        <w:trPr>
          <w:trHeight w:val="161"/>
          <w:del w:id="367" w:author="Mohamed SALEM" w:date="2024-01-16T13:21:00Z"/>
        </w:trPr>
        <w:tc>
          <w:tcPr>
            <w:tcW w:w="4294" w:type="dxa"/>
          </w:tcPr>
          <w:p w14:paraId="651B23B9" w14:textId="3FF14360" w:rsidR="00D62403" w:rsidDel="00673F97" w:rsidRDefault="00D62403" w:rsidP="000407AE">
            <w:pPr>
              <w:pStyle w:val="BodyText"/>
              <w:spacing w:before="126" w:line="314" w:lineRule="auto"/>
              <w:ind w:left="540" w:right="417"/>
              <w:jc w:val="both"/>
              <w:rPr>
                <w:del w:id="368" w:author="Mohamed SALEM" w:date="2024-01-16T13:21:00Z"/>
                <w:sz w:val="13"/>
              </w:rPr>
              <w:pPrChange w:id="369" w:author="Mohamed SALEM" w:date="2024-01-16T13:21:00Z">
                <w:pPr>
                  <w:pStyle w:val="TableParagraph"/>
                  <w:spacing w:before="18" w:line="123" w:lineRule="exact"/>
                  <w:ind w:right="146"/>
                  <w:jc w:val="right"/>
                </w:pPr>
              </w:pPrChange>
            </w:pPr>
            <w:del w:id="370" w:author="Mohamed SALEM" w:date="2024-01-16T13:21:00Z">
              <w:r w:rsidDel="00673F97">
                <w:rPr>
                  <w:spacing w:val="-2"/>
                  <w:sz w:val="13"/>
                </w:rPr>
                <w:delText>(0.44)</w:delText>
              </w:r>
            </w:del>
          </w:p>
        </w:tc>
        <w:tc>
          <w:tcPr>
            <w:tcW w:w="667" w:type="dxa"/>
          </w:tcPr>
          <w:p w14:paraId="5D36665E" w14:textId="4C3343AC" w:rsidR="00D62403" w:rsidDel="00673F97" w:rsidRDefault="00D62403" w:rsidP="000407AE">
            <w:pPr>
              <w:pStyle w:val="BodyText"/>
              <w:spacing w:before="126" w:line="314" w:lineRule="auto"/>
              <w:ind w:left="540" w:right="417"/>
              <w:jc w:val="both"/>
              <w:rPr>
                <w:del w:id="371" w:author="Mohamed SALEM" w:date="2024-01-16T13:21:00Z"/>
                <w:sz w:val="13"/>
              </w:rPr>
              <w:pPrChange w:id="372" w:author="Mohamed SALEM" w:date="2024-01-16T13:21:00Z">
                <w:pPr>
                  <w:pStyle w:val="TableParagraph"/>
                  <w:spacing w:before="18" w:line="123" w:lineRule="exact"/>
                </w:pPr>
              </w:pPrChange>
            </w:pPr>
            <w:del w:id="373" w:author="Mohamed SALEM" w:date="2024-01-16T13:21:00Z">
              <w:r w:rsidDel="00673F97">
                <w:rPr>
                  <w:spacing w:val="-2"/>
                  <w:sz w:val="13"/>
                </w:rPr>
                <w:delText>(0.44)</w:delText>
              </w:r>
            </w:del>
          </w:p>
        </w:tc>
        <w:tc>
          <w:tcPr>
            <w:tcW w:w="584" w:type="dxa"/>
          </w:tcPr>
          <w:p w14:paraId="0B020F26" w14:textId="5F8C2652" w:rsidR="00D62403" w:rsidDel="00673F97" w:rsidRDefault="00D62403" w:rsidP="000407AE">
            <w:pPr>
              <w:pStyle w:val="BodyText"/>
              <w:spacing w:before="126" w:line="314" w:lineRule="auto"/>
              <w:ind w:left="540" w:right="417"/>
              <w:jc w:val="both"/>
              <w:rPr>
                <w:del w:id="374" w:author="Mohamed SALEM" w:date="2024-01-16T13:21:00Z"/>
                <w:sz w:val="13"/>
              </w:rPr>
              <w:pPrChange w:id="375" w:author="Mohamed SALEM" w:date="2024-01-16T13:21:00Z">
                <w:pPr>
                  <w:pStyle w:val="TableParagraph"/>
                  <w:spacing w:before="18" w:line="123" w:lineRule="exact"/>
                  <w:ind w:left="11" w:right="1"/>
                </w:pPr>
              </w:pPrChange>
            </w:pPr>
            <w:del w:id="376" w:author="Mohamed SALEM" w:date="2024-01-16T13:21:00Z">
              <w:r w:rsidDel="00673F97">
                <w:rPr>
                  <w:spacing w:val="-2"/>
                  <w:w w:val="105"/>
                  <w:sz w:val="13"/>
                </w:rPr>
                <w:delText>(0.85)</w:delText>
              </w:r>
            </w:del>
          </w:p>
        </w:tc>
        <w:tc>
          <w:tcPr>
            <w:tcW w:w="656" w:type="dxa"/>
          </w:tcPr>
          <w:p w14:paraId="690BE6F7" w14:textId="07456B82" w:rsidR="00D62403" w:rsidDel="00673F97" w:rsidRDefault="00D62403" w:rsidP="000407AE">
            <w:pPr>
              <w:pStyle w:val="BodyText"/>
              <w:spacing w:before="126" w:line="314" w:lineRule="auto"/>
              <w:ind w:left="540" w:right="417"/>
              <w:jc w:val="both"/>
              <w:rPr>
                <w:del w:id="377" w:author="Mohamed SALEM" w:date="2024-01-16T13:21:00Z"/>
                <w:sz w:val="13"/>
              </w:rPr>
              <w:pPrChange w:id="378" w:author="Mohamed SALEM" w:date="2024-01-16T13:21:00Z">
                <w:pPr>
                  <w:pStyle w:val="TableParagraph"/>
                  <w:spacing w:before="18" w:line="123" w:lineRule="exact"/>
                  <w:ind w:left="1" w:right="8"/>
                </w:pPr>
              </w:pPrChange>
            </w:pPr>
            <w:del w:id="379" w:author="Mohamed SALEM" w:date="2024-01-16T13:21:00Z">
              <w:r w:rsidDel="00673F97">
                <w:rPr>
                  <w:spacing w:val="-2"/>
                  <w:w w:val="105"/>
                  <w:sz w:val="13"/>
                </w:rPr>
                <w:delText>(0.35)</w:delText>
              </w:r>
            </w:del>
          </w:p>
        </w:tc>
        <w:tc>
          <w:tcPr>
            <w:tcW w:w="666" w:type="dxa"/>
          </w:tcPr>
          <w:p w14:paraId="08A87A7C" w14:textId="05385A92" w:rsidR="00D62403" w:rsidDel="00673F97" w:rsidRDefault="00D62403" w:rsidP="000407AE">
            <w:pPr>
              <w:pStyle w:val="BodyText"/>
              <w:spacing w:before="126" w:line="314" w:lineRule="auto"/>
              <w:ind w:left="540" w:right="417"/>
              <w:jc w:val="both"/>
              <w:rPr>
                <w:del w:id="380" w:author="Mohamed SALEM" w:date="2024-01-16T13:21:00Z"/>
                <w:sz w:val="13"/>
              </w:rPr>
              <w:pPrChange w:id="381" w:author="Mohamed SALEM" w:date="2024-01-16T13:21:00Z">
                <w:pPr>
                  <w:pStyle w:val="TableParagraph"/>
                  <w:spacing w:before="18" w:line="123" w:lineRule="exact"/>
                  <w:ind w:left="25" w:right="24"/>
                </w:pPr>
              </w:pPrChange>
            </w:pPr>
            <w:del w:id="382" w:author="Mohamed SALEM" w:date="2024-01-16T13:21:00Z">
              <w:r w:rsidDel="00673F97">
                <w:rPr>
                  <w:spacing w:val="-2"/>
                  <w:w w:val="110"/>
                  <w:sz w:val="13"/>
                </w:rPr>
                <w:delText>(0.31)</w:delText>
              </w:r>
            </w:del>
          </w:p>
        </w:tc>
        <w:tc>
          <w:tcPr>
            <w:tcW w:w="583" w:type="dxa"/>
          </w:tcPr>
          <w:p w14:paraId="426F97FA" w14:textId="70819CD5" w:rsidR="00D62403" w:rsidDel="00673F97" w:rsidRDefault="00D62403" w:rsidP="000407AE">
            <w:pPr>
              <w:pStyle w:val="BodyText"/>
              <w:spacing w:before="126" w:line="314" w:lineRule="auto"/>
              <w:ind w:left="540" w:right="417"/>
              <w:jc w:val="both"/>
              <w:rPr>
                <w:del w:id="383" w:author="Mohamed SALEM" w:date="2024-01-16T13:21:00Z"/>
                <w:sz w:val="13"/>
              </w:rPr>
              <w:pPrChange w:id="384" w:author="Mohamed SALEM" w:date="2024-01-16T13:21:00Z">
                <w:pPr>
                  <w:pStyle w:val="TableParagraph"/>
                  <w:spacing w:before="18" w:line="123" w:lineRule="exact"/>
                  <w:ind w:left="15" w:right="1"/>
                </w:pPr>
              </w:pPrChange>
            </w:pPr>
            <w:del w:id="385" w:author="Mohamed SALEM" w:date="2024-01-16T13:21:00Z">
              <w:r w:rsidDel="00673F97">
                <w:rPr>
                  <w:spacing w:val="-2"/>
                  <w:sz w:val="13"/>
                </w:rPr>
                <w:delText>(0.09)</w:delText>
              </w:r>
            </w:del>
          </w:p>
        </w:tc>
        <w:tc>
          <w:tcPr>
            <w:tcW w:w="655" w:type="dxa"/>
          </w:tcPr>
          <w:p w14:paraId="4E261CC0" w14:textId="0D015B01" w:rsidR="00D62403" w:rsidDel="00673F97" w:rsidRDefault="00D62403" w:rsidP="000407AE">
            <w:pPr>
              <w:pStyle w:val="BodyText"/>
              <w:spacing w:before="126" w:line="314" w:lineRule="auto"/>
              <w:ind w:left="540" w:right="417"/>
              <w:jc w:val="both"/>
              <w:rPr>
                <w:del w:id="386" w:author="Mohamed SALEM" w:date="2024-01-16T13:21:00Z"/>
                <w:sz w:val="13"/>
              </w:rPr>
              <w:pPrChange w:id="387" w:author="Mohamed SALEM" w:date="2024-01-16T13:21:00Z">
                <w:pPr>
                  <w:pStyle w:val="TableParagraph"/>
                  <w:spacing w:before="18" w:line="123" w:lineRule="exact"/>
                  <w:ind w:right="2"/>
                </w:pPr>
              </w:pPrChange>
            </w:pPr>
            <w:del w:id="388" w:author="Mohamed SALEM" w:date="2024-01-16T13:21:00Z">
              <w:r w:rsidDel="00673F97">
                <w:rPr>
                  <w:spacing w:val="-2"/>
                  <w:sz w:val="13"/>
                </w:rPr>
                <w:delText>(0.38)</w:delText>
              </w:r>
            </w:del>
          </w:p>
        </w:tc>
        <w:tc>
          <w:tcPr>
            <w:tcW w:w="665" w:type="dxa"/>
          </w:tcPr>
          <w:p w14:paraId="2729BDCE" w14:textId="718CBA70" w:rsidR="00D62403" w:rsidDel="00673F97" w:rsidRDefault="00D62403" w:rsidP="000407AE">
            <w:pPr>
              <w:pStyle w:val="BodyText"/>
              <w:spacing w:before="126" w:line="314" w:lineRule="auto"/>
              <w:ind w:left="540" w:right="417"/>
              <w:jc w:val="both"/>
              <w:rPr>
                <w:del w:id="389" w:author="Mohamed SALEM" w:date="2024-01-16T13:21:00Z"/>
                <w:sz w:val="13"/>
              </w:rPr>
              <w:pPrChange w:id="390" w:author="Mohamed SALEM" w:date="2024-01-16T13:21:00Z">
                <w:pPr>
                  <w:pStyle w:val="TableParagraph"/>
                  <w:spacing w:before="18" w:line="123" w:lineRule="exact"/>
                  <w:ind w:left="10" w:right="1"/>
                </w:pPr>
              </w:pPrChange>
            </w:pPr>
            <w:del w:id="391" w:author="Mohamed SALEM" w:date="2024-01-16T13:21:00Z">
              <w:r w:rsidDel="00673F97">
                <w:rPr>
                  <w:spacing w:val="-2"/>
                  <w:w w:val="105"/>
                  <w:sz w:val="13"/>
                </w:rPr>
                <w:delText>(0.36)</w:delText>
              </w:r>
            </w:del>
          </w:p>
        </w:tc>
        <w:tc>
          <w:tcPr>
            <w:tcW w:w="582" w:type="dxa"/>
          </w:tcPr>
          <w:p w14:paraId="07634954" w14:textId="3491C25D" w:rsidR="00D62403" w:rsidDel="00673F97" w:rsidRDefault="00D62403" w:rsidP="000407AE">
            <w:pPr>
              <w:pStyle w:val="BodyText"/>
              <w:spacing w:before="126" w:line="314" w:lineRule="auto"/>
              <w:ind w:left="540" w:right="417"/>
              <w:jc w:val="both"/>
              <w:rPr>
                <w:del w:id="392" w:author="Mohamed SALEM" w:date="2024-01-16T13:21:00Z"/>
                <w:sz w:val="13"/>
              </w:rPr>
              <w:pPrChange w:id="393" w:author="Mohamed SALEM" w:date="2024-01-16T13:21:00Z">
                <w:pPr>
                  <w:pStyle w:val="TableParagraph"/>
                  <w:spacing w:before="18" w:line="123" w:lineRule="exact"/>
                  <w:ind w:left="25" w:right="2"/>
                </w:pPr>
              </w:pPrChange>
            </w:pPr>
            <w:del w:id="394" w:author="Mohamed SALEM" w:date="2024-01-16T13:21:00Z">
              <w:r w:rsidDel="00673F97">
                <w:rPr>
                  <w:spacing w:val="-2"/>
                  <w:w w:val="105"/>
                  <w:sz w:val="13"/>
                </w:rPr>
                <w:delText>(0.25)</w:delText>
              </w:r>
            </w:del>
          </w:p>
        </w:tc>
      </w:tr>
      <w:tr w:rsidR="00D62403" w:rsidDel="00673F97" w14:paraId="7663BF25" w14:textId="10996CE1">
        <w:trPr>
          <w:trHeight w:val="161"/>
          <w:del w:id="395" w:author="Mohamed SALEM" w:date="2024-01-16T13:21:00Z"/>
        </w:trPr>
        <w:tc>
          <w:tcPr>
            <w:tcW w:w="4294" w:type="dxa"/>
          </w:tcPr>
          <w:p w14:paraId="43A7883E" w14:textId="5B12996B" w:rsidR="00D62403" w:rsidDel="00673F97" w:rsidRDefault="00D62403" w:rsidP="000407AE">
            <w:pPr>
              <w:pStyle w:val="BodyText"/>
              <w:spacing w:before="126" w:line="314" w:lineRule="auto"/>
              <w:ind w:left="540" w:right="417"/>
              <w:jc w:val="both"/>
              <w:rPr>
                <w:del w:id="396" w:author="Mohamed SALEM" w:date="2024-01-16T13:21:00Z"/>
                <w:sz w:val="13"/>
              </w:rPr>
              <w:pPrChange w:id="397" w:author="Mohamed SALEM" w:date="2024-01-16T13:21:00Z">
                <w:pPr>
                  <w:pStyle w:val="TableParagraph"/>
                  <w:tabs>
                    <w:tab w:val="right" w:pos="4089"/>
                  </w:tabs>
                  <w:spacing w:before="18" w:line="123" w:lineRule="exact"/>
                  <w:ind w:left="102"/>
                  <w:jc w:val="left"/>
                </w:pPr>
              </w:pPrChange>
            </w:pPr>
            <w:del w:id="398" w:author="Mohamed SALEM" w:date="2024-01-16T13:21:00Z">
              <w:r w:rsidDel="00673F97">
                <w:rPr>
                  <w:sz w:val="13"/>
                </w:rPr>
                <w:delText>Household</w:delText>
              </w:r>
              <w:r w:rsidDel="00673F97">
                <w:rPr>
                  <w:spacing w:val="32"/>
                  <w:sz w:val="13"/>
                </w:rPr>
                <w:delText xml:space="preserve"> </w:delText>
              </w:r>
              <w:r w:rsidDel="00673F97">
                <w:rPr>
                  <w:sz w:val="13"/>
                </w:rPr>
                <w:delText>head</w:delText>
              </w:r>
              <w:r w:rsidDel="00673F97">
                <w:rPr>
                  <w:spacing w:val="32"/>
                  <w:sz w:val="13"/>
                </w:rPr>
                <w:delText xml:space="preserve"> </w:delText>
              </w:r>
              <w:r w:rsidDel="00673F97">
                <w:rPr>
                  <w:sz w:val="13"/>
                </w:rPr>
                <w:delText>years</w:delText>
              </w:r>
              <w:r w:rsidDel="00673F97">
                <w:rPr>
                  <w:spacing w:val="32"/>
                  <w:sz w:val="13"/>
                </w:rPr>
                <w:delText xml:space="preserve"> </w:delText>
              </w:r>
              <w:r w:rsidDel="00673F97">
                <w:rPr>
                  <w:sz w:val="13"/>
                </w:rPr>
                <w:delText>of</w:delText>
              </w:r>
              <w:r w:rsidDel="00673F97">
                <w:rPr>
                  <w:spacing w:val="32"/>
                  <w:sz w:val="13"/>
                </w:rPr>
                <w:delText xml:space="preserve"> </w:delText>
              </w:r>
              <w:r w:rsidDel="00673F97">
                <w:rPr>
                  <w:spacing w:val="-2"/>
                  <w:sz w:val="13"/>
                </w:rPr>
                <w:delText>education</w:delText>
              </w:r>
              <w:r w:rsidDel="00673F97">
                <w:rPr>
                  <w:rFonts w:ascii="Times New Roman"/>
                  <w:sz w:val="13"/>
                </w:rPr>
                <w:tab/>
              </w:r>
              <w:r w:rsidDel="00673F97">
                <w:rPr>
                  <w:spacing w:val="-4"/>
                  <w:sz w:val="13"/>
                </w:rPr>
                <w:delText>7.50</w:delText>
              </w:r>
            </w:del>
          </w:p>
        </w:tc>
        <w:tc>
          <w:tcPr>
            <w:tcW w:w="667" w:type="dxa"/>
          </w:tcPr>
          <w:p w14:paraId="0D227A15" w14:textId="22738AC6" w:rsidR="00D62403" w:rsidDel="00673F97" w:rsidRDefault="00D62403" w:rsidP="000407AE">
            <w:pPr>
              <w:pStyle w:val="BodyText"/>
              <w:spacing w:before="126" w:line="314" w:lineRule="auto"/>
              <w:ind w:left="540" w:right="417"/>
              <w:jc w:val="both"/>
              <w:rPr>
                <w:del w:id="399" w:author="Mohamed SALEM" w:date="2024-01-16T13:21:00Z"/>
                <w:sz w:val="13"/>
              </w:rPr>
              <w:pPrChange w:id="400" w:author="Mohamed SALEM" w:date="2024-01-16T13:21:00Z">
                <w:pPr>
                  <w:pStyle w:val="TableParagraph"/>
                  <w:spacing w:before="18" w:line="123" w:lineRule="exact"/>
                </w:pPr>
              </w:pPrChange>
            </w:pPr>
            <w:del w:id="401" w:author="Mohamed SALEM" w:date="2024-01-16T13:21:00Z">
              <w:r w:rsidDel="00673F97">
                <w:rPr>
                  <w:spacing w:val="-4"/>
                  <w:w w:val="105"/>
                  <w:sz w:val="13"/>
                </w:rPr>
                <w:delText>7.49</w:delText>
              </w:r>
            </w:del>
          </w:p>
        </w:tc>
        <w:tc>
          <w:tcPr>
            <w:tcW w:w="584" w:type="dxa"/>
          </w:tcPr>
          <w:p w14:paraId="7EB23D02" w14:textId="35686D2A" w:rsidR="00D62403" w:rsidDel="00673F97" w:rsidRDefault="00D62403" w:rsidP="000407AE">
            <w:pPr>
              <w:pStyle w:val="BodyText"/>
              <w:spacing w:before="126" w:line="314" w:lineRule="auto"/>
              <w:ind w:left="540" w:right="417"/>
              <w:jc w:val="both"/>
              <w:rPr>
                <w:del w:id="402" w:author="Mohamed SALEM" w:date="2024-01-16T13:21:00Z"/>
                <w:sz w:val="13"/>
              </w:rPr>
              <w:pPrChange w:id="403" w:author="Mohamed SALEM" w:date="2024-01-16T13:21:00Z">
                <w:pPr>
                  <w:pStyle w:val="TableParagraph"/>
                  <w:spacing w:before="18" w:line="123" w:lineRule="exact"/>
                  <w:ind w:left="11"/>
                </w:pPr>
              </w:pPrChange>
            </w:pPr>
            <w:del w:id="404" w:author="Mohamed SALEM" w:date="2024-01-16T13:21:00Z">
              <w:r w:rsidDel="00673F97">
                <w:rPr>
                  <w:spacing w:val="-2"/>
                  <w:sz w:val="13"/>
                </w:rPr>
                <w:delText>-</w:delText>
              </w:r>
              <w:r w:rsidDel="00673F97">
                <w:rPr>
                  <w:spacing w:val="-4"/>
                  <w:sz w:val="13"/>
                </w:rPr>
                <w:delText>0.02</w:delText>
              </w:r>
            </w:del>
          </w:p>
        </w:tc>
        <w:tc>
          <w:tcPr>
            <w:tcW w:w="656" w:type="dxa"/>
          </w:tcPr>
          <w:p w14:paraId="16DB7D93" w14:textId="1F2B2299" w:rsidR="00D62403" w:rsidDel="00673F97" w:rsidRDefault="00D62403" w:rsidP="000407AE">
            <w:pPr>
              <w:pStyle w:val="BodyText"/>
              <w:spacing w:before="126" w:line="314" w:lineRule="auto"/>
              <w:ind w:left="540" w:right="417"/>
              <w:jc w:val="both"/>
              <w:rPr>
                <w:del w:id="405" w:author="Mohamed SALEM" w:date="2024-01-16T13:21:00Z"/>
                <w:sz w:val="13"/>
              </w:rPr>
              <w:pPrChange w:id="406" w:author="Mohamed SALEM" w:date="2024-01-16T13:21:00Z">
                <w:pPr>
                  <w:pStyle w:val="TableParagraph"/>
                  <w:spacing w:before="18" w:line="123" w:lineRule="exact"/>
                  <w:ind w:left="1" w:right="8"/>
                </w:pPr>
              </w:pPrChange>
            </w:pPr>
            <w:del w:id="407" w:author="Mohamed SALEM" w:date="2024-01-16T13:21:00Z">
              <w:r w:rsidDel="00673F97">
                <w:rPr>
                  <w:spacing w:val="-4"/>
                  <w:sz w:val="13"/>
                </w:rPr>
                <w:delText>3.39</w:delText>
              </w:r>
            </w:del>
          </w:p>
        </w:tc>
        <w:tc>
          <w:tcPr>
            <w:tcW w:w="666" w:type="dxa"/>
          </w:tcPr>
          <w:p w14:paraId="7D6D3003" w14:textId="72315C5A" w:rsidR="00D62403" w:rsidDel="00673F97" w:rsidRDefault="00D62403" w:rsidP="000407AE">
            <w:pPr>
              <w:pStyle w:val="BodyText"/>
              <w:spacing w:before="126" w:line="314" w:lineRule="auto"/>
              <w:ind w:left="540" w:right="417"/>
              <w:jc w:val="both"/>
              <w:rPr>
                <w:del w:id="408" w:author="Mohamed SALEM" w:date="2024-01-16T13:21:00Z"/>
                <w:sz w:val="13"/>
              </w:rPr>
              <w:pPrChange w:id="409" w:author="Mohamed SALEM" w:date="2024-01-16T13:21:00Z">
                <w:pPr>
                  <w:pStyle w:val="TableParagraph"/>
                  <w:spacing w:before="18" w:line="123" w:lineRule="exact"/>
                  <w:ind w:left="25" w:right="23"/>
                </w:pPr>
              </w:pPrChange>
            </w:pPr>
            <w:del w:id="410" w:author="Mohamed SALEM" w:date="2024-01-16T13:21:00Z">
              <w:r w:rsidDel="00673F97">
                <w:rPr>
                  <w:spacing w:val="-4"/>
                  <w:sz w:val="13"/>
                </w:rPr>
                <w:delText>3.30</w:delText>
              </w:r>
            </w:del>
          </w:p>
        </w:tc>
        <w:tc>
          <w:tcPr>
            <w:tcW w:w="583" w:type="dxa"/>
          </w:tcPr>
          <w:p w14:paraId="60D7EB75" w14:textId="1D1AB160" w:rsidR="00D62403" w:rsidDel="00673F97" w:rsidRDefault="00D62403" w:rsidP="000407AE">
            <w:pPr>
              <w:pStyle w:val="BodyText"/>
              <w:spacing w:before="126" w:line="314" w:lineRule="auto"/>
              <w:ind w:left="540" w:right="417"/>
              <w:jc w:val="both"/>
              <w:rPr>
                <w:del w:id="411" w:author="Mohamed SALEM" w:date="2024-01-16T13:21:00Z"/>
                <w:sz w:val="13"/>
              </w:rPr>
              <w:pPrChange w:id="412" w:author="Mohamed SALEM" w:date="2024-01-16T13:21:00Z">
                <w:pPr>
                  <w:pStyle w:val="TableParagraph"/>
                  <w:spacing w:before="18" w:line="123" w:lineRule="exact"/>
                  <w:ind w:left="15" w:right="1"/>
                </w:pPr>
              </w:pPrChange>
            </w:pPr>
            <w:del w:id="413" w:author="Mohamed SALEM" w:date="2024-01-16T13:21:00Z">
              <w:r w:rsidDel="00673F97">
                <w:rPr>
                  <w:spacing w:val="-4"/>
                  <w:sz w:val="13"/>
                </w:rPr>
                <w:delText>-0.08</w:delText>
              </w:r>
            </w:del>
          </w:p>
        </w:tc>
        <w:tc>
          <w:tcPr>
            <w:tcW w:w="655" w:type="dxa"/>
          </w:tcPr>
          <w:p w14:paraId="5670D7D2" w14:textId="1B802FB3" w:rsidR="00D62403" w:rsidDel="00673F97" w:rsidRDefault="00D62403" w:rsidP="000407AE">
            <w:pPr>
              <w:pStyle w:val="BodyText"/>
              <w:spacing w:before="126" w:line="314" w:lineRule="auto"/>
              <w:ind w:left="540" w:right="417"/>
              <w:jc w:val="both"/>
              <w:rPr>
                <w:del w:id="414" w:author="Mohamed SALEM" w:date="2024-01-16T13:21:00Z"/>
                <w:sz w:val="13"/>
              </w:rPr>
              <w:pPrChange w:id="415" w:author="Mohamed SALEM" w:date="2024-01-16T13:21:00Z">
                <w:pPr>
                  <w:pStyle w:val="TableParagraph"/>
                  <w:spacing w:before="18" w:line="123" w:lineRule="exact"/>
                  <w:ind w:left="1" w:right="2"/>
                </w:pPr>
              </w:pPrChange>
            </w:pPr>
            <w:del w:id="416" w:author="Mohamed SALEM" w:date="2024-01-16T13:21:00Z">
              <w:r w:rsidDel="00673F97">
                <w:rPr>
                  <w:spacing w:val="-4"/>
                  <w:sz w:val="13"/>
                </w:rPr>
                <w:delText>4.63</w:delText>
              </w:r>
            </w:del>
          </w:p>
        </w:tc>
        <w:tc>
          <w:tcPr>
            <w:tcW w:w="665" w:type="dxa"/>
          </w:tcPr>
          <w:p w14:paraId="421477D8" w14:textId="24108082" w:rsidR="00D62403" w:rsidDel="00673F97" w:rsidRDefault="00D62403" w:rsidP="000407AE">
            <w:pPr>
              <w:pStyle w:val="BodyText"/>
              <w:spacing w:before="126" w:line="314" w:lineRule="auto"/>
              <w:ind w:left="540" w:right="417"/>
              <w:jc w:val="both"/>
              <w:rPr>
                <w:del w:id="417" w:author="Mohamed SALEM" w:date="2024-01-16T13:21:00Z"/>
                <w:sz w:val="13"/>
              </w:rPr>
              <w:pPrChange w:id="418" w:author="Mohamed SALEM" w:date="2024-01-16T13:21:00Z">
                <w:pPr>
                  <w:pStyle w:val="TableParagraph"/>
                  <w:spacing w:before="18" w:line="123" w:lineRule="exact"/>
                  <w:ind w:left="10"/>
                </w:pPr>
              </w:pPrChange>
            </w:pPr>
            <w:del w:id="419" w:author="Mohamed SALEM" w:date="2024-01-16T13:21:00Z">
              <w:r w:rsidDel="00673F97">
                <w:rPr>
                  <w:spacing w:val="-4"/>
                  <w:sz w:val="13"/>
                </w:rPr>
                <w:delText>4.56</w:delText>
              </w:r>
            </w:del>
          </w:p>
        </w:tc>
        <w:tc>
          <w:tcPr>
            <w:tcW w:w="582" w:type="dxa"/>
          </w:tcPr>
          <w:p w14:paraId="26466A2B" w14:textId="4ED65C22" w:rsidR="00D62403" w:rsidDel="00673F97" w:rsidRDefault="00D62403" w:rsidP="000407AE">
            <w:pPr>
              <w:pStyle w:val="BodyText"/>
              <w:spacing w:before="126" w:line="314" w:lineRule="auto"/>
              <w:ind w:left="540" w:right="417"/>
              <w:jc w:val="both"/>
              <w:rPr>
                <w:del w:id="420" w:author="Mohamed SALEM" w:date="2024-01-16T13:21:00Z"/>
                <w:sz w:val="13"/>
              </w:rPr>
              <w:pPrChange w:id="421" w:author="Mohamed SALEM" w:date="2024-01-16T13:21:00Z">
                <w:pPr>
                  <w:pStyle w:val="TableParagraph"/>
                  <w:spacing w:before="18" w:line="123" w:lineRule="exact"/>
                  <w:ind w:left="25" w:right="1"/>
                </w:pPr>
              </w:pPrChange>
            </w:pPr>
            <w:del w:id="422" w:author="Mohamed SALEM" w:date="2024-01-16T13:21:00Z">
              <w:r w:rsidDel="00673F97">
                <w:rPr>
                  <w:spacing w:val="-2"/>
                  <w:sz w:val="13"/>
                </w:rPr>
                <w:delText>-</w:delText>
              </w:r>
              <w:r w:rsidDel="00673F97">
                <w:rPr>
                  <w:spacing w:val="-4"/>
                  <w:sz w:val="13"/>
                </w:rPr>
                <w:delText>0.07</w:delText>
              </w:r>
            </w:del>
          </w:p>
        </w:tc>
      </w:tr>
      <w:tr w:rsidR="00D62403" w:rsidDel="00673F97" w14:paraId="23C6BCC9" w14:textId="73AE98F7">
        <w:trPr>
          <w:trHeight w:val="161"/>
          <w:del w:id="423" w:author="Mohamed SALEM" w:date="2024-01-16T13:21:00Z"/>
        </w:trPr>
        <w:tc>
          <w:tcPr>
            <w:tcW w:w="4294" w:type="dxa"/>
          </w:tcPr>
          <w:p w14:paraId="6BA8F23D" w14:textId="4241C0EB" w:rsidR="00D62403" w:rsidDel="00673F97" w:rsidRDefault="00D62403" w:rsidP="000407AE">
            <w:pPr>
              <w:pStyle w:val="BodyText"/>
              <w:spacing w:before="126" w:line="314" w:lineRule="auto"/>
              <w:ind w:left="540" w:right="417"/>
              <w:jc w:val="both"/>
              <w:rPr>
                <w:del w:id="424" w:author="Mohamed SALEM" w:date="2024-01-16T13:21:00Z"/>
                <w:sz w:val="13"/>
              </w:rPr>
              <w:pPrChange w:id="425" w:author="Mohamed SALEM" w:date="2024-01-16T13:21:00Z">
                <w:pPr>
                  <w:pStyle w:val="TableParagraph"/>
                  <w:spacing w:before="18" w:line="123" w:lineRule="exact"/>
                  <w:ind w:right="146"/>
                  <w:jc w:val="right"/>
                </w:pPr>
              </w:pPrChange>
            </w:pPr>
            <w:del w:id="426" w:author="Mohamed SALEM" w:date="2024-01-16T13:21:00Z">
              <w:r w:rsidDel="00673F97">
                <w:rPr>
                  <w:spacing w:val="-2"/>
                  <w:w w:val="110"/>
                  <w:sz w:val="13"/>
                </w:rPr>
                <w:delText>(4.10)</w:delText>
              </w:r>
            </w:del>
          </w:p>
        </w:tc>
        <w:tc>
          <w:tcPr>
            <w:tcW w:w="667" w:type="dxa"/>
          </w:tcPr>
          <w:p w14:paraId="4B61FB7B" w14:textId="6C34D006" w:rsidR="00D62403" w:rsidDel="00673F97" w:rsidRDefault="00D62403" w:rsidP="000407AE">
            <w:pPr>
              <w:pStyle w:val="BodyText"/>
              <w:spacing w:before="126" w:line="314" w:lineRule="auto"/>
              <w:ind w:left="540" w:right="417"/>
              <w:jc w:val="both"/>
              <w:rPr>
                <w:del w:id="427" w:author="Mohamed SALEM" w:date="2024-01-16T13:21:00Z"/>
                <w:sz w:val="13"/>
              </w:rPr>
              <w:pPrChange w:id="428" w:author="Mohamed SALEM" w:date="2024-01-16T13:21:00Z">
                <w:pPr>
                  <w:pStyle w:val="TableParagraph"/>
                  <w:spacing w:before="18" w:line="123" w:lineRule="exact"/>
                </w:pPr>
              </w:pPrChange>
            </w:pPr>
            <w:del w:id="429" w:author="Mohamed SALEM" w:date="2024-01-16T13:21:00Z">
              <w:r w:rsidDel="00673F97">
                <w:rPr>
                  <w:spacing w:val="-2"/>
                  <w:w w:val="105"/>
                  <w:sz w:val="13"/>
                </w:rPr>
                <w:delText>(4.50)</w:delText>
              </w:r>
            </w:del>
          </w:p>
        </w:tc>
        <w:tc>
          <w:tcPr>
            <w:tcW w:w="584" w:type="dxa"/>
          </w:tcPr>
          <w:p w14:paraId="08F97820" w14:textId="1EB00941" w:rsidR="00D62403" w:rsidDel="00673F97" w:rsidRDefault="00D62403" w:rsidP="000407AE">
            <w:pPr>
              <w:pStyle w:val="BodyText"/>
              <w:spacing w:before="126" w:line="314" w:lineRule="auto"/>
              <w:ind w:left="540" w:right="417"/>
              <w:jc w:val="both"/>
              <w:rPr>
                <w:del w:id="430" w:author="Mohamed SALEM" w:date="2024-01-16T13:21:00Z"/>
                <w:sz w:val="13"/>
              </w:rPr>
              <w:pPrChange w:id="431" w:author="Mohamed SALEM" w:date="2024-01-16T13:21:00Z">
                <w:pPr>
                  <w:pStyle w:val="TableParagraph"/>
                  <w:spacing w:before="18" w:line="123" w:lineRule="exact"/>
                  <w:ind w:left="11" w:right="1"/>
                </w:pPr>
              </w:pPrChange>
            </w:pPr>
            <w:del w:id="432" w:author="Mohamed SALEM" w:date="2024-01-16T13:21:00Z">
              <w:r w:rsidDel="00673F97">
                <w:rPr>
                  <w:spacing w:val="-2"/>
                  <w:sz w:val="13"/>
                </w:rPr>
                <w:delText>(0.96)</w:delText>
              </w:r>
            </w:del>
          </w:p>
        </w:tc>
        <w:tc>
          <w:tcPr>
            <w:tcW w:w="656" w:type="dxa"/>
          </w:tcPr>
          <w:p w14:paraId="65822051" w14:textId="0CB403B6" w:rsidR="00D62403" w:rsidDel="00673F97" w:rsidRDefault="00D62403" w:rsidP="000407AE">
            <w:pPr>
              <w:pStyle w:val="BodyText"/>
              <w:spacing w:before="126" w:line="314" w:lineRule="auto"/>
              <w:ind w:left="540" w:right="417"/>
              <w:jc w:val="both"/>
              <w:rPr>
                <w:del w:id="433" w:author="Mohamed SALEM" w:date="2024-01-16T13:21:00Z"/>
                <w:sz w:val="13"/>
              </w:rPr>
              <w:pPrChange w:id="434" w:author="Mohamed SALEM" w:date="2024-01-16T13:21:00Z">
                <w:pPr>
                  <w:pStyle w:val="TableParagraph"/>
                  <w:spacing w:before="18" w:line="123" w:lineRule="exact"/>
                  <w:ind w:left="1" w:right="8"/>
                </w:pPr>
              </w:pPrChange>
            </w:pPr>
            <w:del w:id="435" w:author="Mohamed SALEM" w:date="2024-01-16T13:21:00Z">
              <w:r w:rsidDel="00673F97">
                <w:rPr>
                  <w:spacing w:val="-2"/>
                  <w:w w:val="105"/>
                  <w:sz w:val="13"/>
                </w:rPr>
                <w:delText>(3.27)</w:delText>
              </w:r>
            </w:del>
          </w:p>
        </w:tc>
        <w:tc>
          <w:tcPr>
            <w:tcW w:w="666" w:type="dxa"/>
          </w:tcPr>
          <w:p w14:paraId="4C1EA236" w14:textId="0662AF6B" w:rsidR="00D62403" w:rsidDel="00673F97" w:rsidRDefault="00D62403" w:rsidP="000407AE">
            <w:pPr>
              <w:pStyle w:val="BodyText"/>
              <w:spacing w:before="126" w:line="314" w:lineRule="auto"/>
              <w:ind w:left="540" w:right="417"/>
              <w:jc w:val="both"/>
              <w:rPr>
                <w:del w:id="436" w:author="Mohamed SALEM" w:date="2024-01-16T13:21:00Z"/>
                <w:sz w:val="13"/>
              </w:rPr>
              <w:pPrChange w:id="437" w:author="Mohamed SALEM" w:date="2024-01-16T13:21:00Z">
                <w:pPr>
                  <w:pStyle w:val="TableParagraph"/>
                  <w:spacing w:before="18" w:line="123" w:lineRule="exact"/>
                  <w:ind w:left="25" w:right="24"/>
                </w:pPr>
              </w:pPrChange>
            </w:pPr>
            <w:del w:id="438" w:author="Mohamed SALEM" w:date="2024-01-16T13:21:00Z">
              <w:r w:rsidDel="00673F97">
                <w:rPr>
                  <w:spacing w:val="-2"/>
                  <w:w w:val="105"/>
                  <w:sz w:val="13"/>
                </w:rPr>
                <w:delText>(3.22)</w:delText>
              </w:r>
            </w:del>
          </w:p>
        </w:tc>
        <w:tc>
          <w:tcPr>
            <w:tcW w:w="583" w:type="dxa"/>
          </w:tcPr>
          <w:p w14:paraId="4E41C2D7" w14:textId="2723E663" w:rsidR="00D62403" w:rsidDel="00673F97" w:rsidRDefault="00D62403" w:rsidP="000407AE">
            <w:pPr>
              <w:pStyle w:val="BodyText"/>
              <w:spacing w:before="126" w:line="314" w:lineRule="auto"/>
              <w:ind w:left="540" w:right="417"/>
              <w:jc w:val="both"/>
              <w:rPr>
                <w:del w:id="439" w:author="Mohamed SALEM" w:date="2024-01-16T13:21:00Z"/>
                <w:sz w:val="13"/>
              </w:rPr>
              <w:pPrChange w:id="440" w:author="Mohamed SALEM" w:date="2024-01-16T13:21:00Z">
                <w:pPr>
                  <w:pStyle w:val="TableParagraph"/>
                  <w:spacing w:before="18" w:line="123" w:lineRule="exact"/>
                  <w:ind w:left="15" w:right="1"/>
                </w:pPr>
              </w:pPrChange>
            </w:pPr>
            <w:del w:id="441" w:author="Mohamed SALEM" w:date="2024-01-16T13:21:00Z">
              <w:r w:rsidDel="00673F97">
                <w:rPr>
                  <w:spacing w:val="-2"/>
                  <w:w w:val="105"/>
                  <w:sz w:val="13"/>
                </w:rPr>
                <w:delText>(0.63)</w:delText>
              </w:r>
            </w:del>
          </w:p>
        </w:tc>
        <w:tc>
          <w:tcPr>
            <w:tcW w:w="655" w:type="dxa"/>
          </w:tcPr>
          <w:p w14:paraId="4BDC880C" w14:textId="62FBBE7E" w:rsidR="00D62403" w:rsidDel="00673F97" w:rsidRDefault="00D62403" w:rsidP="000407AE">
            <w:pPr>
              <w:pStyle w:val="BodyText"/>
              <w:spacing w:before="126" w:line="314" w:lineRule="auto"/>
              <w:ind w:left="540" w:right="417"/>
              <w:jc w:val="both"/>
              <w:rPr>
                <w:del w:id="442" w:author="Mohamed SALEM" w:date="2024-01-16T13:21:00Z"/>
                <w:sz w:val="13"/>
              </w:rPr>
              <w:pPrChange w:id="443" w:author="Mohamed SALEM" w:date="2024-01-16T13:21:00Z">
                <w:pPr>
                  <w:pStyle w:val="TableParagraph"/>
                  <w:spacing w:before="18" w:line="123" w:lineRule="exact"/>
                  <w:ind w:right="2"/>
                </w:pPr>
              </w:pPrChange>
            </w:pPr>
            <w:del w:id="444" w:author="Mohamed SALEM" w:date="2024-01-16T13:21:00Z">
              <w:r w:rsidDel="00673F97">
                <w:rPr>
                  <w:spacing w:val="-2"/>
                  <w:w w:val="110"/>
                  <w:sz w:val="13"/>
                </w:rPr>
                <w:delText>(4.01)</w:delText>
              </w:r>
            </w:del>
          </w:p>
        </w:tc>
        <w:tc>
          <w:tcPr>
            <w:tcW w:w="665" w:type="dxa"/>
          </w:tcPr>
          <w:p w14:paraId="665C1B4F" w14:textId="0471C6A3" w:rsidR="00D62403" w:rsidDel="00673F97" w:rsidRDefault="00D62403" w:rsidP="000407AE">
            <w:pPr>
              <w:pStyle w:val="BodyText"/>
              <w:spacing w:before="126" w:line="314" w:lineRule="auto"/>
              <w:ind w:left="540" w:right="417"/>
              <w:jc w:val="both"/>
              <w:rPr>
                <w:del w:id="445" w:author="Mohamed SALEM" w:date="2024-01-16T13:21:00Z"/>
                <w:sz w:val="13"/>
              </w:rPr>
              <w:pPrChange w:id="446" w:author="Mohamed SALEM" w:date="2024-01-16T13:21:00Z">
                <w:pPr>
                  <w:pStyle w:val="TableParagraph"/>
                  <w:spacing w:before="18" w:line="123" w:lineRule="exact"/>
                  <w:ind w:left="10" w:right="1"/>
                </w:pPr>
              </w:pPrChange>
            </w:pPr>
            <w:del w:id="447" w:author="Mohamed SALEM" w:date="2024-01-16T13:21:00Z">
              <w:r w:rsidDel="00673F97">
                <w:rPr>
                  <w:spacing w:val="-2"/>
                  <w:w w:val="110"/>
                  <w:sz w:val="13"/>
                </w:rPr>
                <w:delText>(4.12)</w:delText>
              </w:r>
            </w:del>
          </w:p>
        </w:tc>
        <w:tc>
          <w:tcPr>
            <w:tcW w:w="582" w:type="dxa"/>
          </w:tcPr>
          <w:p w14:paraId="76909590" w14:textId="30457537" w:rsidR="00D62403" w:rsidDel="00673F97" w:rsidRDefault="00D62403" w:rsidP="000407AE">
            <w:pPr>
              <w:pStyle w:val="BodyText"/>
              <w:spacing w:before="126" w:line="314" w:lineRule="auto"/>
              <w:ind w:left="540" w:right="417"/>
              <w:jc w:val="both"/>
              <w:rPr>
                <w:del w:id="448" w:author="Mohamed SALEM" w:date="2024-01-16T13:21:00Z"/>
                <w:sz w:val="13"/>
              </w:rPr>
              <w:pPrChange w:id="449" w:author="Mohamed SALEM" w:date="2024-01-16T13:21:00Z">
                <w:pPr>
                  <w:pStyle w:val="TableParagraph"/>
                  <w:spacing w:before="18" w:line="123" w:lineRule="exact"/>
                  <w:ind w:left="25" w:right="2"/>
                </w:pPr>
              </w:pPrChange>
            </w:pPr>
            <w:del w:id="450" w:author="Mohamed SALEM" w:date="2024-01-16T13:21:00Z">
              <w:r w:rsidDel="00673F97">
                <w:rPr>
                  <w:spacing w:val="-2"/>
                  <w:w w:val="105"/>
                  <w:sz w:val="13"/>
                </w:rPr>
                <w:delText>(0.70)</w:delText>
              </w:r>
            </w:del>
          </w:p>
        </w:tc>
      </w:tr>
      <w:tr w:rsidR="00D62403" w:rsidDel="00673F97" w14:paraId="1F5C63AD" w14:textId="5EEC3335">
        <w:trPr>
          <w:trHeight w:val="161"/>
          <w:del w:id="451" w:author="Mohamed SALEM" w:date="2024-01-16T13:21:00Z"/>
        </w:trPr>
        <w:tc>
          <w:tcPr>
            <w:tcW w:w="4294" w:type="dxa"/>
          </w:tcPr>
          <w:p w14:paraId="1A452E15" w14:textId="074E1511" w:rsidR="00D62403" w:rsidDel="00673F97" w:rsidRDefault="00D62403" w:rsidP="000407AE">
            <w:pPr>
              <w:pStyle w:val="BodyText"/>
              <w:spacing w:before="126" w:line="314" w:lineRule="auto"/>
              <w:ind w:left="540" w:right="417"/>
              <w:jc w:val="both"/>
              <w:rPr>
                <w:del w:id="452" w:author="Mohamed SALEM" w:date="2024-01-16T13:21:00Z"/>
                <w:sz w:val="13"/>
              </w:rPr>
              <w:pPrChange w:id="453" w:author="Mohamed SALEM" w:date="2024-01-16T13:21:00Z">
                <w:pPr>
                  <w:pStyle w:val="TableParagraph"/>
                  <w:tabs>
                    <w:tab w:val="right" w:pos="4089"/>
                  </w:tabs>
                  <w:spacing w:before="18" w:line="123" w:lineRule="exact"/>
                  <w:ind w:left="102"/>
                  <w:jc w:val="left"/>
                </w:pPr>
              </w:pPrChange>
            </w:pPr>
            <w:del w:id="454" w:author="Mohamed SALEM" w:date="2024-01-16T13:21:00Z">
              <w:r w:rsidDel="00673F97">
                <w:rPr>
                  <w:sz w:val="13"/>
                </w:rPr>
                <w:delText>Displaced</w:delText>
              </w:r>
              <w:r w:rsidDel="00673F97">
                <w:rPr>
                  <w:spacing w:val="55"/>
                  <w:sz w:val="13"/>
                </w:rPr>
                <w:delText xml:space="preserve"> </w:delText>
              </w:r>
              <w:r w:rsidDel="00673F97">
                <w:rPr>
                  <w:spacing w:val="-2"/>
                  <w:sz w:val="13"/>
                </w:rPr>
                <w:delText>household</w:delText>
              </w:r>
              <w:r w:rsidDel="00673F97">
                <w:rPr>
                  <w:rFonts w:ascii="Times New Roman"/>
                  <w:sz w:val="13"/>
                </w:rPr>
                <w:tab/>
              </w:r>
              <w:r w:rsidDel="00673F97">
                <w:rPr>
                  <w:spacing w:val="-4"/>
                  <w:sz w:val="13"/>
                </w:rPr>
                <w:delText>0.11</w:delText>
              </w:r>
            </w:del>
          </w:p>
        </w:tc>
        <w:tc>
          <w:tcPr>
            <w:tcW w:w="667" w:type="dxa"/>
          </w:tcPr>
          <w:p w14:paraId="6B05A4E8" w14:textId="3F88BBF6" w:rsidR="00D62403" w:rsidDel="00673F97" w:rsidRDefault="00D62403" w:rsidP="000407AE">
            <w:pPr>
              <w:pStyle w:val="BodyText"/>
              <w:spacing w:before="126" w:line="314" w:lineRule="auto"/>
              <w:ind w:left="540" w:right="417"/>
              <w:jc w:val="both"/>
              <w:rPr>
                <w:del w:id="455" w:author="Mohamed SALEM" w:date="2024-01-16T13:21:00Z"/>
                <w:sz w:val="13"/>
              </w:rPr>
              <w:pPrChange w:id="456" w:author="Mohamed SALEM" w:date="2024-01-16T13:21:00Z">
                <w:pPr>
                  <w:pStyle w:val="TableParagraph"/>
                  <w:spacing w:before="18" w:line="123" w:lineRule="exact"/>
                </w:pPr>
              </w:pPrChange>
            </w:pPr>
            <w:del w:id="457" w:author="Mohamed SALEM" w:date="2024-01-16T13:21:00Z">
              <w:r w:rsidDel="00673F97">
                <w:rPr>
                  <w:spacing w:val="-4"/>
                  <w:w w:val="105"/>
                  <w:sz w:val="13"/>
                </w:rPr>
                <w:delText>0.12</w:delText>
              </w:r>
            </w:del>
          </w:p>
        </w:tc>
        <w:tc>
          <w:tcPr>
            <w:tcW w:w="584" w:type="dxa"/>
          </w:tcPr>
          <w:p w14:paraId="52944AD9" w14:textId="36B2512F" w:rsidR="00D62403" w:rsidDel="00673F97" w:rsidRDefault="00D62403" w:rsidP="000407AE">
            <w:pPr>
              <w:pStyle w:val="BodyText"/>
              <w:spacing w:before="126" w:line="314" w:lineRule="auto"/>
              <w:ind w:left="540" w:right="417"/>
              <w:jc w:val="both"/>
              <w:rPr>
                <w:del w:id="458" w:author="Mohamed SALEM" w:date="2024-01-16T13:21:00Z"/>
                <w:sz w:val="13"/>
              </w:rPr>
              <w:pPrChange w:id="459" w:author="Mohamed SALEM" w:date="2024-01-16T13:21:00Z">
                <w:pPr>
                  <w:pStyle w:val="TableParagraph"/>
                  <w:spacing w:before="18" w:line="123" w:lineRule="exact"/>
                  <w:ind w:left="11"/>
                </w:pPr>
              </w:pPrChange>
            </w:pPr>
            <w:del w:id="460" w:author="Mohamed SALEM" w:date="2024-01-16T13:21:00Z">
              <w:r w:rsidDel="00673F97">
                <w:rPr>
                  <w:spacing w:val="-4"/>
                  <w:sz w:val="13"/>
                </w:rPr>
                <w:delText>0.01</w:delText>
              </w:r>
            </w:del>
          </w:p>
        </w:tc>
        <w:tc>
          <w:tcPr>
            <w:tcW w:w="656" w:type="dxa"/>
          </w:tcPr>
          <w:p w14:paraId="1E083655" w14:textId="6D3B423A" w:rsidR="00D62403" w:rsidDel="00673F97" w:rsidRDefault="00D62403" w:rsidP="000407AE">
            <w:pPr>
              <w:pStyle w:val="BodyText"/>
              <w:spacing w:before="126" w:line="314" w:lineRule="auto"/>
              <w:ind w:left="540" w:right="417"/>
              <w:jc w:val="both"/>
              <w:rPr>
                <w:del w:id="461" w:author="Mohamed SALEM" w:date="2024-01-16T13:21:00Z"/>
                <w:sz w:val="13"/>
              </w:rPr>
              <w:pPrChange w:id="462" w:author="Mohamed SALEM" w:date="2024-01-16T13:21:00Z">
                <w:pPr>
                  <w:pStyle w:val="TableParagraph"/>
                  <w:spacing w:before="18" w:line="123" w:lineRule="exact"/>
                  <w:ind w:left="1" w:right="8"/>
                </w:pPr>
              </w:pPrChange>
            </w:pPr>
            <w:del w:id="463" w:author="Mohamed SALEM" w:date="2024-01-16T13:21:00Z">
              <w:r w:rsidDel="00673F97">
                <w:rPr>
                  <w:spacing w:val="-4"/>
                  <w:sz w:val="13"/>
                </w:rPr>
                <w:delText>0.03</w:delText>
              </w:r>
            </w:del>
          </w:p>
        </w:tc>
        <w:tc>
          <w:tcPr>
            <w:tcW w:w="666" w:type="dxa"/>
          </w:tcPr>
          <w:p w14:paraId="3C192A01" w14:textId="6A76FA12" w:rsidR="00D62403" w:rsidDel="00673F97" w:rsidRDefault="00D62403" w:rsidP="000407AE">
            <w:pPr>
              <w:pStyle w:val="BodyText"/>
              <w:spacing w:before="126" w:line="314" w:lineRule="auto"/>
              <w:ind w:left="540" w:right="417"/>
              <w:jc w:val="both"/>
              <w:rPr>
                <w:del w:id="464" w:author="Mohamed SALEM" w:date="2024-01-16T13:21:00Z"/>
                <w:sz w:val="13"/>
              </w:rPr>
              <w:pPrChange w:id="465" w:author="Mohamed SALEM" w:date="2024-01-16T13:21:00Z">
                <w:pPr>
                  <w:pStyle w:val="TableParagraph"/>
                  <w:spacing w:before="18" w:line="123" w:lineRule="exact"/>
                  <w:ind w:left="25" w:right="23"/>
                </w:pPr>
              </w:pPrChange>
            </w:pPr>
            <w:del w:id="466" w:author="Mohamed SALEM" w:date="2024-01-16T13:21:00Z">
              <w:r w:rsidDel="00673F97">
                <w:rPr>
                  <w:spacing w:val="-4"/>
                  <w:sz w:val="13"/>
                </w:rPr>
                <w:delText>0.03</w:delText>
              </w:r>
            </w:del>
          </w:p>
        </w:tc>
        <w:tc>
          <w:tcPr>
            <w:tcW w:w="583" w:type="dxa"/>
          </w:tcPr>
          <w:p w14:paraId="2C6D3B03" w14:textId="74F0372C" w:rsidR="00D62403" w:rsidDel="00673F97" w:rsidRDefault="00D62403" w:rsidP="000407AE">
            <w:pPr>
              <w:pStyle w:val="BodyText"/>
              <w:spacing w:before="126" w:line="314" w:lineRule="auto"/>
              <w:ind w:left="540" w:right="417"/>
              <w:jc w:val="both"/>
              <w:rPr>
                <w:del w:id="467" w:author="Mohamed SALEM" w:date="2024-01-16T13:21:00Z"/>
                <w:sz w:val="13"/>
              </w:rPr>
              <w:pPrChange w:id="468" w:author="Mohamed SALEM" w:date="2024-01-16T13:21:00Z">
                <w:pPr>
                  <w:pStyle w:val="TableParagraph"/>
                  <w:spacing w:before="18" w:line="123" w:lineRule="exact"/>
                  <w:ind w:left="15"/>
                </w:pPr>
              </w:pPrChange>
            </w:pPr>
            <w:del w:id="469" w:author="Mohamed SALEM" w:date="2024-01-16T13:21:00Z">
              <w:r w:rsidDel="00673F97">
                <w:rPr>
                  <w:w w:val="90"/>
                  <w:sz w:val="13"/>
                </w:rPr>
                <w:delText>-</w:delText>
              </w:r>
              <w:r w:rsidDel="00673F97">
                <w:rPr>
                  <w:spacing w:val="-4"/>
                  <w:sz w:val="13"/>
                </w:rPr>
                <w:delText>0.00</w:delText>
              </w:r>
            </w:del>
          </w:p>
        </w:tc>
        <w:tc>
          <w:tcPr>
            <w:tcW w:w="655" w:type="dxa"/>
          </w:tcPr>
          <w:p w14:paraId="757DA2FA" w14:textId="0CCA40AC" w:rsidR="00D62403" w:rsidDel="00673F97" w:rsidRDefault="00D62403" w:rsidP="000407AE">
            <w:pPr>
              <w:pStyle w:val="BodyText"/>
              <w:spacing w:before="126" w:line="314" w:lineRule="auto"/>
              <w:ind w:left="540" w:right="417"/>
              <w:jc w:val="both"/>
              <w:rPr>
                <w:del w:id="470" w:author="Mohamed SALEM" w:date="2024-01-16T13:21:00Z"/>
                <w:sz w:val="13"/>
              </w:rPr>
              <w:pPrChange w:id="471" w:author="Mohamed SALEM" w:date="2024-01-16T13:21:00Z">
                <w:pPr>
                  <w:pStyle w:val="TableParagraph"/>
                  <w:spacing w:before="18" w:line="123" w:lineRule="exact"/>
                  <w:ind w:left="1" w:right="2"/>
                </w:pPr>
              </w:pPrChange>
            </w:pPr>
            <w:del w:id="472" w:author="Mohamed SALEM" w:date="2024-01-16T13:21:00Z">
              <w:r w:rsidDel="00673F97">
                <w:rPr>
                  <w:spacing w:val="-4"/>
                  <w:sz w:val="13"/>
                </w:rPr>
                <w:delText>0.06</w:delText>
              </w:r>
            </w:del>
          </w:p>
        </w:tc>
        <w:tc>
          <w:tcPr>
            <w:tcW w:w="665" w:type="dxa"/>
          </w:tcPr>
          <w:p w14:paraId="6FE23632" w14:textId="4B057A57" w:rsidR="00D62403" w:rsidDel="00673F97" w:rsidRDefault="00D62403" w:rsidP="000407AE">
            <w:pPr>
              <w:pStyle w:val="BodyText"/>
              <w:spacing w:before="126" w:line="314" w:lineRule="auto"/>
              <w:ind w:left="540" w:right="417"/>
              <w:jc w:val="both"/>
              <w:rPr>
                <w:del w:id="473" w:author="Mohamed SALEM" w:date="2024-01-16T13:21:00Z"/>
                <w:sz w:val="13"/>
              </w:rPr>
              <w:pPrChange w:id="474" w:author="Mohamed SALEM" w:date="2024-01-16T13:21:00Z">
                <w:pPr>
                  <w:pStyle w:val="TableParagraph"/>
                  <w:spacing w:before="18" w:line="123" w:lineRule="exact"/>
                  <w:ind w:left="10"/>
                </w:pPr>
              </w:pPrChange>
            </w:pPr>
            <w:del w:id="475" w:author="Mohamed SALEM" w:date="2024-01-16T13:21:00Z">
              <w:r w:rsidDel="00673F97">
                <w:rPr>
                  <w:spacing w:val="-4"/>
                  <w:sz w:val="13"/>
                </w:rPr>
                <w:delText>0.06</w:delText>
              </w:r>
            </w:del>
          </w:p>
        </w:tc>
        <w:tc>
          <w:tcPr>
            <w:tcW w:w="582" w:type="dxa"/>
          </w:tcPr>
          <w:p w14:paraId="54461339" w14:textId="43318C9D" w:rsidR="00D62403" w:rsidDel="00673F97" w:rsidRDefault="00D62403" w:rsidP="000407AE">
            <w:pPr>
              <w:pStyle w:val="BodyText"/>
              <w:spacing w:before="126" w:line="314" w:lineRule="auto"/>
              <w:ind w:left="540" w:right="417"/>
              <w:jc w:val="both"/>
              <w:rPr>
                <w:del w:id="476" w:author="Mohamed SALEM" w:date="2024-01-16T13:21:00Z"/>
                <w:sz w:val="13"/>
              </w:rPr>
              <w:pPrChange w:id="477" w:author="Mohamed SALEM" w:date="2024-01-16T13:21:00Z">
                <w:pPr>
                  <w:pStyle w:val="TableParagraph"/>
                  <w:spacing w:before="18" w:line="123" w:lineRule="exact"/>
                  <w:ind w:left="25"/>
                </w:pPr>
              </w:pPrChange>
            </w:pPr>
            <w:del w:id="478" w:author="Mohamed SALEM" w:date="2024-01-16T13:21:00Z">
              <w:r w:rsidDel="00673F97">
                <w:rPr>
                  <w:spacing w:val="-4"/>
                  <w:sz w:val="13"/>
                </w:rPr>
                <w:delText>0.00</w:delText>
              </w:r>
            </w:del>
          </w:p>
        </w:tc>
      </w:tr>
      <w:tr w:rsidR="00D62403" w:rsidDel="00673F97" w14:paraId="12EA1F3D" w14:textId="7A2A73A1">
        <w:trPr>
          <w:trHeight w:val="161"/>
          <w:del w:id="479" w:author="Mohamed SALEM" w:date="2024-01-16T13:21:00Z"/>
        </w:trPr>
        <w:tc>
          <w:tcPr>
            <w:tcW w:w="4294" w:type="dxa"/>
          </w:tcPr>
          <w:p w14:paraId="3668A1E4" w14:textId="7FE65CDA" w:rsidR="00D62403" w:rsidDel="00673F97" w:rsidRDefault="00D62403" w:rsidP="000407AE">
            <w:pPr>
              <w:pStyle w:val="BodyText"/>
              <w:spacing w:before="126" w:line="314" w:lineRule="auto"/>
              <w:ind w:left="540" w:right="417"/>
              <w:jc w:val="both"/>
              <w:rPr>
                <w:del w:id="480" w:author="Mohamed SALEM" w:date="2024-01-16T13:21:00Z"/>
                <w:sz w:val="13"/>
              </w:rPr>
              <w:pPrChange w:id="481" w:author="Mohamed SALEM" w:date="2024-01-16T13:21:00Z">
                <w:pPr>
                  <w:pStyle w:val="TableParagraph"/>
                  <w:spacing w:before="18" w:line="123" w:lineRule="exact"/>
                  <w:ind w:right="146"/>
                  <w:jc w:val="right"/>
                </w:pPr>
              </w:pPrChange>
            </w:pPr>
            <w:del w:id="482" w:author="Mohamed SALEM" w:date="2024-01-16T13:21:00Z">
              <w:r w:rsidDel="00673F97">
                <w:rPr>
                  <w:spacing w:val="-2"/>
                  <w:w w:val="110"/>
                  <w:sz w:val="13"/>
                </w:rPr>
                <w:delText>(0.31)</w:delText>
              </w:r>
            </w:del>
          </w:p>
        </w:tc>
        <w:tc>
          <w:tcPr>
            <w:tcW w:w="667" w:type="dxa"/>
          </w:tcPr>
          <w:p w14:paraId="67176A96" w14:textId="60A39B0C" w:rsidR="00D62403" w:rsidDel="00673F97" w:rsidRDefault="00D62403" w:rsidP="000407AE">
            <w:pPr>
              <w:pStyle w:val="BodyText"/>
              <w:spacing w:before="126" w:line="314" w:lineRule="auto"/>
              <w:ind w:left="540" w:right="417"/>
              <w:jc w:val="both"/>
              <w:rPr>
                <w:del w:id="483" w:author="Mohamed SALEM" w:date="2024-01-16T13:21:00Z"/>
                <w:sz w:val="13"/>
              </w:rPr>
              <w:pPrChange w:id="484" w:author="Mohamed SALEM" w:date="2024-01-16T13:21:00Z">
                <w:pPr>
                  <w:pStyle w:val="TableParagraph"/>
                  <w:spacing w:before="18" w:line="123" w:lineRule="exact"/>
                </w:pPr>
              </w:pPrChange>
            </w:pPr>
            <w:del w:id="485" w:author="Mohamed SALEM" w:date="2024-01-16T13:21:00Z">
              <w:r w:rsidDel="00673F97">
                <w:rPr>
                  <w:spacing w:val="-2"/>
                  <w:w w:val="105"/>
                  <w:sz w:val="13"/>
                </w:rPr>
                <w:delText>(0.32)</w:delText>
              </w:r>
            </w:del>
          </w:p>
        </w:tc>
        <w:tc>
          <w:tcPr>
            <w:tcW w:w="584" w:type="dxa"/>
          </w:tcPr>
          <w:p w14:paraId="0860F6A1" w14:textId="6B8C9015" w:rsidR="00D62403" w:rsidDel="00673F97" w:rsidRDefault="00D62403" w:rsidP="000407AE">
            <w:pPr>
              <w:pStyle w:val="BodyText"/>
              <w:spacing w:before="126" w:line="314" w:lineRule="auto"/>
              <w:ind w:left="540" w:right="417"/>
              <w:jc w:val="both"/>
              <w:rPr>
                <w:del w:id="486" w:author="Mohamed SALEM" w:date="2024-01-16T13:21:00Z"/>
                <w:sz w:val="13"/>
              </w:rPr>
              <w:pPrChange w:id="487" w:author="Mohamed SALEM" w:date="2024-01-16T13:21:00Z">
                <w:pPr>
                  <w:pStyle w:val="TableParagraph"/>
                  <w:spacing w:before="18" w:line="123" w:lineRule="exact"/>
                  <w:ind w:left="11" w:right="1"/>
                </w:pPr>
              </w:pPrChange>
            </w:pPr>
            <w:del w:id="488" w:author="Mohamed SALEM" w:date="2024-01-16T13:21:00Z">
              <w:r w:rsidDel="00673F97">
                <w:rPr>
                  <w:spacing w:val="-2"/>
                  <w:w w:val="105"/>
                  <w:sz w:val="13"/>
                </w:rPr>
                <w:delText>(0.67)</w:delText>
              </w:r>
            </w:del>
          </w:p>
        </w:tc>
        <w:tc>
          <w:tcPr>
            <w:tcW w:w="656" w:type="dxa"/>
          </w:tcPr>
          <w:p w14:paraId="0AE234D1" w14:textId="7DADF8B1" w:rsidR="00D62403" w:rsidDel="00673F97" w:rsidRDefault="00D62403" w:rsidP="000407AE">
            <w:pPr>
              <w:pStyle w:val="BodyText"/>
              <w:spacing w:before="126" w:line="314" w:lineRule="auto"/>
              <w:ind w:left="540" w:right="417"/>
              <w:jc w:val="both"/>
              <w:rPr>
                <w:del w:id="489" w:author="Mohamed SALEM" w:date="2024-01-16T13:21:00Z"/>
                <w:sz w:val="13"/>
              </w:rPr>
              <w:pPrChange w:id="490" w:author="Mohamed SALEM" w:date="2024-01-16T13:21:00Z">
                <w:pPr>
                  <w:pStyle w:val="TableParagraph"/>
                  <w:spacing w:before="18" w:line="123" w:lineRule="exact"/>
                  <w:ind w:left="1" w:right="8"/>
                </w:pPr>
              </w:pPrChange>
            </w:pPr>
            <w:del w:id="491" w:author="Mohamed SALEM" w:date="2024-01-16T13:21:00Z">
              <w:r w:rsidDel="00673F97">
                <w:rPr>
                  <w:spacing w:val="-2"/>
                  <w:w w:val="105"/>
                  <w:sz w:val="13"/>
                </w:rPr>
                <w:delText>(0.18)</w:delText>
              </w:r>
            </w:del>
          </w:p>
        </w:tc>
        <w:tc>
          <w:tcPr>
            <w:tcW w:w="666" w:type="dxa"/>
          </w:tcPr>
          <w:p w14:paraId="2310DD7D" w14:textId="7A18832A" w:rsidR="00D62403" w:rsidDel="00673F97" w:rsidRDefault="00D62403" w:rsidP="000407AE">
            <w:pPr>
              <w:pStyle w:val="BodyText"/>
              <w:spacing w:before="126" w:line="314" w:lineRule="auto"/>
              <w:ind w:left="540" w:right="417"/>
              <w:jc w:val="both"/>
              <w:rPr>
                <w:del w:id="492" w:author="Mohamed SALEM" w:date="2024-01-16T13:21:00Z"/>
                <w:sz w:val="13"/>
              </w:rPr>
              <w:pPrChange w:id="493" w:author="Mohamed SALEM" w:date="2024-01-16T13:21:00Z">
                <w:pPr>
                  <w:pStyle w:val="TableParagraph"/>
                  <w:spacing w:before="18" w:line="123" w:lineRule="exact"/>
                  <w:ind w:left="25" w:right="24"/>
                </w:pPr>
              </w:pPrChange>
            </w:pPr>
            <w:del w:id="494" w:author="Mohamed SALEM" w:date="2024-01-16T13:21:00Z">
              <w:r w:rsidDel="00673F97">
                <w:rPr>
                  <w:spacing w:val="-2"/>
                  <w:w w:val="105"/>
                  <w:sz w:val="13"/>
                </w:rPr>
                <w:delText>(0.18)</w:delText>
              </w:r>
            </w:del>
          </w:p>
        </w:tc>
        <w:tc>
          <w:tcPr>
            <w:tcW w:w="583" w:type="dxa"/>
          </w:tcPr>
          <w:p w14:paraId="590DDAA7" w14:textId="7FFF48C8" w:rsidR="00D62403" w:rsidDel="00673F97" w:rsidRDefault="00D62403" w:rsidP="000407AE">
            <w:pPr>
              <w:pStyle w:val="BodyText"/>
              <w:spacing w:before="126" w:line="314" w:lineRule="auto"/>
              <w:ind w:left="540" w:right="417"/>
              <w:jc w:val="both"/>
              <w:rPr>
                <w:del w:id="495" w:author="Mohamed SALEM" w:date="2024-01-16T13:21:00Z"/>
                <w:sz w:val="13"/>
              </w:rPr>
              <w:pPrChange w:id="496" w:author="Mohamed SALEM" w:date="2024-01-16T13:21:00Z">
                <w:pPr>
                  <w:pStyle w:val="TableParagraph"/>
                  <w:spacing w:before="18" w:line="123" w:lineRule="exact"/>
                  <w:ind w:left="15" w:right="1"/>
                </w:pPr>
              </w:pPrChange>
            </w:pPr>
            <w:del w:id="497" w:author="Mohamed SALEM" w:date="2024-01-16T13:21:00Z">
              <w:r w:rsidDel="00673F97">
                <w:rPr>
                  <w:spacing w:val="-2"/>
                  <w:w w:val="105"/>
                  <w:sz w:val="13"/>
                </w:rPr>
                <w:delText>(0.85)</w:delText>
              </w:r>
            </w:del>
          </w:p>
        </w:tc>
        <w:tc>
          <w:tcPr>
            <w:tcW w:w="655" w:type="dxa"/>
          </w:tcPr>
          <w:p w14:paraId="038A1522" w14:textId="0A8A85BD" w:rsidR="00D62403" w:rsidDel="00673F97" w:rsidRDefault="00D62403" w:rsidP="000407AE">
            <w:pPr>
              <w:pStyle w:val="BodyText"/>
              <w:spacing w:before="126" w:line="314" w:lineRule="auto"/>
              <w:ind w:left="540" w:right="417"/>
              <w:jc w:val="both"/>
              <w:rPr>
                <w:del w:id="498" w:author="Mohamed SALEM" w:date="2024-01-16T13:21:00Z"/>
                <w:sz w:val="13"/>
              </w:rPr>
              <w:pPrChange w:id="499" w:author="Mohamed SALEM" w:date="2024-01-16T13:21:00Z">
                <w:pPr>
                  <w:pStyle w:val="TableParagraph"/>
                  <w:spacing w:before="18" w:line="123" w:lineRule="exact"/>
                  <w:ind w:right="2"/>
                </w:pPr>
              </w:pPrChange>
            </w:pPr>
            <w:del w:id="500" w:author="Mohamed SALEM" w:date="2024-01-16T13:21:00Z">
              <w:r w:rsidDel="00673F97">
                <w:rPr>
                  <w:spacing w:val="-2"/>
                  <w:w w:val="105"/>
                  <w:sz w:val="13"/>
                </w:rPr>
                <w:delText>(0.23)</w:delText>
              </w:r>
            </w:del>
          </w:p>
        </w:tc>
        <w:tc>
          <w:tcPr>
            <w:tcW w:w="665" w:type="dxa"/>
          </w:tcPr>
          <w:p w14:paraId="6359725F" w14:textId="55F329D5" w:rsidR="00D62403" w:rsidDel="00673F97" w:rsidRDefault="00D62403" w:rsidP="000407AE">
            <w:pPr>
              <w:pStyle w:val="BodyText"/>
              <w:spacing w:before="126" w:line="314" w:lineRule="auto"/>
              <w:ind w:left="540" w:right="417"/>
              <w:jc w:val="both"/>
              <w:rPr>
                <w:del w:id="501" w:author="Mohamed SALEM" w:date="2024-01-16T13:21:00Z"/>
                <w:sz w:val="13"/>
              </w:rPr>
              <w:pPrChange w:id="502" w:author="Mohamed SALEM" w:date="2024-01-16T13:21:00Z">
                <w:pPr>
                  <w:pStyle w:val="TableParagraph"/>
                  <w:spacing w:before="18" w:line="123" w:lineRule="exact"/>
                  <w:ind w:left="10" w:right="1"/>
                </w:pPr>
              </w:pPrChange>
            </w:pPr>
            <w:del w:id="503" w:author="Mohamed SALEM" w:date="2024-01-16T13:21:00Z">
              <w:r w:rsidDel="00673F97">
                <w:rPr>
                  <w:spacing w:val="-2"/>
                  <w:w w:val="105"/>
                  <w:sz w:val="13"/>
                </w:rPr>
                <w:delText>(0.23)</w:delText>
              </w:r>
            </w:del>
          </w:p>
        </w:tc>
        <w:tc>
          <w:tcPr>
            <w:tcW w:w="582" w:type="dxa"/>
          </w:tcPr>
          <w:p w14:paraId="7985891D" w14:textId="3BD1C975" w:rsidR="00D62403" w:rsidDel="00673F97" w:rsidRDefault="00D62403" w:rsidP="000407AE">
            <w:pPr>
              <w:pStyle w:val="BodyText"/>
              <w:spacing w:before="126" w:line="314" w:lineRule="auto"/>
              <w:ind w:left="540" w:right="417"/>
              <w:jc w:val="both"/>
              <w:rPr>
                <w:del w:id="504" w:author="Mohamed SALEM" w:date="2024-01-16T13:21:00Z"/>
                <w:sz w:val="13"/>
              </w:rPr>
              <w:pPrChange w:id="505" w:author="Mohamed SALEM" w:date="2024-01-16T13:21:00Z">
                <w:pPr>
                  <w:pStyle w:val="TableParagraph"/>
                  <w:spacing w:before="18" w:line="123" w:lineRule="exact"/>
                  <w:ind w:left="25" w:right="2"/>
                </w:pPr>
              </w:pPrChange>
            </w:pPr>
            <w:del w:id="506" w:author="Mohamed SALEM" w:date="2024-01-16T13:21:00Z">
              <w:r w:rsidDel="00673F97">
                <w:rPr>
                  <w:spacing w:val="-2"/>
                  <w:sz w:val="13"/>
                </w:rPr>
                <w:delText>(0.86)</w:delText>
              </w:r>
            </w:del>
          </w:p>
        </w:tc>
      </w:tr>
      <w:tr w:rsidR="00D62403" w:rsidDel="00673F97" w14:paraId="4FFAA4F4" w14:textId="6698B452">
        <w:trPr>
          <w:trHeight w:val="161"/>
          <w:del w:id="507" w:author="Mohamed SALEM" w:date="2024-01-16T13:21:00Z"/>
        </w:trPr>
        <w:tc>
          <w:tcPr>
            <w:tcW w:w="4294" w:type="dxa"/>
          </w:tcPr>
          <w:p w14:paraId="3ABD2AD2" w14:textId="453367E9" w:rsidR="00D62403" w:rsidDel="00673F97" w:rsidRDefault="00D62403" w:rsidP="000407AE">
            <w:pPr>
              <w:pStyle w:val="BodyText"/>
              <w:spacing w:before="126" w:line="314" w:lineRule="auto"/>
              <w:ind w:left="540" w:right="417"/>
              <w:jc w:val="both"/>
              <w:rPr>
                <w:del w:id="508" w:author="Mohamed SALEM" w:date="2024-01-16T13:21:00Z"/>
                <w:sz w:val="13"/>
              </w:rPr>
              <w:pPrChange w:id="509" w:author="Mohamed SALEM" w:date="2024-01-16T13:21:00Z">
                <w:pPr>
                  <w:pStyle w:val="TableParagraph"/>
                  <w:tabs>
                    <w:tab w:val="right" w:pos="4089"/>
                  </w:tabs>
                  <w:spacing w:before="18" w:line="123" w:lineRule="exact"/>
                  <w:ind w:left="102"/>
                  <w:jc w:val="left"/>
                </w:pPr>
              </w:pPrChange>
            </w:pPr>
            <w:del w:id="510" w:author="Mohamed SALEM" w:date="2024-01-16T13:21:00Z">
              <w:r w:rsidDel="00673F97">
                <w:rPr>
                  <w:sz w:val="13"/>
                </w:rPr>
                <w:delText>Household</w:delText>
              </w:r>
              <w:r w:rsidDel="00673F97">
                <w:rPr>
                  <w:spacing w:val="41"/>
                  <w:sz w:val="13"/>
                </w:rPr>
                <w:delText xml:space="preserve"> </w:delText>
              </w:r>
              <w:r w:rsidDel="00673F97">
                <w:rPr>
                  <w:spacing w:val="-4"/>
                  <w:sz w:val="13"/>
                </w:rPr>
                <w:delText>size</w:delText>
              </w:r>
              <w:r w:rsidDel="00673F97">
                <w:rPr>
                  <w:rFonts w:ascii="Times New Roman"/>
                  <w:sz w:val="13"/>
                </w:rPr>
                <w:tab/>
              </w:r>
              <w:r w:rsidDel="00673F97">
                <w:rPr>
                  <w:spacing w:val="-4"/>
                  <w:sz w:val="13"/>
                </w:rPr>
                <w:delText>7.68</w:delText>
              </w:r>
            </w:del>
          </w:p>
        </w:tc>
        <w:tc>
          <w:tcPr>
            <w:tcW w:w="667" w:type="dxa"/>
          </w:tcPr>
          <w:p w14:paraId="062094F5" w14:textId="312CB9EC" w:rsidR="00D62403" w:rsidDel="00673F97" w:rsidRDefault="00D62403" w:rsidP="000407AE">
            <w:pPr>
              <w:pStyle w:val="BodyText"/>
              <w:spacing w:before="126" w:line="314" w:lineRule="auto"/>
              <w:ind w:left="540" w:right="417"/>
              <w:jc w:val="both"/>
              <w:rPr>
                <w:del w:id="511" w:author="Mohamed SALEM" w:date="2024-01-16T13:21:00Z"/>
                <w:sz w:val="13"/>
              </w:rPr>
              <w:pPrChange w:id="512" w:author="Mohamed SALEM" w:date="2024-01-16T13:21:00Z">
                <w:pPr>
                  <w:pStyle w:val="TableParagraph"/>
                  <w:spacing w:before="18" w:line="123" w:lineRule="exact"/>
                </w:pPr>
              </w:pPrChange>
            </w:pPr>
            <w:del w:id="513" w:author="Mohamed SALEM" w:date="2024-01-16T13:21:00Z">
              <w:r w:rsidDel="00673F97">
                <w:rPr>
                  <w:spacing w:val="-4"/>
                  <w:w w:val="105"/>
                  <w:sz w:val="13"/>
                </w:rPr>
                <w:delText>7.95</w:delText>
              </w:r>
            </w:del>
          </w:p>
        </w:tc>
        <w:tc>
          <w:tcPr>
            <w:tcW w:w="584" w:type="dxa"/>
          </w:tcPr>
          <w:p w14:paraId="2AFF263D" w14:textId="49FF0688" w:rsidR="00D62403" w:rsidDel="00673F97" w:rsidRDefault="00D62403" w:rsidP="000407AE">
            <w:pPr>
              <w:pStyle w:val="BodyText"/>
              <w:spacing w:before="126" w:line="314" w:lineRule="auto"/>
              <w:ind w:left="540" w:right="417"/>
              <w:jc w:val="both"/>
              <w:rPr>
                <w:del w:id="514" w:author="Mohamed SALEM" w:date="2024-01-16T13:21:00Z"/>
                <w:sz w:val="13"/>
              </w:rPr>
              <w:pPrChange w:id="515" w:author="Mohamed SALEM" w:date="2024-01-16T13:21:00Z">
                <w:pPr>
                  <w:pStyle w:val="TableParagraph"/>
                  <w:spacing w:before="18" w:line="123" w:lineRule="exact"/>
                  <w:ind w:left="11"/>
                </w:pPr>
              </w:pPrChange>
            </w:pPr>
            <w:del w:id="516" w:author="Mohamed SALEM" w:date="2024-01-16T13:21:00Z">
              <w:r w:rsidDel="00673F97">
                <w:rPr>
                  <w:spacing w:val="-4"/>
                  <w:sz w:val="13"/>
                </w:rPr>
                <w:delText>0.28</w:delText>
              </w:r>
            </w:del>
          </w:p>
        </w:tc>
        <w:tc>
          <w:tcPr>
            <w:tcW w:w="656" w:type="dxa"/>
          </w:tcPr>
          <w:p w14:paraId="196AC495" w14:textId="4265E719" w:rsidR="00D62403" w:rsidDel="00673F97" w:rsidRDefault="00D62403" w:rsidP="000407AE">
            <w:pPr>
              <w:pStyle w:val="BodyText"/>
              <w:spacing w:before="126" w:line="314" w:lineRule="auto"/>
              <w:ind w:left="540" w:right="417"/>
              <w:jc w:val="both"/>
              <w:rPr>
                <w:del w:id="517" w:author="Mohamed SALEM" w:date="2024-01-16T13:21:00Z"/>
                <w:sz w:val="13"/>
              </w:rPr>
              <w:pPrChange w:id="518" w:author="Mohamed SALEM" w:date="2024-01-16T13:21:00Z">
                <w:pPr>
                  <w:pStyle w:val="TableParagraph"/>
                  <w:spacing w:before="18" w:line="123" w:lineRule="exact"/>
                  <w:ind w:left="1" w:right="8"/>
                </w:pPr>
              </w:pPrChange>
            </w:pPr>
            <w:del w:id="519" w:author="Mohamed SALEM" w:date="2024-01-16T13:21:00Z">
              <w:r w:rsidDel="00673F97">
                <w:rPr>
                  <w:spacing w:val="-4"/>
                  <w:sz w:val="13"/>
                </w:rPr>
                <w:delText>6.09</w:delText>
              </w:r>
            </w:del>
          </w:p>
        </w:tc>
        <w:tc>
          <w:tcPr>
            <w:tcW w:w="666" w:type="dxa"/>
          </w:tcPr>
          <w:p w14:paraId="30045A7A" w14:textId="1D7A24BA" w:rsidR="00D62403" w:rsidDel="00673F97" w:rsidRDefault="00D62403" w:rsidP="000407AE">
            <w:pPr>
              <w:pStyle w:val="BodyText"/>
              <w:spacing w:before="126" w:line="314" w:lineRule="auto"/>
              <w:ind w:left="540" w:right="417"/>
              <w:jc w:val="both"/>
              <w:rPr>
                <w:del w:id="520" w:author="Mohamed SALEM" w:date="2024-01-16T13:21:00Z"/>
                <w:sz w:val="13"/>
              </w:rPr>
              <w:pPrChange w:id="521" w:author="Mohamed SALEM" w:date="2024-01-16T13:21:00Z">
                <w:pPr>
                  <w:pStyle w:val="TableParagraph"/>
                  <w:spacing w:before="18" w:line="123" w:lineRule="exact"/>
                  <w:ind w:left="25" w:right="23"/>
                </w:pPr>
              </w:pPrChange>
            </w:pPr>
            <w:del w:id="522" w:author="Mohamed SALEM" w:date="2024-01-16T13:21:00Z">
              <w:r w:rsidDel="00673F97">
                <w:rPr>
                  <w:spacing w:val="-4"/>
                  <w:sz w:val="13"/>
                </w:rPr>
                <w:delText>5.96</w:delText>
              </w:r>
            </w:del>
          </w:p>
        </w:tc>
        <w:tc>
          <w:tcPr>
            <w:tcW w:w="583" w:type="dxa"/>
          </w:tcPr>
          <w:p w14:paraId="320FC5B3" w14:textId="400DE63E" w:rsidR="00D62403" w:rsidDel="00673F97" w:rsidRDefault="00D62403" w:rsidP="000407AE">
            <w:pPr>
              <w:pStyle w:val="BodyText"/>
              <w:spacing w:before="126" w:line="314" w:lineRule="auto"/>
              <w:ind w:left="540" w:right="417"/>
              <w:jc w:val="both"/>
              <w:rPr>
                <w:del w:id="523" w:author="Mohamed SALEM" w:date="2024-01-16T13:21:00Z"/>
                <w:sz w:val="13"/>
              </w:rPr>
              <w:pPrChange w:id="524" w:author="Mohamed SALEM" w:date="2024-01-16T13:21:00Z">
                <w:pPr>
                  <w:pStyle w:val="TableParagraph"/>
                  <w:spacing w:before="18" w:line="123" w:lineRule="exact"/>
                  <w:ind w:left="15"/>
                </w:pPr>
              </w:pPrChange>
            </w:pPr>
            <w:del w:id="525" w:author="Mohamed SALEM" w:date="2024-01-16T13:21:00Z">
              <w:r w:rsidDel="00673F97">
                <w:rPr>
                  <w:sz w:val="13"/>
                </w:rPr>
                <w:delText>-</w:delText>
              </w:r>
              <w:r w:rsidDel="00673F97">
                <w:rPr>
                  <w:spacing w:val="-4"/>
                  <w:sz w:val="13"/>
                </w:rPr>
                <w:delText>0.13</w:delText>
              </w:r>
            </w:del>
          </w:p>
        </w:tc>
        <w:tc>
          <w:tcPr>
            <w:tcW w:w="655" w:type="dxa"/>
          </w:tcPr>
          <w:p w14:paraId="22203387" w14:textId="6246D630" w:rsidR="00D62403" w:rsidDel="00673F97" w:rsidRDefault="00D62403" w:rsidP="000407AE">
            <w:pPr>
              <w:pStyle w:val="BodyText"/>
              <w:spacing w:before="126" w:line="314" w:lineRule="auto"/>
              <w:ind w:left="540" w:right="417"/>
              <w:jc w:val="both"/>
              <w:rPr>
                <w:del w:id="526" w:author="Mohamed SALEM" w:date="2024-01-16T13:21:00Z"/>
                <w:sz w:val="13"/>
              </w:rPr>
              <w:pPrChange w:id="527" w:author="Mohamed SALEM" w:date="2024-01-16T13:21:00Z">
                <w:pPr>
                  <w:pStyle w:val="TableParagraph"/>
                  <w:spacing w:before="18" w:line="123" w:lineRule="exact"/>
                  <w:ind w:left="1" w:right="2"/>
                </w:pPr>
              </w:pPrChange>
            </w:pPr>
            <w:del w:id="528" w:author="Mohamed SALEM" w:date="2024-01-16T13:21:00Z">
              <w:r w:rsidDel="00673F97">
                <w:rPr>
                  <w:spacing w:val="-4"/>
                  <w:w w:val="105"/>
                  <w:sz w:val="13"/>
                </w:rPr>
                <w:delText>6.57</w:delText>
              </w:r>
            </w:del>
          </w:p>
        </w:tc>
        <w:tc>
          <w:tcPr>
            <w:tcW w:w="665" w:type="dxa"/>
          </w:tcPr>
          <w:p w14:paraId="4865912B" w14:textId="0FD33E76" w:rsidR="00D62403" w:rsidDel="00673F97" w:rsidRDefault="00D62403" w:rsidP="000407AE">
            <w:pPr>
              <w:pStyle w:val="BodyText"/>
              <w:spacing w:before="126" w:line="314" w:lineRule="auto"/>
              <w:ind w:left="540" w:right="417"/>
              <w:jc w:val="both"/>
              <w:rPr>
                <w:del w:id="529" w:author="Mohamed SALEM" w:date="2024-01-16T13:21:00Z"/>
                <w:sz w:val="13"/>
              </w:rPr>
              <w:pPrChange w:id="530" w:author="Mohamed SALEM" w:date="2024-01-16T13:21:00Z">
                <w:pPr>
                  <w:pStyle w:val="TableParagraph"/>
                  <w:spacing w:before="18" w:line="123" w:lineRule="exact"/>
                  <w:ind w:left="10"/>
                </w:pPr>
              </w:pPrChange>
            </w:pPr>
            <w:del w:id="531" w:author="Mohamed SALEM" w:date="2024-01-16T13:21:00Z">
              <w:r w:rsidDel="00673F97">
                <w:rPr>
                  <w:spacing w:val="-4"/>
                  <w:sz w:val="13"/>
                </w:rPr>
                <w:delText>6.56</w:delText>
              </w:r>
            </w:del>
          </w:p>
        </w:tc>
        <w:tc>
          <w:tcPr>
            <w:tcW w:w="582" w:type="dxa"/>
          </w:tcPr>
          <w:p w14:paraId="7B7EF144" w14:textId="78DD8DE0" w:rsidR="00D62403" w:rsidDel="00673F97" w:rsidRDefault="00D62403" w:rsidP="000407AE">
            <w:pPr>
              <w:pStyle w:val="BodyText"/>
              <w:spacing w:before="126" w:line="314" w:lineRule="auto"/>
              <w:ind w:left="540" w:right="417"/>
              <w:jc w:val="both"/>
              <w:rPr>
                <w:del w:id="532" w:author="Mohamed SALEM" w:date="2024-01-16T13:21:00Z"/>
                <w:sz w:val="13"/>
              </w:rPr>
              <w:pPrChange w:id="533" w:author="Mohamed SALEM" w:date="2024-01-16T13:21:00Z">
                <w:pPr>
                  <w:pStyle w:val="TableParagraph"/>
                  <w:spacing w:before="18" w:line="123" w:lineRule="exact"/>
                  <w:ind w:left="25" w:right="1"/>
                </w:pPr>
              </w:pPrChange>
            </w:pPr>
            <w:del w:id="534" w:author="Mohamed SALEM" w:date="2024-01-16T13:21:00Z">
              <w:r w:rsidDel="00673F97">
                <w:rPr>
                  <w:w w:val="90"/>
                  <w:sz w:val="13"/>
                </w:rPr>
                <w:delText>-</w:delText>
              </w:r>
              <w:r w:rsidDel="00673F97">
                <w:rPr>
                  <w:spacing w:val="-4"/>
                  <w:w w:val="105"/>
                  <w:sz w:val="13"/>
                </w:rPr>
                <w:delText>0.01</w:delText>
              </w:r>
            </w:del>
          </w:p>
        </w:tc>
      </w:tr>
      <w:tr w:rsidR="00D62403" w:rsidDel="00673F97" w14:paraId="106B38E7" w14:textId="6D5C8AD2">
        <w:trPr>
          <w:trHeight w:val="161"/>
          <w:del w:id="535" w:author="Mohamed SALEM" w:date="2024-01-16T13:21:00Z"/>
        </w:trPr>
        <w:tc>
          <w:tcPr>
            <w:tcW w:w="4294" w:type="dxa"/>
          </w:tcPr>
          <w:p w14:paraId="5D970A2B" w14:textId="4A1BC54B" w:rsidR="00D62403" w:rsidDel="00673F97" w:rsidRDefault="00D62403" w:rsidP="000407AE">
            <w:pPr>
              <w:pStyle w:val="BodyText"/>
              <w:spacing w:before="126" w:line="314" w:lineRule="auto"/>
              <w:ind w:left="540" w:right="417"/>
              <w:jc w:val="both"/>
              <w:rPr>
                <w:del w:id="536" w:author="Mohamed SALEM" w:date="2024-01-16T13:21:00Z"/>
                <w:sz w:val="13"/>
              </w:rPr>
              <w:pPrChange w:id="537" w:author="Mohamed SALEM" w:date="2024-01-16T13:21:00Z">
                <w:pPr>
                  <w:pStyle w:val="TableParagraph"/>
                  <w:spacing w:before="18" w:line="123" w:lineRule="exact"/>
                  <w:ind w:right="146"/>
                  <w:jc w:val="right"/>
                </w:pPr>
              </w:pPrChange>
            </w:pPr>
            <w:del w:id="538" w:author="Mohamed SALEM" w:date="2024-01-16T13:21:00Z">
              <w:r w:rsidDel="00673F97">
                <w:rPr>
                  <w:spacing w:val="-2"/>
                  <w:w w:val="105"/>
                  <w:sz w:val="13"/>
                </w:rPr>
                <w:delText>(3.50)</w:delText>
              </w:r>
            </w:del>
          </w:p>
        </w:tc>
        <w:tc>
          <w:tcPr>
            <w:tcW w:w="667" w:type="dxa"/>
          </w:tcPr>
          <w:p w14:paraId="066DF22F" w14:textId="2F120157" w:rsidR="00D62403" w:rsidDel="00673F97" w:rsidRDefault="00D62403" w:rsidP="000407AE">
            <w:pPr>
              <w:pStyle w:val="BodyText"/>
              <w:spacing w:before="126" w:line="314" w:lineRule="auto"/>
              <w:ind w:left="540" w:right="417"/>
              <w:jc w:val="both"/>
              <w:rPr>
                <w:del w:id="539" w:author="Mohamed SALEM" w:date="2024-01-16T13:21:00Z"/>
                <w:sz w:val="13"/>
              </w:rPr>
              <w:pPrChange w:id="540" w:author="Mohamed SALEM" w:date="2024-01-16T13:21:00Z">
                <w:pPr>
                  <w:pStyle w:val="TableParagraph"/>
                  <w:spacing w:before="18" w:line="123" w:lineRule="exact"/>
                </w:pPr>
              </w:pPrChange>
            </w:pPr>
            <w:del w:id="541" w:author="Mohamed SALEM" w:date="2024-01-16T13:21:00Z">
              <w:r w:rsidDel="00673F97">
                <w:rPr>
                  <w:spacing w:val="-2"/>
                  <w:w w:val="105"/>
                  <w:sz w:val="13"/>
                </w:rPr>
                <w:delText>(3.95)</w:delText>
              </w:r>
            </w:del>
          </w:p>
        </w:tc>
        <w:tc>
          <w:tcPr>
            <w:tcW w:w="584" w:type="dxa"/>
          </w:tcPr>
          <w:p w14:paraId="42F0B164" w14:textId="49F4A8A3" w:rsidR="00D62403" w:rsidDel="00673F97" w:rsidRDefault="00D62403" w:rsidP="000407AE">
            <w:pPr>
              <w:pStyle w:val="BodyText"/>
              <w:spacing w:before="126" w:line="314" w:lineRule="auto"/>
              <w:ind w:left="540" w:right="417"/>
              <w:jc w:val="both"/>
              <w:rPr>
                <w:del w:id="542" w:author="Mohamed SALEM" w:date="2024-01-16T13:21:00Z"/>
                <w:sz w:val="13"/>
              </w:rPr>
              <w:pPrChange w:id="543" w:author="Mohamed SALEM" w:date="2024-01-16T13:21:00Z">
                <w:pPr>
                  <w:pStyle w:val="TableParagraph"/>
                  <w:spacing w:before="18" w:line="123" w:lineRule="exact"/>
                  <w:ind w:left="11" w:right="1"/>
                </w:pPr>
              </w:pPrChange>
            </w:pPr>
            <w:del w:id="544" w:author="Mohamed SALEM" w:date="2024-01-16T13:21:00Z">
              <w:r w:rsidDel="00673F97">
                <w:rPr>
                  <w:spacing w:val="-2"/>
                  <w:w w:val="105"/>
                  <w:sz w:val="13"/>
                </w:rPr>
                <w:delText>(0.35)</w:delText>
              </w:r>
            </w:del>
          </w:p>
        </w:tc>
        <w:tc>
          <w:tcPr>
            <w:tcW w:w="656" w:type="dxa"/>
          </w:tcPr>
          <w:p w14:paraId="26D22BA3" w14:textId="0ADBCB66" w:rsidR="00D62403" w:rsidDel="00673F97" w:rsidRDefault="00D62403" w:rsidP="000407AE">
            <w:pPr>
              <w:pStyle w:val="BodyText"/>
              <w:spacing w:before="126" w:line="314" w:lineRule="auto"/>
              <w:ind w:left="540" w:right="417"/>
              <w:jc w:val="both"/>
              <w:rPr>
                <w:del w:id="545" w:author="Mohamed SALEM" w:date="2024-01-16T13:21:00Z"/>
                <w:sz w:val="13"/>
              </w:rPr>
              <w:pPrChange w:id="546" w:author="Mohamed SALEM" w:date="2024-01-16T13:21:00Z">
                <w:pPr>
                  <w:pStyle w:val="TableParagraph"/>
                  <w:spacing w:before="18" w:line="123" w:lineRule="exact"/>
                  <w:ind w:left="1" w:right="8"/>
                </w:pPr>
              </w:pPrChange>
            </w:pPr>
            <w:del w:id="547" w:author="Mohamed SALEM" w:date="2024-01-16T13:21:00Z">
              <w:r w:rsidDel="00673F97">
                <w:rPr>
                  <w:spacing w:val="-2"/>
                  <w:w w:val="105"/>
                  <w:sz w:val="13"/>
                </w:rPr>
                <w:delText>(2.66)</w:delText>
              </w:r>
            </w:del>
          </w:p>
        </w:tc>
        <w:tc>
          <w:tcPr>
            <w:tcW w:w="666" w:type="dxa"/>
          </w:tcPr>
          <w:p w14:paraId="67E0CBAD" w14:textId="5A9E33AA" w:rsidR="00D62403" w:rsidDel="00673F97" w:rsidRDefault="00D62403" w:rsidP="000407AE">
            <w:pPr>
              <w:pStyle w:val="BodyText"/>
              <w:spacing w:before="126" w:line="314" w:lineRule="auto"/>
              <w:ind w:left="540" w:right="417"/>
              <w:jc w:val="both"/>
              <w:rPr>
                <w:del w:id="548" w:author="Mohamed SALEM" w:date="2024-01-16T13:21:00Z"/>
                <w:sz w:val="13"/>
              </w:rPr>
              <w:pPrChange w:id="549" w:author="Mohamed SALEM" w:date="2024-01-16T13:21:00Z">
                <w:pPr>
                  <w:pStyle w:val="TableParagraph"/>
                  <w:spacing w:before="18" w:line="123" w:lineRule="exact"/>
                  <w:ind w:left="25" w:right="24"/>
                </w:pPr>
              </w:pPrChange>
            </w:pPr>
            <w:del w:id="550" w:author="Mohamed SALEM" w:date="2024-01-16T13:21:00Z">
              <w:r w:rsidDel="00673F97">
                <w:rPr>
                  <w:spacing w:val="-2"/>
                  <w:w w:val="105"/>
                  <w:sz w:val="13"/>
                </w:rPr>
                <w:delText>(2.65)</w:delText>
              </w:r>
            </w:del>
          </w:p>
        </w:tc>
        <w:tc>
          <w:tcPr>
            <w:tcW w:w="583" w:type="dxa"/>
          </w:tcPr>
          <w:p w14:paraId="35F2A648" w14:textId="2AAE89AF" w:rsidR="00D62403" w:rsidDel="00673F97" w:rsidRDefault="00D62403" w:rsidP="000407AE">
            <w:pPr>
              <w:pStyle w:val="BodyText"/>
              <w:spacing w:before="126" w:line="314" w:lineRule="auto"/>
              <w:ind w:left="540" w:right="417"/>
              <w:jc w:val="both"/>
              <w:rPr>
                <w:del w:id="551" w:author="Mohamed SALEM" w:date="2024-01-16T13:21:00Z"/>
                <w:sz w:val="13"/>
              </w:rPr>
              <w:pPrChange w:id="552" w:author="Mohamed SALEM" w:date="2024-01-16T13:21:00Z">
                <w:pPr>
                  <w:pStyle w:val="TableParagraph"/>
                  <w:spacing w:before="18" w:line="123" w:lineRule="exact"/>
                  <w:ind w:left="15" w:right="1"/>
                </w:pPr>
              </w:pPrChange>
            </w:pPr>
            <w:del w:id="553" w:author="Mohamed SALEM" w:date="2024-01-16T13:21:00Z">
              <w:r w:rsidDel="00673F97">
                <w:rPr>
                  <w:spacing w:val="-2"/>
                  <w:w w:val="105"/>
                  <w:sz w:val="13"/>
                </w:rPr>
                <w:delText>(0.37)</w:delText>
              </w:r>
            </w:del>
          </w:p>
        </w:tc>
        <w:tc>
          <w:tcPr>
            <w:tcW w:w="655" w:type="dxa"/>
          </w:tcPr>
          <w:p w14:paraId="38E1EA5A" w14:textId="553BFDA3" w:rsidR="00D62403" w:rsidDel="00673F97" w:rsidRDefault="00D62403" w:rsidP="000407AE">
            <w:pPr>
              <w:pStyle w:val="BodyText"/>
              <w:spacing w:before="126" w:line="314" w:lineRule="auto"/>
              <w:ind w:left="540" w:right="417"/>
              <w:jc w:val="both"/>
              <w:rPr>
                <w:del w:id="554" w:author="Mohamed SALEM" w:date="2024-01-16T13:21:00Z"/>
                <w:sz w:val="13"/>
              </w:rPr>
              <w:pPrChange w:id="555" w:author="Mohamed SALEM" w:date="2024-01-16T13:21:00Z">
                <w:pPr>
                  <w:pStyle w:val="TableParagraph"/>
                  <w:spacing w:before="18" w:line="123" w:lineRule="exact"/>
                  <w:ind w:right="2"/>
                </w:pPr>
              </w:pPrChange>
            </w:pPr>
            <w:del w:id="556" w:author="Mohamed SALEM" w:date="2024-01-16T13:21:00Z">
              <w:r w:rsidDel="00673F97">
                <w:rPr>
                  <w:spacing w:val="-2"/>
                  <w:w w:val="105"/>
                  <w:sz w:val="13"/>
                </w:rPr>
                <w:delText>(3.03)</w:delText>
              </w:r>
            </w:del>
          </w:p>
        </w:tc>
        <w:tc>
          <w:tcPr>
            <w:tcW w:w="665" w:type="dxa"/>
          </w:tcPr>
          <w:p w14:paraId="4DE86280" w14:textId="7AC9A673" w:rsidR="00D62403" w:rsidDel="00673F97" w:rsidRDefault="00D62403" w:rsidP="000407AE">
            <w:pPr>
              <w:pStyle w:val="BodyText"/>
              <w:spacing w:before="126" w:line="314" w:lineRule="auto"/>
              <w:ind w:left="540" w:right="417"/>
              <w:jc w:val="both"/>
              <w:rPr>
                <w:del w:id="557" w:author="Mohamed SALEM" w:date="2024-01-16T13:21:00Z"/>
                <w:sz w:val="13"/>
              </w:rPr>
              <w:pPrChange w:id="558" w:author="Mohamed SALEM" w:date="2024-01-16T13:21:00Z">
                <w:pPr>
                  <w:pStyle w:val="TableParagraph"/>
                  <w:spacing w:before="18" w:line="123" w:lineRule="exact"/>
                  <w:ind w:left="10" w:right="1"/>
                </w:pPr>
              </w:pPrChange>
            </w:pPr>
            <w:del w:id="559" w:author="Mohamed SALEM" w:date="2024-01-16T13:21:00Z">
              <w:r w:rsidDel="00673F97">
                <w:rPr>
                  <w:spacing w:val="-2"/>
                  <w:w w:val="105"/>
                  <w:sz w:val="13"/>
                </w:rPr>
                <w:delText>(3.23)</w:delText>
              </w:r>
            </w:del>
          </w:p>
        </w:tc>
        <w:tc>
          <w:tcPr>
            <w:tcW w:w="582" w:type="dxa"/>
          </w:tcPr>
          <w:p w14:paraId="6717A03D" w14:textId="14892BA8" w:rsidR="00D62403" w:rsidDel="00673F97" w:rsidRDefault="00D62403" w:rsidP="000407AE">
            <w:pPr>
              <w:pStyle w:val="BodyText"/>
              <w:spacing w:before="126" w:line="314" w:lineRule="auto"/>
              <w:ind w:left="540" w:right="417"/>
              <w:jc w:val="both"/>
              <w:rPr>
                <w:del w:id="560" w:author="Mohamed SALEM" w:date="2024-01-16T13:21:00Z"/>
                <w:sz w:val="13"/>
              </w:rPr>
              <w:pPrChange w:id="561" w:author="Mohamed SALEM" w:date="2024-01-16T13:21:00Z">
                <w:pPr>
                  <w:pStyle w:val="TableParagraph"/>
                  <w:spacing w:before="18" w:line="123" w:lineRule="exact"/>
                  <w:ind w:left="25" w:right="2"/>
                </w:pPr>
              </w:pPrChange>
            </w:pPr>
            <w:del w:id="562" w:author="Mohamed SALEM" w:date="2024-01-16T13:21:00Z">
              <w:r w:rsidDel="00673F97">
                <w:rPr>
                  <w:spacing w:val="-2"/>
                  <w:w w:val="105"/>
                  <w:sz w:val="13"/>
                </w:rPr>
                <w:delText>(0.96)</w:delText>
              </w:r>
            </w:del>
          </w:p>
        </w:tc>
      </w:tr>
      <w:tr w:rsidR="00D62403" w:rsidDel="00673F97" w14:paraId="7D54D3EE" w14:textId="34BB84EA">
        <w:trPr>
          <w:trHeight w:val="161"/>
          <w:del w:id="563" w:author="Mohamed SALEM" w:date="2024-01-16T13:21:00Z"/>
        </w:trPr>
        <w:tc>
          <w:tcPr>
            <w:tcW w:w="4294" w:type="dxa"/>
          </w:tcPr>
          <w:p w14:paraId="7C72A93E" w14:textId="41074C94" w:rsidR="00D62403" w:rsidDel="00673F97" w:rsidRDefault="00D62403" w:rsidP="000407AE">
            <w:pPr>
              <w:pStyle w:val="BodyText"/>
              <w:spacing w:before="126" w:line="314" w:lineRule="auto"/>
              <w:ind w:left="540" w:right="417"/>
              <w:jc w:val="both"/>
              <w:rPr>
                <w:del w:id="564" w:author="Mohamed SALEM" w:date="2024-01-16T13:21:00Z"/>
                <w:sz w:val="13"/>
              </w:rPr>
              <w:pPrChange w:id="565" w:author="Mohamed SALEM" w:date="2024-01-16T13:21:00Z">
                <w:pPr>
                  <w:pStyle w:val="TableParagraph"/>
                  <w:tabs>
                    <w:tab w:val="right" w:pos="4089"/>
                  </w:tabs>
                  <w:spacing w:before="18" w:line="123" w:lineRule="exact"/>
                  <w:ind w:left="102"/>
                  <w:jc w:val="left"/>
                </w:pPr>
              </w:pPrChange>
            </w:pPr>
            <w:del w:id="566" w:author="Mohamed SALEM" w:date="2024-01-16T13:21:00Z">
              <w:r w:rsidDel="00673F97">
                <w:rPr>
                  <w:sz w:val="13"/>
                </w:rPr>
                <w:delText>Number</w:delText>
              </w:r>
              <w:r w:rsidDel="00673F97">
                <w:rPr>
                  <w:spacing w:val="38"/>
                  <w:sz w:val="13"/>
                </w:rPr>
                <w:delText xml:space="preserve"> </w:delText>
              </w:r>
              <w:r w:rsidDel="00673F97">
                <w:rPr>
                  <w:sz w:val="13"/>
                </w:rPr>
                <w:delText>of</w:delText>
              </w:r>
              <w:r w:rsidDel="00673F97">
                <w:rPr>
                  <w:spacing w:val="38"/>
                  <w:sz w:val="13"/>
                </w:rPr>
                <w:delText xml:space="preserve"> </w:delText>
              </w:r>
              <w:r w:rsidDel="00673F97">
                <w:rPr>
                  <w:sz w:val="13"/>
                </w:rPr>
                <w:delText>household</w:delText>
              </w:r>
              <w:r w:rsidDel="00673F97">
                <w:rPr>
                  <w:spacing w:val="38"/>
                  <w:sz w:val="13"/>
                </w:rPr>
                <w:delText xml:space="preserve"> </w:delText>
              </w:r>
              <w:r w:rsidDel="00673F97">
                <w:rPr>
                  <w:sz w:val="13"/>
                </w:rPr>
                <w:delText>member</w:delText>
              </w:r>
              <w:r w:rsidDel="00673F97">
                <w:rPr>
                  <w:spacing w:val="38"/>
                  <w:sz w:val="13"/>
                </w:rPr>
                <w:delText xml:space="preserve"> </w:delText>
              </w:r>
              <w:r w:rsidDel="00673F97">
                <w:rPr>
                  <w:sz w:val="13"/>
                </w:rPr>
                <w:delText>younger</w:delText>
              </w:r>
              <w:r w:rsidDel="00673F97">
                <w:rPr>
                  <w:spacing w:val="38"/>
                  <w:sz w:val="13"/>
                </w:rPr>
                <w:delText xml:space="preserve"> </w:delText>
              </w:r>
              <w:r w:rsidDel="00673F97">
                <w:rPr>
                  <w:sz w:val="13"/>
                </w:rPr>
                <w:delText>than</w:delText>
              </w:r>
              <w:r w:rsidDel="00673F97">
                <w:rPr>
                  <w:spacing w:val="38"/>
                  <w:sz w:val="13"/>
                </w:rPr>
                <w:delText xml:space="preserve"> </w:delText>
              </w:r>
              <w:r w:rsidDel="00673F97">
                <w:rPr>
                  <w:spacing w:val="-5"/>
                  <w:sz w:val="13"/>
                </w:rPr>
                <w:delText>15</w:delText>
              </w:r>
              <w:r w:rsidDel="00673F97">
                <w:rPr>
                  <w:rFonts w:ascii="Times New Roman"/>
                  <w:sz w:val="13"/>
                </w:rPr>
                <w:tab/>
              </w:r>
              <w:r w:rsidDel="00673F97">
                <w:rPr>
                  <w:spacing w:val="-4"/>
                  <w:sz w:val="13"/>
                </w:rPr>
                <w:delText>4.02</w:delText>
              </w:r>
            </w:del>
          </w:p>
        </w:tc>
        <w:tc>
          <w:tcPr>
            <w:tcW w:w="667" w:type="dxa"/>
          </w:tcPr>
          <w:p w14:paraId="55D3999F" w14:textId="4D8ADC54" w:rsidR="00D62403" w:rsidDel="00673F97" w:rsidRDefault="00D62403" w:rsidP="000407AE">
            <w:pPr>
              <w:pStyle w:val="BodyText"/>
              <w:spacing w:before="126" w:line="314" w:lineRule="auto"/>
              <w:ind w:left="540" w:right="417"/>
              <w:jc w:val="both"/>
              <w:rPr>
                <w:del w:id="567" w:author="Mohamed SALEM" w:date="2024-01-16T13:21:00Z"/>
                <w:sz w:val="13"/>
              </w:rPr>
              <w:pPrChange w:id="568" w:author="Mohamed SALEM" w:date="2024-01-16T13:21:00Z">
                <w:pPr>
                  <w:pStyle w:val="TableParagraph"/>
                  <w:spacing w:before="18" w:line="123" w:lineRule="exact"/>
                </w:pPr>
              </w:pPrChange>
            </w:pPr>
            <w:del w:id="569" w:author="Mohamed SALEM" w:date="2024-01-16T13:21:00Z">
              <w:r w:rsidDel="00673F97">
                <w:rPr>
                  <w:spacing w:val="-4"/>
                  <w:sz w:val="13"/>
                </w:rPr>
                <w:delText>4.00</w:delText>
              </w:r>
            </w:del>
          </w:p>
        </w:tc>
        <w:tc>
          <w:tcPr>
            <w:tcW w:w="584" w:type="dxa"/>
          </w:tcPr>
          <w:p w14:paraId="31B94A65" w14:textId="4D4958EB" w:rsidR="00D62403" w:rsidDel="00673F97" w:rsidRDefault="00D62403" w:rsidP="000407AE">
            <w:pPr>
              <w:pStyle w:val="BodyText"/>
              <w:spacing w:before="126" w:line="314" w:lineRule="auto"/>
              <w:ind w:left="540" w:right="417"/>
              <w:jc w:val="both"/>
              <w:rPr>
                <w:del w:id="570" w:author="Mohamed SALEM" w:date="2024-01-16T13:21:00Z"/>
                <w:sz w:val="13"/>
              </w:rPr>
              <w:pPrChange w:id="571" w:author="Mohamed SALEM" w:date="2024-01-16T13:21:00Z">
                <w:pPr>
                  <w:pStyle w:val="TableParagraph"/>
                  <w:spacing w:before="18" w:line="123" w:lineRule="exact"/>
                  <w:ind w:left="11" w:right="1"/>
                </w:pPr>
              </w:pPrChange>
            </w:pPr>
            <w:del w:id="572" w:author="Mohamed SALEM" w:date="2024-01-16T13:21:00Z">
              <w:r w:rsidDel="00673F97">
                <w:rPr>
                  <w:spacing w:val="-2"/>
                  <w:sz w:val="13"/>
                </w:rPr>
                <w:delText>-</w:delText>
              </w:r>
              <w:r w:rsidDel="00673F97">
                <w:rPr>
                  <w:spacing w:val="-4"/>
                  <w:sz w:val="13"/>
                </w:rPr>
                <w:delText>0.02</w:delText>
              </w:r>
            </w:del>
          </w:p>
        </w:tc>
        <w:tc>
          <w:tcPr>
            <w:tcW w:w="656" w:type="dxa"/>
          </w:tcPr>
          <w:p w14:paraId="2C67D22B" w14:textId="1A1DD41D" w:rsidR="00D62403" w:rsidDel="00673F97" w:rsidRDefault="00D62403" w:rsidP="000407AE">
            <w:pPr>
              <w:pStyle w:val="BodyText"/>
              <w:spacing w:before="126" w:line="314" w:lineRule="auto"/>
              <w:ind w:left="540" w:right="417"/>
              <w:jc w:val="both"/>
              <w:rPr>
                <w:del w:id="573" w:author="Mohamed SALEM" w:date="2024-01-16T13:21:00Z"/>
                <w:sz w:val="13"/>
              </w:rPr>
              <w:pPrChange w:id="574" w:author="Mohamed SALEM" w:date="2024-01-16T13:21:00Z">
                <w:pPr>
                  <w:pStyle w:val="TableParagraph"/>
                  <w:spacing w:before="18" w:line="123" w:lineRule="exact"/>
                  <w:ind w:left="1" w:right="8"/>
                </w:pPr>
              </w:pPrChange>
            </w:pPr>
            <w:del w:id="575" w:author="Mohamed SALEM" w:date="2024-01-16T13:21:00Z">
              <w:r w:rsidDel="00673F97">
                <w:rPr>
                  <w:spacing w:val="-4"/>
                  <w:w w:val="110"/>
                  <w:sz w:val="13"/>
                </w:rPr>
                <w:delText>3.21</w:delText>
              </w:r>
            </w:del>
          </w:p>
        </w:tc>
        <w:tc>
          <w:tcPr>
            <w:tcW w:w="666" w:type="dxa"/>
          </w:tcPr>
          <w:p w14:paraId="25F68E6B" w14:textId="29F08088" w:rsidR="00D62403" w:rsidDel="00673F97" w:rsidRDefault="00D62403" w:rsidP="000407AE">
            <w:pPr>
              <w:pStyle w:val="BodyText"/>
              <w:spacing w:before="126" w:line="314" w:lineRule="auto"/>
              <w:ind w:left="540" w:right="417"/>
              <w:jc w:val="both"/>
              <w:rPr>
                <w:del w:id="576" w:author="Mohamed SALEM" w:date="2024-01-16T13:21:00Z"/>
                <w:sz w:val="13"/>
              </w:rPr>
              <w:pPrChange w:id="577" w:author="Mohamed SALEM" w:date="2024-01-16T13:21:00Z">
                <w:pPr>
                  <w:pStyle w:val="TableParagraph"/>
                  <w:spacing w:before="18" w:line="123" w:lineRule="exact"/>
                  <w:ind w:left="25" w:right="23"/>
                </w:pPr>
              </w:pPrChange>
            </w:pPr>
            <w:del w:id="578" w:author="Mohamed SALEM" w:date="2024-01-16T13:21:00Z">
              <w:r w:rsidDel="00673F97">
                <w:rPr>
                  <w:spacing w:val="-4"/>
                  <w:w w:val="110"/>
                  <w:sz w:val="13"/>
                </w:rPr>
                <w:delText>3.13</w:delText>
              </w:r>
            </w:del>
          </w:p>
        </w:tc>
        <w:tc>
          <w:tcPr>
            <w:tcW w:w="583" w:type="dxa"/>
          </w:tcPr>
          <w:p w14:paraId="7EC26DB1" w14:textId="5FE36135" w:rsidR="00D62403" w:rsidDel="00673F97" w:rsidRDefault="00D62403" w:rsidP="000407AE">
            <w:pPr>
              <w:pStyle w:val="BodyText"/>
              <w:spacing w:before="126" w:line="314" w:lineRule="auto"/>
              <w:ind w:left="540" w:right="417"/>
              <w:jc w:val="both"/>
              <w:rPr>
                <w:del w:id="579" w:author="Mohamed SALEM" w:date="2024-01-16T13:21:00Z"/>
                <w:sz w:val="13"/>
              </w:rPr>
              <w:pPrChange w:id="580" w:author="Mohamed SALEM" w:date="2024-01-16T13:21:00Z">
                <w:pPr>
                  <w:pStyle w:val="TableParagraph"/>
                  <w:spacing w:before="18" w:line="123" w:lineRule="exact"/>
                  <w:ind w:left="15" w:right="1"/>
                </w:pPr>
              </w:pPrChange>
            </w:pPr>
            <w:del w:id="581" w:author="Mohamed SALEM" w:date="2024-01-16T13:21:00Z">
              <w:r w:rsidDel="00673F97">
                <w:rPr>
                  <w:spacing w:val="-4"/>
                  <w:sz w:val="13"/>
                </w:rPr>
                <w:delText>-0.08</w:delText>
              </w:r>
            </w:del>
          </w:p>
        </w:tc>
        <w:tc>
          <w:tcPr>
            <w:tcW w:w="655" w:type="dxa"/>
          </w:tcPr>
          <w:p w14:paraId="03F722CE" w14:textId="0ED0334D" w:rsidR="00D62403" w:rsidDel="00673F97" w:rsidRDefault="00D62403" w:rsidP="000407AE">
            <w:pPr>
              <w:pStyle w:val="BodyText"/>
              <w:spacing w:before="126" w:line="314" w:lineRule="auto"/>
              <w:ind w:left="540" w:right="417"/>
              <w:jc w:val="both"/>
              <w:rPr>
                <w:del w:id="582" w:author="Mohamed SALEM" w:date="2024-01-16T13:21:00Z"/>
                <w:sz w:val="13"/>
              </w:rPr>
              <w:pPrChange w:id="583" w:author="Mohamed SALEM" w:date="2024-01-16T13:21:00Z">
                <w:pPr>
                  <w:pStyle w:val="TableParagraph"/>
                  <w:spacing w:before="18" w:line="123" w:lineRule="exact"/>
                  <w:ind w:left="1" w:right="2"/>
                </w:pPr>
              </w:pPrChange>
            </w:pPr>
            <w:del w:id="584" w:author="Mohamed SALEM" w:date="2024-01-16T13:21:00Z">
              <w:r w:rsidDel="00673F97">
                <w:rPr>
                  <w:spacing w:val="-4"/>
                  <w:w w:val="105"/>
                  <w:sz w:val="13"/>
                </w:rPr>
                <w:delText>3.45</w:delText>
              </w:r>
            </w:del>
          </w:p>
        </w:tc>
        <w:tc>
          <w:tcPr>
            <w:tcW w:w="665" w:type="dxa"/>
          </w:tcPr>
          <w:p w14:paraId="3AFEE3EC" w14:textId="6E9AF2A6" w:rsidR="00D62403" w:rsidDel="00673F97" w:rsidRDefault="00D62403" w:rsidP="000407AE">
            <w:pPr>
              <w:pStyle w:val="BodyText"/>
              <w:spacing w:before="126" w:line="314" w:lineRule="auto"/>
              <w:ind w:left="540" w:right="417"/>
              <w:jc w:val="both"/>
              <w:rPr>
                <w:del w:id="585" w:author="Mohamed SALEM" w:date="2024-01-16T13:21:00Z"/>
                <w:sz w:val="13"/>
              </w:rPr>
              <w:pPrChange w:id="586" w:author="Mohamed SALEM" w:date="2024-01-16T13:21:00Z">
                <w:pPr>
                  <w:pStyle w:val="TableParagraph"/>
                  <w:spacing w:before="18" w:line="123" w:lineRule="exact"/>
                  <w:ind w:left="10"/>
                </w:pPr>
              </w:pPrChange>
            </w:pPr>
            <w:del w:id="587" w:author="Mohamed SALEM" w:date="2024-01-16T13:21:00Z">
              <w:r w:rsidDel="00673F97">
                <w:rPr>
                  <w:spacing w:val="-4"/>
                  <w:sz w:val="13"/>
                </w:rPr>
                <w:delText>3.39</w:delText>
              </w:r>
            </w:del>
          </w:p>
        </w:tc>
        <w:tc>
          <w:tcPr>
            <w:tcW w:w="582" w:type="dxa"/>
          </w:tcPr>
          <w:p w14:paraId="5F7A9938" w14:textId="045B1183" w:rsidR="00D62403" w:rsidDel="00673F97" w:rsidRDefault="00D62403" w:rsidP="000407AE">
            <w:pPr>
              <w:pStyle w:val="BodyText"/>
              <w:spacing w:before="126" w:line="314" w:lineRule="auto"/>
              <w:ind w:left="540" w:right="417"/>
              <w:jc w:val="both"/>
              <w:rPr>
                <w:del w:id="588" w:author="Mohamed SALEM" w:date="2024-01-16T13:21:00Z"/>
                <w:sz w:val="13"/>
              </w:rPr>
              <w:pPrChange w:id="589" w:author="Mohamed SALEM" w:date="2024-01-16T13:21:00Z">
                <w:pPr>
                  <w:pStyle w:val="TableParagraph"/>
                  <w:spacing w:before="18" w:line="123" w:lineRule="exact"/>
                  <w:ind w:left="25" w:right="1"/>
                </w:pPr>
              </w:pPrChange>
            </w:pPr>
            <w:del w:id="590" w:author="Mohamed SALEM" w:date="2024-01-16T13:21:00Z">
              <w:r w:rsidDel="00673F97">
                <w:rPr>
                  <w:spacing w:val="-2"/>
                  <w:sz w:val="13"/>
                </w:rPr>
                <w:delText>-</w:delText>
              </w:r>
              <w:r w:rsidDel="00673F97">
                <w:rPr>
                  <w:spacing w:val="-4"/>
                  <w:sz w:val="13"/>
                </w:rPr>
                <w:delText>0.06</w:delText>
              </w:r>
            </w:del>
          </w:p>
        </w:tc>
      </w:tr>
      <w:tr w:rsidR="00D62403" w:rsidDel="00673F97" w14:paraId="16334316" w14:textId="7EA88FB1">
        <w:trPr>
          <w:trHeight w:val="161"/>
          <w:del w:id="591" w:author="Mohamed SALEM" w:date="2024-01-16T13:21:00Z"/>
        </w:trPr>
        <w:tc>
          <w:tcPr>
            <w:tcW w:w="4294" w:type="dxa"/>
          </w:tcPr>
          <w:p w14:paraId="3A534274" w14:textId="6A36F110" w:rsidR="00D62403" w:rsidDel="00673F97" w:rsidRDefault="00D62403" w:rsidP="000407AE">
            <w:pPr>
              <w:pStyle w:val="BodyText"/>
              <w:spacing w:before="126" w:line="314" w:lineRule="auto"/>
              <w:ind w:left="540" w:right="417"/>
              <w:jc w:val="both"/>
              <w:rPr>
                <w:del w:id="592" w:author="Mohamed SALEM" w:date="2024-01-16T13:21:00Z"/>
                <w:sz w:val="13"/>
              </w:rPr>
              <w:pPrChange w:id="593" w:author="Mohamed SALEM" w:date="2024-01-16T13:21:00Z">
                <w:pPr>
                  <w:pStyle w:val="TableParagraph"/>
                  <w:spacing w:before="18" w:line="123" w:lineRule="exact"/>
                  <w:ind w:right="146"/>
                  <w:jc w:val="right"/>
                </w:pPr>
              </w:pPrChange>
            </w:pPr>
            <w:del w:id="594" w:author="Mohamed SALEM" w:date="2024-01-16T13:21:00Z">
              <w:r w:rsidDel="00673F97">
                <w:rPr>
                  <w:spacing w:val="-2"/>
                  <w:w w:val="105"/>
                  <w:sz w:val="13"/>
                </w:rPr>
                <w:delText>(2.27)</w:delText>
              </w:r>
            </w:del>
          </w:p>
        </w:tc>
        <w:tc>
          <w:tcPr>
            <w:tcW w:w="667" w:type="dxa"/>
          </w:tcPr>
          <w:p w14:paraId="272932AF" w14:textId="7D3E4D98" w:rsidR="00D62403" w:rsidDel="00673F97" w:rsidRDefault="00D62403" w:rsidP="000407AE">
            <w:pPr>
              <w:pStyle w:val="BodyText"/>
              <w:spacing w:before="126" w:line="314" w:lineRule="auto"/>
              <w:ind w:left="540" w:right="417"/>
              <w:jc w:val="both"/>
              <w:rPr>
                <w:del w:id="595" w:author="Mohamed SALEM" w:date="2024-01-16T13:21:00Z"/>
                <w:sz w:val="13"/>
              </w:rPr>
              <w:pPrChange w:id="596" w:author="Mohamed SALEM" w:date="2024-01-16T13:21:00Z">
                <w:pPr>
                  <w:pStyle w:val="TableParagraph"/>
                  <w:spacing w:before="18" w:line="123" w:lineRule="exact"/>
                </w:pPr>
              </w:pPrChange>
            </w:pPr>
            <w:del w:id="597" w:author="Mohamed SALEM" w:date="2024-01-16T13:21:00Z">
              <w:r w:rsidDel="00673F97">
                <w:rPr>
                  <w:spacing w:val="-2"/>
                  <w:w w:val="110"/>
                  <w:sz w:val="13"/>
                </w:rPr>
                <w:delText>(2.12)</w:delText>
              </w:r>
            </w:del>
          </w:p>
        </w:tc>
        <w:tc>
          <w:tcPr>
            <w:tcW w:w="584" w:type="dxa"/>
          </w:tcPr>
          <w:p w14:paraId="728A358B" w14:textId="0FBA11C7" w:rsidR="00D62403" w:rsidDel="00673F97" w:rsidRDefault="00D62403" w:rsidP="000407AE">
            <w:pPr>
              <w:pStyle w:val="BodyText"/>
              <w:spacing w:before="126" w:line="314" w:lineRule="auto"/>
              <w:ind w:left="540" w:right="417"/>
              <w:jc w:val="both"/>
              <w:rPr>
                <w:del w:id="598" w:author="Mohamed SALEM" w:date="2024-01-16T13:21:00Z"/>
                <w:sz w:val="13"/>
              </w:rPr>
              <w:pPrChange w:id="599" w:author="Mohamed SALEM" w:date="2024-01-16T13:21:00Z">
                <w:pPr>
                  <w:pStyle w:val="TableParagraph"/>
                  <w:spacing w:before="18" w:line="123" w:lineRule="exact"/>
                  <w:ind w:left="11" w:right="1"/>
                </w:pPr>
              </w:pPrChange>
            </w:pPr>
            <w:del w:id="600" w:author="Mohamed SALEM" w:date="2024-01-16T13:21:00Z">
              <w:r w:rsidDel="00673F97">
                <w:rPr>
                  <w:spacing w:val="-2"/>
                  <w:w w:val="105"/>
                  <w:sz w:val="13"/>
                </w:rPr>
                <w:delText>(0.93)</w:delText>
              </w:r>
            </w:del>
          </w:p>
        </w:tc>
        <w:tc>
          <w:tcPr>
            <w:tcW w:w="656" w:type="dxa"/>
          </w:tcPr>
          <w:p w14:paraId="3B350AC2" w14:textId="3269056F" w:rsidR="00D62403" w:rsidDel="00673F97" w:rsidRDefault="00D62403" w:rsidP="000407AE">
            <w:pPr>
              <w:pStyle w:val="BodyText"/>
              <w:spacing w:before="126" w:line="314" w:lineRule="auto"/>
              <w:ind w:left="540" w:right="417"/>
              <w:jc w:val="both"/>
              <w:rPr>
                <w:del w:id="601" w:author="Mohamed SALEM" w:date="2024-01-16T13:21:00Z"/>
                <w:sz w:val="13"/>
              </w:rPr>
              <w:pPrChange w:id="602" w:author="Mohamed SALEM" w:date="2024-01-16T13:21:00Z">
                <w:pPr>
                  <w:pStyle w:val="TableParagraph"/>
                  <w:spacing w:before="18" w:line="123" w:lineRule="exact"/>
                  <w:ind w:left="1" w:right="8"/>
                </w:pPr>
              </w:pPrChange>
            </w:pPr>
            <w:del w:id="603" w:author="Mohamed SALEM" w:date="2024-01-16T13:21:00Z">
              <w:r w:rsidDel="00673F97">
                <w:rPr>
                  <w:spacing w:val="-2"/>
                  <w:w w:val="110"/>
                  <w:sz w:val="13"/>
                </w:rPr>
                <w:delText>(1.92)</w:delText>
              </w:r>
            </w:del>
          </w:p>
        </w:tc>
        <w:tc>
          <w:tcPr>
            <w:tcW w:w="666" w:type="dxa"/>
          </w:tcPr>
          <w:p w14:paraId="7CEA98A7" w14:textId="2CBBDCEA" w:rsidR="00D62403" w:rsidDel="00673F97" w:rsidRDefault="00D62403" w:rsidP="000407AE">
            <w:pPr>
              <w:pStyle w:val="BodyText"/>
              <w:spacing w:before="126" w:line="314" w:lineRule="auto"/>
              <w:ind w:left="540" w:right="417"/>
              <w:jc w:val="both"/>
              <w:rPr>
                <w:del w:id="604" w:author="Mohamed SALEM" w:date="2024-01-16T13:21:00Z"/>
                <w:sz w:val="13"/>
              </w:rPr>
              <w:pPrChange w:id="605" w:author="Mohamed SALEM" w:date="2024-01-16T13:21:00Z">
                <w:pPr>
                  <w:pStyle w:val="TableParagraph"/>
                  <w:spacing w:before="18" w:line="123" w:lineRule="exact"/>
                  <w:ind w:left="25" w:right="24"/>
                </w:pPr>
              </w:pPrChange>
            </w:pPr>
            <w:del w:id="606" w:author="Mohamed SALEM" w:date="2024-01-16T13:21:00Z">
              <w:r w:rsidDel="00673F97">
                <w:rPr>
                  <w:spacing w:val="-2"/>
                  <w:w w:val="110"/>
                  <w:sz w:val="13"/>
                </w:rPr>
                <w:delText>(1.90)</w:delText>
              </w:r>
            </w:del>
          </w:p>
        </w:tc>
        <w:tc>
          <w:tcPr>
            <w:tcW w:w="583" w:type="dxa"/>
          </w:tcPr>
          <w:p w14:paraId="4EEF3940" w14:textId="0C06B97A" w:rsidR="00D62403" w:rsidDel="00673F97" w:rsidRDefault="00D62403" w:rsidP="000407AE">
            <w:pPr>
              <w:pStyle w:val="BodyText"/>
              <w:spacing w:before="126" w:line="314" w:lineRule="auto"/>
              <w:ind w:left="540" w:right="417"/>
              <w:jc w:val="both"/>
              <w:rPr>
                <w:del w:id="607" w:author="Mohamed SALEM" w:date="2024-01-16T13:21:00Z"/>
                <w:sz w:val="13"/>
              </w:rPr>
              <w:pPrChange w:id="608" w:author="Mohamed SALEM" w:date="2024-01-16T13:21:00Z">
                <w:pPr>
                  <w:pStyle w:val="TableParagraph"/>
                  <w:spacing w:before="18" w:line="123" w:lineRule="exact"/>
                  <w:ind w:left="15" w:right="1"/>
                </w:pPr>
              </w:pPrChange>
            </w:pPr>
            <w:del w:id="609" w:author="Mohamed SALEM" w:date="2024-01-16T13:21:00Z">
              <w:r w:rsidDel="00673F97">
                <w:rPr>
                  <w:spacing w:val="-2"/>
                  <w:w w:val="110"/>
                  <w:sz w:val="13"/>
                </w:rPr>
                <w:delText>(0.41)</w:delText>
              </w:r>
            </w:del>
          </w:p>
        </w:tc>
        <w:tc>
          <w:tcPr>
            <w:tcW w:w="655" w:type="dxa"/>
          </w:tcPr>
          <w:p w14:paraId="4A742C62" w14:textId="7F931C5F" w:rsidR="00D62403" w:rsidDel="00673F97" w:rsidRDefault="00D62403" w:rsidP="000407AE">
            <w:pPr>
              <w:pStyle w:val="BodyText"/>
              <w:spacing w:before="126" w:line="314" w:lineRule="auto"/>
              <w:ind w:left="540" w:right="417"/>
              <w:jc w:val="both"/>
              <w:rPr>
                <w:del w:id="610" w:author="Mohamed SALEM" w:date="2024-01-16T13:21:00Z"/>
                <w:sz w:val="13"/>
              </w:rPr>
              <w:pPrChange w:id="611" w:author="Mohamed SALEM" w:date="2024-01-16T13:21:00Z">
                <w:pPr>
                  <w:pStyle w:val="TableParagraph"/>
                  <w:spacing w:before="18" w:line="123" w:lineRule="exact"/>
                  <w:ind w:right="2"/>
                </w:pPr>
              </w:pPrChange>
            </w:pPr>
            <w:del w:id="612" w:author="Mohamed SALEM" w:date="2024-01-16T13:21:00Z">
              <w:r w:rsidDel="00673F97">
                <w:rPr>
                  <w:spacing w:val="-2"/>
                  <w:w w:val="105"/>
                  <w:sz w:val="13"/>
                </w:rPr>
                <w:delText>(2.06)</w:delText>
              </w:r>
            </w:del>
          </w:p>
        </w:tc>
        <w:tc>
          <w:tcPr>
            <w:tcW w:w="665" w:type="dxa"/>
          </w:tcPr>
          <w:p w14:paraId="65D78729" w14:textId="2687243C" w:rsidR="00D62403" w:rsidDel="00673F97" w:rsidRDefault="00D62403" w:rsidP="000407AE">
            <w:pPr>
              <w:pStyle w:val="BodyText"/>
              <w:spacing w:before="126" w:line="314" w:lineRule="auto"/>
              <w:ind w:left="540" w:right="417"/>
              <w:jc w:val="both"/>
              <w:rPr>
                <w:del w:id="613" w:author="Mohamed SALEM" w:date="2024-01-16T13:21:00Z"/>
                <w:sz w:val="13"/>
              </w:rPr>
              <w:pPrChange w:id="614" w:author="Mohamed SALEM" w:date="2024-01-16T13:21:00Z">
                <w:pPr>
                  <w:pStyle w:val="TableParagraph"/>
                  <w:spacing w:before="18" w:line="123" w:lineRule="exact"/>
                  <w:ind w:left="10" w:right="1"/>
                </w:pPr>
              </w:pPrChange>
            </w:pPr>
            <w:del w:id="615" w:author="Mohamed SALEM" w:date="2024-01-16T13:21:00Z">
              <w:r w:rsidDel="00673F97">
                <w:rPr>
                  <w:spacing w:val="-2"/>
                  <w:w w:val="110"/>
                  <w:sz w:val="13"/>
                </w:rPr>
                <w:delText>(2.01)</w:delText>
              </w:r>
            </w:del>
          </w:p>
        </w:tc>
        <w:tc>
          <w:tcPr>
            <w:tcW w:w="582" w:type="dxa"/>
          </w:tcPr>
          <w:p w14:paraId="18692EC0" w14:textId="0C74FA07" w:rsidR="00D62403" w:rsidDel="00673F97" w:rsidRDefault="00D62403" w:rsidP="000407AE">
            <w:pPr>
              <w:pStyle w:val="BodyText"/>
              <w:spacing w:before="126" w:line="314" w:lineRule="auto"/>
              <w:ind w:left="540" w:right="417"/>
              <w:jc w:val="both"/>
              <w:rPr>
                <w:del w:id="616" w:author="Mohamed SALEM" w:date="2024-01-16T13:21:00Z"/>
                <w:sz w:val="13"/>
              </w:rPr>
              <w:pPrChange w:id="617" w:author="Mohamed SALEM" w:date="2024-01-16T13:21:00Z">
                <w:pPr>
                  <w:pStyle w:val="TableParagraph"/>
                  <w:spacing w:before="18" w:line="123" w:lineRule="exact"/>
                  <w:ind w:left="25" w:right="2"/>
                </w:pPr>
              </w:pPrChange>
            </w:pPr>
            <w:del w:id="618" w:author="Mohamed SALEM" w:date="2024-01-16T13:21:00Z">
              <w:r w:rsidDel="00673F97">
                <w:rPr>
                  <w:spacing w:val="-2"/>
                  <w:w w:val="105"/>
                  <w:sz w:val="13"/>
                </w:rPr>
                <w:delText>(0.47)</w:delText>
              </w:r>
            </w:del>
          </w:p>
        </w:tc>
      </w:tr>
      <w:tr w:rsidR="00D62403" w:rsidDel="00673F97" w14:paraId="220CDA41" w14:textId="7560FD89">
        <w:trPr>
          <w:trHeight w:val="161"/>
          <w:del w:id="619" w:author="Mohamed SALEM" w:date="2024-01-16T13:21:00Z"/>
        </w:trPr>
        <w:tc>
          <w:tcPr>
            <w:tcW w:w="4294" w:type="dxa"/>
          </w:tcPr>
          <w:p w14:paraId="47A15378" w14:textId="32535CCC" w:rsidR="00D62403" w:rsidDel="00673F97" w:rsidRDefault="00D62403" w:rsidP="000407AE">
            <w:pPr>
              <w:pStyle w:val="BodyText"/>
              <w:spacing w:before="126" w:line="314" w:lineRule="auto"/>
              <w:ind w:left="540" w:right="417"/>
              <w:jc w:val="both"/>
              <w:rPr>
                <w:del w:id="620" w:author="Mohamed SALEM" w:date="2024-01-16T13:21:00Z"/>
                <w:sz w:val="13"/>
              </w:rPr>
              <w:pPrChange w:id="621" w:author="Mohamed SALEM" w:date="2024-01-16T13:21:00Z">
                <w:pPr>
                  <w:pStyle w:val="TableParagraph"/>
                  <w:tabs>
                    <w:tab w:val="right" w:pos="4089"/>
                  </w:tabs>
                  <w:spacing w:before="18" w:line="123" w:lineRule="exact"/>
                  <w:ind w:left="102"/>
                  <w:jc w:val="left"/>
                </w:pPr>
              </w:pPrChange>
            </w:pPr>
            <w:del w:id="622" w:author="Mohamed SALEM" w:date="2024-01-16T13:21:00Z">
              <w:r w:rsidDel="00673F97">
                <w:rPr>
                  <w:sz w:val="13"/>
                </w:rPr>
                <w:delText>Number</w:delText>
              </w:r>
              <w:r w:rsidDel="00673F97">
                <w:rPr>
                  <w:spacing w:val="35"/>
                  <w:sz w:val="13"/>
                </w:rPr>
                <w:delText xml:space="preserve"> </w:delText>
              </w:r>
              <w:r w:rsidDel="00673F97">
                <w:rPr>
                  <w:sz w:val="13"/>
                </w:rPr>
                <w:delText>of</w:delText>
              </w:r>
              <w:r w:rsidDel="00673F97">
                <w:rPr>
                  <w:spacing w:val="36"/>
                  <w:sz w:val="13"/>
                </w:rPr>
                <w:delText xml:space="preserve"> </w:delText>
              </w:r>
              <w:r w:rsidDel="00673F97">
                <w:rPr>
                  <w:sz w:val="13"/>
                </w:rPr>
                <w:delText>household</w:delText>
              </w:r>
              <w:r w:rsidDel="00673F97">
                <w:rPr>
                  <w:spacing w:val="36"/>
                  <w:sz w:val="13"/>
                </w:rPr>
                <w:delText xml:space="preserve"> </w:delText>
              </w:r>
              <w:r w:rsidDel="00673F97">
                <w:rPr>
                  <w:sz w:val="13"/>
                </w:rPr>
                <w:delText>member</w:delText>
              </w:r>
              <w:r w:rsidDel="00673F97">
                <w:rPr>
                  <w:spacing w:val="36"/>
                  <w:sz w:val="13"/>
                </w:rPr>
                <w:delText xml:space="preserve"> </w:delText>
              </w:r>
              <w:r w:rsidDel="00673F97">
                <w:rPr>
                  <w:sz w:val="13"/>
                </w:rPr>
                <w:delText>older</w:delText>
              </w:r>
              <w:r w:rsidDel="00673F97">
                <w:rPr>
                  <w:spacing w:val="36"/>
                  <w:sz w:val="13"/>
                </w:rPr>
                <w:delText xml:space="preserve"> </w:delText>
              </w:r>
              <w:r w:rsidDel="00673F97">
                <w:rPr>
                  <w:sz w:val="13"/>
                </w:rPr>
                <w:delText>than</w:delText>
              </w:r>
              <w:r w:rsidDel="00673F97">
                <w:rPr>
                  <w:spacing w:val="36"/>
                  <w:sz w:val="13"/>
                </w:rPr>
                <w:delText xml:space="preserve"> </w:delText>
              </w:r>
              <w:r w:rsidDel="00673F97">
                <w:rPr>
                  <w:spacing w:val="-5"/>
                  <w:sz w:val="13"/>
                </w:rPr>
                <w:delText>60</w:delText>
              </w:r>
              <w:r w:rsidDel="00673F97">
                <w:rPr>
                  <w:rFonts w:ascii="Times New Roman"/>
                  <w:sz w:val="13"/>
                </w:rPr>
                <w:tab/>
              </w:r>
              <w:r w:rsidDel="00673F97">
                <w:rPr>
                  <w:spacing w:val="-4"/>
                  <w:sz w:val="13"/>
                </w:rPr>
                <w:delText>0.21</w:delText>
              </w:r>
            </w:del>
          </w:p>
        </w:tc>
        <w:tc>
          <w:tcPr>
            <w:tcW w:w="667" w:type="dxa"/>
          </w:tcPr>
          <w:p w14:paraId="130C1071" w14:textId="1BE271DA" w:rsidR="00D62403" w:rsidDel="00673F97" w:rsidRDefault="00D62403" w:rsidP="000407AE">
            <w:pPr>
              <w:pStyle w:val="BodyText"/>
              <w:spacing w:before="126" w:line="314" w:lineRule="auto"/>
              <w:ind w:left="540" w:right="417"/>
              <w:jc w:val="both"/>
              <w:rPr>
                <w:del w:id="623" w:author="Mohamed SALEM" w:date="2024-01-16T13:21:00Z"/>
                <w:sz w:val="13"/>
              </w:rPr>
              <w:pPrChange w:id="624" w:author="Mohamed SALEM" w:date="2024-01-16T13:21:00Z">
                <w:pPr>
                  <w:pStyle w:val="TableParagraph"/>
                  <w:spacing w:before="18" w:line="123" w:lineRule="exact"/>
                </w:pPr>
              </w:pPrChange>
            </w:pPr>
            <w:del w:id="625" w:author="Mohamed SALEM" w:date="2024-01-16T13:21:00Z">
              <w:r w:rsidDel="00673F97">
                <w:rPr>
                  <w:spacing w:val="-4"/>
                  <w:sz w:val="13"/>
                </w:rPr>
                <w:delText>0.22</w:delText>
              </w:r>
            </w:del>
          </w:p>
        </w:tc>
        <w:tc>
          <w:tcPr>
            <w:tcW w:w="584" w:type="dxa"/>
          </w:tcPr>
          <w:p w14:paraId="50DF7D77" w14:textId="19B6212C" w:rsidR="00D62403" w:rsidDel="00673F97" w:rsidRDefault="00D62403" w:rsidP="000407AE">
            <w:pPr>
              <w:pStyle w:val="BodyText"/>
              <w:spacing w:before="126" w:line="314" w:lineRule="auto"/>
              <w:ind w:left="540" w:right="417"/>
              <w:jc w:val="both"/>
              <w:rPr>
                <w:del w:id="626" w:author="Mohamed SALEM" w:date="2024-01-16T13:21:00Z"/>
                <w:sz w:val="13"/>
              </w:rPr>
              <w:pPrChange w:id="627" w:author="Mohamed SALEM" w:date="2024-01-16T13:21:00Z">
                <w:pPr>
                  <w:pStyle w:val="TableParagraph"/>
                  <w:spacing w:before="18" w:line="123" w:lineRule="exact"/>
                  <w:ind w:left="11"/>
                </w:pPr>
              </w:pPrChange>
            </w:pPr>
            <w:del w:id="628" w:author="Mohamed SALEM" w:date="2024-01-16T13:21:00Z">
              <w:r w:rsidDel="00673F97">
                <w:rPr>
                  <w:spacing w:val="-4"/>
                  <w:sz w:val="13"/>
                </w:rPr>
                <w:delText>0.01</w:delText>
              </w:r>
            </w:del>
          </w:p>
        </w:tc>
        <w:tc>
          <w:tcPr>
            <w:tcW w:w="656" w:type="dxa"/>
          </w:tcPr>
          <w:p w14:paraId="28DD23D6" w14:textId="17CCF86F" w:rsidR="00D62403" w:rsidDel="00673F97" w:rsidRDefault="00D62403" w:rsidP="000407AE">
            <w:pPr>
              <w:pStyle w:val="BodyText"/>
              <w:spacing w:before="126" w:line="314" w:lineRule="auto"/>
              <w:ind w:left="540" w:right="417"/>
              <w:jc w:val="both"/>
              <w:rPr>
                <w:del w:id="629" w:author="Mohamed SALEM" w:date="2024-01-16T13:21:00Z"/>
                <w:sz w:val="13"/>
              </w:rPr>
              <w:pPrChange w:id="630" w:author="Mohamed SALEM" w:date="2024-01-16T13:21:00Z">
                <w:pPr>
                  <w:pStyle w:val="TableParagraph"/>
                  <w:spacing w:before="18" w:line="123" w:lineRule="exact"/>
                  <w:ind w:left="1" w:right="8"/>
                </w:pPr>
              </w:pPrChange>
            </w:pPr>
            <w:del w:id="631" w:author="Mohamed SALEM" w:date="2024-01-16T13:21:00Z">
              <w:r w:rsidDel="00673F97">
                <w:rPr>
                  <w:spacing w:val="-4"/>
                  <w:w w:val="105"/>
                  <w:sz w:val="13"/>
                </w:rPr>
                <w:delText>0.18</w:delText>
              </w:r>
            </w:del>
          </w:p>
        </w:tc>
        <w:tc>
          <w:tcPr>
            <w:tcW w:w="666" w:type="dxa"/>
          </w:tcPr>
          <w:p w14:paraId="46B487E8" w14:textId="5AA62113" w:rsidR="00D62403" w:rsidDel="00673F97" w:rsidRDefault="00D62403" w:rsidP="000407AE">
            <w:pPr>
              <w:pStyle w:val="BodyText"/>
              <w:spacing w:before="126" w:line="314" w:lineRule="auto"/>
              <w:ind w:left="540" w:right="417"/>
              <w:jc w:val="both"/>
              <w:rPr>
                <w:del w:id="632" w:author="Mohamed SALEM" w:date="2024-01-16T13:21:00Z"/>
                <w:sz w:val="13"/>
              </w:rPr>
              <w:pPrChange w:id="633" w:author="Mohamed SALEM" w:date="2024-01-16T13:21:00Z">
                <w:pPr>
                  <w:pStyle w:val="TableParagraph"/>
                  <w:spacing w:before="18" w:line="123" w:lineRule="exact"/>
                  <w:ind w:left="25" w:right="23"/>
                </w:pPr>
              </w:pPrChange>
            </w:pPr>
            <w:del w:id="634" w:author="Mohamed SALEM" w:date="2024-01-16T13:21:00Z">
              <w:r w:rsidDel="00673F97">
                <w:rPr>
                  <w:spacing w:val="-4"/>
                  <w:w w:val="105"/>
                  <w:sz w:val="13"/>
                </w:rPr>
                <w:delText>0.18</w:delText>
              </w:r>
            </w:del>
          </w:p>
        </w:tc>
        <w:tc>
          <w:tcPr>
            <w:tcW w:w="583" w:type="dxa"/>
          </w:tcPr>
          <w:p w14:paraId="16CEADD8" w14:textId="37A28BD9" w:rsidR="00D62403" w:rsidDel="00673F97" w:rsidRDefault="00D62403" w:rsidP="000407AE">
            <w:pPr>
              <w:pStyle w:val="BodyText"/>
              <w:spacing w:before="126" w:line="314" w:lineRule="auto"/>
              <w:ind w:left="540" w:right="417"/>
              <w:jc w:val="both"/>
              <w:rPr>
                <w:del w:id="635" w:author="Mohamed SALEM" w:date="2024-01-16T13:21:00Z"/>
                <w:sz w:val="13"/>
              </w:rPr>
              <w:pPrChange w:id="636" w:author="Mohamed SALEM" w:date="2024-01-16T13:21:00Z">
                <w:pPr>
                  <w:pStyle w:val="TableParagraph"/>
                  <w:spacing w:before="18" w:line="123" w:lineRule="exact"/>
                  <w:ind w:left="15" w:right="1"/>
                </w:pPr>
              </w:pPrChange>
            </w:pPr>
            <w:del w:id="637" w:author="Mohamed SALEM" w:date="2024-01-16T13:21:00Z">
              <w:r w:rsidDel="00673F97">
                <w:rPr>
                  <w:spacing w:val="-4"/>
                  <w:sz w:val="13"/>
                </w:rPr>
                <w:delText>0.00</w:delText>
              </w:r>
            </w:del>
          </w:p>
        </w:tc>
        <w:tc>
          <w:tcPr>
            <w:tcW w:w="655" w:type="dxa"/>
          </w:tcPr>
          <w:p w14:paraId="11EFF3CA" w14:textId="1BC5564C" w:rsidR="00D62403" w:rsidDel="00673F97" w:rsidRDefault="00D62403" w:rsidP="000407AE">
            <w:pPr>
              <w:pStyle w:val="BodyText"/>
              <w:spacing w:before="126" w:line="314" w:lineRule="auto"/>
              <w:ind w:left="540" w:right="417"/>
              <w:jc w:val="both"/>
              <w:rPr>
                <w:del w:id="638" w:author="Mohamed SALEM" w:date="2024-01-16T13:21:00Z"/>
                <w:sz w:val="13"/>
              </w:rPr>
              <w:pPrChange w:id="639" w:author="Mohamed SALEM" w:date="2024-01-16T13:21:00Z">
                <w:pPr>
                  <w:pStyle w:val="TableParagraph"/>
                  <w:spacing w:before="18" w:line="123" w:lineRule="exact"/>
                  <w:ind w:left="1" w:right="2"/>
                </w:pPr>
              </w:pPrChange>
            </w:pPr>
            <w:del w:id="640" w:author="Mohamed SALEM" w:date="2024-01-16T13:21:00Z">
              <w:r w:rsidDel="00673F97">
                <w:rPr>
                  <w:spacing w:val="-4"/>
                  <w:w w:val="105"/>
                  <w:sz w:val="13"/>
                </w:rPr>
                <w:delText>0.19</w:delText>
              </w:r>
            </w:del>
          </w:p>
        </w:tc>
        <w:tc>
          <w:tcPr>
            <w:tcW w:w="665" w:type="dxa"/>
          </w:tcPr>
          <w:p w14:paraId="3D684853" w14:textId="2E7B00BC" w:rsidR="00D62403" w:rsidDel="00673F97" w:rsidRDefault="00D62403" w:rsidP="000407AE">
            <w:pPr>
              <w:pStyle w:val="BodyText"/>
              <w:spacing w:before="126" w:line="314" w:lineRule="auto"/>
              <w:ind w:left="540" w:right="417"/>
              <w:jc w:val="both"/>
              <w:rPr>
                <w:del w:id="641" w:author="Mohamed SALEM" w:date="2024-01-16T13:21:00Z"/>
                <w:sz w:val="13"/>
              </w:rPr>
              <w:pPrChange w:id="642" w:author="Mohamed SALEM" w:date="2024-01-16T13:21:00Z">
                <w:pPr>
                  <w:pStyle w:val="TableParagraph"/>
                  <w:spacing w:before="18" w:line="123" w:lineRule="exact"/>
                  <w:ind w:left="10"/>
                </w:pPr>
              </w:pPrChange>
            </w:pPr>
            <w:del w:id="643" w:author="Mohamed SALEM" w:date="2024-01-16T13:21:00Z">
              <w:r w:rsidDel="00673F97">
                <w:rPr>
                  <w:spacing w:val="-4"/>
                  <w:w w:val="105"/>
                  <w:sz w:val="13"/>
                </w:rPr>
                <w:delText>0.19</w:delText>
              </w:r>
            </w:del>
          </w:p>
        </w:tc>
        <w:tc>
          <w:tcPr>
            <w:tcW w:w="582" w:type="dxa"/>
          </w:tcPr>
          <w:p w14:paraId="64AB7DFA" w14:textId="5BC6D187" w:rsidR="00D62403" w:rsidDel="00673F97" w:rsidRDefault="00D62403" w:rsidP="000407AE">
            <w:pPr>
              <w:pStyle w:val="BodyText"/>
              <w:spacing w:before="126" w:line="314" w:lineRule="auto"/>
              <w:ind w:left="540" w:right="417"/>
              <w:jc w:val="both"/>
              <w:rPr>
                <w:del w:id="644" w:author="Mohamed SALEM" w:date="2024-01-16T13:21:00Z"/>
                <w:sz w:val="13"/>
              </w:rPr>
              <w:pPrChange w:id="645" w:author="Mohamed SALEM" w:date="2024-01-16T13:21:00Z">
                <w:pPr>
                  <w:pStyle w:val="TableParagraph"/>
                  <w:spacing w:before="18" w:line="123" w:lineRule="exact"/>
                  <w:ind w:left="25" w:right="1"/>
                </w:pPr>
              </w:pPrChange>
            </w:pPr>
            <w:del w:id="646" w:author="Mohamed SALEM" w:date="2024-01-16T13:21:00Z">
              <w:r w:rsidDel="00673F97">
                <w:rPr>
                  <w:spacing w:val="-4"/>
                  <w:sz w:val="13"/>
                </w:rPr>
                <w:delText>0.01</w:delText>
              </w:r>
            </w:del>
          </w:p>
        </w:tc>
      </w:tr>
      <w:tr w:rsidR="00D62403" w:rsidDel="00673F97" w14:paraId="207B9FA4" w14:textId="706216EE">
        <w:trPr>
          <w:trHeight w:val="161"/>
          <w:del w:id="647" w:author="Mohamed SALEM" w:date="2024-01-16T13:21:00Z"/>
        </w:trPr>
        <w:tc>
          <w:tcPr>
            <w:tcW w:w="4294" w:type="dxa"/>
          </w:tcPr>
          <w:p w14:paraId="621DC1CF" w14:textId="730CE3A8" w:rsidR="00D62403" w:rsidDel="00673F97" w:rsidRDefault="00D62403" w:rsidP="000407AE">
            <w:pPr>
              <w:pStyle w:val="BodyText"/>
              <w:spacing w:before="126" w:line="314" w:lineRule="auto"/>
              <w:ind w:left="540" w:right="417"/>
              <w:jc w:val="both"/>
              <w:rPr>
                <w:del w:id="648" w:author="Mohamed SALEM" w:date="2024-01-16T13:21:00Z"/>
                <w:sz w:val="13"/>
              </w:rPr>
              <w:pPrChange w:id="649" w:author="Mohamed SALEM" w:date="2024-01-16T13:21:00Z">
                <w:pPr>
                  <w:pStyle w:val="TableParagraph"/>
                  <w:spacing w:before="18" w:line="123" w:lineRule="exact"/>
                  <w:ind w:right="146"/>
                  <w:jc w:val="right"/>
                </w:pPr>
              </w:pPrChange>
            </w:pPr>
            <w:del w:id="650" w:author="Mohamed SALEM" w:date="2024-01-16T13:21:00Z">
              <w:r w:rsidDel="00673F97">
                <w:rPr>
                  <w:spacing w:val="-2"/>
                  <w:sz w:val="13"/>
                </w:rPr>
                <w:delText>(0.48)</w:delText>
              </w:r>
            </w:del>
          </w:p>
        </w:tc>
        <w:tc>
          <w:tcPr>
            <w:tcW w:w="667" w:type="dxa"/>
          </w:tcPr>
          <w:p w14:paraId="2AA10601" w14:textId="5917FAF4" w:rsidR="00D62403" w:rsidDel="00673F97" w:rsidRDefault="00D62403" w:rsidP="000407AE">
            <w:pPr>
              <w:pStyle w:val="BodyText"/>
              <w:spacing w:before="126" w:line="314" w:lineRule="auto"/>
              <w:ind w:left="540" w:right="417"/>
              <w:jc w:val="both"/>
              <w:rPr>
                <w:del w:id="651" w:author="Mohamed SALEM" w:date="2024-01-16T13:21:00Z"/>
                <w:sz w:val="13"/>
              </w:rPr>
              <w:pPrChange w:id="652" w:author="Mohamed SALEM" w:date="2024-01-16T13:21:00Z">
                <w:pPr>
                  <w:pStyle w:val="TableParagraph"/>
                  <w:spacing w:before="18" w:line="123" w:lineRule="exact"/>
                </w:pPr>
              </w:pPrChange>
            </w:pPr>
            <w:del w:id="653" w:author="Mohamed SALEM" w:date="2024-01-16T13:21:00Z">
              <w:r w:rsidDel="00673F97">
                <w:rPr>
                  <w:spacing w:val="-2"/>
                  <w:w w:val="105"/>
                  <w:sz w:val="13"/>
                </w:rPr>
                <w:delText>(0.55)</w:delText>
              </w:r>
            </w:del>
          </w:p>
        </w:tc>
        <w:tc>
          <w:tcPr>
            <w:tcW w:w="584" w:type="dxa"/>
          </w:tcPr>
          <w:p w14:paraId="7E702C1A" w14:textId="00172225" w:rsidR="00D62403" w:rsidDel="00673F97" w:rsidRDefault="00D62403" w:rsidP="000407AE">
            <w:pPr>
              <w:pStyle w:val="BodyText"/>
              <w:spacing w:before="126" w:line="314" w:lineRule="auto"/>
              <w:ind w:left="540" w:right="417"/>
              <w:jc w:val="both"/>
              <w:rPr>
                <w:del w:id="654" w:author="Mohamed SALEM" w:date="2024-01-16T13:21:00Z"/>
                <w:sz w:val="13"/>
              </w:rPr>
              <w:pPrChange w:id="655" w:author="Mohamed SALEM" w:date="2024-01-16T13:21:00Z">
                <w:pPr>
                  <w:pStyle w:val="TableParagraph"/>
                  <w:spacing w:before="18" w:line="123" w:lineRule="exact"/>
                  <w:ind w:left="11" w:right="1"/>
                </w:pPr>
              </w:pPrChange>
            </w:pPr>
            <w:del w:id="656" w:author="Mohamed SALEM" w:date="2024-01-16T13:21:00Z">
              <w:r w:rsidDel="00673F97">
                <w:rPr>
                  <w:spacing w:val="-2"/>
                  <w:w w:val="105"/>
                  <w:sz w:val="13"/>
                </w:rPr>
                <w:delText>(0.72)</w:delText>
              </w:r>
            </w:del>
          </w:p>
        </w:tc>
        <w:tc>
          <w:tcPr>
            <w:tcW w:w="656" w:type="dxa"/>
          </w:tcPr>
          <w:p w14:paraId="3058D62F" w14:textId="276B4206" w:rsidR="00D62403" w:rsidDel="00673F97" w:rsidRDefault="00D62403" w:rsidP="000407AE">
            <w:pPr>
              <w:pStyle w:val="BodyText"/>
              <w:spacing w:before="126" w:line="314" w:lineRule="auto"/>
              <w:ind w:left="540" w:right="417"/>
              <w:jc w:val="both"/>
              <w:rPr>
                <w:del w:id="657" w:author="Mohamed SALEM" w:date="2024-01-16T13:21:00Z"/>
                <w:sz w:val="13"/>
              </w:rPr>
              <w:pPrChange w:id="658" w:author="Mohamed SALEM" w:date="2024-01-16T13:21:00Z">
                <w:pPr>
                  <w:pStyle w:val="TableParagraph"/>
                  <w:spacing w:before="18" w:line="123" w:lineRule="exact"/>
                  <w:ind w:left="1" w:right="8"/>
                </w:pPr>
              </w:pPrChange>
            </w:pPr>
            <w:del w:id="659" w:author="Mohamed SALEM" w:date="2024-01-16T13:21:00Z">
              <w:r w:rsidDel="00673F97">
                <w:rPr>
                  <w:spacing w:val="-2"/>
                  <w:sz w:val="13"/>
                </w:rPr>
                <w:delText>(0.44)</w:delText>
              </w:r>
            </w:del>
          </w:p>
        </w:tc>
        <w:tc>
          <w:tcPr>
            <w:tcW w:w="666" w:type="dxa"/>
          </w:tcPr>
          <w:p w14:paraId="5B1DA2E9" w14:textId="58F9CCE5" w:rsidR="00D62403" w:rsidDel="00673F97" w:rsidRDefault="00D62403" w:rsidP="000407AE">
            <w:pPr>
              <w:pStyle w:val="BodyText"/>
              <w:spacing w:before="126" w:line="314" w:lineRule="auto"/>
              <w:ind w:left="540" w:right="417"/>
              <w:jc w:val="both"/>
              <w:rPr>
                <w:del w:id="660" w:author="Mohamed SALEM" w:date="2024-01-16T13:21:00Z"/>
                <w:sz w:val="13"/>
              </w:rPr>
              <w:pPrChange w:id="661" w:author="Mohamed SALEM" w:date="2024-01-16T13:21:00Z">
                <w:pPr>
                  <w:pStyle w:val="TableParagraph"/>
                  <w:spacing w:before="18" w:line="123" w:lineRule="exact"/>
                  <w:ind w:left="25" w:right="24"/>
                </w:pPr>
              </w:pPrChange>
            </w:pPr>
            <w:del w:id="662" w:author="Mohamed SALEM" w:date="2024-01-16T13:21:00Z">
              <w:r w:rsidDel="00673F97">
                <w:rPr>
                  <w:spacing w:val="-2"/>
                  <w:sz w:val="13"/>
                </w:rPr>
                <w:delText>(0.48)</w:delText>
              </w:r>
            </w:del>
          </w:p>
        </w:tc>
        <w:tc>
          <w:tcPr>
            <w:tcW w:w="583" w:type="dxa"/>
          </w:tcPr>
          <w:p w14:paraId="1AFFBCAF" w14:textId="79B6F3E6" w:rsidR="00D62403" w:rsidDel="00673F97" w:rsidRDefault="00D62403" w:rsidP="000407AE">
            <w:pPr>
              <w:pStyle w:val="BodyText"/>
              <w:spacing w:before="126" w:line="314" w:lineRule="auto"/>
              <w:ind w:left="540" w:right="417"/>
              <w:jc w:val="both"/>
              <w:rPr>
                <w:del w:id="663" w:author="Mohamed SALEM" w:date="2024-01-16T13:21:00Z"/>
                <w:sz w:val="13"/>
              </w:rPr>
              <w:pPrChange w:id="664" w:author="Mohamed SALEM" w:date="2024-01-16T13:21:00Z">
                <w:pPr>
                  <w:pStyle w:val="TableParagraph"/>
                  <w:spacing w:before="18" w:line="123" w:lineRule="exact"/>
                  <w:ind w:left="15" w:right="1"/>
                </w:pPr>
              </w:pPrChange>
            </w:pPr>
            <w:del w:id="665" w:author="Mohamed SALEM" w:date="2024-01-16T13:21:00Z">
              <w:r w:rsidDel="00673F97">
                <w:rPr>
                  <w:spacing w:val="-2"/>
                  <w:w w:val="105"/>
                  <w:sz w:val="13"/>
                </w:rPr>
                <w:delText>(0.87)</w:delText>
              </w:r>
            </w:del>
          </w:p>
        </w:tc>
        <w:tc>
          <w:tcPr>
            <w:tcW w:w="655" w:type="dxa"/>
          </w:tcPr>
          <w:p w14:paraId="5FF63899" w14:textId="761E0126" w:rsidR="00D62403" w:rsidDel="00673F97" w:rsidRDefault="00D62403" w:rsidP="000407AE">
            <w:pPr>
              <w:pStyle w:val="BodyText"/>
              <w:spacing w:before="126" w:line="314" w:lineRule="auto"/>
              <w:ind w:left="540" w:right="417"/>
              <w:jc w:val="both"/>
              <w:rPr>
                <w:del w:id="666" w:author="Mohamed SALEM" w:date="2024-01-16T13:21:00Z"/>
                <w:sz w:val="13"/>
              </w:rPr>
              <w:pPrChange w:id="667" w:author="Mohamed SALEM" w:date="2024-01-16T13:21:00Z">
                <w:pPr>
                  <w:pStyle w:val="TableParagraph"/>
                  <w:spacing w:before="18" w:line="123" w:lineRule="exact"/>
                  <w:ind w:right="2"/>
                </w:pPr>
              </w:pPrChange>
            </w:pPr>
            <w:del w:id="668" w:author="Mohamed SALEM" w:date="2024-01-16T13:21:00Z">
              <w:r w:rsidDel="00673F97">
                <w:rPr>
                  <w:spacing w:val="-2"/>
                  <w:w w:val="105"/>
                  <w:sz w:val="13"/>
                </w:rPr>
                <w:delText>(0.45)</w:delText>
              </w:r>
            </w:del>
          </w:p>
        </w:tc>
        <w:tc>
          <w:tcPr>
            <w:tcW w:w="665" w:type="dxa"/>
          </w:tcPr>
          <w:p w14:paraId="03E63A2D" w14:textId="592561C4" w:rsidR="00D62403" w:rsidDel="00673F97" w:rsidRDefault="00D62403" w:rsidP="000407AE">
            <w:pPr>
              <w:pStyle w:val="BodyText"/>
              <w:spacing w:before="126" w:line="314" w:lineRule="auto"/>
              <w:ind w:left="540" w:right="417"/>
              <w:jc w:val="both"/>
              <w:rPr>
                <w:del w:id="669" w:author="Mohamed SALEM" w:date="2024-01-16T13:21:00Z"/>
                <w:sz w:val="13"/>
              </w:rPr>
              <w:pPrChange w:id="670" w:author="Mohamed SALEM" w:date="2024-01-16T13:21:00Z">
                <w:pPr>
                  <w:pStyle w:val="TableParagraph"/>
                  <w:spacing w:before="18" w:line="123" w:lineRule="exact"/>
                  <w:ind w:left="10" w:right="1"/>
                </w:pPr>
              </w:pPrChange>
            </w:pPr>
            <w:del w:id="671" w:author="Mohamed SALEM" w:date="2024-01-16T13:21:00Z">
              <w:r w:rsidDel="00673F97">
                <w:rPr>
                  <w:spacing w:val="-2"/>
                  <w:sz w:val="13"/>
                </w:rPr>
                <w:delText>(0.50)</w:delText>
              </w:r>
            </w:del>
          </w:p>
        </w:tc>
        <w:tc>
          <w:tcPr>
            <w:tcW w:w="582" w:type="dxa"/>
          </w:tcPr>
          <w:p w14:paraId="325275BD" w14:textId="37E1E6DA" w:rsidR="00D62403" w:rsidDel="00673F97" w:rsidRDefault="00D62403" w:rsidP="000407AE">
            <w:pPr>
              <w:pStyle w:val="BodyText"/>
              <w:spacing w:before="126" w:line="314" w:lineRule="auto"/>
              <w:ind w:left="540" w:right="417"/>
              <w:jc w:val="both"/>
              <w:rPr>
                <w:del w:id="672" w:author="Mohamed SALEM" w:date="2024-01-16T13:21:00Z"/>
                <w:sz w:val="13"/>
              </w:rPr>
              <w:pPrChange w:id="673" w:author="Mohamed SALEM" w:date="2024-01-16T13:21:00Z">
                <w:pPr>
                  <w:pStyle w:val="TableParagraph"/>
                  <w:spacing w:before="18" w:line="123" w:lineRule="exact"/>
                  <w:ind w:left="25" w:right="2"/>
                </w:pPr>
              </w:pPrChange>
            </w:pPr>
            <w:del w:id="674" w:author="Mohamed SALEM" w:date="2024-01-16T13:21:00Z">
              <w:r w:rsidDel="00673F97">
                <w:rPr>
                  <w:spacing w:val="-2"/>
                  <w:w w:val="105"/>
                  <w:sz w:val="13"/>
                </w:rPr>
                <w:delText>(0.73)</w:delText>
              </w:r>
            </w:del>
          </w:p>
        </w:tc>
      </w:tr>
      <w:tr w:rsidR="00D62403" w:rsidDel="00673F97" w14:paraId="44F2A246" w14:textId="402C3ED9">
        <w:trPr>
          <w:trHeight w:val="161"/>
          <w:del w:id="675" w:author="Mohamed SALEM" w:date="2024-01-16T13:21:00Z"/>
        </w:trPr>
        <w:tc>
          <w:tcPr>
            <w:tcW w:w="4294" w:type="dxa"/>
          </w:tcPr>
          <w:p w14:paraId="41A81119" w14:textId="2D89D28C" w:rsidR="00D62403" w:rsidDel="00673F97" w:rsidRDefault="00D62403" w:rsidP="000407AE">
            <w:pPr>
              <w:pStyle w:val="BodyText"/>
              <w:spacing w:before="126" w:line="314" w:lineRule="auto"/>
              <w:ind w:left="540" w:right="417"/>
              <w:jc w:val="both"/>
              <w:rPr>
                <w:del w:id="676" w:author="Mohamed SALEM" w:date="2024-01-16T13:21:00Z"/>
                <w:sz w:val="13"/>
              </w:rPr>
              <w:pPrChange w:id="677" w:author="Mohamed SALEM" w:date="2024-01-16T13:21:00Z">
                <w:pPr>
                  <w:pStyle w:val="TableParagraph"/>
                  <w:tabs>
                    <w:tab w:val="right" w:pos="4089"/>
                  </w:tabs>
                  <w:spacing w:before="18" w:line="123" w:lineRule="exact"/>
                  <w:ind w:left="102"/>
                  <w:jc w:val="left"/>
                </w:pPr>
              </w:pPrChange>
            </w:pPr>
            <w:del w:id="678" w:author="Mohamed SALEM" w:date="2024-01-16T13:21:00Z">
              <w:r w:rsidDel="00673F97">
                <w:rPr>
                  <w:sz w:val="13"/>
                </w:rPr>
                <w:delText>Has</w:delText>
              </w:r>
              <w:r w:rsidDel="00673F97">
                <w:rPr>
                  <w:spacing w:val="47"/>
                  <w:sz w:val="13"/>
                </w:rPr>
                <w:delText xml:space="preserve"> </w:delText>
              </w:r>
              <w:r w:rsidDel="00673F97">
                <w:rPr>
                  <w:sz w:val="13"/>
                </w:rPr>
                <w:delText>household</w:delText>
              </w:r>
              <w:r w:rsidDel="00673F97">
                <w:rPr>
                  <w:spacing w:val="48"/>
                  <w:sz w:val="13"/>
                </w:rPr>
                <w:delText xml:space="preserve"> </w:delText>
              </w:r>
              <w:r w:rsidDel="00673F97">
                <w:rPr>
                  <w:sz w:val="13"/>
                </w:rPr>
                <w:delText>member</w:delText>
              </w:r>
              <w:r w:rsidDel="00673F97">
                <w:rPr>
                  <w:spacing w:val="48"/>
                  <w:sz w:val="13"/>
                </w:rPr>
                <w:delText xml:space="preserve"> </w:delText>
              </w:r>
              <w:r w:rsidDel="00673F97">
                <w:rPr>
                  <w:sz w:val="13"/>
                </w:rPr>
                <w:delText>with</w:delText>
              </w:r>
              <w:r w:rsidDel="00673F97">
                <w:rPr>
                  <w:spacing w:val="48"/>
                  <w:sz w:val="13"/>
                </w:rPr>
                <w:delText xml:space="preserve"> </w:delText>
              </w:r>
              <w:r w:rsidDel="00673F97">
                <w:rPr>
                  <w:sz w:val="13"/>
                </w:rPr>
                <w:delText>disability/chronic</w:delText>
              </w:r>
              <w:r w:rsidDel="00673F97">
                <w:rPr>
                  <w:spacing w:val="48"/>
                  <w:sz w:val="13"/>
                </w:rPr>
                <w:delText xml:space="preserve"> </w:delText>
              </w:r>
              <w:r w:rsidDel="00673F97">
                <w:rPr>
                  <w:spacing w:val="-2"/>
                  <w:sz w:val="13"/>
                </w:rPr>
                <w:delText>disease</w:delText>
              </w:r>
              <w:r w:rsidDel="00673F97">
                <w:rPr>
                  <w:rFonts w:ascii="Times New Roman"/>
                  <w:sz w:val="13"/>
                </w:rPr>
                <w:tab/>
              </w:r>
              <w:r w:rsidDel="00673F97">
                <w:rPr>
                  <w:spacing w:val="-4"/>
                  <w:sz w:val="13"/>
                </w:rPr>
                <w:delText>0.29</w:delText>
              </w:r>
            </w:del>
          </w:p>
        </w:tc>
        <w:tc>
          <w:tcPr>
            <w:tcW w:w="667" w:type="dxa"/>
          </w:tcPr>
          <w:p w14:paraId="67A4C099" w14:textId="28638AA5" w:rsidR="00D62403" w:rsidDel="00673F97" w:rsidRDefault="00D62403" w:rsidP="000407AE">
            <w:pPr>
              <w:pStyle w:val="BodyText"/>
              <w:spacing w:before="126" w:line="314" w:lineRule="auto"/>
              <w:ind w:left="540" w:right="417"/>
              <w:jc w:val="both"/>
              <w:rPr>
                <w:del w:id="679" w:author="Mohamed SALEM" w:date="2024-01-16T13:21:00Z"/>
                <w:sz w:val="13"/>
              </w:rPr>
              <w:pPrChange w:id="680" w:author="Mohamed SALEM" w:date="2024-01-16T13:21:00Z">
                <w:pPr>
                  <w:pStyle w:val="TableParagraph"/>
                  <w:spacing w:before="18" w:line="123" w:lineRule="exact"/>
                </w:pPr>
              </w:pPrChange>
            </w:pPr>
            <w:del w:id="681" w:author="Mohamed SALEM" w:date="2024-01-16T13:21:00Z">
              <w:r w:rsidDel="00673F97">
                <w:rPr>
                  <w:spacing w:val="-4"/>
                  <w:sz w:val="13"/>
                </w:rPr>
                <w:delText>0.30</w:delText>
              </w:r>
            </w:del>
          </w:p>
        </w:tc>
        <w:tc>
          <w:tcPr>
            <w:tcW w:w="584" w:type="dxa"/>
          </w:tcPr>
          <w:p w14:paraId="367DA997" w14:textId="31EC4B04" w:rsidR="00D62403" w:rsidDel="00673F97" w:rsidRDefault="00D62403" w:rsidP="000407AE">
            <w:pPr>
              <w:pStyle w:val="BodyText"/>
              <w:spacing w:before="126" w:line="314" w:lineRule="auto"/>
              <w:ind w:left="540" w:right="417"/>
              <w:jc w:val="both"/>
              <w:rPr>
                <w:del w:id="682" w:author="Mohamed SALEM" w:date="2024-01-16T13:21:00Z"/>
                <w:sz w:val="13"/>
              </w:rPr>
              <w:pPrChange w:id="683" w:author="Mohamed SALEM" w:date="2024-01-16T13:21:00Z">
                <w:pPr>
                  <w:pStyle w:val="TableParagraph"/>
                  <w:spacing w:before="18" w:line="123" w:lineRule="exact"/>
                  <w:ind w:left="11"/>
                </w:pPr>
              </w:pPrChange>
            </w:pPr>
            <w:del w:id="684" w:author="Mohamed SALEM" w:date="2024-01-16T13:21:00Z">
              <w:r w:rsidDel="00673F97">
                <w:rPr>
                  <w:spacing w:val="-4"/>
                  <w:sz w:val="13"/>
                </w:rPr>
                <w:delText>0.00</w:delText>
              </w:r>
            </w:del>
          </w:p>
        </w:tc>
        <w:tc>
          <w:tcPr>
            <w:tcW w:w="656" w:type="dxa"/>
          </w:tcPr>
          <w:p w14:paraId="0DDFD0F0" w14:textId="04F646D5" w:rsidR="00D62403" w:rsidDel="00673F97" w:rsidRDefault="00D62403" w:rsidP="000407AE">
            <w:pPr>
              <w:pStyle w:val="BodyText"/>
              <w:spacing w:before="126" w:line="314" w:lineRule="auto"/>
              <w:ind w:left="540" w:right="417"/>
              <w:jc w:val="both"/>
              <w:rPr>
                <w:del w:id="685" w:author="Mohamed SALEM" w:date="2024-01-16T13:21:00Z"/>
                <w:sz w:val="13"/>
              </w:rPr>
              <w:pPrChange w:id="686" w:author="Mohamed SALEM" w:date="2024-01-16T13:21:00Z">
                <w:pPr>
                  <w:pStyle w:val="TableParagraph"/>
                  <w:spacing w:before="18" w:line="123" w:lineRule="exact"/>
                  <w:ind w:left="1" w:right="8"/>
                </w:pPr>
              </w:pPrChange>
            </w:pPr>
            <w:del w:id="687" w:author="Mohamed SALEM" w:date="2024-01-16T13:21:00Z">
              <w:r w:rsidDel="00673F97">
                <w:rPr>
                  <w:spacing w:val="-4"/>
                  <w:w w:val="105"/>
                  <w:sz w:val="13"/>
                </w:rPr>
                <w:delText>0.15</w:delText>
              </w:r>
            </w:del>
          </w:p>
        </w:tc>
        <w:tc>
          <w:tcPr>
            <w:tcW w:w="666" w:type="dxa"/>
          </w:tcPr>
          <w:p w14:paraId="5E5F3AD0" w14:textId="0B971716" w:rsidR="00D62403" w:rsidDel="00673F97" w:rsidRDefault="00D62403" w:rsidP="000407AE">
            <w:pPr>
              <w:pStyle w:val="BodyText"/>
              <w:spacing w:before="126" w:line="314" w:lineRule="auto"/>
              <w:ind w:left="540" w:right="417"/>
              <w:jc w:val="both"/>
              <w:rPr>
                <w:del w:id="688" w:author="Mohamed SALEM" w:date="2024-01-16T13:21:00Z"/>
                <w:sz w:val="13"/>
              </w:rPr>
              <w:pPrChange w:id="689" w:author="Mohamed SALEM" w:date="2024-01-16T13:21:00Z">
                <w:pPr>
                  <w:pStyle w:val="TableParagraph"/>
                  <w:spacing w:before="18" w:line="123" w:lineRule="exact"/>
                  <w:ind w:left="25" w:right="23"/>
                </w:pPr>
              </w:pPrChange>
            </w:pPr>
            <w:del w:id="690" w:author="Mohamed SALEM" w:date="2024-01-16T13:21:00Z">
              <w:r w:rsidDel="00673F97">
                <w:rPr>
                  <w:spacing w:val="-4"/>
                  <w:w w:val="105"/>
                  <w:sz w:val="13"/>
                </w:rPr>
                <w:delText>0.16</w:delText>
              </w:r>
            </w:del>
          </w:p>
        </w:tc>
        <w:tc>
          <w:tcPr>
            <w:tcW w:w="583" w:type="dxa"/>
          </w:tcPr>
          <w:p w14:paraId="06601D2D" w14:textId="1FAC3086" w:rsidR="00D62403" w:rsidDel="00673F97" w:rsidRDefault="00D62403" w:rsidP="000407AE">
            <w:pPr>
              <w:pStyle w:val="BodyText"/>
              <w:spacing w:before="126" w:line="314" w:lineRule="auto"/>
              <w:ind w:left="540" w:right="417"/>
              <w:jc w:val="both"/>
              <w:rPr>
                <w:del w:id="691" w:author="Mohamed SALEM" w:date="2024-01-16T13:21:00Z"/>
                <w:sz w:val="13"/>
              </w:rPr>
              <w:pPrChange w:id="692" w:author="Mohamed SALEM" w:date="2024-01-16T13:21:00Z">
                <w:pPr>
                  <w:pStyle w:val="TableParagraph"/>
                  <w:spacing w:before="18" w:line="123" w:lineRule="exact"/>
                  <w:ind w:left="15"/>
                </w:pPr>
              </w:pPrChange>
            </w:pPr>
            <w:del w:id="693" w:author="Mohamed SALEM" w:date="2024-01-16T13:21:00Z">
              <w:r w:rsidDel="00673F97">
                <w:rPr>
                  <w:spacing w:val="-4"/>
                  <w:sz w:val="13"/>
                </w:rPr>
                <w:delText>0.01</w:delText>
              </w:r>
            </w:del>
          </w:p>
        </w:tc>
        <w:tc>
          <w:tcPr>
            <w:tcW w:w="655" w:type="dxa"/>
          </w:tcPr>
          <w:p w14:paraId="304BF222" w14:textId="25917710" w:rsidR="00D62403" w:rsidDel="00673F97" w:rsidRDefault="00D62403" w:rsidP="000407AE">
            <w:pPr>
              <w:pStyle w:val="BodyText"/>
              <w:spacing w:before="126" w:line="314" w:lineRule="auto"/>
              <w:ind w:left="540" w:right="417"/>
              <w:jc w:val="both"/>
              <w:rPr>
                <w:del w:id="694" w:author="Mohamed SALEM" w:date="2024-01-16T13:21:00Z"/>
                <w:sz w:val="13"/>
              </w:rPr>
              <w:pPrChange w:id="695" w:author="Mohamed SALEM" w:date="2024-01-16T13:21:00Z">
                <w:pPr>
                  <w:pStyle w:val="TableParagraph"/>
                  <w:spacing w:before="18" w:line="123" w:lineRule="exact"/>
                  <w:ind w:left="1" w:right="2"/>
                </w:pPr>
              </w:pPrChange>
            </w:pPr>
            <w:del w:id="696" w:author="Mohamed SALEM" w:date="2024-01-16T13:21:00Z">
              <w:r w:rsidDel="00673F97">
                <w:rPr>
                  <w:spacing w:val="-4"/>
                  <w:w w:val="105"/>
                  <w:sz w:val="13"/>
                </w:rPr>
                <w:delText>0.19</w:delText>
              </w:r>
            </w:del>
          </w:p>
        </w:tc>
        <w:tc>
          <w:tcPr>
            <w:tcW w:w="665" w:type="dxa"/>
          </w:tcPr>
          <w:p w14:paraId="6C94D153" w14:textId="5B52A16E" w:rsidR="00D62403" w:rsidDel="00673F97" w:rsidRDefault="00D62403" w:rsidP="000407AE">
            <w:pPr>
              <w:pStyle w:val="BodyText"/>
              <w:spacing w:before="126" w:line="314" w:lineRule="auto"/>
              <w:ind w:left="540" w:right="417"/>
              <w:jc w:val="both"/>
              <w:rPr>
                <w:del w:id="697" w:author="Mohamed SALEM" w:date="2024-01-16T13:21:00Z"/>
                <w:sz w:val="13"/>
              </w:rPr>
              <w:pPrChange w:id="698" w:author="Mohamed SALEM" w:date="2024-01-16T13:21:00Z">
                <w:pPr>
                  <w:pStyle w:val="TableParagraph"/>
                  <w:spacing w:before="18" w:line="123" w:lineRule="exact"/>
                  <w:ind w:left="10"/>
                </w:pPr>
              </w:pPrChange>
            </w:pPr>
            <w:del w:id="699" w:author="Mohamed SALEM" w:date="2024-01-16T13:21:00Z">
              <w:r w:rsidDel="00673F97">
                <w:rPr>
                  <w:spacing w:val="-4"/>
                  <w:sz w:val="13"/>
                </w:rPr>
                <w:delText>0.20</w:delText>
              </w:r>
            </w:del>
          </w:p>
        </w:tc>
        <w:tc>
          <w:tcPr>
            <w:tcW w:w="582" w:type="dxa"/>
          </w:tcPr>
          <w:p w14:paraId="242F483A" w14:textId="277EA27C" w:rsidR="00D62403" w:rsidDel="00673F97" w:rsidRDefault="00D62403" w:rsidP="000407AE">
            <w:pPr>
              <w:pStyle w:val="BodyText"/>
              <w:spacing w:before="126" w:line="314" w:lineRule="auto"/>
              <w:ind w:left="540" w:right="417"/>
              <w:jc w:val="both"/>
              <w:rPr>
                <w:del w:id="700" w:author="Mohamed SALEM" w:date="2024-01-16T13:21:00Z"/>
                <w:sz w:val="13"/>
              </w:rPr>
              <w:pPrChange w:id="701" w:author="Mohamed SALEM" w:date="2024-01-16T13:21:00Z">
                <w:pPr>
                  <w:pStyle w:val="TableParagraph"/>
                  <w:spacing w:before="18" w:line="123" w:lineRule="exact"/>
                  <w:ind w:left="25"/>
                </w:pPr>
              </w:pPrChange>
            </w:pPr>
            <w:del w:id="702" w:author="Mohamed SALEM" w:date="2024-01-16T13:21:00Z">
              <w:r w:rsidDel="00673F97">
                <w:rPr>
                  <w:spacing w:val="-4"/>
                  <w:sz w:val="13"/>
                </w:rPr>
                <w:delText>0.01</w:delText>
              </w:r>
            </w:del>
          </w:p>
        </w:tc>
      </w:tr>
      <w:tr w:rsidR="00D62403" w:rsidDel="00673F97" w14:paraId="2B5F7BD3" w14:textId="365A3E4F">
        <w:trPr>
          <w:trHeight w:val="161"/>
          <w:del w:id="703" w:author="Mohamed SALEM" w:date="2024-01-16T13:21:00Z"/>
        </w:trPr>
        <w:tc>
          <w:tcPr>
            <w:tcW w:w="4294" w:type="dxa"/>
          </w:tcPr>
          <w:p w14:paraId="2B484307" w14:textId="01EAF0C2" w:rsidR="00D62403" w:rsidDel="00673F97" w:rsidRDefault="00D62403" w:rsidP="000407AE">
            <w:pPr>
              <w:pStyle w:val="BodyText"/>
              <w:spacing w:before="126" w:line="314" w:lineRule="auto"/>
              <w:ind w:left="540" w:right="417"/>
              <w:jc w:val="both"/>
              <w:rPr>
                <w:del w:id="704" w:author="Mohamed SALEM" w:date="2024-01-16T13:21:00Z"/>
                <w:sz w:val="13"/>
              </w:rPr>
              <w:pPrChange w:id="705" w:author="Mohamed SALEM" w:date="2024-01-16T13:21:00Z">
                <w:pPr>
                  <w:pStyle w:val="TableParagraph"/>
                  <w:spacing w:before="18" w:line="123" w:lineRule="exact"/>
                  <w:ind w:right="146"/>
                  <w:jc w:val="right"/>
                </w:pPr>
              </w:pPrChange>
            </w:pPr>
            <w:del w:id="706" w:author="Mohamed SALEM" w:date="2024-01-16T13:21:00Z">
              <w:r w:rsidDel="00673F97">
                <w:rPr>
                  <w:spacing w:val="-2"/>
                  <w:sz w:val="13"/>
                </w:rPr>
                <w:delText>(0.46)</w:delText>
              </w:r>
            </w:del>
          </w:p>
        </w:tc>
        <w:tc>
          <w:tcPr>
            <w:tcW w:w="667" w:type="dxa"/>
          </w:tcPr>
          <w:p w14:paraId="0E403717" w14:textId="33814973" w:rsidR="00D62403" w:rsidDel="00673F97" w:rsidRDefault="00D62403" w:rsidP="000407AE">
            <w:pPr>
              <w:pStyle w:val="BodyText"/>
              <w:spacing w:before="126" w:line="314" w:lineRule="auto"/>
              <w:ind w:left="540" w:right="417"/>
              <w:jc w:val="both"/>
              <w:rPr>
                <w:del w:id="707" w:author="Mohamed SALEM" w:date="2024-01-16T13:21:00Z"/>
                <w:sz w:val="13"/>
              </w:rPr>
              <w:pPrChange w:id="708" w:author="Mohamed SALEM" w:date="2024-01-16T13:21:00Z">
                <w:pPr>
                  <w:pStyle w:val="TableParagraph"/>
                  <w:spacing w:before="18" w:line="123" w:lineRule="exact"/>
                </w:pPr>
              </w:pPrChange>
            </w:pPr>
            <w:del w:id="709" w:author="Mohamed SALEM" w:date="2024-01-16T13:21:00Z">
              <w:r w:rsidDel="00673F97">
                <w:rPr>
                  <w:spacing w:val="-2"/>
                  <w:sz w:val="13"/>
                </w:rPr>
                <w:delText>(0.46)</w:delText>
              </w:r>
            </w:del>
          </w:p>
        </w:tc>
        <w:tc>
          <w:tcPr>
            <w:tcW w:w="584" w:type="dxa"/>
          </w:tcPr>
          <w:p w14:paraId="508E3523" w14:textId="472FCA37" w:rsidR="00D62403" w:rsidDel="00673F97" w:rsidRDefault="00D62403" w:rsidP="000407AE">
            <w:pPr>
              <w:pStyle w:val="BodyText"/>
              <w:spacing w:before="126" w:line="314" w:lineRule="auto"/>
              <w:ind w:left="540" w:right="417"/>
              <w:jc w:val="both"/>
              <w:rPr>
                <w:del w:id="710" w:author="Mohamed SALEM" w:date="2024-01-16T13:21:00Z"/>
                <w:sz w:val="13"/>
              </w:rPr>
              <w:pPrChange w:id="711" w:author="Mohamed SALEM" w:date="2024-01-16T13:21:00Z">
                <w:pPr>
                  <w:pStyle w:val="TableParagraph"/>
                  <w:spacing w:before="18" w:line="123" w:lineRule="exact"/>
                  <w:ind w:left="11" w:right="1"/>
                </w:pPr>
              </w:pPrChange>
            </w:pPr>
            <w:del w:id="712" w:author="Mohamed SALEM" w:date="2024-01-16T13:21:00Z">
              <w:r w:rsidDel="00673F97">
                <w:rPr>
                  <w:spacing w:val="-2"/>
                  <w:sz w:val="13"/>
                </w:rPr>
                <w:delText>(0.96)</w:delText>
              </w:r>
            </w:del>
          </w:p>
        </w:tc>
        <w:tc>
          <w:tcPr>
            <w:tcW w:w="656" w:type="dxa"/>
          </w:tcPr>
          <w:p w14:paraId="7A995A00" w14:textId="7799626F" w:rsidR="00D62403" w:rsidDel="00673F97" w:rsidRDefault="00D62403" w:rsidP="000407AE">
            <w:pPr>
              <w:pStyle w:val="BodyText"/>
              <w:spacing w:before="126" w:line="314" w:lineRule="auto"/>
              <w:ind w:left="540" w:right="417"/>
              <w:jc w:val="both"/>
              <w:rPr>
                <w:del w:id="713" w:author="Mohamed SALEM" w:date="2024-01-16T13:21:00Z"/>
                <w:sz w:val="13"/>
              </w:rPr>
              <w:pPrChange w:id="714" w:author="Mohamed SALEM" w:date="2024-01-16T13:21:00Z">
                <w:pPr>
                  <w:pStyle w:val="TableParagraph"/>
                  <w:spacing w:before="18" w:line="123" w:lineRule="exact"/>
                  <w:ind w:left="1" w:right="8"/>
                </w:pPr>
              </w:pPrChange>
            </w:pPr>
            <w:del w:id="715" w:author="Mohamed SALEM" w:date="2024-01-16T13:21:00Z">
              <w:r w:rsidDel="00673F97">
                <w:rPr>
                  <w:spacing w:val="-2"/>
                  <w:w w:val="105"/>
                  <w:sz w:val="13"/>
                </w:rPr>
                <w:delText>(0.36)</w:delText>
              </w:r>
            </w:del>
          </w:p>
        </w:tc>
        <w:tc>
          <w:tcPr>
            <w:tcW w:w="666" w:type="dxa"/>
          </w:tcPr>
          <w:p w14:paraId="681EAD7B" w14:textId="1B06F7D5" w:rsidR="00D62403" w:rsidDel="00673F97" w:rsidRDefault="00D62403" w:rsidP="000407AE">
            <w:pPr>
              <w:pStyle w:val="BodyText"/>
              <w:spacing w:before="126" w:line="314" w:lineRule="auto"/>
              <w:ind w:left="540" w:right="417"/>
              <w:jc w:val="both"/>
              <w:rPr>
                <w:del w:id="716" w:author="Mohamed SALEM" w:date="2024-01-16T13:21:00Z"/>
                <w:sz w:val="13"/>
              </w:rPr>
              <w:pPrChange w:id="717" w:author="Mohamed SALEM" w:date="2024-01-16T13:21:00Z">
                <w:pPr>
                  <w:pStyle w:val="TableParagraph"/>
                  <w:spacing w:before="18" w:line="123" w:lineRule="exact"/>
                  <w:ind w:left="25" w:right="24"/>
                </w:pPr>
              </w:pPrChange>
            </w:pPr>
            <w:del w:id="718" w:author="Mohamed SALEM" w:date="2024-01-16T13:21:00Z">
              <w:r w:rsidDel="00673F97">
                <w:rPr>
                  <w:spacing w:val="-2"/>
                  <w:w w:val="105"/>
                  <w:sz w:val="13"/>
                </w:rPr>
                <w:delText>(0.37)</w:delText>
              </w:r>
            </w:del>
          </w:p>
        </w:tc>
        <w:tc>
          <w:tcPr>
            <w:tcW w:w="583" w:type="dxa"/>
          </w:tcPr>
          <w:p w14:paraId="7BF22EB5" w14:textId="3F621B77" w:rsidR="00D62403" w:rsidDel="00673F97" w:rsidRDefault="00D62403" w:rsidP="000407AE">
            <w:pPr>
              <w:pStyle w:val="BodyText"/>
              <w:spacing w:before="126" w:line="314" w:lineRule="auto"/>
              <w:ind w:left="540" w:right="417"/>
              <w:jc w:val="both"/>
              <w:rPr>
                <w:del w:id="719" w:author="Mohamed SALEM" w:date="2024-01-16T13:21:00Z"/>
                <w:sz w:val="13"/>
              </w:rPr>
              <w:pPrChange w:id="720" w:author="Mohamed SALEM" w:date="2024-01-16T13:21:00Z">
                <w:pPr>
                  <w:pStyle w:val="TableParagraph"/>
                  <w:spacing w:before="18" w:line="123" w:lineRule="exact"/>
                  <w:ind w:left="15" w:right="1"/>
                </w:pPr>
              </w:pPrChange>
            </w:pPr>
            <w:del w:id="721" w:author="Mohamed SALEM" w:date="2024-01-16T13:21:00Z">
              <w:r w:rsidDel="00673F97">
                <w:rPr>
                  <w:spacing w:val="-2"/>
                  <w:sz w:val="13"/>
                </w:rPr>
                <w:delText>(0.50)</w:delText>
              </w:r>
            </w:del>
          </w:p>
        </w:tc>
        <w:tc>
          <w:tcPr>
            <w:tcW w:w="655" w:type="dxa"/>
          </w:tcPr>
          <w:p w14:paraId="14F6CC98" w14:textId="58481FAE" w:rsidR="00D62403" w:rsidDel="00673F97" w:rsidRDefault="00D62403" w:rsidP="000407AE">
            <w:pPr>
              <w:pStyle w:val="BodyText"/>
              <w:spacing w:before="126" w:line="314" w:lineRule="auto"/>
              <w:ind w:left="540" w:right="417"/>
              <w:jc w:val="both"/>
              <w:rPr>
                <w:del w:id="722" w:author="Mohamed SALEM" w:date="2024-01-16T13:21:00Z"/>
                <w:sz w:val="13"/>
              </w:rPr>
              <w:pPrChange w:id="723" w:author="Mohamed SALEM" w:date="2024-01-16T13:21:00Z">
                <w:pPr>
                  <w:pStyle w:val="TableParagraph"/>
                  <w:spacing w:before="18" w:line="123" w:lineRule="exact"/>
                  <w:ind w:right="2"/>
                </w:pPr>
              </w:pPrChange>
            </w:pPr>
            <w:del w:id="724" w:author="Mohamed SALEM" w:date="2024-01-16T13:21:00Z">
              <w:r w:rsidDel="00673F97">
                <w:rPr>
                  <w:spacing w:val="-2"/>
                  <w:sz w:val="13"/>
                </w:rPr>
                <w:delText>(0.40)</w:delText>
              </w:r>
            </w:del>
          </w:p>
        </w:tc>
        <w:tc>
          <w:tcPr>
            <w:tcW w:w="665" w:type="dxa"/>
          </w:tcPr>
          <w:p w14:paraId="5B1399FD" w14:textId="6EDBC04A" w:rsidR="00D62403" w:rsidDel="00673F97" w:rsidRDefault="00D62403" w:rsidP="000407AE">
            <w:pPr>
              <w:pStyle w:val="BodyText"/>
              <w:spacing w:before="126" w:line="314" w:lineRule="auto"/>
              <w:ind w:left="540" w:right="417"/>
              <w:jc w:val="both"/>
              <w:rPr>
                <w:del w:id="725" w:author="Mohamed SALEM" w:date="2024-01-16T13:21:00Z"/>
                <w:sz w:val="13"/>
              </w:rPr>
              <w:pPrChange w:id="726" w:author="Mohamed SALEM" w:date="2024-01-16T13:21:00Z">
                <w:pPr>
                  <w:pStyle w:val="TableParagraph"/>
                  <w:spacing w:before="18" w:line="123" w:lineRule="exact"/>
                  <w:ind w:left="10" w:right="1"/>
                </w:pPr>
              </w:pPrChange>
            </w:pPr>
            <w:del w:id="727" w:author="Mohamed SALEM" w:date="2024-01-16T13:21:00Z">
              <w:r w:rsidDel="00673F97">
                <w:rPr>
                  <w:spacing w:val="-2"/>
                  <w:sz w:val="13"/>
                </w:rPr>
                <w:delText>(0.40)</w:delText>
              </w:r>
            </w:del>
          </w:p>
        </w:tc>
        <w:tc>
          <w:tcPr>
            <w:tcW w:w="582" w:type="dxa"/>
          </w:tcPr>
          <w:p w14:paraId="1A0776A6" w14:textId="0CC68147" w:rsidR="00D62403" w:rsidDel="00673F97" w:rsidRDefault="00D62403" w:rsidP="000407AE">
            <w:pPr>
              <w:pStyle w:val="BodyText"/>
              <w:spacing w:before="126" w:line="314" w:lineRule="auto"/>
              <w:ind w:left="540" w:right="417"/>
              <w:jc w:val="both"/>
              <w:rPr>
                <w:del w:id="728" w:author="Mohamed SALEM" w:date="2024-01-16T13:21:00Z"/>
                <w:sz w:val="13"/>
              </w:rPr>
              <w:pPrChange w:id="729" w:author="Mohamed SALEM" w:date="2024-01-16T13:21:00Z">
                <w:pPr>
                  <w:pStyle w:val="TableParagraph"/>
                  <w:spacing w:before="18" w:line="123" w:lineRule="exact"/>
                  <w:ind w:left="25" w:right="2"/>
                </w:pPr>
              </w:pPrChange>
            </w:pPr>
            <w:del w:id="730" w:author="Mohamed SALEM" w:date="2024-01-16T13:21:00Z">
              <w:r w:rsidDel="00673F97">
                <w:rPr>
                  <w:spacing w:val="-2"/>
                  <w:w w:val="105"/>
                  <w:sz w:val="13"/>
                </w:rPr>
                <w:delText>(0.59)</w:delText>
              </w:r>
            </w:del>
          </w:p>
        </w:tc>
      </w:tr>
      <w:tr w:rsidR="00D62403" w:rsidDel="00673F97" w14:paraId="4B6A64B1" w14:textId="664578E8">
        <w:trPr>
          <w:trHeight w:val="161"/>
          <w:del w:id="731" w:author="Mohamed SALEM" w:date="2024-01-16T13:21:00Z"/>
        </w:trPr>
        <w:tc>
          <w:tcPr>
            <w:tcW w:w="4294" w:type="dxa"/>
          </w:tcPr>
          <w:p w14:paraId="091E0601" w14:textId="007D24BB" w:rsidR="00D62403" w:rsidDel="00673F97" w:rsidRDefault="00D62403" w:rsidP="000407AE">
            <w:pPr>
              <w:pStyle w:val="BodyText"/>
              <w:spacing w:before="126" w:line="314" w:lineRule="auto"/>
              <w:ind w:left="540" w:right="417"/>
              <w:jc w:val="both"/>
              <w:rPr>
                <w:del w:id="732" w:author="Mohamed SALEM" w:date="2024-01-16T13:21:00Z"/>
                <w:sz w:val="13"/>
              </w:rPr>
              <w:pPrChange w:id="733" w:author="Mohamed SALEM" w:date="2024-01-16T13:21:00Z">
                <w:pPr>
                  <w:pStyle w:val="TableParagraph"/>
                  <w:tabs>
                    <w:tab w:val="right" w:pos="4089"/>
                  </w:tabs>
                  <w:spacing w:before="18" w:line="123" w:lineRule="exact"/>
                  <w:ind w:left="102"/>
                  <w:jc w:val="left"/>
                </w:pPr>
              </w:pPrChange>
            </w:pPr>
            <w:del w:id="734" w:author="Mohamed SALEM" w:date="2024-01-16T13:21:00Z">
              <w:r w:rsidDel="00673F97">
                <w:rPr>
                  <w:sz w:val="13"/>
                </w:rPr>
                <w:delText>Number</w:delText>
              </w:r>
              <w:r w:rsidDel="00673F97">
                <w:rPr>
                  <w:spacing w:val="30"/>
                  <w:sz w:val="13"/>
                </w:rPr>
                <w:delText xml:space="preserve"> </w:delText>
              </w:r>
              <w:r w:rsidDel="00673F97">
                <w:rPr>
                  <w:sz w:val="13"/>
                </w:rPr>
                <w:delText>of</w:delText>
              </w:r>
              <w:r w:rsidDel="00673F97">
                <w:rPr>
                  <w:spacing w:val="31"/>
                  <w:sz w:val="13"/>
                </w:rPr>
                <w:delText xml:space="preserve"> </w:delText>
              </w:r>
              <w:r w:rsidDel="00673F97">
                <w:rPr>
                  <w:spacing w:val="-2"/>
                  <w:sz w:val="13"/>
                </w:rPr>
                <w:delText>rooms</w:delText>
              </w:r>
              <w:r w:rsidDel="00673F97">
                <w:rPr>
                  <w:rFonts w:ascii="Times New Roman"/>
                  <w:sz w:val="13"/>
                </w:rPr>
                <w:tab/>
              </w:r>
              <w:r w:rsidDel="00673F97">
                <w:rPr>
                  <w:spacing w:val="-4"/>
                  <w:sz w:val="13"/>
                </w:rPr>
                <w:delText>2.84</w:delText>
              </w:r>
            </w:del>
          </w:p>
        </w:tc>
        <w:tc>
          <w:tcPr>
            <w:tcW w:w="667" w:type="dxa"/>
          </w:tcPr>
          <w:p w14:paraId="5FD8F841" w14:textId="2818D0F7" w:rsidR="00D62403" w:rsidDel="00673F97" w:rsidRDefault="00D62403" w:rsidP="000407AE">
            <w:pPr>
              <w:pStyle w:val="BodyText"/>
              <w:spacing w:before="126" w:line="314" w:lineRule="auto"/>
              <w:ind w:left="540" w:right="417"/>
              <w:jc w:val="both"/>
              <w:rPr>
                <w:del w:id="735" w:author="Mohamed SALEM" w:date="2024-01-16T13:21:00Z"/>
                <w:sz w:val="13"/>
              </w:rPr>
              <w:pPrChange w:id="736" w:author="Mohamed SALEM" w:date="2024-01-16T13:21:00Z">
                <w:pPr>
                  <w:pStyle w:val="TableParagraph"/>
                  <w:spacing w:before="18" w:line="123" w:lineRule="exact"/>
                </w:pPr>
              </w:pPrChange>
            </w:pPr>
            <w:del w:id="737" w:author="Mohamed SALEM" w:date="2024-01-16T13:21:00Z">
              <w:r w:rsidDel="00673F97">
                <w:rPr>
                  <w:spacing w:val="-4"/>
                  <w:sz w:val="13"/>
                </w:rPr>
                <w:delText>2.99</w:delText>
              </w:r>
            </w:del>
          </w:p>
        </w:tc>
        <w:tc>
          <w:tcPr>
            <w:tcW w:w="584" w:type="dxa"/>
          </w:tcPr>
          <w:p w14:paraId="21B8AFAE" w14:textId="5B1D0521" w:rsidR="00D62403" w:rsidDel="00673F97" w:rsidRDefault="00D62403" w:rsidP="000407AE">
            <w:pPr>
              <w:pStyle w:val="BodyText"/>
              <w:spacing w:before="126" w:line="314" w:lineRule="auto"/>
              <w:ind w:left="540" w:right="417"/>
              <w:jc w:val="both"/>
              <w:rPr>
                <w:del w:id="738" w:author="Mohamed SALEM" w:date="2024-01-16T13:21:00Z"/>
                <w:sz w:val="13"/>
              </w:rPr>
              <w:pPrChange w:id="739" w:author="Mohamed SALEM" w:date="2024-01-16T13:21:00Z">
                <w:pPr>
                  <w:pStyle w:val="TableParagraph"/>
                  <w:spacing w:before="18" w:line="123" w:lineRule="exact"/>
                  <w:ind w:left="11" w:right="1"/>
                </w:pPr>
              </w:pPrChange>
            </w:pPr>
            <w:del w:id="740" w:author="Mohamed SALEM" w:date="2024-01-16T13:21:00Z">
              <w:r w:rsidDel="00673F97">
                <w:rPr>
                  <w:spacing w:val="-4"/>
                  <w:w w:val="105"/>
                  <w:sz w:val="13"/>
                </w:rPr>
                <w:delText>0.15</w:delText>
              </w:r>
            </w:del>
          </w:p>
        </w:tc>
        <w:tc>
          <w:tcPr>
            <w:tcW w:w="656" w:type="dxa"/>
          </w:tcPr>
          <w:p w14:paraId="4538666D" w14:textId="4A2D556C" w:rsidR="00D62403" w:rsidDel="00673F97" w:rsidRDefault="00D62403" w:rsidP="000407AE">
            <w:pPr>
              <w:pStyle w:val="BodyText"/>
              <w:spacing w:before="126" w:line="314" w:lineRule="auto"/>
              <w:ind w:left="540" w:right="417"/>
              <w:jc w:val="both"/>
              <w:rPr>
                <w:del w:id="741" w:author="Mohamed SALEM" w:date="2024-01-16T13:21:00Z"/>
                <w:sz w:val="13"/>
              </w:rPr>
              <w:pPrChange w:id="742" w:author="Mohamed SALEM" w:date="2024-01-16T13:21:00Z">
                <w:pPr>
                  <w:pStyle w:val="TableParagraph"/>
                  <w:spacing w:before="18" w:line="123" w:lineRule="exact"/>
                  <w:ind w:left="1" w:right="8"/>
                </w:pPr>
              </w:pPrChange>
            </w:pPr>
            <w:del w:id="743" w:author="Mohamed SALEM" w:date="2024-01-16T13:21:00Z">
              <w:r w:rsidDel="00673F97">
                <w:rPr>
                  <w:spacing w:val="-4"/>
                  <w:w w:val="105"/>
                  <w:sz w:val="13"/>
                </w:rPr>
                <w:delText>1.96</w:delText>
              </w:r>
            </w:del>
          </w:p>
        </w:tc>
        <w:tc>
          <w:tcPr>
            <w:tcW w:w="666" w:type="dxa"/>
          </w:tcPr>
          <w:p w14:paraId="1FBE30A0" w14:textId="668992B5" w:rsidR="00D62403" w:rsidDel="00673F97" w:rsidRDefault="00D62403" w:rsidP="000407AE">
            <w:pPr>
              <w:pStyle w:val="BodyText"/>
              <w:spacing w:before="126" w:line="314" w:lineRule="auto"/>
              <w:ind w:left="540" w:right="417"/>
              <w:jc w:val="both"/>
              <w:rPr>
                <w:del w:id="744" w:author="Mohamed SALEM" w:date="2024-01-16T13:21:00Z"/>
                <w:sz w:val="13"/>
              </w:rPr>
              <w:pPrChange w:id="745" w:author="Mohamed SALEM" w:date="2024-01-16T13:21:00Z">
                <w:pPr>
                  <w:pStyle w:val="TableParagraph"/>
                  <w:spacing w:before="18" w:line="123" w:lineRule="exact"/>
                  <w:ind w:left="25" w:right="23"/>
                </w:pPr>
              </w:pPrChange>
            </w:pPr>
            <w:del w:id="746" w:author="Mohamed SALEM" w:date="2024-01-16T13:21:00Z">
              <w:r w:rsidDel="00673F97">
                <w:rPr>
                  <w:spacing w:val="-4"/>
                  <w:w w:val="115"/>
                  <w:sz w:val="13"/>
                </w:rPr>
                <w:delText>1.91</w:delText>
              </w:r>
            </w:del>
          </w:p>
        </w:tc>
        <w:tc>
          <w:tcPr>
            <w:tcW w:w="583" w:type="dxa"/>
          </w:tcPr>
          <w:p w14:paraId="5E5C3979" w14:textId="4F9B4F02" w:rsidR="00D62403" w:rsidDel="00673F97" w:rsidRDefault="00D62403" w:rsidP="000407AE">
            <w:pPr>
              <w:pStyle w:val="BodyText"/>
              <w:spacing w:before="126" w:line="314" w:lineRule="auto"/>
              <w:ind w:left="540" w:right="417"/>
              <w:jc w:val="both"/>
              <w:rPr>
                <w:del w:id="747" w:author="Mohamed SALEM" w:date="2024-01-16T13:21:00Z"/>
                <w:sz w:val="13"/>
              </w:rPr>
              <w:pPrChange w:id="748" w:author="Mohamed SALEM" w:date="2024-01-16T13:21:00Z">
                <w:pPr>
                  <w:pStyle w:val="TableParagraph"/>
                  <w:spacing w:before="18" w:line="123" w:lineRule="exact"/>
                  <w:ind w:left="15" w:right="1"/>
                </w:pPr>
              </w:pPrChange>
            </w:pPr>
            <w:del w:id="749" w:author="Mohamed SALEM" w:date="2024-01-16T13:21:00Z">
              <w:r w:rsidDel="00673F97">
                <w:rPr>
                  <w:spacing w:val="-2"/>
                  <w:sz w:val="13"/>
                </w:rPr>
                <w:delText>-</w:delText>
              </w:r>
              <w:r w:rsidDel="00673F97">
                <w:rPr>
                  <w:spacing w:val="-4"/>
                  <w:sz w:val="13"/>
                </w:rPr>
                <w:delText>0.05</w:delText>
              </w:r>
            </w:del>
          </w:p>
        </w:tc>
        <w:tc>
          <w:tcPr>
            <w:tcW w:w="655" w:type="dxa"/>
          </w:tcPr>
          <w:p w14:paraId="1315BE83" w14:textId="7F1352DC" w:rsidR="00D62403" w:rsidDel="00673F97" w:rsidRDefault="00D62403" w:rsidP="000407AE">
            <w:pPr>
              <w:pStyle w:val="BodyText"/>
              <w:spacing w:before="126" w:line="314" w:lineRule="auto"/>
              <w:ind w:left="540" w:right="417"/>
              <w:jc w:val="both"/>
              <w:rPr>
                <w:del w:id="750" w:author="Mohamed SALEM" w:date="2024-01-16T13:21:00Z"/>
                <w:sz w:val="13"/>
              </w:rPr>
              <w:pPrChange w:id="751" w:author="Mohamed SALEM" w:date="2024-01-16T13:21:00Z">
                <w:pPr>
                  <w:pStyle w:val="TableParagraph"/>
                  <w:spacing w:before="18" w:line="123" w:lineRule="exact"/>
                  <w:ind w:left="1" w:right="2"/>
                </w:pPr>
              </w:pPrChange>
            </w:pPr>
            <w:del w:id="752" w:author="Mohamed SALEM" w:date="2024-01-16T13:21:00Z">
              <w:r w:rsidDel="00673F97">
                <w:rPr>
                  <w:spacing w:val="-4"/>
                  <w:sz w:val="13"/>
                </w:rPr>
                <w:delText>2.23</w:delText>
              </w:r>
            </w:del>
          </w:p>
        </w:tc>
        <w:tc>
          <w:tcPr>
            <w:tcW w:w="665" w:type="dxa"/>
          </w:tcPr>
          <w:p w14:paraId="443A5C1D" w14:textId="050ADA39" w:rsidR="00D62403" w:rsidDel="00673F97" w:rsidRDefault="00D62403" w:rsidP="000407AE">
            <w:pPr>
              <w:pStyle w:val="BodyText"/>
              <w:spacing w:before="126" w:line="314" w:lineRule="auto"/>
              <w:ind w:left="540" w:right="417"/>
              <w:jc w:val="both"/>
              <w:rPr>
                <w:del w:id="753" w:author="Mohamed SALEM" w:date="2024-01-16T13:21:00Z"/>
                <w:sz w:val="13"/>
              </w:rPr>
              <w:pPrChange w:id="754" w:author="Mohamed SALEM" w:date="2024-01-16T13:21:00Z">
                <w:pPr>
                  <w:pStyle w:val="TableParagraph"/>
                  <w:spacing w:before="18" w:line="123" w:lineRule="exact"/>
                  <w:ind w:left="10"/>
                </w:pPr>
              </w:pPrChange>
            </w:pPr>
            <w:del w:id="755" w:author="Mohamed SALEM" w:date="2024-01-16T13:21:00Z">
              <w:r w:rsidDel="00673F97">
                <w:rPr>
                  <w:spacing w:val="-4"/>
                  <w:sz w:val="13"/>
                </w:rPr>
                <w:delText>2.24</w:delText>
              </w:r>
            </w:del>
          </w:p>
        </w:tc>
        <w:tc>
          <w:tcPr>
            <w:tcW w:w="582" w:type="dxa"/>
          </w:tcPr>
          <w:p w14:paraId="0DECAB0A" w14:textId="34C78BA8" w:rsidR="00D62403" w:rsidDel="00673F97" w:rsidRDefault="00D62403" w:rsidP="000407AE">
            <w:pPr>
              <w:pStyle w:val="BodyText"/>
              <w:spacing w:before="126" w:line="314" w:lineRule="auto"/>
              <w:ind w:left="540" w:right="417"/>
              <w:jc w:val="both"/>
              <w:rPr>
                <w:del w:id="756" w:author="Mohamed SALEM" w:date="2024-01-16T13:21:00Z"/>
                <w:sz w:val="13"/>
              </w:rPr>
              <w:pPrChange w:id="757" w:author="Mohamed SALEM" w:date="2024-01-16T13:21:00Z">
                <w:pPr>
                  <w:pStyle w:val="TableParagraph"/>
                  <w:spacing w:before="18" w:line="123" w:lineRule="exact"/>
                  <w:ind w:left="25" w:right="1"/>
                </w:pPr>
              </w:pPrChange>
            </w:pPr>
            <w:del w:id="758" w:author="Mohamed SALEM" w:date="2024-01-16T13:21:00Z">
              <w:r w:rsidDel="00673F97">
                <w:rPr>
                  <w:spacing w:val="-4"/>
                  <w:sz w:val="13"/>
                </w:rPr>
                <w:delText>0.01</w:delText>
              </w:r>
            </w:del>
          </w:p>
        </w:tc>
      </w:tr>
      <w:tr w:rsidR="00D62403" w:rsidDel="00673F97" w14:paraId="758DC5D7" w14:textId="63498F9C">
        <w:trPr>
          <w:trHeight w:val="161"/>
          <w:del w:id="759" w:author="Mohamed SALEM" w:date="2024-01-16T13:21:00Z"/>
        </w:trPr>
        <w:tc>
          <w:tcPr>
            <w:tcW w:w="4294" w:type="dxa"/>
          </w:tcPr>
          <w:p w14:paraId="4BA5ADC5" w14:textId="2D0BBCE1" w:rsidR="00D62403" w:rsidDel="00673F97" w:rsidRDefault="00D62403" w:rsidP="000407AE">
            <w:pPr>
              <w:pStyle w:val="BodyText"/>
              <w:spacing w:before="126" w:line="314" w:lineRule="auto"/>
              <w:ind w:left="540" w:right="417"/>
              <w:jc w:val="both"/>
              <w:rPr>
                <w:del w:id="760" w:author="Mohamed SALEM" w:date="2024-01-16T13:21:00Z"/>
                <w:sz w:val="13"/>
              </w:rPr>
              <w:pPrChange w:id="761" w:author="Mohamed SALEM" w:date="2024-01-16T13:21:00Z">
                <w:pPr>
                  <w:pStyle w:val="TableParagraph"/>
                  <w:spacing w:before="18" w:line="123" w:lineRule="exact"/>
                  <w:ind w:right="146"/>
                  <w:jc w:val="right"/>
                </w:pPr>
              </w:pPrChange>
            </w:pPr>
            <w:del w:id="762" w:author="Mohamed SALEM" w:date="2024-01-16T13:21:00Z">
              <w:r w:rsidDel="00673F97">
                <w:rPr>
                  <w:spacing w:val="-2"/>
                  <w:w w:val="110"/>
                  <w:sz w:val="13"/>
                </w:rPr>
                <w:delText>(1.25)</w:delText>
              </w:r>
            </w:del>
          </w:p>
        </w:tc>
        <w:tc>
          <w:tcPr>
            <w:tcW w:w="667" w:type="dxa"/>
          </w:tcPr>
          <w:p w14:paraId="2E0845BE" w14:textId="30A1C7EC" w:rsidR="00D62403" w:rsidDel="00673F97" w:rsidRDefault="00D62403" w:rsidP="000407AE">
            <w:pPr>
              <w:pStyle w:val="BodyText"/>
              <w:spacing w:before="126" w:line="314" w:lineRule="auto"/>
              <w:ind w:left="540" w:right="417"/>
              <w:jc w:val="both"/>
              <w:rPr>
                <w:del w:id="763" w:author="Mohamed SALEM" w:date="2024-01-16T13:21:00Z"/>
                <w:sz w:val="13"/>
              </w:rPr>
              <w:pPrChange w:id="764" w:author="Mohamed SALEM" w:date="2024-01-16T13:21:00Z">
                <w:pPr>
                  <w:pStyle w:val="TableParagraph"/>
                  <w:spacing w:before="18" w:line="123" w:lineRule="exact"/>
                </w:pPr>
              </w:pPrChange>
            </w:pPr>
            <w:del w:id="765" w:author="Mohamed SALEM" w:date="2024-01-16T13:21:00Z">
              <w:r w:rsidDel="00673F97">
                <w:rPr>
                  <w:spacing w:val="-2"/>
                  <w:w w:val="110"/>
                  <w:sz w:val="13"/>
                </w:rPr>
                <w:delText>(1.34)</w:delText>
              </w:r>
            </w:del>
          </w:p>
        </w:tc>
        <w:tc>
          <w:tcPr>
            <w:tcW w:w="584" w:type="dxa"/>
          </w:tcPr>
          <w:p w14:paraId="0E686870" w14:textId="3937704D" w:rsidR="00D62403" w:rsidDel="00673F97" w:rsidRDefault="00D62403" w:rsidP="000407AE">
            <w:pPr>
              <w:pStyle w:val="BodyText"/>
              <w:spacing w:before="126" w:line="314" w:lineRule="auto"/>
              <w:ind w:left="540" w:right="417"/>
              <w:jc w:val="both"/>
              <w:rPr>
                <w:del w:id="766" w:author="Mohamed SALEM" w:date="2024-01-16T13:21:00Z"/>
                <w:sz w:val="13"/>
              </w:rPr>
              <w:pPrChange w:id="767" w:author="Mohamed SALEM" w:date="2024-01-16T13:21:00Z">
                <w:pPr>
                  <w:pStyle w:val="TableParagraph"/>
                  <w:spacing w:before="18" w:line="123" w:lineRule="exact"/>
                  <w:ind w:left="11" w:right="1"/>
                </w:pPr>
              </w:pPrChange>
            </w:pPr>
            <w:del w:id="768" w:author="Mohamed SALEM" w:date="2024-01-16T13:21:00Z">
              <w:r w:rsidDel="00673F97">
                <w:rPr>
                  <w:spacing w:val="-2"/>
                  <w:w w:val="110"/>
                  <w:sz w:val="13"/>
                </w:rPr>
                <w:delText>(0.14)</w:delText>
              </w:r>
            </w:del>
          </w:p>
        </w:tc>
        <w:tc>
          <w:tcPr>
            <w:tcW w:w="656" w:type="dxa"/>
          </w:tcPr>
          <w:p w14:paraId="567B3F11" w14:textId="7D77D2A5" w:rsidR="00D62403" w:rsidDel="00673F97" w:rsidRDefault="00D62403" w:rsidP="000407AE">
            <w:pPr>
              <w:pStyle w:val="BodyText"/>
              <w:spacing w:before="126" w:line="314" w:lineRule="auto"/>
              <w:ind w:left="540" w:right="417"/>
              <w:jc w:val="both"/>
              <w:rPr>
                <w:del w:id="769" w:author="Mohamed SALEM" w:date="2024-01-16T13:21:00Z"/>
                <w:sz w:val="13"/>
              </w:rPr>
              <w:pPrChange w:id="770" w:author="Mohamed SALEM" w:date="2024-01-16T13:21:00Z">
                <w:pPr>
                  <w:pStyle w:val="TableParagraph"/>
                  <w:spacing w:before="18" w:line="123" w:lineRule="exact"/>
                  <w:ind w:left="1" w:right="8"/>
                </w:pPr>
              </w:pPrChange>
            </w:pPr>
            <w:del w:id="771" w:author="Mohamed SALEM" w:date="2024-01-16T13:21:00Z">
              <w:r w:rsidDel="00673F97">
                <w:rPr>
                  <w:spacing w:val="-2"/>
                  <w:w w:val="105"/>
                  <w:sz w:val="13"/>
                </w:rPr>
                <w:delText>(1.08)</w:delText>
              </w:r>
            </w:del>
          </w:p>
        </w:tc>
        <w:tc>
          <w:tcPr>
            <w:tcW w:w="666" w:type="dxa"/>
          </w:tcPr>
          <w:p w14:paraId="512F59B9" w14:textId="34EEBA51" w:rsidR="00D62403" w:rsidDel="00673F97" w:rsidRDefault="00D62403" w:rsidP="000407AE">
            <w:pPr>
              <w:pStyle w:val="BodyText"/>
              <w:spacing w:before="126" w:line="314" w:lineRule="auto"/>
              <w:ind w:left="540" w:right="417"/>
              <w:jc w:val="both"/>
              <w:rPr>
                <w:del w:id="772" w:author="Mohamed SALEM" w:date="2024-01-16T13:21:00Z"/>
                <w:sz w:val="13"/>
              </w:rPr>
              <w:pPrChange w:id="773" w:author="Mohamed SALEM" w:date="2024-01-16T13:21:00Z">
                <w:pPr>
                  <w:pStyle w:val="TableParagraph"/>
                  <w:spacing w:before="18" w:line="123" w:lineRule="exact"/>
                  <w:ind w:left="25" w:right="24"/>
                </w:pPr>
              </w:pPrChange>
            </w:pPr>
            <w:del w:id="774" w:author="Mohamed SALEM" w:date="2024-01-16T13:21:00Z">
              <w:r w:rsidDel="00673F97">
                <w:rPr>
                  <w:spacing w:val="-2"/>
                  <w:w w:val="110"/>
                  <w:sz w:val="13"/>
                </w:rPr>
                <w:delText>(1.09)</w:delText>
              </w:r>
            </w:del>
          </w:p>
        </w:tc>
        <w:tc>
          <w:tcPr>
            <w:tcW w:w="583" w:type="dxa"/>
          </w:tcPr>
          <w:p w14:paraId="2091F34A" w14:textId="39A3E19B" w:rsidR="00D62403" w:rsidDel="00673F97" w:rsidRDefault="00D62403" w:rsidP="000407AE">
            <w:pPr>
              <w:pStyle w:val="BodyText"/>
              <w:spacing w:before="126" w:line="314" w:lineRule="auto"/>
              <w:ind w:left="540" w:right="417"/>
              <w:jc w:val="both"/>
              <w:rPr>
                <w:del w:id="775" w:author="Mohamed SALEM" w:date="2024-01-16T13:21:00Z"/>
                <w:sz w:val="13"/>
              </w:rPr>
              <w:pPrChange w:id="776" w:author="Mohamed SALEM" w:date="2024-01-16T13:21:00Z">
                <w:pPr>
                  <w:pStyle w:val="TableParagraph"/>
                  <w:spacing w:before="18" w:line="123" w:lineRule="exact"/>
                  <w:ind w:left="15" w:right="1"/>
                </w:pPr>
              </w:pPrChange>
            </w:pPr>
            <w:del w:id="777" w:author="Mohamed SALEM" w:date="2024-01-16T13:21:00Z">
              <w:r w:rsidDel="00673F97">
                <w:rPr>
                  <w:spacing w:val="-2"/>
                  <w:sz w:val="13"/>
                </w:rPr>
                <w:delText>(0.40)</w:delText>
              </w:r>
            </w:del>
          </w:p>
        </w:tc>
        <w:tc>
          <w:tcPr>
            <w:tcW w:w="655" w:type="dxa"/>
          </w:tcPr>
          <w:p w14:paraId="1A2F12A3" w14:textId="6E5C0294" w:rsidR="00D62403" w:rsidDel="00673F97" w:rsidRDefault="00D62403" w:rsidP="000407AE">
            <w:pPr>
              <w:pStyle w:val="BodyText"/>
              <w:spacing w:before="126" w:line="314" w:lineRule="auto"/>
              <w:ind w:left="540" w:right="417"/>
              <w:jc w:val="both"/>
              <w:rPr>
                <w:del w:id="778" w:author="Mohamed SALEM" w:date="2024-01-16T13:21:00Z"/>
                <w:sz w:val="13"/>
              </w:rPr>
              <w:pPrChange w:id="779" w:author="Mohamed SALEM" w:date="2024-01-16T13:21:00Z">
                <w:pPr>
                  <w:pStyle w:val="TableParagraph"/>
                  <w:spacing w:before="18" w:line="123" w:lineRule="exact"/>
                  <w:ind w:right="2"/>
                </w:pPr>
              </w:pPrChange>
            </w:pPr>
            <w:del w:id="780" w:author="Mohamed SALEM" w:date="2024-01-16T13:21:00Z">
              <w:r w:rsidDel="00673F97">
                <w:rPr>
                  <w:spacing w:val="-2"/>
                  <w:w w:val="110"/>
                  <w:sz w:val="13"/>
                </w:rPr>
                <w:delText>(1.20)</w:delText>
              </w:r>
            </w:del>
          </w:p>
        </w:tc>
        <w:tc>
          <w:tcPr>
            <w:tcW w:w="665" w:type="dxa"/>
          </w:tcPr>
          <w:p w14:paraId="1AEAA5E6" w14:textId="41872508" w:rsidR="00D62403" w:rsidDel="00673F97" w:rsidRDefault="00D62403" w:rsidP="000407AE">
            <w:pPr>
              <w:pStyle w:val="BodyText"/>
              <w:spacing w:before="126" w:line="314" w:lineRule="auto"/>
              <w:ind w:left="540" w:right="417"/>
              <w:jc w:val="both"/>
              <w:rPr>
                <w:del w:id="781" w:author="Mohamed SALEM" w:date="2024-01-16T13:21:00Z"/>
                <w:sz w:val="13"/>
              </w:rPr>
              <w:pPrChange w:id="782" w:author="Mohamed SALEM" w:date="2024-01-16T13:21:00Z">
                <w:pPr>
                  <w:pStyle w:val="TableParagraph"/>
                  <w:spacing w:before="18" w:line="123" w:lineRule="exact"/>
                  <w:ind w:left="10" w:right="1"/>
                </w:pPr>
              </w:pPrChange>
            </w:pPr>
            <w:del w:id="783" w:author="Mohamed SALEM" w:date="2024-01-16T13:21:00Z">
              <w:r w:rsidDel="00673F97">
                <w:rPr>
                  <w:spacing w:val="-2"/>
                  <w:w w:val="115"/>
                  <w:sz w:val="13"/>
                </w:rPr>
                <w:delText>(1.27)</w:delText>
              </w:r>
            </w:del>
          </w:p>
        </w:tc>
        <w:tc>
          <w:tcPr>
            <w:tcW w:w="582" w:type="dxa"/>
          </w:tcPr>
          <w:p w14:paraId="36EB2240" w14:textId="578D502C" w:rsidR="00D62403" w:rsidDel="00673F97" w:rsidRDefault="00D62403" w:rsidP="000407AE">
            <w:pPr>
              <w:pStyle w:val="BodyText"/>
              <w:spacing w:before="126" w:line="314" w:lineRule="auto"/>
              <w:ind w:left="540" w:right="417"/>
              <w:jc w:val="both"/>
              <w:rPr>
                <w:del w:id="784" w:author="Mohamed SALEM" w:date="2024-01-16T13:21:00Z"/>
                <w:sz w:val="13"/>
              </w:rPr>
              <w:pPrChange w:id="785" w:author="Mohamed SALEM" w:date="2024-01-16T13:21:00Z">
                <w:pPr>
                  <w:pStyle w:val="TableParagraph"/>
                  <w:spacing w:before="18" w:line="123" w:lineRule="exact"/>
                  <w:ind w:left="25" w:right="2"/>
                </w:pPr>
              </w:pPrChange>
            </w:pPr>
            <w:del w:id="786" w:author="Mohamed SALEM" w:date="2024-01-16T13:21:00Z">
              <w:r w:rsidDel="00673F97">
                <w:rPr>
                  <w:spacing w:val="-2"/>
                  <w:w w:val="105"/>
                  <w:sz w:val="13"/>
                </w:rPr>
                <w:delText>(0.83)</w:delText>
              </w:r>
            </w:del>
          </w:p>
        </w:tc>
      </w:tr>
      <w:tr w:rsidR="00D62403" w:rsidDel="00673F97" w14:paraId="4937301E" w14:textId="2135FE36">
        <w:trPr>
          <w:trHeight w:val="161"/>
          <w:del w:id="787" w:author="Mohamed SALEM" w:date="2024-01-16T13:21:00Z"/>
        </w:trPr>
        <w:tc>
          <w:tcPr>
            <w:tcW w:w="4294" w:type="dxa"/>
          </w:tcPr>
          <w:p w14:paraId="5AEBCC14" w14:textId="08825705" w:rsidR="00D62403" w:rsidDel="00673F97" w:rsidRDefault="00D62403" w:rsidP="000407AE">
            <w:pPr>
              <w:pStyle w:val="BodyText"/>
              <w:spacing w:before="126" w:line="314" w:lineRule="auto"/>
              <w:ind w:left="540" w:right="417"/>
              <w:jc w:val="both"/>
              <w:rPr>
                <w:del w:id="788" w:author="Mohamed SALEM" w:date="2024-01-16T13:21:00Z"/>
                <w:sz w:val="13"/>
              </w:rPr>
              <w:pPrChange w:id="789" w:author="Mohamed SALEM" w:date="2024-01-16T13:21:00Z">
                <w:pPr>
                  <w:pStyle w:val="TableParagraph"/>
                  <w:tabs>
                    <w:tab w:val="right" w:pos="4089"/>
                  </w:tabs>
                  <w:spacing w:before="18" w:line="123" w:lineRule="exact"/>
                  <w:ind w:left="102"/>
                  <w:jc w:val="left"/>
                </w:pPr>
              </w:pPrChange>
            </w:pPr>
            <w:del w:id="790" w:author="Mohamed SALEM" w:date="2024-01-16T13:21:00Z">
              <w:r w:rsidDel="00673F97">
                <w:rPr>
                  <w:sz w:val="13"/>
                </w:rPr>
                <w:delText>Household</w:delText>
              </w:r>
              <w:r w:rsidDel="00673F97">
                <w:rPr>
                  <w:spacing w:val="50"/>
                  <w:sz w:val="13"/>
                </w:rPr>
                <w:delText xml:space="preserve"> </w:delText>
              </w:r>
              <w:r w:rsidDel="00673F97">
                <w:rPr>
                  <w:sz w:val="13"/>
                </w:rPr>
                <w:delText>Crowding</w:delText>
              </w:r>
              <w:r w:rsidDel="00673F97">
                <w:rPr>
                  <w:spacing w:val="51"/>
                  <w:sz w:val="13"/>
                </w:rPr>
                <w:delText xml:space="preserve"> </w:delText>
              </w:r>
              <w:r w:rsidDel="00673F97">
                <w:rPr>
                  <w:spacing w:val="-2"/>
                  <w:sz w:val="13"/>
                </w:rPr>
                <w:delText>Index</w:delText>
              </w:r>
              <w:r w:rsidDel="00673F97">
                <w:rPr>
                  <w:rFonts w:ascii="Times New Roman"/>
                  <w:sz w:val="13"/>
                </w:rPr>
                <w:tab/>
              </w:r>
              <w:r w:rsidDel="00673F97">
                <w:rPr>
                  <w:spacing w:val="-4"/>
                  <w:sz w:val="13"/>
                </w:rPr>
                <w:delText>3.08</w:delText>
              </w:r>
            </w:del>
          </w:p>
        </w:tc>
        <w:tc>
          <w:tcPr>
            <w:tcW w:w="667" w:type="dxa"/>
          </w:tcPr>
          <w:p w14:paraId="23010897" w14:textId="423BE6C9" w:rsidR="00D62403" w:rsidDel="00673F97" w:rsidRDefault="00D62403" w:rsidP="000407AE">
            <w:pPr>
              <w:pStyle w:val="BodyText"/>
              <w:spacing w:before="126" w:line="314" w:lineRule="auto"/>
              <w:ind w:left="540" w:right="417"/>
              <w:jc w:val="both"/>
              <w:rPr>
                <w:del w:id="791" w:author="Mohamed SALEM" w:date="2024-01-16T13:21:00Z"/>
                <w:sz w:val="13"/>
              </w:rPr>
              <w:pPrChange w:id="792" w:author="Mohamed SALEM" w:date="2024-01-16T13:21:00Z">
                <w:pPr>
                  <w:pStyle w:val="TableParagraph"/>
                  <w:spacing w:before="18" w:line="123" w:lineRule="exact"/>
                </w:pPr>
              </w:pPrChange>
            </w:pPr>
            <w:del w:id="793" w:author="Mohamed SALEM" w:date="2024-01-16T13:21:00Z">
              <w:r w:rsidDel="00673F97">
                <w:rPr>
                  <w:spacing w:val="-4"/>
                  <w:sz w:val="13"/>
                </w:rPr>
                <w:delText>3.00</w:delText>
              </w:r>
            </w:del>
          </w:p>
        </w:tc>
        <w:tc>
          <w:tcPr>
            <w:tcW w:w="584" w:type="dxa"/>
          </w:tcPr>
          <w:p w14:paraId="79B33CDA" w14:textId="2E331A50" w:rsidR="00D62403" w:rsidDel="00673F97" w:rsidRDefault="00D62403" w:rsidP="000407AE">
            <w:pPr>
              <w:pStyle w:val="BodyText"/>
              <w:spacing w:before="126" w:line="314" w:lineRule="auto"/>
              <w:ind w:left="540" w:right="417"/>
              <w:jc w:val="both"/>
              <w:rPr>
                <w:del w:id="794" w:author="Mohamed SALEM" w:date="2024-01-16T13:21:00Z"/>
                <w:sz w:val="13"/>
              </w:rPr>
              <w:pPrChange w:id="795" w:author="Mohamed SALEM" w:date="2024-01-16T13:21:00Z">
                <w:pPr>
                  <w:pStyle w:val="TableParagraph"/>
                  <w:spacing w:before="18" w:line="123" w:lineRule="exact"/>
                  <w:ind w:left="11" w:right="1"/>
                </w:pPr>
              </w:pPrChange>
            </w:pPr>
            <w:del w:id="796" w:author="Mohamed SALEM" w:date="2024-01-16T13:21:00Z">
              <w:r w:rsidDel="00673F97">
                <w:rPr>
                  <w:spacing w:val="-4"/>
                  <w:sz w:val="13"/>
                </w:rPr>
                <w:delText>-0.08</w:delText>
              </w:r>
            </w:del>
          </w:p>
        </w:tc>
        <w:tc>
          <w:tcPr>
            <w:tcW w:w="656" w:type="dxa"/>
          </w:tcPr>
          <w:p w14:paraId="6C3279A5" w14:textId="04F229A5" w:rsidR="00D62403" w:rsidDel="00673F97" w:rsidRDefault="00D62403" w:rsidP="000407AE">
            <w:pPr>
              <w:pStyle w:val="BodyText"/>
              <w:spacing w:before="126" w:line="314" w:lineRule="auto"/>
              <w:ind w:left="540" w:right="417"/>
              <w:jc w:val="both"/>
              <w:rPr>
                <w:del w:id="797" w:author="Mohamed SALEM" w:date="2024-01-16T13:21:00Z"/>
                <w:sz w:val="13"/>
              </w:rPr>
              <w:pPrChange w:id="798" w:author="Mohamed SALEM" w:date="2024-01-16T13:21:00Z">
                <w:pPr>
                  <w:pStyle w:val="TableParagraph"/>
                  <w:spacing w:before="18" w:line="123" w:lineRule="exact"/>
                  <w:ind w:left="1" w:right="8"/>
                </w:pPr>
              </w:pPrChange>
            </w:pPr>
            <w:del w:id="799" w:author="Mohamed SALEM" w:date="2024-01-16T13:21:00Z">
              <w:r w:rsidDel="00673F97">
                <w:rPr>
                  <w:spacing w:val="-4"/>
                  <w:sz w:val="13"/>
                </w:rPr>
                <w:delText>4.02</w:delText>
              </w:r>
            </w:del>
          </w:p>
        </w:tc>
        <w:tc>
          <w:tcPr>
            <w:tcW w:w="666" w:type="dxa"/>
          </w:tcPr>
          <w:p w14:paraId="677191EB" w14:textId="44C6C183" w:rsidR="00D62403" w:rsidDel="00673F97" w:rsidRDefault="00D62403" w:rsidP="000407AE">
            <w:pPr>
              <w:pStyle w:val="BodyText"/>
              <w:spacing w:before="126" w:line="314" w:lineRule="auto"/>
              <w:ind w:left="540" w:right="417"/>
              <w:jc w:val="both"/>
              <w:rPr>
                <w:del w:id="800" w:author="Mohamed SALEM" w:date="2024-01-16T13:21:00Z"/>
                <w:sz w:val="13"/>
              </w:rPr>
              <w:pPrChange w:id="801" w:author="Mohamed SALEM" w:date="2024-01-16T13:21:00Z">
                <w:pPr>
                  <w:pStyle w:val="TableParagraph"/>
                  <w:spacing w:before="18" w:line="123" w:lineRule="exact"/>
                  <w:ind w:left="25" w:right="23"/>
                </w:pPr>
              </w:pPrChange>
            </w:pPr>
            <w:del w:id="802" w:author="Mohamed SALEM" w:date="2024-01-16T13:21:00Z">
              <w:r w:rsidDel="00673F97">
                <w:rPr>
                  <w:spacing w:val="-4"/>
                  <w:sz w:val="13"/>
                </w:rPr>
                <w:delText>4.00</w:delText>
              </w:r>
            </w:del>
          </w:p>
        </w:tc>
        <w:tc>
          <w:tcPr>
            <w:tcW w:w="583" w:type="dxa"/>
          </w:tcPr>
          <w:p w14:paraId="0AF7E2A1" w14:textId="3F583266" w:rsidR="00D62403" w:rsidDel="00673F97" w:rsidRDefault="00D62403" w:rsidP="000407AE">
            <w:pPr>
              <w:pStyle w:val="BodyText"/>
              <w:spacing w:before="126" w:line="314" w:lineRule="auto"/>
              <w:ind w:left="540" w:right="417"/>
              <w:jc w:val="both"/>
              <w:rPr>
                <w:del w:id="803" w:author="Mohamed SALEM" w:date="2024-01-16T13:21:00Z"/>
                <w:sz w:val="13"/>
              </w:rPr>
              <w:pPrChange w:id="804" w:author="Mohamed SALEM" w:date="2024-01-16T13:21:00Z">
                <w:pPr>
                  <w:pStyle w:val="TableParagraph"/>
                  <w:spacing w:before="18" w:line="123" w:lineRule="exact"/>
                  <w:ind w:left="15" w:right="1"/>
                </w:pPr>
              </w:pPrChange>
            </w:pPr>
            <w:del w:id="805" w:author="Mohamed SALEM" w:date="2024-01-16T13:21:00Z">
              <w:r w:rsidDel="00673F97">
                <w:rPr>
                  <w:spacing w:val="-2"/>
                  <w:sz w:val="13"/>
                </w:rPr>
                <w:delText>-</w:delText>
              </w:r>
              <w:r w:rsidDel="00673F97">
                <w:rPr>
                  <w:spacing w:val="-4"/>
                  <w:sz w:val="13"/>
                </w:rPr>
                <w:delText>0.02</w:delText>
              </w:r>
            </w:del>
          </w:p>
        </w:tc>
        <w:tc>
          <w:tcPr>
            <w:tcW w:w="655" w:type="dxa"/>
          </w:tcPr>
          <w:p w14:paraId="62BDF06F" w14:textId="4854E219" w:rsidR="00D62403" w:rsidDel="00673F97" w:rsidRDefault="00D62403" w:rsidP="000407AE">
            <w:pPr>
              <w:pStyle w:val="BodyText"/>
              <w:spacing w:before="126" w:line="314" w:lineRule="auto"/>
              <w:ind w:left="540" w:right="417"/>
              <w:jc w:val="both"/>
              <w:rPr>
                <w:del w:id="806" w:author="Mohamed SALEM" w:date="2024-01-16T13:21:00Z"/>
                <w:sz w:val="13"/>
              </w:rPr>
              <w:pPrChange w:id="807" w:author="Mohamed SALEM" w:date="2024-01-16T13:21:00Z">
                <w:pPr>
                  <w:pStyle w:val="TableParagraph"/>
                  <w:spacing w:before="18" w:line="123" w:lineRule="exact"/>
                  <w:ind w:left="1" w:right="2"/>
                </w:pPr>
              </w:pPrChange>
            </w:pPr>
            <w:del w:id="808" w:author="Mohamed SALEM" w:date="2024-01-16T13:21:00Z">
              <w:r w:rsidDel="00673F97">
                <w:rPr>
                  <w:spacing w:val="-4"/>
                  <w:w w:val="105"/>
                  <w:sz w:val="13"/>
                </w:rPr>
                <w:delText>3.74</w:delText>
              </w:r>
            </w:del>
          </w:p>
        </w:tc>
        <w:tc>
          <w:tcPr>
            <w:tcW w:w="665" w:type="dxa"/>
          </w:tcPr>
          <w:p w14:paraId="2BBDCA23" w14:textId="7866CF00" w:rsidR="00D62403" w:rsidDel="00673F97" w:rsidRDefault="00D62403" w:rsidP="000407AE">
            <w:pPr>
              <w:pStyle w:val="BodyText"/>
              <w:spacing w:before="126" w:line="314" w:lineRule="auto"/>
              <w:ind w:left="540" w:right="417"/>
              <w:jc w:val="both"/>
              <w:rPr>
                <w:del w:id="809" w:author="Mohamed SALEM" w:date="2024-01-16T13:21:00Z"/>
                <w:sz w:val="13"/>
              </w:rPr>
              <w:pPrChange w:id="810" w:author="Mohamed SALEM" w:date="2024-01-16T13:21:00Z">
                <w:pPr>
                  <w:pStyle w:val="TableParagraph"/>
                  <w:spacing w:before="18" w:line="123" w:lineRule="exact"/>
                  <w:ind w:left="10" w:right="1"/>
                </w:pPr>
              </w:pPrChange>
            </w:pPr>
            <w:del w:id="811" w:author="Mohamed SALEM" w:date="2024-01-16T13:21:00Z">
              <w:r w:rsidDel="00673F97">
                <w:rPr>
                  <w:spacing w:val="-4"/>
                  <w:sz w:val="13"/>
                </w:rPr>
                <w:delText>3.70</w:delText>
              </w:r>
            </w:del>
          </w:p>
        </w:tc>
        <w:tc>
          <w:tcPr>
            <w:tcW w:w="582" w:type="dxa"/>
          </w:tcPr>
          <w:p w14:paraId="2B006533" w14:textId="1DD22083" w:rsidR="00D62403" w:rsidDel="00673F97" w:rsidRDefault="00D62403" w:rsidP="000407AE">
            <w:pPr>
              <w:pStyle w:val="BodyText"/>
              <w:spacing w:before="126" w:line="314" w:lineRule="auto"/>
              <w:ind w:left="540" w:right="417"/>
              <w:jc w:val="both"/>
              <w:rPr>
                <w:del w:id="812" w:author="Mohamed SALEM" w:date="2024-01-16T13:21:00Z"/>
                <w:sz w:val="13"/>
              </w:rPr>
              <w:pPrChange w:id="813" w:author="Mohamed SALEM" w:date="2024-01-16T13:21:00Z">
                <w:pPr>
                  <w:pStyle w:val="TableParagraph"/>
                  <w:spacing w:before="18" w:line="123" w:lineRule="exact"/>
                  <w:ind w:left="25" w:right="1"/>
                </w:pPr>
              </w:pPrChange>
            </w:pPr>
            <w:del w:id="814" w:author="Mohamed SALEM" w:date="2024-01-16T13:21:00Z">
              <w:r w:rsidDel="00673F97">
                <w:rPr>
                  <w:spacing w:val="-2"/>
                  <w:sz w:val="13"/>
                </w:rPr>
                <w:delText>-</w:delText>
              </w:r>
              <w:r w:rsidDel="00673F97">
                <w:rPr>
                  <w:spacing w:val="-4"/>
                  <w:sz w:val="13"/>
                </w:rPr>
                <w:delText>0.03</w:delText>
              </w:r>
            </w:del>
          </w:p>
        </w:tc>
      </w:tr>
      <w:tr w:rsidR="00D62403" w:rsidDel="00673F97" w14:paraId="56BCF91F" w14:textId="5A058499">
        <w:trPr>
          <w:trHeight w:val="161"/>
          <w:del w:id="815" w:author="Mohamed SALEM" w:date="2024-01-16T13:21:00Z"/>
        </w:trPr>
        <w:tc>
          <w:tcPr>
            <w:tcW w:w="4294" w:type="dxa"/>
          </w:tcPr>
          <w:p w14:paraId="653DB986" w14:textId="795CFAE1" w:rsidR="00D62403" w:rsidDel="00673F97" w:rsidRDefault="00D62403" w:rsidP="000407AE">
            <w:pPr>
              <w:pStyle w:val="BodyText"/>
              <w:spacing w:before="126" w:line="314" w:lineRule="auto"/>
              <w:ind w:left="540" w:right="417"/>
              <w:jc w:val="both"/>
              <w:rPr>
                <w:del w:id="816" w:author="Mohamed SALEM" w:date="2024-01-16T13:21:00Z"/>
                <w:sz w:val="13"/>
              </w:rPr>
              <w:pPrChange w:id="817" w:author="Mohamed SALEM" w:date="2024-01-16T13:21:00Z">
                <w:pPr>
                  <w:pStyle w:val="TableParagraph"/>
                  <w:spacing w:before="18" w:line="123" w:lineRule="exact"/>
                  <w:ind w:right="146"/>
                  <w:jc w:val="right"/>
                </w:pPr>
              </w:pPrChange>
            </w:pPr>
            <w:del w:id="818" w:author="Mohamed SALEM" w:date="2024-01-16T13:21:00Z">
              <w:r w:rsidDel="00673F97">
                <w:rPr>
                  <w:spacing w:val="-2"/>
                  <w:w w:val="110"/>
                  <w:sz w:val="13"/>
                </w:rPr>
                <w:delText>(1.79)</w:delText>
              </w:r>
            </w:del>
          </w:p>
        </w:tc>
        <w:tc>
          <w:tcPr>
            <w:tcW w:w="667" w:type="dxa"/>
          </w:tcPr>
          <w:p w14:paraId="0C034697" w14:textId="5E41DBBE" w:rsidR="00D62403" w:rsidDel="00673F97" w:rsidRDefault="00D62403" w:rsidP="000407AE">
            <w:pPr>
              <w:pStyle w:val="BodyText"/>
              <w:spacing w:before="126" w:line="314" w:lineRule="auto"/>
              <w:ind w:left="540" w:right="417"/>
              <w:jc w:val="both"/>
              <w:rPr>
                <w:del w:id="819" w:author="Mohamed SALEM" w:date="2024-01-16T13:21:00Z"/>
                <w:sz w:val="13"/>
              </w:rPr>
              <w:pPrChange w:id="820" w:author="Mohamed SALEM" w:date="2024-01-16T13:21:00Z">
                <w:pPr>
                  <w:pStyle w:val="TableParagraph"/>
                  <w:spacing w:before="18" w:line="123" w:lineRule="exact"/>
                </w:pPr>
              </w:pPrChange>
            </w:pPr>
            <w:del w:id="821" w:author="Mohamed SALEM" w:date="2024-01-16T13:21:00Z">
              <w:r w:rsidDel="00673F97">
                <w:rPr>
                  <w:spacing w:val="-2"/>
                  <w:w w:val="110"/>
                  <w:sz w:val="13"/>
                </w:rPr>
                <w:delText>(1.64)</w:delText>
              </w:r>
            </w:del>
          </w:p>
        </w:tc>
        <w:tc>
          <w:tcPr>
            <w:tcW w:w="584" w:type="dxa"/>
          </w:tcPr>
          <w:p w14:paraId="74B7BA76" w14:textId="237E0D67" w:rsidR="00D62403" w:rsidDel="00673F97" w:rsidRDefault="00D62403" w:rsidP="000407AE">
            <w:pPr>
              <w:pStyle w:val="BodyText"/>
              <w:spacing w:before="126" w:line="314" w:lineRule="auto"/>
              <w:ind w:left="540" w:right="417"/>
              <w:jc w:val="both"/>
              <w:rPr>
                <w:del w:id="822" w:author="Mohamed SALEM" w:date="2024-01-16T13:21:00Z"/>
                <w:sz w:val="13"/>
              </w:rPr>
              <w:pPrChange w:id="823" w:author="Mohamed SALEM" w:date="2024-01-16T13:21:00Z">
                <w:pPr>
                  <w:pStyle w:val="TableParagraph"/>
                  <w:spacing w:before="18" w:line="123" w:lineRule="exact"/>
                  <w:ind w:left="11" w:right="1"/>
                </w:pPr>
              </w:pPrChange>
            </w:pPr>
            <w:del w:id="824" w:author="Mohamed SALEM" w:date="2024-01-16T13:21:00Z">
              <w:r w:rsidDel="00673F97">
                <w:rPr>
                  <w:spacing w:val="-2"/>
                  <w:w w:val="105"/>
                  <w:sz w:val="13"/>
                </w:rPr>
                <w:delText>(0.57)</w:delText>
              </w:r>
            </w:del>
          </w:p>
        </w:tc>
        <w:tc>
          <w:tcPr>
            <w:tcW w:w="656" w:type="dxa"/>
          </w:tcPr>
          <w:p w14:paraId="47793621" w14:textId="467CBE64" w:rsidR="00D62403" w:rsidDel="00673F97" w:rsidRDefault="00D62403" w:rsidP="000407AE">
            <w:pPr>
              <w:pStyle w:val="BodyText"/>
              <w:spacing w:before="126" w:line="314" w:lineRule="auto"/>
              <w:ind w:left="540" w:right="417"/>
              <w:jc w:val="both"/>
              <w:rPr>
                <w:del w:id="825" w:author="Mohamed SALEM" w:date="2024-01-16T13:21:00Z"/>
                <w:sz w:val="13"/>
              </w:rPr>
              <w:pPrChange w:id="826" w:author="Mohamed SALEM" w:date="2024-01-16T13:21:00Z">
                <w:pPr>
                  <w:pStyle w:val="TableParagraph"/>
                  <w:spacing w:before="18" w:line="123" w:lineRule="exact"/>
                  <w:ind w:left="1" w:right="8"/>
                </w:pPr>
              </w:pPrChange>
            </w:pPr>
            <w:del w:id="827" w:author="Mohamed SALEM" w:date="2024-01-16T13:21:00Z">
              <w:r w:rsidDel="00673F97">
                <w:rPr>
                  <w:spacing w:val="-2"/>
                  <w:w w:val="105"/>
                  <w:sz w:val="13"/>
                </w:rPr>
                <w:delText>(2.94)</w:delText>
              </w:r>
            </w:del>
          </w:p>
        </w:tc>
        <w:tc>
          <w:tcPr>
            <w:tcW w:w="666" w:type="dxa"/>
          </w:tcPr>
          <w:p w14:paraId="101E742C" w14:textId="49841FC6" w:rsidR="00D62403" w:rsidDel="00673F97" w:rsidRDefault="00D62403" w:rsidP="000407AE">
            <w:pPr>
              <w:pStyle w:val="BodyText"/>
              <w:spacing w:before="126" w:line="314" w:lineRule="auto"/>
              <w:ind w:left="540" w:right="417"/>
              <w:jc w:val="both"/>
              <w:rPr>
                <w:del w:id="828" w:author="Mohamed SALEM" w:date="2024-01-16T13:21:00Z"/>
                <w:sz w:val="13"/>
              </w:rPr>
              <w:pPrChange w:id="829" w:author="Mohamed SALEM" w:date="2024-01-16T13:21:00Z">
                <w:pPr>
                  <w:pStyle w:val="TableParagraph"/>
                  <w:spacing w:before="18" w:line="123" w:lineRule="exact"/>
                  <w:ind w:left="25" w:right="24"/>
                </w:pPr>
              </w:pPrChange>
            </w:pPr>
            <w:del w:id="830" w:author="Mohamed SALEM" w:date="2024-01-16T13:21:00Z">
              <w:r w:rsidDel="00673F97">
                <w:rPr>
                  <w:spacing w:val="-2"/>
                  <w:w w:val="105"/>
                  <w:sz w:val="13"/>
                </w:rPr>
                <w:delText>(2.97)</w:delText>
              </w:r>
            </w:del>
          </w:p>
        </w:tc>
        <w:tc>
          <w:tcPr>
            <w:tcW w:w="583" w:type="dxa"/>
          </w:tcPr>
          <w:p w14:paraId="7B5B69D6" w14:textId="2E89B8C6" w:rsidR="00D62403" w:rsidDel="00673F97" w:rsidRDefault="00D62403" w:rsidP="000407AE">
            <w:pPr>
              <w:pStyle w:val="BodyText"/>
              <w:spacing w:before="126" w:line="314" w:lineRule="auto"/>
              <w:ind w:left="540" w:right="417"/>
              <w:jc w:val="both"/>
              <w:rPr>
                <w:del w:id="831" w:author="Mohamed SALEM" w:date="2024-01-16T13:21:00Z"/>
                <w:sz w:val="13"/>
              </w:rPr>
              <w:pPrChange w:id="832" w:author="Mohamed SALEM" w:date="2024-01-16T13:21:00Z">
                <w:pPr>
                  <w:pStyle w:val="TableParagraph"/>
                  <w:spacing w:before="18" w:line="123" w:lineRule="exact"/>
                  <w:ind w:left="15" w:right="1"/>
                </w:pPr>
              </w:pPrChange>
            </w:pPr>
            <w:del w:id="833" w:author="Mohamed SALEM" w:date="2024-01-16T13:21:00Z">
              <w:r w:rsidDel="00673F97">
                <w:rPr>
                  <w:spacing w:val="-2"/>
                  <w:w w:val="105"/>
                  <w:sz w:val="13"/>
                </w:rPr>
                <w:delText>(0.92)</w:delText>
              </w:r>
            </w:del>
          </w:p>
        </w:tc>
        <w:tc>
          <w:tcPr>
            <w:tcW w:w="655" w:type="dxa"/>
          </w:tcPr>
          <w:p w14:paraId="7CF83D3C" w14:textId="4620B996" w:rsidR="00D62403" w:rsidDel="00673F97" w:rsidRDefault="00D62403" w:rsidP="000407AE">
            <w:pPr>
              <w:pStyle w:val="BodyText"/>
              <w:spacing w:before="126" w:line="314" w:lineRule="auto"/>
              <w:ind w:left="540" w:right="417"/>
              <w:jc w:val="both"/>
              <w:rPr>
                <w:del w:id="834" w:author="Mohamed SALEM" w:date="2024-01-16T13:21:00Z"/>
                <w:sz w:val="13"/>
              </w:rPr>
              <w:pPrChange w:id="835" w:author="Mohamed SALEM" w:date="2024-01-16T13:21:00Z">
                <w:pPr>
                  <w:pStyle w:val="TableParagraph"/>
                  <w:spacing w:before="18" w:line="123" w:lineRule="exact"/>
                  <w:ind w:right="2"/>
                </w:pPr>
              </w:pPrChange>
            </w:pPr>
            <w:del w:id="836" w:author="Mohamed SALEM" w:date="2024-01-16T13:21:00Z">
              <w:r w:rsidDel="00673F97">
                <w:rPr>
                  <w:spacing w:val="-2"/>
                  <w:w w:val="105"/>
                  <w:sz w:val="13"/>
                </w:rPr>
                <w:delText>(2.68)</w:delText>
              </w:r>
            </w:del>
          </w:p>
        </w:tc>
        <w:tc>
          <w:tcPr>
            <w:tcW w:w="665" w:type="dxa"/>
          </w:tcPr>
          <w:p w14:paraId="5A5228CC" w14:textId="74F25072" w:rsidR="00D62403" w:rsidDel="00673F97" w:rsidRDefault="00D62403" w:rsidP="000407AE">
            <w:pPr>
              <w:pStyle w:val="BodyText"/>
              <w:spacing w:before="126" w:line="314" w:lineRule="auto"/>
              <w:ind w:left="540" w:right="417"/>
              <w:jc w:val="both"/>
              <w:rPr>
                <w:del w:id="837" w:author="Mohamed SALEM" w:date="2024-01-16T13:21:00Z"/>
                <w:sz w:val="13"/>
              </w:rPr>
              <w:pPrChange w:id="838" w:author="Mohamed SALEM" w:date="2024-01-16T13:21:00Z">
                <w:pPr>
                  <w:pStyle w:val="TableParagraph"/>
                  <w:spacing w:before="18" w:line="123" w:lineRule="exact"/>
                  <w:ind w:left="10" w:right="1"/>
                </w:pPr>
              </w:pPrChange>
            </w:pPr>
            <w:del w:id="839" w:author="Mohamed SALEM" w:date="2024-01-16T13:21:00Z">
              <w:r w:rsidDel="00673F97">
                <w:rPr>
                  <w:spacing w:val="-2"/>
                  <w:w w:val="105"/>
                  <w:sz w:val="13"/>
                </w:rPr>
                <w:delText>(2.68)</w:delText>
              </w:r>
            </w:del>
          </w:p>
        </w:tc>
        <w:tc>
          <w:tcPr>
            <w:tcW w:w="582" w:type="dxa"/>
          </w:tcPr>
          <w:p w14:paraId="1CF3F9A5" w14:textId="502296F1" w:rsidR="00D62403" w:rsidDel="00673F97" w:rsidRDefault="00D62403" w:rsidP="000407AE">
            <w:pPr>
              <w:pStyle w:val="BodyText"/>
              <w:spacing w:before="126" w:line="314" w:lineRule="auto"/>
              <w:ind w:left="540" w:right="417"/>
              <w:jc w:val="both"/>
              <w:rPr>
                <w:del w:id="840" w:author="Mohamed SALEM" w:date="2024-01-16T13:21:00Z"/>
                <w:sz w:val="13"/>
              </w:rPr>
              <w:pPrChange w:id="841" w:author="Mohamed SALEM" w:date="2024-01-16T13:21:00Z">
                <w:pPr>
                  <w:pStyle w:val="TableParagraph"/>
                  <w:spacing w:before="18" w:line="123" w:lineRule="exact"/>
                  <w:ind w:left="25" w:right="2"/>
                </w:pPr>
              </w:pPrChange>
            </w:pPr>
            <w:del w:id="842" w:author="Mohamed SALEM" w:date="2024-01-16T13:21:00Z">
              <w:r w:rsidDel="00673F97">
                <w:rPr>
                  <w:spacing w:val="-2"/>
                  <w:w w:val="105"/>
                  <w:sz w:val="13"/>
                </w:rPr>
                <w:delText>(0.78)</w:delText>
              </w:r>
            </w:del>
          </w:p>
        </w:tc>
      </w:tr>
      <w:tr w:rsidR="00D62403" w:rsidDel="00673F97" w14:paraId="086DB29D" w14:textId="4995D049">
        <w:trPr>
          <w:trHeight w:val="161"/>
          <w:del w:id="843" w:author="Mohamed SALEM" w:date="2024-01-16T13:21:00Z"/>
        </w:trPr>
        <w:tc>
          <w:tcPr>
            <w:tcW w:w="4294" w:type="dxa"/>
          </w:tcPr>
          <w:p w14:paraId="2AADED5C" w14:textId="4D3276E9" w:rsidR="00D62403" w:rsidDel="00673F97" w:rsidRDefault="00D62403" w:rsidP="000407AE">
            <w:pPr>
              <w:pStyle w:val="BodyText"/>
              <w:spacing w:before="126" w:line="314" w:lineRule="auto"/>
              <w:ind w:left="540" w:right="417"/>
              <w:jc w:val="both"/>
              <w:rPr>
                <w:del w:id="844" w:author="Mohamed SALEM" w:date="2024-01-16T13:21:00Z"/>
                <w:sz w:val="13"/>
              </w:rPr>
              <w:pPrChange w:id="845" w:author="Mohamed SALEM" w:date="2024-01-16T13:21:00Z">
                <w:pPr>
                  <w:pStyle w:val="TableParagraph"/>
                  <w:tabs>
                    <w:tab w:val="right" w:pos="4089"/>
                  </w:tabs>
                  <w:spacing w:before="18" w:line="123" w:lineRule="exact"/>
                  <w:ind w:left="102"/>
                  <w:jc w:val="left"/>
                </w:pPr>
              </w:pPrChange>
            </w:pPr>
            <w:del w:id="846" w:author="Mohamed SALEM" w:date="2024-01-16T13:21:00Z">
              <w:r w:rsidDel="00673F97">
                <w:rPr>
                  <w:sz w:val="13"/>
                </w:rPr>
                <w:delText>Household</w:delText>
              </w:r>
              <w:r w:rsidDel="00673F97">
                <w:rPr>
                  <w:spacing w:val="41"/>
                  <w:sz w:val="13"/>
                </w:rPr>
                <w:delText xml:space="preserve"> </w:delText>
              </w:r>
              <w:r w:rsidDel="00673F97">
                <w:rPr>
                  <w:sz w:val="13"/>
                </w:rPr>
                <w:delText>has</w:delText>
              </w:r>
              <w:r w:rsidDel="00673F97">
                <w:rPr>
                  <w:spacing w:val="41"/>
                  <w:sz w:val="13"/>
                </w:rPr>
                <w:delText xml:space="preserve"> </w:delText>
              </w:r>
              <w:r w:rsidDel="00673F97">
                <w:rPr>
                  <w:sz w:val="13"/>
                </w:rPr>
                <w:delText>impoverished</w:delText>
              </w:r>
              <w:r w:rsidDel="00673F97">
                <w:rPr>
                  <w:spacing w:val="42"/>
                  <w:sz w:val="13"/>
                </w:rPr>
                <w:delText xml:space="preserve"> </w:delText>
              </w:r>
              <w:r w:rsidDel="00673F97">
                <w:rPr>
                  <w:spacing w:val="-4"/>
                  <w:sz w:val="13"/>
                </w:rPr>
                <w:delText>roof</w:delText>
              </w:r>
              <w:r w:rsidDel="00673F97">
                <w:rPr>
                  <w:rFonts w:ascii="Times New Roman"/>
                  <w:sz w:val="13"/>
                </w:rPr>
                <w:tab/>
              </w:r>
              <w:r w:rsidDel="00673F97">
                <w:rPr>
                  <w:spacing w:val="-4"/>
                  <w:sz w:val="13"/>
                </w:rPr>
                <w:delText>0.67</w:delText>
              </w:r>
            </w:del>
          </w:p>
        </w:tc>
        <w:tc>
          <w:tcPr>
            <w:tcW w:w="667" w:type="dxa"/>
          </w:tcPr>
          <w:p w14:paraId="6D77A6C1" w14:textId="7CB5650A" w:rsidR="00D62403" w:rsidDel="00673F97" w:rsidRDefault="00D62403" w:rsidP="000407AE">
            <w:pPr>
              <w:pStyle w:val="BodyText"/>
              <w:spacing w:before="126" w:line="314" w:lineRule="auto"/>
              <w:ind w:left="540" w:right="417"/>
              <w:jc w:val="both"/>
              <w:rPr>
                <w:del w:id="847" w:author="Mohamed SALEM" w:date="2024-01-16T13:21:00Z"/>
                <w:sz w:val="13"/>
              </w:rPr>
              <w:pPrChange w:id="848" w:author="Mohamed SALEM" w:date="2024-01-16T13:21:00Z">
                <w:pPr>
                  <w:pStyle w:val="TableParagraph"/>
                  <w:spacing w:before="18" w:line="123" w:lineRule="exact"/>
                </w:pPr>
              </w:pPrChange>
            </w:pPr>
            <w:del w:id="849" w:author="Mohamed SALEM" w:date="2024-01-16T13:21:00Z">
              <w:r w:rsidDel="00673F97">
                <w:rPr>
                  <w:spacing w:val="-4"/>
                  <w:sz w:val="13"/>
                </w:rPr>
                <w:delText>0.66</w:delText>
              </w:r>
            </w:del>
          </w:p>
        </w:tc>
        <w:tc>
          <w:tcPr>
            <w:tcW w:w="584" w:type="dxa"/>
          </w:tcPr>
          <w:p w14:paraId="22452D21" w14:textId="3CB7C2C5" w:rsidR="00D62403" w:rsidDel="00673F97" w:rsidRDefault="00D62403" w:rsidP="000407AE">
            <w:pPr>
              <w:pStyle w:val="BodyText"/>
              <w:spacing w:before="126" w:line="314" w:lineRule="auto"/>
              <w:ind w:left="540" w:right="417"/>
              <w:jc w:val="both"/>
              <w:rPr>
                <w:del w:id="850" w:author="Mohamed SALEM" w:date="2024-01-16T13:21:00Z"/>
                <w:sz w:val="13"/>
              </w:rPr>
              <w:pPrChange w:id="851" w:author="Mohamed SALEM" w:date="2024-01-16T13:21:00Z">
                <w:pPr>
                  <w:pStyle w:val="TableParagraph"/>
                  <w:spacing w:before="18" w:line="123" w:lineRule="exact"/>
                  <w:ind w:left="11"/>
                </w:pPr>
              </w:pPrChange>
            </w:pPr>
            <w:del w:id="852" w:author="Mohamed SALEM" w:date="2024-01-16T13:21:00Z">
              <w:r w:rsidDel="00673F97">
                <w:rPr>
                  <w:sz w:val="13"/>
                </w:rPr>
                <w:delText>-</w:delText>
              </w:r>
              <w:r w:rsidDel="00673F97">
                <w:rPr>
                  <w:spacing w:val="-4"/>
                  <w:sz w:val="13"/>
                </w:rPr>
                <w:delText>0.01</w:delText>
              </w:r>
            </w:del>
          </w:p>
        </w:tc>
        <w:tc>
          <w:tcPr>
            <w:tcW w:w="656" w:type="dxa"/>
          </w:tcPr>
          <w:p w14:paraId="52E11DEF" w14:textId="55C0979C" w:rsidR="00D62403" w:rsidDel="00673F97" w:rsidRDefault="00D62403" w:rsidP="000407AE">
            <w:pPr>
              <w:pStyle w:val="BodyText"/>
              <w:spacing w:before="126" w:line="314" w:lineRule="auto"/>
              <w:ind w:left="540" w:right="417"/>
              <w:jc w:val="both"/>
              <w:rPr>
                <w:del w:id="853" w:author="Mohamed SALEM" w:date="2024-01-16T13:21:00Z"/>
                <w:sz w:val="13"/>
              </w:rPr>
              <w:pPrChange w:id="854" w:author="Mohamed SALEM" w:date="2024-01-16T13:21:00Z">
                <w:pPr>
                  <w:pStyle w:val="TableParagraph"/>
                  <w:spacing w:before="18" w:line="123" w:lineRule="exact"/>
                  <w:ind w:left="1" w:right="8"/>
                </w:pPr>
              </w:pPrChange>
            </w:pPr>
            <w:del w:id="855" w:author="Mohamed SALEM" w:date="2024-01-16T13:21:00Z">
              <w:r w:rsidDel="00673F97">
                <w:rPr>
                  <w:spacing w:val="-4"/>
                  <w:sz w:val="13"/>
                </w:rPr>
                <w:delText>0.85</w:delText>
              </w:r>
            </w:del>
          </w:p>
        </w:tc>
        <w:tc>
          <w:tcPr>
            <w:tcW w:w="666" w:type="dxa"/>
          </w:tcPr>
          <w:p w14:paraId="21463696" w14:textId="07BBF00E" w:rsidR="00D62403" w:rsidDel="00673F97" w:rsidRDefault="00D62403" w:rsidP="000407AE">
            <w:pPr>
              <w:pStyle w:val="BodyText"/>
              <w:spacing w:before="126" w:line="314" w:lineRule="auto"/>
              <w:ind w:left="540" w:right="417"/>
              <w:jc w:val="both"/>
              <w:rPr>
                <w:del w:id="856" w:author="Mohamed SALEM" w:date="2024-01-16T13:21:00Z"/>
                <w:sz w:val="13"/>
              </w:rPr>
              <w:pPrChange w:id="857" w:author="Mohamed SALEM" w:date="2024-01-16T13:21:00Z">
                <w:pPr>
                  <w:pStyle w:val="TableParagraph"/>
                  <w:spacing w:before="18" w:line="123" w:lineRule="exact"/>
                  <w:ind w:left="25" w:right="23"/>
                </w:pPr>
              </w:pPrChange>
            </w:pPr>
            <w:del w:id="858" w:author="Mohamed SALEM" w:date="2024-01-16T13:21:00Z">
              <w:r w:rsidDel="00673F97">
                <w:rPr>
                  <w:spacing w:val="-4"/>
                  <w:sz w:val="13"/>
                </w:rPr>
                <w:delText>0.86</w:delText>
              </w:r>
            </w:del>
          </w:p>
        </w:tc>
        <w:tc>
          <w:tcPr>
            <w:tcW w:w="583" w:type="dxa"/>
          </w:tcPr>
          <w:p w14:paraId="1DA8ED63" w14:textId="0405B7F0" w:rsidR="00D62403" w:rsidDel="00673F97" w:rsidRDefault="00D62403" w:rsidP="000407AE">
            <w:pPr>
              <w:pStyle w:val="BodyText"/>
              <w:spacing w:before="126" w:line="314" w:lineRule="auto"/>
              <w:ind w:left="540" w:right="417"/>
              <w:jc w:val="both"/>
              <w:rPr>
                <w:del w:id="859" w:author="Mohamed SALEM" w:date="2024-01-16T13:21:00Z"/>
                <w:sz w:val="13"/>
              </w:rPr>
              <w:pPrChange w:id="860" w:author="Mohamed SALEM" w:date="2024-01-16T13:21:00Z">
                <w:pPr>
                  <w:pStyle w:val="TableParagraph"/>
                  <w:spacing w:before="18" w:line="123" w:lineRule="exact"/>
                  <w:ind w:left="15" w:right="1"/>
                </w:pPr>
              </w:pPrChange>
            </w:pPr>
            <w:del w:id="861" w:author="Mohamed SALEM" w:date="2024-01-16T13:21:00Z">
              <w:r w:rsidDel="00673F97">
                <w:rPr>
                  <w:spacing w:val="-4"/>
                  <w:sz w:val="13"/>
                </w:rPr>
                <w:delText>0.01</w:delText>
              </w:r>
            </w:del>
          </w:p>
        </w:tc>
        <w:tc>
          <w:tcPr>
            <w:tcW w:w="655" w:type="dxa"/>
          </w:tcPr>
          <w:p w14:paraId="74A7C115" w14:textId="1E404116" w:rsidR="00D62403" w:rsidDel="00673F97" w:rsidRDefault="00D62403" w:rsidP="000407AE">
            <w:pPr>
              <w:pStyle w:val="BodyText"/>
              <w:spacing w:before="126" w:line="314" w:lineRule="auto"/>
              <w:ind w:left="540" w:right="417"/>
              <w:jc w:val="both"/>
              <w:rPr>
                <w:del w:id="862" w:author="Mohamed SALEM" w:date="2024-01-16T13:21:00Z"/>
                <w:sz w:val="13"/>
              </w:rPr>
              <w:pPrChange w:id="863" w:author="Mohamed SALEM" w:date="2024-01-16T13:21:00Z">
                <w:pPr>
                  <w:pStyle w:val="TableParagraph"/>
                  <w:spacing w:before="18" w:line="123" w:lineRule="exact"/>
                  <w:ind w:left="1" w:right="2"/>
                </w:pPr>
              </w:pPrChange>
            </w:pPr>
            <w:del w:id="864" w:author="Mohamed SALEM" w:date="2024-01-16T13:21:00Z">
              <w:r w:rsidDel="00673F97">
                <w:rPr>
                  <w:spacing w:val="-4"/>
                  <w:sz w:val="13"/>
                </w:rPr>
                <w:delText>0.79</w:delText>
              </w:r>
            </w:del>
          </w:p>
        </w:tc>
        <w:tc>
          <w:tcPr>
            <w:tcW w:w="665" w:type="dxa"/>
          </w:tcPr>
          <w:p w14:paraId="62A745D4" w14:textId="042380A0" w:rsidR="00D62403" w:rsidDel="00673F97" w:rsidRDefault="00D62403" w:rsidP="000407AE">
            <w:pPr>
              <w:pStyle w:val="BodyText"/>
              <w:spacing w:before="126" w:line="314" w:lineRule="auto"/>
              <w:ind w:left="540" w:right="417"/>
              <w:jc w:val="both"/>
              <w:rPr>
                <w:del w:id="865" w:author="Mohamed SALEM" w:date="2024-01-16T13:21:00Z"/>
                <w:sz w:val="13"/>
              </w:rPr>
              <w:pPrChange w:id="866" w:author="Mohamed SALEM" w:date="2024-01-16T13:21:00Z">
                <w:pPr>
                  <w:pStyle w:val="TableParagraph"/>
                  <w:spacing w:before="18" w:line="123" w:lineRule="exact"/>
                  <w:ind w:left="10"/>
                </w:pPr>
              </w:pPrChange>
            </w:pPr>
            <w:del w:id="867" w:author="Mohamed SALEM" w:date="2024-01-16T13:21:00Z">
              <w:r w:rsidDel="00673F97">
                <w:rPr>
                  <w:spacing w:val="-4"/>
                  <w:sz w:val="13"/>
                </w:rPr>
                <w:delText>0.80</w:delText>
              </w:r>
            </w:del>
          </w:p>
        </w:tc>
        <w:tc>
          <w:tcPr>
            <w:tcW w:w="582" w:type="dxa"/>
          </w:tcPr>
          <w:p w14:paraId="462EB1F4" w14:textId="5E2842C1" w:rsidR="00D62403" w:rsidDel="00673F97" w:rsidRDefault="00D62403" w:rsidP="000407AE">
            <w:pPr>
              <w:pStyle w:val="BodyText"/>
              <w:spacing w:before="126" w:line="314" w:lineRule="auto"/>
              <w:ind w:left="540" w:right="417"/>
              <w:jc w:val="both"/>
              <w:rPr>
                <w:del w:id="868" w:author="Mohamed SALEM" w:date="2024-01-16T13:21:00Z"/>
                <w:sz w:val="13"/>
              </w:rPr>
              <w:pPrChange w:id="869" w:author="Mohamed SALEM" w:date="2024-01-16T13:21:00Z">
                <w:pPr>
                  <w:pStyle w:val="TableParagraph"/>
                  <w:spacing w:before="18" w:line="123" w:lineRule="exact"/>
                  <w:ind w:left="25" w:right="1"/>
                </w:pPr>
              </w:pPrChange>
            </w:pPr>
            <w:del w:id="870" w:author="Mohamed SALEM" w:date="2024-01-16T13:21:00Z">
              <w:r w:rsidDel="00673F97">
                <w:rPr>
                  <w:spacing w:val="-4"/>
                  <w:sz w:val="13"/>
                </w:rPr>
                <w:delText>0.00</w:delText>
              </w:r>
            </w:del>
          </w:p>
        </w:tc>
      </w:tr>
      <w:tr w:rsidR="00D62403" w:rsidDel="00673F97" w14:paraId="60CBB3E3" w14:textId="693DD630">
        <w:trPr>
          <w:trHeight w:val="161"/>
          <w:del w:id="871" w:author="Mohamed SALEM" w:date="2024-01-16T13:21:00Z"/>
        </w:trPr>
        <w:tc>
          <w:tcPr>
            <w:tcW w:w="4294" w:type="dxa"/>
          </w:tcPr>
          <w:p w14:paraId="7369E3C2" w14:textId="0E21939F" w:rsidR="00D62403" w:rsidDel="00673F97" w:rsidRDefault="00D62403" w:rsidP="000407AE">
            <w:pPr>
              <w:pStyle w:val="BodyText"/>
              <w:spacing w:before="126" w:line="314" w:lineRule="auto"/>
              <w:ind w:left="540" w:right="417"/>
              <w:jc w:val="both"/>
              <w:rPr>
                <w:del w:id="872" w:author="Mohamed SALEM" w:date="2024-01-16T13:21:00Z"/>
                <w:sz w:val="13"/>
              </w:rPr>
              <w:pPrChange w:id="873" w:author="Mohamed SALEM" w:date="2024-01-16T13:21:00Z">
                <w:pPr>
                  <w:pStyle w:val="TableParagraph"/>
                  <w:spacing w:before="18" w:line="123" w:lineRule="exact"/>
                  <w:ind w:right="146"/>
                  <w:jc w:val="right"/>
                </w:pPr>
              </w:pPrChange>
            </w:pPr>
            <w:del w:id="874" w:author="Mohamed SALEM" w:date="2024-01-16T13:21:00Z">
              <w:r w:rsidDel="00673F97">
                <w:rPr>
                  <w:spacing w:val="-2"/>
                  <w:w w:val="105"/>
                  <w:sz w:val="13"/>
                </w:rPr>
                <w:delText>(0.47)</w:delText>
              </w:r>
            </w:del>
          </w:p>
        </w:tc>
        <w:tc>
          <w:tcPr>
            <w:tcW w:w="667" w:type="dxa"/>
          </w:tcPr>
          <w:p w14:paraId="4053888E" w14:textId="71489757" w:rsidR="00D62403" w:rsidDel="00673F97" w:rsidRDefault="00D62403" w:rsidP="000407AE">
            <w:pPr>
              <w:pStyle w:val="BodyText"/>
              <w:spacing w:before="126" w:line="314" w:lineRule="auto"/>
              <w:ind w:left="540" w:right="417"/>
              <w:jc w:val="both"/>
              <w:rPr>
                <w:del w:id="875" w:author="Mohamed SALEM" w:date="2024-01-16T13:21:00Z"/>
                <w:sz w:val="13"/>
              </w:rPr>
              <w:pPrChange w:id="876" w:author="Mohamed SALEM" w:date="2024-01-16T13:21:00Z">
                <w:pPr>
                  <w:pStyle w:val="TableParagraph"/>
                  <w:spacing w:before="18" w:line="123" w:lineRule="exact"/>
                </w:pPr>
              </w:pPrChange>
            </w:pPr>
            <w:del w:id="877" w:author="Mohamed SALEM" w:date="2024-01-16T13:21:00Z">
              <w:r w:rsidDel="00673F97">
                <w:rPr>
                  <w:spacing w:val="-2"/>
                  <w:sz w:val="13"/>
                </w:rPr>
                <w:delText>(0.48)</w:delText>
              </w:r>
            </w:del>
          </w:p>
        </w:tc>
        <w:tc>
          <w:tcPr>
            <w:tcW w:w="584" w:type="dxa"/>
          </w:tcPr>
          <w:p w14:paraId="5FAA8BD2" w14:textId="00D8A8C0" w:rsidR="00D62403" w:rsidDel="00673F97" w:rsidRDefault="00D62403" w:rsidP="000407AE">
            <w:pPr>
              <w:pStyle w:val="BodyText"/>
              <w:spacing w:before="126" w:line="314" w:lineRule="auto"/>
              <w:ind w:left="540" w:right="417"/>
              <w:jc w:val="both"/>
              <w:rPr>
                <w:del w:id="878" w:author="Mohamed SALEM" w:date="2024-01-16T13:21:00Z"/>
                <w:sz w:val="13"/>
              </w:rPr>
              <w:pPrChange w:id="879" w:author="Mohamed SALEM" w:date="2024-01-16T13:21:00Z">
                <w:pPr>
                  <w:pStyle w:val="TableParagraph"/>
                  <w:spacing w:before="18" w:line="123" w:lineRule="exact"/>
                  <w:ind w:left="11" w:right="1"/>
                </w:pPr>
              </w:pPrChange>
            </w:pPr>
            <w:del w:id="880" w:author="Mohamed SALEM" w:date="2024-01-16T13:21:00Z">
              <w:r w:rsidDel="00673F97">
                <w:rPr>
                  <w:spacing w:val="-2"/>
                  <w:sz w:val="13"/>
                </w:rPr>
                <w:delText>(0.80)</w:delText>
              </w:r>
            </w:del>
          </w:p>
        </w:tc>
        <w:tc>
          <w:tcPr>
            <w:tcW w:w="656" w:type="dxa"/>
          </w:tcPr>
          <w:p w14:paraId="2CC2E822" w14:textId="161E0CCF" w:rsidR="00D62403" w:rsidDel="00673F97" w:rsidRDefault="00D62403" w:rsidP="000407AE">
            <w:pPr>
              <w:pStyle w:val="BodyText"/>
              <w:spacing w:before="126" w:line="314" w:lineRule="auto"/>
              <w:ind w:left="540" w:right="417"/>
              <w:jc w:val="both"/>
              <w:rPr>
                <w:del w:id="881" w:author="Mohamed SALEM" w:date="2024-01-16T13:21:00Z"/>
                <w:sz w:val="13"/>
              </w:rPr>
              <w:pPrChange w:id="882" w:author="Mohamed SALEM" w:date="2024-01-16T13:21:00Z">
                <w:pPr>
                  <w:pStyle w:val="TableParagraph"/>
                  <w:spacing w:before="18" w:line="123" w:lineRule="exact"/>
                  <w:ind w:left="1" w:right="8"/>
                </w:pPr>
              </w:pPrChange>
            </w:pPr>
            <w:del w:id="883" w:author="Mohamed SALEM" w:date="2024-01-16T13:21:00Z">
              <w:r w:rsidDel="00673F97">
                <w:rPr>
                  <w:spacing w:val="-2"/>
                  <w:w w:val="105"/>
                  <w:sz w:val="13"/>
                </w:rPr>
                <w:delText>(0.36)</w:delText>
              </w:r>
            </w:del>
          </w:p>
        </w:tc>
        <w:tc>
          <w:tcPr>
            <w:tcW w:w="666" w:type="dxa"/>
          </w:tcPr>
          <w:p w14:paraId="4C5028F5" w14:textId="7896A966" w:rsidR="00D62403" w:rsidDel="00673F97" w:rsidRDefault="00D62403" w:rsidP="000407AE">
            <w:pPr>
              <w:pStyle w:val="BodyText"/>
              <w:spacing w:before="126" w:line="314" w:lineRule="auto"/>
              <w:ind w:left="540" w:right="417"/>
              <w:jc w:val="both"/>
              <w:rPr>
                <w:del w:id="884" w:author="Mohamed SALEM" w:date="2024-01-16T13:21:00Z"/>
                <w:sz w:val="13"/>
              </w:rPr>
              <w:pPrChange w:id="885" w:author="Mohamed SALEM" w:date="2024-01-16T13:21:00Z">
                <w:pPr>
                  <w:pStyle w:val="TableParagraph"/>
                  <w:spacing w:before="18" w:line="123" w:lineRule="exact"/>
                  <w:ind w:left="25" w:right="24"/>
                </w:pPr>
              </w:pPrChange>
            </w:pPr>
            <w:del w:id="886" w:author="Mohamed SALEM" w:date="2024-01-16T13:21:00Z">
              <w:r w:rsidDel="00673F97">
                <w:rPr>
                  <w:spacing w:val="-2"/>
                  <w:w w:val="105"/>
                  <w:sz w:val="13"/>
                </w:rPr>
                <w:delText>(0.35)</w:delText>
              </w:r>
            </w:del>
          </w:p>
        </w:tc>
        <w:tc>
          <w:tcPr>
            <w:tcW w:w="583" w:type="dxa"/>
          </w:tcPr>
          <w:p w14:paraId="3A401938" w14:textId="26C5E150" w:rsidR="00D62403" w:rsidDel="00673F97" w:rsidRDefault="00D62403" w:rsidP="000407AE">
            <w:pPr>
              <w:pStyle w:val="BodyText"/>
              <w:spacing w:before="126" w:line="314" w:lineRule="auto"/>
              <w:ind w:left="540" w:right="417"/>
              <w:jc w:val="both"/>
              <w:rPr>
                <w:del w:id="887" w:author="Mohamed SALEM" w:date="2024-01-16T13:21:00Z"/>
                <w:sz w:val="13"/>
              </w:rPr>
              <w:pPrChange w:id="888" w:author="Mohamed SALEM" w:date="2024-01-16T13:21:00Z">
                <w:pPr>
                  <w:pStyle w:val="TableParagraph"/>
                  <w:spacing w:before="18" w:line="123" w:lineRule="exact"/>
                  <w:ind w:left="15" w:right="1"/>
                </w:pPr>
              </w:pPrChange>
            </w:pPr>
            <w:del w:id="889" w:author="Mohamed SALEM" w:date="2024-01-16T13:21:00Z">
              <w:r w:rsidDel="00673F97">
                <w:rPr>
                  <w:spacing w:val="-2"/>
                  <w:w w:val="105"/>
                  <w:sz w:val="13"/>
                </w:rPr>
                <w:delText>(0.57)</w:delText>
              </w:r>
            </w:del>
          </w:p>
        </w:tc>
        <w:tc>
          <w:tcPr>
            <w:tcW w:w="655" w:type="dxa"/>
          </w:tcPr>
          <w:p w14:paraId="4814477E" w14:textId="0906C705" w:rsidR="00D62403" w:rsidDel="00673F97" w:rsidRDefault="00D62403" w:rsidP="000407AE">
            <w:pPr>
              <w:pStyle w:val="BodyText"/>
              <w:spacing w:before="126" w:line="314" w:lineRule="auto"/>
              <w:ind w:left="540" w:right="417"/>
              <w:jc w:val="both"/>
              <w:rPr>
                <w:del w:id="890" w:author="Mohamed SALEM" w:date="2024-01-16T13:21:00Z"/>
                <w:sz w:val="13"/>
              </w:rPr>
              <w:pPrChange w:id="891" w:author="Mohamed SALEM" w:date="2024-01-16T13:21:00Z">
                <w:pPr>
                  <w:pStyle w:val="TableParagraph"/>
                  <w:spacing w:before="18" w:line="123" w:lineRule="exact"/>
                  <w:ind w:right="2"/>
                </w:pPr>
              </w:pPrChange>
            </w:pPr>
            <w:del w:id="892" w:author="Mohamed SALEM" w:date="2024-01-16T13:21:00Z">
              <w:r w:rsidDel="00673F97">
                <w:rPr>
                  <w:spacing w:val="-2"/>
                  <w:w w:val="110"/>
                  <w:sz w:val="13"/>
                </w:rPr>
                <w:delText>(0.41)</w:delText>
              </w:r>
            </w:del>
          </w:p>
        </w:tc>
        <w:tc>
          <w:tcPr>
            <w:tcW w:w="665" w:type="dxa"/>
          </w:tcPr>
          <w:p w14:paraId="4D0797EC" w14:textId="7C2ACD5B" w:rsidR="00D62403" w:rsidDel="00673F97" w:rsidRDefault="00D62403" w:rsidP="000407AE">
            <w:pPr>
              <w:pStyle w:val="BodyText"/>
              <w:spacing w:before="126" w:line="314" w:lineRule="auto"/>
              <w:ind w:left="540" w:right="417"/>
              <w:jc w:val="both"/>
              <w:rPr>
                <w:del w:id="893" w:author="Mohamed SALEM" w:date="2024-01-16T13:21:00Z"/>
                <w:sz w:val="13"/>
              </w:rPr>
              <w:pPrChange w:id="894" w:author="Mohamed SALEM" w:date="2024-01-16T13:21:00Z">
                <w:pPr>
                  <w:pStyle w:val="TableParagraph"/>
                  <w:spacing w:before="18" w:line="123" w:lineRule="exact"/>
                  <w:ind w:left="10" w:right="1"/>
                </w:pPr>
              </w:pPrChange>
            </w:pPr>
            <w:del w:id="895" w:author="Mohamed SALEM" w:date="2024-01-16T13:21:00Z">
              <w:r w:rsidDel="00673F97">
                <w:rPr>
                  <w:spacing w:val="-2"/>
                  <w:sz w:val="13"/>
                </w:rPr>
                <w:delText>(0.40)</w:delText>
              </w:r>
            </w:del>
          </w:p>
        </w:tc>
        <w:tc>
          <w:tcPr>
            <w:tcW w:w="582" w:type="dxa"/>
          </w:tcPr>
          <w:p w14:paraId="375C08D5" w14:textId="739654BD" w:rsidR="00D62403" w:rsidDel="00673F97" w:rsidRDefault="00D62403" w:rsidP="000407AE">
            <w:pPr>
              <w:pStyle w:val="BodyText"/>
              <w:spacing w:before="126" w:line="314" w:lineRule="auto"/>
              <w:ind w:left="540" w:right="417"/>
              <w:jc w:val="both"/>
              <w:rPr>
                <w:del w:id="896" w:author="Mohamed SALEM" w:date="2024-01-16T13:21:00Z"/>
                <w:sz w:val="13"/>
              </w:rPr>
              <w:pPrChange w:id="897" w:author="Mohamed SALEM" w:date="2024-01-16T13:21:00Z">
                <w:pPr>
                  <w:pStyle w:val="TableParagraph"/>
                  <w:spacing w:before="18" w:line="123" w:lineRule="exact"/>
                  <w:ind w:left="25" w:right="2"/>
                </w:pPr>
              </w:pPrChange>
            </w:pPr>
            <w:del w:id="898" w:author="Mohamed SALEM" w:date="2024-01-16T13:21:00Z">
              <w:r w:rsidDel="00673F97">
                <w:rPr>
                  <w:spacing w:val="-2"/>
                  <w:w w:val="105"/>
                  <w:sz w:val="13"/>
                </w:rPr>
                <w:delText>(0.79)</w:delText>
              </w:r>
            </w:del>
          </w:p>
        </w:tc>
      </w:tr>
      <w:tr w:rsidR="00D62403" w:rsidDel="00673F97" w14:paraId="0195DFC6" w14:textId="74B960E2">
        <w:trPr>
          <w:trHeight w:val="161"/>
          <w:del w:id="899" w:author="Mohamed SALEM" w:date="2024-01-16T13:21:00Z"/>
        </w:trPr>
        <w:tc>
          <w:tcPr>
            <w:tcW w:w="4294" w:type="dxa"/>
          </w:tcPr>
          <w:p w14:paraId="01C0E382" w14:textId="2F15AA74" w:rsidR="00D62403" w:rsidDel="00673F97" w:rsidRDefault="00D62403" w:rsidP="000407AE">
            <w:pPr>
              <w:pStyle w:val="BodyText"/>
              <w:spacing w:before="126" w:line="314" w:lineRule="auto"/>
              <w:ind w:left="540" w:right="417"/>
              <w:jc w:val="both"/>
              <w:rPr>
                <w:del w:id="900" w:author="Mohamed SALEM" w:date="2024-01-16T13:21:00Z"/>
                <w:sz w:val="13"/>
              </w:rPr>
              <w:pPrChange w:id="901" w:author="Mohamed SALEM" w:date="2024-01-16T13:21:00Z">
                <w:pPr>
                  <w:pStyle w:val="TableParagraph"/>
                  <w:tabs>
                    <w:tab w:val="right" w:pos="4089"/>
                  </w:tabs>
                  <w:spacing w:before="18" w:line="123" w:lineRule="exact"/>
                  <w:ind w:left="102"/>
                  <w:jc w:val="left"/>
                </w:pPr>
              </w:pPrChange>
            </w:pPr>
            <w:del w:id="902" w:author="Mohamed SALEM" w:date="2024-01-16T13:21:00Z">
              <w:r w:rsidDel="00673F97">
                <w:rPr>
                  <w:sz w:val="13"/>
                </w:rPr>
                <w:delText>Household</w:delText>
              </w:r>
              <w:r w:rsidDel="00673F97">
                <w:rPr>
                  <w:spacing w:val="41"/>
                  <w:sz w:val="13"/>
                </w:rPr>
                <w:delText xml:space="preserve"> </w:delText>
              </w:r>
              <w:r w:rsidDel="00673F97">
                <w:rPr>
                  <w:sz w:val="13"/>
                </w:rPr>
                <w:delText>has</w:delText>
              </w:r>
              <w:r w:rsidDel="00673F97">
                <w:rPr>
                  <w:spacing w:val="41"/>
                  <w:sz w:val="13"/>
                </w:rPr>
                <w:delText xml:space="preserve"> </w:delText>
              </w:r>
              <w:r w:rsidDel="00673F97">
                <w:rPr>
                  <w:sz w:val="13"/>
                </w:rPr>
                <w:delText>impoverished</w:delText>
              </w:r>
              <w:r w:rsidDel="00673F97">
                <w:rPr>
                  <w:spacing w:val="42"/>
                  <w:sz w:val="13"/>
                </w:rPr>
                <w:delText xml:space="preserve"> </w:delText>
              </w:r>
              <w:r w:rsidDel="00673F97">
                <w:rPr>
                  <w:spacing w:val="-4"/>
                  <w:sz w:val="13"/>
                </w:rPr>
                <w:delText>floor</w:delText>
              </w:r>
              <w:r w:rsidDel="00673F97">
                <w:rPr>
                  <w:rFonts w:ascii="Times New Roman"/>
                  <w:sz w:val="13"/>
                </w:rPr>
                <w:tab/>
              </w:r>
              <w:r w:rsidDel="00673F97">
                <w:rPr>
                  <w:spacing w:val="-4"/>
                  <w:sz w:val="13"/>
                </w:rPr>
                <w:delText>0.89</w:delText>
              </w:r>
            </w:del>
          </w:p>
        </w:tc>
        <w:tc>
          <w:tcPr>
            <w:tcW w:w="667" w:type="dxa"/>
          </w:tcPr>
          <w:p w14:paraId="5FE4B61C" w14:textId="3C1B92E3" w:rsidR="00D62403" w:rsidDel="00673F97" w:rsidRDefault="00D62403" w:rsidP="000407AE">
            <w:pPr>
              <w:pStyle w:val="BodyText"/>
              <w:spacing w:before="126" w:line="314" w:lineRule="auto"/>
              <w:ind w:left="540" w:right="417"/>
              <w:jc w:val="both"/>
              <w:rPr>
                <w:del w:id="903" w:author="Mohamed SALEM" w:date="2024-01-16T13:21:00Z"/>
                <w:sz w:val="13"/>
              </w:rPr>
              <w:pPrChange w:id="904" w:author="Mohamed SALEM" w:date="2024-01-16T13:21:00Z">
                <w:pPr>
                  <w:pStyle w:val="TableParagraph"/>
                  <w:spacing w:before="18" w:line="123" w:lineRule="exact"/>
                </w:pPr>
              </w:pPrChange>
            </w:pPr>
            <w:del w:id="905" w:author="Mohamed SALEM" w:date="2024-01-16T13:21:00Z">
              <w:r w:rsidDel="00673F97">
                <w:rPr>
                  <w:spacing w:val="-4"/>
                  <w:w w:val="105"/>
                  <w:sz w:val="13"/>
                </w:rPr>
                <w:delText>0.91</w:delText>
              </w:r>
            </w:del>
          </w:p>
        </w:tc>
        <w:tc>
          <w:tcPr>
            <w:tcW w:w="584" w:type="dxa"/>
          </w:tcPr>
          <w:p w14:paraId="642B3FBE" w14:textId="674CAEFE" w:rsidR="00D62403" w:rsidDel="00673F97" w:rsidRDefault="00D62403" w:rsidP="000407AE">
            <w:pPr>
              <w:pStyle w:val="BodyText"/>
              <w:spacing w:before="126" w:line="314" w:lineRule="auto"/>
              <w:ind w:left="540" w:right="417"/>
              <w:jc w:val="both"/>
              <w:rPr>
                <w:del w:id="906" w:author="Mohamed SALEM" w:date="2024-01-16T13:21:00Z"/>
                <w:sz w:val="13"/>
              </w:rPr>
              <w:pPrChange w:id="907" w:author="Mohamed SALEM" w:date="2024-01-16T13:21:00Z">
                <w:pPr>
                  <w:pStyle w:val="TableParagraph"/>
                  <w:spacing w:before="18" w:line="123" w:lineRule="exact"/>
                  <w:ind w:left="11"/>
                </w:pPr>
              </w:pPrChange>
            </w:pPr>
            <w:del w:id="908" w:author="Mohamed SALEM" w:date="2024-01-16T13:21:00Z">
              <w:r w:rsidDel="00673F97">
                <w:rPr>
                  <w:spacing w:val="-4"/>
                  <w:sz w:val="13"/>
                </w:rPr>
                <w:delText>0.02</w:delText>
              </w:r>
            </w:del>
          </w:p>
        </w:tc>
        <w:tc>
          <w:tcPr>
            <w:tcW w:w="656" w:type="dxa"/>
          </w:tcPr>
          <w:p w14:paraId="6A393842" w14:textId="190D1B23" w:rsidR="00D62403" w:rsidDel="00673F97" w:rsidRDefault="00D62403" w:rsidP="000407AE">
            <w:pPr>
              <w:pStyle w:val="BodyText"/>
              <w:spacing w:before="126" w:line="314" w:lineRule="auto"/>
              <w:ind w:left="540" w:right="417"/>
              <w:jc w:val="both"/>
              <w:rPr>
                <w:del w:id="909" w:author="Mohamed SALEM" w:date="2024-01-16T13:21:00Z"/>
                <w:sz w:val="13"/>
              </w:rPr>
              <w:pPrChange w:id="910" w:author="Mohamed SALEM" w:date="2024-01-16T13:21:00Z">
                <w:pPr>
                  <w:pStyle w:val="TableParagraph"/>
                  <w:spacing w:before="18" w:line="123" w:lineRule="exact"/>
                  <w:ind w:left="1" w:right="8"/>
                </w:pPr>
              </w:pPrChange>
            </w:pPr>
            <w:del w:id="911" w:author="Mohamed SALEM" w:date="2024-01-16T13:21:00Z">
              <w:r w:rsidDel="00673F97">
                <w:rPr>
                  <w:spacing w:val="-4"/>
                  <w:sz w:val="13"/>
                </w:rPr>
                <w:delText>0.96</w:delText>
              </w:r>
            </w:del>
          </w:p>
        </w:tc>
        <w:tc>
          <w:tcPr>
            <w:tcW w:w="666" w:type="dxa"/>
          </w:tcPr>
          <w:p w14:paraId="30302CD2" w14:textId="17178DFA" w:rsidR="00D62403" w:rsidDel="00673F97" w:rsidRDefault="00D62403" w:rsidP="000407AE">
            <w:pPr>
              <w:pStyle w:val="BodyText"/>
              <w:spacing w:before="126" w:line="314" w:lineRule="auto"/>
              <w:ind w:left="540" w:right="417"/>
              <w:jc w:val="both"/>
              <w:rPr>
                <w:del w:id="912" w:author="Mohamed SALEM" w:date="2024-01-16T13:21:00Z"/>
                <w:sz w:val="13"/>
              </w:rPr>
              <w:pPrChange w:id="913" w:author="Mohamed SALEM" w:date="2024-01-16T13:21:00Z">
                <w:pPr>
                  <w:pStyle w:val="TableParagraph"/>
                  <w:spacing w:before="18" w:line="123" w:lineRule="exact"/>
                  <w:ind w:left="25" w:right="23"/>
                </w:pPr>
              </w:pPrChange>
            </w:pPr>
            <w:del w:id="914" w:author="Mohamed SALEM" w:date="2024-01-16T13:21:00Z">
              <w:r w:rsidDel="00673F97">
                <w:rPr>
                  <w:spacing w:val="-4"/>
                  <w:sz w:val="13"/>
                </w:rPr>
                <w:delText>0.96</w:delText>
              </w:r>
            </w:del>
          </w:p>
        </w:tc>
        <w:tc>
          <w:tcPr>
            <w:tcW w:w="583" w:type="dxa"/>
          </w:tcPr>
          <w:p w14:paraId="43343CE5" w14:textId="27661DCC" w:rsidR="00D62403" w:rsidDel="00673F97" w:rsidRDefault="00D62403" w:rsidP="000407AE">
            <w:pPr>
              <w:pStyle w:val="BodyText"/>
              <w:spacing w:before="126" w:line="314" w:lineRule="auto"/>
              <w:ind w:left="540" w:right="417"/>
              <w:jc w:val="both"/>
              <w:rPr>
                <w:del w:id="915" w:author="Mohamed SALEM" w:date="2024-01-16T13:21:00Z"/>
                <w:sz w:val="13"/>
              </w:rPr>
              <w:pPrChange w:id="916" w:author="Mohamed SALEM" w:date="2024-01-16T13:21:00Z">
                <w:pPr>
                  <w:pStyle w:val="TableParagraph"/>
                  <w:spacing w:before="18" w:line="123" w:lineRule="exact"/>
                  <w:ind w:left="15"/>
                </w:pPr>
              </w:pPrChange>
            </w:pPr>
            <w:del w:id="917" w:author="Mohamed SALEM" w:date="2024-01-16T13:21:00Z">
              <w:r w:rsidDel="00673F97">
                <w:rPr>
                  <w:spacing w:val="-4"/>
                  <w:sz w:val="13"/>
                </w:rPr>
                <w:delText>0.00</w:delText>
              </w:r>
            </w:del>
          </w:p>
        </w:tc>
        <w:tc>
          <w:tcPr>
            <w:tcW w:w="655" w:type="dxa"/>
          </w:tcPr>
          <w:p w14:paraId="4610F768" w14:textId="61356289" w:rsidR="00D62403" w:rsidDel="00673F97" w:rsidRDefault="00D62403" w:rsidP="000407AE">
            <w:pPr>
              <w:pStyle w:val="BodyText"/>
              <w:spacing w:before="126" w:line="314" w:lineRule="auto"/>
              <w:ind w:left="540" w:right="417"/>
              <w:jc w:val="both"/>
              <w:rPr>
                <w:del w:id="918" w:author="Mohamed SALEM" w:date="2024-01-16T13:21:00Z"/>
                <w:sz w:val="13"/>
              </w:rPr>
              <w:pPrChange w:id="919" w:author="Mohamed SALEM" w:date="2024-01-16T13:21:00Z">
                <w:pPr>
                  <w:pStyle w:val="TableParagraph"/>
                  <w:spacing w:before="18" w:line="123" w:lineRule="exact"/>
                  <w:ind w:left="1" w:right="2"/>
                </w:pPr>
              </w:pPrChange>
            </w:pPr>
            <w:del w:id="920" w:author="Mohamed SALEM" w:date="2024-01-16T13:21:00Z">
              <w:r w:rsidDel="00673F97">
                <w:rPr>
                  <w:spacing w:val="-4"/>
                  <w:sz w:val="13"/>
                </w:rPr>
                <w:delText>0.94</w:delText>
              </w:r>
            </w:del>
          </w:p>
        </w:tc>
        <w:tc>
          <w:tcPr>
            <w:tcW w:w="665" w:type="dxa"/>
          </w:tcPr>
          <w:p w14:paraId="13F01EEF" w14:textId="45B7984A" w:rsidR="00D62403" w:rsidDel="00673F97" w:rsidRDefault="00D62403" w:rsidP="000407AE">
            <w:pPr>
              <w:pStyle w:val="BodyText"/>
              <w:spacing w:before="126" w:line="314" w:lineRule="auto"/>
              <w:ind w:left="540" w:right="417"/>
              <w:jc w:val="both"/>
              <w:rPr>
                <w:del w:id="921" w:author="Mohamed SALEM" w:date="2024-01-16T13:21:00Z"/>
                <w:sz w:val="13"/>
              </w:rPr>
              <w:pPrChange w:id="922" w:author="Mohamed SALEM" w:date="2024-01-16T13:21:00Z">
                <w:pPr>
                  <w:pStyle w:val="TableParagraph"/>
                  <w:spacing w:before="18" w:line="123" w:lineRule="exact"/>
                  <w:ind w:left="10"/>
                </w:pPr>
              </w:pPrChange>
            </w:pPr>
            <w:del w:id="923" w:author="Mohamed SALEM" w:date="2024-01-16T13:21:00Z">
              <w:r w:rsidDel="00673F97">
                <w:rPr>
                  <w:spacing w:val="-4"/>
                  <w:sz w:val="13"/>
                </w:rPr>
                <w:delText>0.95</w:delText>
              </w:r>
            </w:del>
          </w:p>
        </w:tc>
        <w:tc>
          <w:tcPr>
            <w:tcW w:w="582" w:type="dxa"/>
          </w:tcPr>
          <w:p w14:paraId="7DDF7B9B" w14:textId="338AF3D7" w:rsidR="00D62403" w:rsidDel="00673F97" w:rsidRDefault="00D62403" w:rsidP="000407AE">
            <w:pPr>
              <w:pStyle w:val="BodyText"/>
              <w:spacing w:before="126" w:line="314" w:lineRule="auto"/>
              <w:ind w:left="540" w:right="417"/>
              <w:jc w:val="both"/>
              <w:rPr>
                <w:del w:id="924" w:author="Mohamed SALEM" w:date="2024-01-16T13:21:00Z"/>
                <w:sz w:val="13"/>
              </w:rPr>
              <w:pPrChange w:id="925" w:author="Mohamed SALEM" w:date="2024-01-16T13:21:00Z">
                <w:pPr>
                  <w:pStyle w:val="TableParagraph"/>
                  <w:spacing w:before="18" w:line="123" w:lineRule="exact"/>
                  <w:ind w:left="25"/>
                </w:pPr>
              </w:pPrChange>
            </w:pPr>
            <w:del w:id="926" w:author="Mohamed SALEM" w:date="2024-01-16T13:21:00Z">
              <w:r w:rsidDel="00673F97">
                <w:rPr>
                  <w:spacing w:val="-4"/>
                  <w:sz w:val="13"/>
                </w:rPr>
                <w:delText>0.01</w:delText>
              </w:r>
            </w:del>
          </w:p>
        </w:tc>
      </w:tr>
      <w:tr w:rsidR="00D62403" w:rsidDel="00673F97" w14:paraId="045EAAE3" w14:textId="407E1922">
        <w:trPr>
          <w:trHeight w:val="172"/>
          <w:del w:id="927" w:author="Mohamed SALEM" w:date="2024-01-16T13:21:00Z"/>
        </w:trPr>
        <w:tc>
          <w:tcPr>
            <w:tcW w:w="4294" w:type="dxa"/>
            <w:tcBorders>
              <w:bottom w:val="single" w:sz="4" w:space="0" w:color="000000"/>
            </w:tcBorders>
          </w:tcPr>
          <w:p w14:paraId="6DB66926" w14:textId="11BBE54C" w:rsidR="00D62403" w:rsidDel="00673F97" w:rsidRDefault="00D62403" w:rsidP="000407AE">
            <w:pPr>
              <w:pStyle w:val="BodyText"/>
              <w:spacing w:before="126" w:line="314" w:lineRule="auto"/>
              <w:ind w:left="540" w:right="417"/>
              <w:jc w:val="both"/>
              <w:rPr>
                <w:del w:id="928" w:author="Mohamed SALEM" w:date="2024-01-16T13:21:00Z"/>
                <w:sz w:val="13"/>
              </w:rPr>
              <w:pPrChange w:id="929" w:author="Mohamed SALEM" w:date="2024-01-16T13:21:00Z">
                <w:pPr>
                  <w:pStyle w:val="TableParagraph"/>
                  <w:spacing w:before="18" w:line="146" w:lineRule="exact"/>
                  <w:ind w:right="146"/>
                  <w:jc w:val="right"/>
                </w:pPr>
              </w:pPrChange>
            </w:pPr>
            <w:del w:id="930" w:author="Mohamed SALEM" w:date="2024-01-16T13:21:00Z">
              <w:r w:rsidDel="00673F97">
                <w:rPr>
                  <w:spacing w:val="-2"/>
                  <w:w w:val="105"/>
                  <w:sz w:val="13"/>
                </w:rPr>
                <w:delText>(0.32)</w:delText>
              </w:r>
            </w:del>
          </w:p>
        </w:tc>
        <w:tc>
          <w:tcPr>
            <w:tcW w:w="667" w:type="dxa"/>
            <w:tcBorders>
              <w:bottom w:val="single" w:sz="4" w:space="0" w:color="000000"/>
            </w:tcBorders>
          </w:tcPr>
          <w:p w14:paraId="09ECB5D2" w14:textId="04487763" w:rsidR="00D62403" w:rsidDel="00673F97" w:rsidRDefault="00D62403" w:rsidP="000407AE">
            <w:pPr>
              <w:pStyle w:val="BodyText"/>
              <w:spacing w:before="126" w:line="314" w:lineRule="auto"/>
              <w:ind w:left="540" w:right="417"/>
              <w:jc w:val="both"/>
              <w:rPr>
                <w:del w:id="931" w:author="Mohamed SALEM" w:date="2024-01-16T13:21:00Z"/>
                <w:sz w:val="13"/>
              </w:rPr>
              <w:pPrChange w:id="932" w:author="Mohamed SALEM" w:date="2024-01-16T13:21:00Z">
                <w:pPr>
                  <w:pStyle w:val="TableParagraph"/>
                  <w:spacing w:before="18" w:line="146" w:lineRule="exact"/>
                </w:pPr>
              </w:pPrChange>
            </w:pPr>
            <w:del w:id="933" w:author="Mohamed SALEM" w:date="2024-01-16T13:21:00Z">
              <w:r w:rsidDel="00673F97">
                <w:rPr>
                  <w:spacing w:val="-2"/>
                  <w:w w:val="105"/>
                  <w:sz w:val="13"/>
                </w:rPr>
                <w:delText>(0.29)</w:delText>
              </w:r>
            </w:del>
          </w:p>
        </w:tc>
        <w:tc>
          <w:tcPr>
            <w:tcW w:w="584" w:type="dxa"/>
            <w:tcBorders>
              <w:bottom w:val="single" w:sz="4" w:space="0" w:color="000000"/>
            </w:tcBorders>
          </w:tcPr>
          <w:p w14:paraId="5907DE3A" w14:textId="2E85C81F" w:rsidR="00D62403" w:rsidDel="00673F97" w:rsidRDefault="00D62403" w:rsidP="000407AE">
            <w:pPr>
              <w:pStyle w:val="BodyText"/>
              <w:spacing w:before="126" w:line="314" w:lineRule="auto"/>
              <w:ind w:left="540" w:right="417"/>
              <w:jc w:val="both"/>
              <w:rPr>
                <w:del w:id="934" w:author="Mohamed SALEM" w:date="2024-01-16T13:21:00Z"/>
                <w:sz w:val="13"/>
              </w:rPr>
              <w:pPrChange w:id="935" w:author="Mohamed SALEM" w:date="2024-01-16T13:21:00Z">
                <w:pPr>
                  <w:pStyle w:val="TableParagraph"/>
                  <w:spacing w:before="18" w:line="146" w:lineRule="exact"/>
                  <w:ind w:left="11" w:right="1"/>
                </w:pPr>
              </w:pPrChange>
            </w:pPr>
            <w:del w:id="936" w:author="Mohamed SALEM" w:date="2024-01-16T13:21:00Z">
              <w:r w:rsidDel="00673F97">
                <w:rPr>
                  <w:spacing w:val="-2"/>
                  <w:w w:val="105"/>
                  <w:sz w:val="13"/>
                </w:rPr>
                <w:delText>(0.37)</w:delText>
              </w:r>
            </w:del>
          </w:p>
        </w:tc>
        <w:tc>
          <w:tcPr>
            <w:tcW w:w="656" w:type="dxa"/>
            <w:tcBorders>
              <w:bottom w:val="single" w:sz="4" w:space="0" w:color="000000"/>
            </w:tcBorders>
          </w:tcPr>
          <w:p w14:paraId="1DE545F7" w14:textId="0D8D5B65" w:rsidR="00D62403" w:rsidDel="00673F97" w:rsidRDefault="00D62403" w:rsidP="000407AE">
            <w:pPr>
              <w:pStyle w:val="BodyText"/>
              <w:spacing w:before="126" w:line="314" w:lineRule="auto"/>
              <w:ind w:left="540" w:right="417"/>
              <w:jc w:val="both"/>
              <w:rPr>
                <w:del w:id="937" w:author="Mohamed SALEM" w:date="2024-01-16T13:21:00Z"/>
                <w:sz w:val="13"/>
              </w:rPr>
              <w:pPrChange w:id="938" w:author="Mohamed SALEM" w:date="2024-01-16T13:21:00Z">
                <w:pPr>
                  <w:pStyle w:val="TableParagraph"/>
                  <w:spacing w:before="18" w:line="146" w:lineRule="exact"/>
                  <w:ind w:left="1" w:right="8"/>
                </w:pPr>
              </w:pPrChange>
            </w:pPr>
            <w:del w:id="939" w:author="Mohamed SALEM" w:date="2024-01-16T13:21:00Z">
              <w:r w:rsidDel="00673F97">
                <w:rPr>
                  <w:spacing w:val="-2"/>
                  <w:w w:val="110"/>
                  <w:sz w:val="13"/>
                </w:rPr>
                <w:delText>(0.19)</w:delText>
              </w:r>
            </w:del>
          </w:p>
        </w:tc>
        <w:tc>
          <w:tcPr>
            <w:tcW w:w="666" w:type="dxa"/>
            <w:tcBorders>
              <w:bottom w:val="single" w:sz="4" w:space="0" w:color="000000"/>
            </w:tcBorders>
          </w:tcPr>
          <w:p w14:paraId="7FB9E7F9" w14:textId="7D6F99A6" w:rsidR="00D62403" w:rsidDel="00673F97" w:rsidRDefault="00D62403" w:rsidP="000407AE">
            <w:pPr>
              <w:pStyle w:val="BodyText"/>
              <w:spacing w:before="126" w:line="314" w:lineRule="auto"/>
              <w:ind w:left="540" w:right="417"/>
              <w:jc w:val="both"/>
              <w:rPr>
                <w:del w:id="940" w:author="Mohamed SALEM" w:date="2024-01-16T13:21:00Z"/>
                <w:sz w:val="13"/>
              </w:rPr>
              <w:pPrChange w:id="941" w:author="Mohamed SALEM" w:date="2024-01-16T13:21:00Z">
                <w:pPr>
                  <w:pStyle w:val="TableParagraph"/>
                  <w:spacing w:before="18" w:line="146" w:lineRule="exact"/>
                  <w:ind w:left="25" w:right="24"/>
                </w:pPr>
              </w:pPrChange>
            </w:pPr>
            <w:del w:id="942" w:author="Mohamed SALEM" w:date="2024-01-16T13:21:00Z">
              <w:r w:rsidDel="00673F97">
                <w:rPr>
                  <w:spacing w:val="-2"/>
                  <w:w w:val="110"/>
                  <w:sz w:val="13"/>
                </w:rPr>
                <w:delText>(0.19)</w:delText>
              </w:r>
            </w:del>
          </w:p>
        </w:tc>
        <w:tc>
          <w:tcPr>
            <w:tcW w:w="583" w:type="dxa"/>
            <w:tcBorders>
              <w:bottom w:val="single" w:sz="4" w:space="0" w:color="000000"/>
            </w:tcBorders>
          </w:tcPr>
          <w:p w14:paraId="1A053418" w14:textId="1DE7EE37" w:rsidR="00D62403" w:rsidDel="00673F97" w:rsidRDefault="00D62403" w:rsidP="000407AE">
            <w:pPr>
              <w:pStyle w:val="BodyText"/>
              <w:spacing w:before="126" w:line="314" w:lineRule="auto"/>
              <w:ind w:left="540" w:right="417"/>
              <w:jc w:val="both"/>
              <w:rPr>
                <w:del w:id="943" w:author="Mohamed SALEM" w:date="2024-01-16T13:21:00Z"/>
                <w:sz w:val="13"/>
              </w:rPr>
              <w:pPrChange w:id="944" w:author="Mohamed SALEM" w:date="2024-01-16T13:21:00Z">
                <w:pPr>
                  <w:pStyle w:val="TableParagraph"/>
                  <w:spacing w:before="18" w:line="146" w:lineRule="exact"/>
                  <w:ind w:left="15" w:right="1"/>
                </w:pPr>
              </w:pPrChange>
            </w:pPr>
            <w:del w:id="945" w:author="Mohamed SALEM" w:date="2024-01-16T13:21:00Z">
              <w:r w:rsidDel="00673F97">
                <w:rPr>
                  <w:spacing w:val="-2"/>
                  <w:w w:val="105"/>
                  <w:sz w:val="13"/>
                </w:rPr>
                <w:delText>(0.87)</w:delText>
              </w:r>
            </w:del>
          </w:p>
        </w:tc>
        <w:tc>
          <w:tcPr>
            <w:tcW w:w="655" w:type="dxa"/>
            <w:tcBorders>
              <w:bottom w:val="single" w:sz="4" w:space="0" w:color="000000"/>
            </w:tcBorders>
          </w:tcPr>
          <w:p w14:paraId="54AC4147" w14:textId="581B84F9" w:rsidR="00D62403" w:rsidDel="00673F97" w:rsidRDefault="00D62403" w:rsidP="000407AE">
            <w:pPr>
              <w:pStyle w:val="BodyText"/>
              <w:spacing w:before="126" w:line="314" w:lineRule="auto"/>
              <w:ind w:left="540" w:right="417"/>
              <w:jc w:val="both"/>
              <w:rPr>
                <w:del w:id="946" w:author="Mohamed SALEM" w:date="2024-01-16T13:21:00Z"/>
                <w:sz w:val="13"/>
              </w:rPr>
              <w:pPrChange w:id="947" w:author="Mohamed SALEM" w:date="2024-01-16T13:21:00Z">
                <w:pPr>
                  <w:pStyle w:val="TableParagraph"/>
                  <w:spacing w:before="18" w:line="146" w:lineRule="exact"/>
                  <w:ind w:right="2"/>
                </w:pPr>
              </w:pPrChange>
            </w:pPr>
            <w:del w:id="948" w:author="Mohamed SALEM" w:date="2024-01-16T13:21:00Z">
              <w:r w:rsidDel="00673F97">
                <w:rPr>
                  <w:spacing w:val="-2"/>
                  <w:w w:val="105"/>
                  <w:sz w:val="13"/>
                </w:rPr>
                <w:delText>(0.24)</w:delText>
              </w:r>
            </w:del>
          </w:p>
        </w:tc>
        <w:tc>
          <w:tcPr>
            <w:tcW w:w="665" w:type="dxa"/>
            <w:tcBorders>
              <w:bottom w:val="single" w:sz="4" w:space="0" w:color="000000"/>
            </w:tcBorders>
          </w:tcPr>
          <w:p w14:paraId="6F512259" w14:textId="69FDAB5F" w:rsidR="00D62403" w:rsidDel="00673F97" w:rsidRDefault="00D62403" w:rsidP="000407AE">
            <w:pPr>
              <w:pStyle w:val="BodyText"/>
              <w:spacing w:before="126" w:line="314" w:lineRule="auto"/>
              <w:ind w:left="540" w:right="417"/>
              <w:jc w:val="both"/>
              <w:rPr>
                <w:del w:id="949" w:author="Mohamed SALEM" w:date="2024-01-16T13:21:00Z"/>
                <w:sz w:val="13"/>
              </w:rPr>
              <w:pPrChange w:id="950" w:author="Mohamed SALEM" w:date="2024-01-16T13:21:00Z">
                <w:pPr>
                  <w:pStyle w:val="TableParagraph"/>
                  <w:spacing w:before="18" w:line="146" w:lineRule="exact"/>
                  <w:ind w:left="10" w:right="1"/>
                </w:pPr>
              </w:pPrChange>
            </w:pPr>
            <w:del w:id="951" w:author="Mohamed SALEM" w:date="2024-01-16T13:21:00Z">
              <w:r w:rsidDel="00673F97">
                <w:rPr>
                  <w:spacing w:val="-2"/>
                  <w:w w:val="105"/>
                  <w:sz w:val="13"/>
                </w:rPr>
                <w:delText>(0.22)</w:delText>
              </w:r>
            </w:del>
          </w:p>
        </w:tc>
        <w:tc>
          <w:tcPr>
            <w:tcW w:w="582" w:type="dxa"/>
            <w:tcBorders>
              <w:bottom w:val="single" w:sz="4" w:space="0" w:color="000000"/>
            </w:tcBorders>
          </w:tcPr>
          <w:p w14:paraId="169F9D35" w14:textId="1214BC07" w:rsidR="00D62403" w:rsidDel="00673F97" w:rsidRDefault="00D62403" w:rsidP="000407AE">
            <w:pPr>
              <w:pStyle w:val="BodyText"/>
              <w:spacing w:before="126" w:line="314" w:lineRule="auto"/>
              <w:ind w:left="540" w:right="417"/>
              <w:jc w:val="both"/>
              <w:rPr>
                <w:del w:id="952" w:author="Mohamed SALEM" w:date="2024-01-16T13:21:00Z"/>
                <w:sz w:val="13"/>
              </w:rPr>
              <w:pPrChange w:id="953" w:author="Mohamed SALEM" w:date="2024-01-16T13:21:00Z">
                <w:pPr>
                  <w:pStyle w:val="TableParagraph"/>
                  <w:spacing w:before="18" w:line="146" w:lineRule="exact"/>
                  <w:ind w:left="25" w:right="2"/>
                </w:pPr>
              </w:pPrChange>
            </w:pPr>
            <w:del w:id="954" w:author="Mohamed SALEM" w:date="2024-01-16T13:21:00Z">
              <w:r w:rsidDel="00673F97">
                <w:rPr>
                  <w:spacing w:val="-2"/>
                  <w:w w:val="105"/>
                  <w:sz w:val="13"/>
                </w:rPr>
                <w:delText>(0.44)</w:delText>
              </w:r>
            </w:del>
          </w:p>
        </w:tc>
      </w:tr>
      <w:tr w:rsidR="00D62403" w:rsidDel="00673F97" w14:paraId="08C9D74E" w14:textId="677C8199">
        <w:trPr>
          <w:trHeight w:val="180"/>
          <w:del w:id="955" w:author="Mohamed SALEM" w:date="2024-01-16T13:21:00Z"/>
        </w:trPr>
        <w:tc>
          <w:tcPr>
            <w:tcW w:w="4294" w:type="dxa"/>
            <w:tcBorders>
              <w:top w:val="single" w:sz="4" w:space="0" w:color="000000"/>
              <w:bottom w:val="double" w:sz="4" w:space="0" w:color="000000"/>
            </w:tcBorders>
          </w:tcPr>
          <w:p w14:paraId="3ECE7585" w14:textId="01255B6F" w:rsidR="00D62403" w:rsidDel="00673F97" w:rsidRDefault="00D62403" w:rsidP="000407AE">
            <w:pPr>
              <w:pStyle w:val="BodyText"/>
              <w:spacing w:before="126" w:line="314" w:lineRule="auto"/>
              <w:ind w:left="540" w:right="417"/>
              <w:jc w:val="both"/>
              <w:rPr>
                <w:del w:id="956" w:author="Mohamed SALEM" w:date="2024-01-16T13:21:00Z"/>
                <w:sz w:val="13"/>
              </w:rPr>
              <w:pPrChange w:id="957" w:author="Mohamed SALEM" w:date="2024-01-16T13:21:00Z">
                <w:pPr>
                  <w:pStyle w:val="TableParagraph"/>
                  <w:tabs>
                    <w:tab w:val="right" w:pos="4068"/>
                  </w:tabs>
                  <w:spacing w:line="140" w:lineRule="exact"/>
                  <w:ind w:left="102"/>
                  <w:jc w:val="left"/>
                </w:pPr>
              </w:pPrChange>
            </w:pPr>
            <w:del w:id="958" w:author="Mohamed SALEM" w:date="2024-01-16T13:21:00Z">
              <w:r w:rsidDel="00673F97">
                <w:rPr>
                  <w:spacing w:val="-2"/>
                  <w:sz w:val="13"/>
                </w:rPr>
                <w:delText>Observations</w:delText>
              </w:r>
              <w:r w:rsidDel="00673F97">
                <w:rPr>
                  <w:rFonts w:ascii="Times New Roman"/>
                  <w:sz w:val="13"/>
                </w:rPr>
                <w:tab/>
              </w:r>
              <w:r w:rsidDel="00673F97">
                <w:rPr>
                  <w:spacing w:val="-5"/>
                  <w:sz w:val="13"/>
                </w:rPr>
                <w:delText>320</w:delText>
              </w:r>
            </w:del>
          </w:p>
        </w:tc>
        <w:tc>
          <w:tcPr>
            <w:tcW w:w="667" w:type="dxa"/>
            <w:tcBorders>
              <w:top w:val="single" w:sz="4" w:space="0" w:color="000000"/>
              <w:bottom w:val="double" w:sz="4" w:space="0" w:color="000000"/>
            </w:tcBorders>
          </w:tcPr>
          <w:p w14:paraId="117F4BDB" w14:textId="2DF7E987" w:rsidR="00D62403" w:rsidDel="00673F97" w:rsidRDefault="00D62403" w:rsidP="000407AE">
            <w:pPr>
              <w:pStyle w:val="BodyText"/>
              <w:spacing w:before="126" w:line="314" w:lineRule="auto"/>
              <w:ind w:left="540" w:right="417"/>
              <w:jc w:val="both"/>
              <w:rPr>
                <w:del w:id="959" w:author="Mohamed SALEM" w:date="2024-01-16T13:21:00Z"/>
                <w:sz w:val="13"/>
              </w:rPr>
              <w:pPrChange w:id="960" w:author="Mohamed SALEM" w:date="2024-01-16T13:21:00Z">
                <w:pPr>
                  <w:pStyle w:val="TableParagraph"/>
                  <w:spacing w:line="140" w:lineRule="exact"/>
                </w:pPr>
              </w:pPrChange>
            </w:pPr>
            <w:del w:id="961" w:author="Mohamed SALEM" w:date="2024-01-16T13:21:00Z">
              <w:r w:rsidDel="00673F97">
                <w:rPr>
                  <w:spacing w:val="-5"/>
                  <w:sz w:val="13"/>
                </w:rPr>
                <w:delText>308</w:delText>
              </w:r>
            </w:del>
          </w:p>
        </w:tc>
        <w:tc>
          <w:tcPr>
            <w:tcW w:w="584" w:type="dxa"/>
            <w:tcBorders>
              <w:top w:val="single" w:sz="4" w:space="0" w:color="000000"/>
              <w:bottom w:val="double" w:sz="4" w:space="0" w:color="000000"/>
            </w:tcBorders>
          </w:tcPr>
          <w:p w14:paraId="5B8DD08C" w14:textId="535905E9" w:rsidR="00D62403" w:rsidDel="00673F97" w:rsidRDefault="00D62403" w:rsidP="000407AE">
            <w:pPr>
              <w:pStyle w:val="BodyText"/>
              <w:spacing w:before="126" w:line="314" w:lineRule="auto"/>
              <w:ind w:left="540" w:right="417"/>
              <w:jc w:val="both"/>
              <w:rPr>
                <w:del w:id="962" w:author="Mohamed SALEM" w:date="2024-01-16T13:21:00Z"/>
                <w:sz w:val="13"/>
              </w:rPr>
              <w:pPrChange w:id="963" w:author="Mohamed SALEM" w:date="2024-01-16T13:21:00Z">
                <w:pPr>
                  <w:pStyle w:val="TableParagraph"/>
                  <w:spacing w:line="140" w:lineRule="exact"/>
                  <w:ind w:left="11" w:right="2"/>
                </w:pPr>
              </w:pPrChange>
            </w:pPr>
            <w:del w:id="964" w:author="Mohamed SALEM" w:date="2024-01-16T13:21:00Z">
              <w:r w:rsidDel="00673F97">
                <w:rPr>
                  <w:spacing w:val="-5"/>
                  <w:sz w:val="13"/>
                </w:rPr>
                <w:delText>628</w:delText>
              </w:r>
            </w:del>
          </w:p>
        </w:tc>
        <w:tc>
          <w:tcPr>
            <w:tcW w:w="656" w:type="dxa"/>
            <w:tcBorders>
              <w:top w:val="single" w:sz="4" w:space="0" w:color="000000"/>
              <w:bottom w:val="double" w:sz="4" w:space="0" w:color="000000"/>
            </w:tcBorders>
          </w:tcPr>
          <w:p w14:paraId="6A866957" w14:textId="758DEA2F" w:rsidR="00D62403" w:rsidDel="00673F97" w:rsidRDefault="00D62403" w:rsidP="000407AE">
            <w:pPr>
              <w:pStyle w:val="BodyText"/>
              <w:spacing w:before="126" w:line="314" w:lineRule="auto"/>
              <w:ind w:left="540" w:right="417"/>
              <w:jc w:val="both"/>
              <w:rPr>
                <w:del w:id="965" w:author="Mohamed SALEM" w:date="2024-01-16T13:21:00Z"/>
                <w:sz w:val="13"/>
              </w:rPr>
              <w:pPrChange w:id="966" w:author="Mohamed SALEM" w:date="2024-01-16T13:21:00Z">
                <w:pPr>
                  <w:pStyle w:val="TableParagraph"/>
                  <w:spacing w:line="140" w:lineRule="exact"/>
                  <w:ind w:right="8"/>
                </w:pPr>
              </w:pPrChange>
            </w:pPr>
            <w:del w:id="967" w:author="Mohamed SALEM" w:date="2024-01-16T13:21:00Z">
              <w:r w:rsidDel="00673F97">
                <w:rPr>
                  <w:spacing w:val="-5"/>
                  <w:w w:val="105"/>
                  <w:sz w:val="13"/>
                </w:rPr>
                <w:delText>737</w:delText>
              </w:r>
            </w:del>
          </w:p>
        </w:tc>
        <w:tc>
          <w:tcPr>
            <w:tcW w:w="666" w:type="dxa"/>
            <w:tcBorders>
              <w:top w:val="single" w:sz="4" w:space="0" w:color="000000"/>
              <w:bottom w:val="double" w:sz="4" w:space="0" w:color="000000"/>
            </w:tcBorders>
          </w:tcPr>
          <w:p w14:paraId="418430AE" w14:textId="0FA99727" w:rsidR="00D62403" w:rsidDel="00673F97" w:rsidRDefault="00D62403" w:rsidP="000407AE">
            <w:pPr>
              <w:pStyle w:val="BodyText"/>
              <w:spacing w:before="126" w:line="314" w:lineRule="auto"/>
              <w:ind w:left="540" w:right="417"/>
              <w:jc w:val="both"/>
              <w:rPr>
                <w:del w:id="968" w:author="Mohamed SALEM" w:date="2024-01-16T13:21:00Z"/>
                <w:sz w:val="13"/>
              </w:rPr>
              <w:pPrChange w:id="969" w:author="Mohamed SALEM" w:date="2024-01-16T13:21:00Z">
                <w:pPr>
                  <w:pStyle w:val="TableParagraph"/>
                  <w:spacing w:line="140" w:lineRule="exact"/>
                  <w:ind w:left="25" w:right="24"/>
                </w:pPr>
              </w:pPrChange>
            </w:pPr>
            <w:del w:id="970" w:author="Mohamed SALEM" w:date="2024-01-16T13:21:00Z">
              <w:r w:rsidDel="00673F97">
                <w:rPr>
                  <w:spacing w:val="-5"/>
                  <w:w w:val="115"/>
                  <w:sz w:val="13"/>
                </w:rPr>
                <w:delText>715</w:delText>
              </w:r>
            </w:del>
          </w:p>
        </w:tc>
        <w:tc>
          <w:tcPr>
            <w:tcW w:w="583" w:type="dxa"/>
            <w:tcBorders>
              <w:top w:val="single" w:sz="4" w:space="0" w:color="000000"/>
              <w:bottom w:val="double" w:sz="4" w:space="0" w:color="000000"/>
            </w:tcBorders>
          </w:tcPr>
          <w:p w14:paraId="074C69A4" w14:textId="5A940035" w:rsidR="00D62403" w:rsidDel="00673F97" w:rsidRDefault="00D62403" w:rsidP="000407AE">
            <w:pPr>
              <w:pStyle w:val="BodyText"/>
              <w:spacing w:before="126" w:line="314" w:lineRule="auto"/>
              <w:ind w:left="540" w:right="417"/>
              <w:jc w:val="both"/>
              <w:rPr>
                <w:del w:id="971" w:author="Mohamed SALEM" w:date="2024-01-16T13:21:00Z"/>
                <w:sz w:val="13"/>
              </w:rPr>
              <w:pPrChange w:id="972" w:author="Mohamed SALEM" w:date="2024-01-16T13:21:00Z">
                <w:pPr>
                  <w:pStyle w:val="TableParagraph"/>
                  <w:spacing w:line="140" w:lineRule="exact"/>
                  <w:ind w:left="15" w:right="2"/>
                </w:pPr>
              </w:pPrChange>
            </w:pPr>
            <w:del w:id="973" w:author="Mohamed SALEM" w:date="2024-01-16T13:21:00Z">
              <w:r w:rsidDel="00673F97">
                <w:rPr>
                  <w:spacing w:val="-2"/>
                  <w:w w:val="105"/>
                  <w:sz w:val="13"/>
                </w:rPr>
                <w:delText>1,452</w:delText>
              </w:r>
            </w:del>
          </w:p>
        </w:tc>
        <w:tc>
          <w:tcPr>
            <w:tcW w:w="655" w:type="dxa"/>
            <w:tcBorders>
              <w:top w:val="single" w:sz="4" w:space="0" w:color="000000"/>
              <w:bottom w:val="double" w:sz="4" w:space="0" w:color="000000"/>
            </w:tcBorders>
          </w:tcPr>
          <w:p w14:paraId="197D77AC" w14:textId="6CA60A5A" w:rsidR="00D62403" w:rsidDel="00673F97" w:rsidRDefault="00D62403" w:rsidP="000407AE">
            <w:pPr>
              <w:pStyle w:val="BodyText"/>
              <w:spacing w:before="126" w:line="314" w:lineRule="auto"/>
              <w:ind w:left="540" w:right="417"/>
              <w:jc w:val="both"/>
              <w:rPr>
                <w:del w:id="974" w:author="Mohamed SALEM" w:date="2024-01-16T13:21:00Z"/>
                <w:sz w:val="13"/>
              </w:rPr>
              <w:pPrChange w:id="975" w:author="Mohamed SALEM" w:date="2024-01-16T13:21:00Z">
                <w:pPr>
                  <w:pStyle w:val="TableParagraph"/>
                  <w:spacing w:line="140" w:lineRule="exact"/>
                  <w:ind w:right="2"/>
                </w:pPr>
              </w:pPrChange>
            </w:pPr>
            <w:del w:id="976" w:author="Mohamed SALEM" w:date="2024-01-16T13:21:00Z">
              <w:r w:rsidDel="00673F97">
                <w:rPr>
                  <w:spacing w:val="-4"/>
                  <w:w w:val="110"/>
                  <w:sz w:val="13"/>
                </w:rPr>
                <w:delText>1,057</w:delText>
              </w:r>
            </w:del>
          </w:p>
        </w:tc>
        <w:tc>
          <w:tcPr>
            <w:tcW w:w="665" w:type="dxa"/>
            <w:tcBorders>
              <w:top w:val="single" w:sz="4" w:space="0" w:color="000000"/>
              <w:bottom w:val="double" w:sz="4" w:space="0" w:color="000000"/>
            </w:tcBorders>
          </w:tcPr>
          <w:p w14:paraId="7D64B2B5" w14:textId="376CE38D" w:rsidR="00D62403" w:rsidDel="00673F97" w:rsidRDefault="00D62403" w:rsidP="000407AE">
            <w:pPr>
              <w:pStyle w:val="BodyText"/>
              <w:spacing w:before="126" w:line="314" w:lineRule="auto"/>
              <w:ind w:left="540" w:right="417"/>
              <w:jc w:val="both"/>
              <w:rPr>
                <w:del w:id="977" w:author="Mohamed SALEM" w:date="2024-01-16T13:21:00Z"/>
                <w:sz w:val="13"/>
              </w:rPr>
              <w:pPrChange w:id="978" w:author="Mohamed SALEM" w:date="2024-01-16T13:21:00Z">
                <w:pPr>
                  <w:pStyle w:val="TableParagraph"/>
                  <w:spacing w:line="140" w:lineRule="exact"/>
                  <w:ind w:left="10" w:right="2"/>
                </w:pPr>
              </w:pPrChange>
            </w:pPr>
            <w:del w:id="979" w:author="Mohamed SALEM" w:date="2024-01-16T13:21:00Z">
              <w:r w:rsidDel="00673F97">
                <w:rPr>
                  <w:spacing w:val="-2"/>
                  <w:w w:val="105"/>
                  <w:sz w:val="13"/>
                </w:rPr>
                <w:delText>1,023</w:delText>
              </w:r>
            </w:del>
          </w:p>
        </w:tc>
        <w:tc>
          <w:tcPr>
            <w:tcW w:w="582" w:type="dxa"/>
            <w:tcBorders>
              <w:top w:val="single" w:sz="4" w:space="0" w:color="000000"/>
              <w:bottom w:val="double" w:sz="4" w:space="0" w:color="000000"/>
            </w:tcBorders>
          </w:tcPr>
          <w:p w14:paraId="1B28D6EC" w14:textId="44435E11" w:rsidR="00D62403" w:rsidDel="00673F97" w:rsidRDefault="00D62403" w:rsidP="000407AE">
            <w:pPr>
              <w:pStyle w:val="BodyText"/>
              <w:spacing w:before="126" w:line="314" w:lineRule="auto"/>
              <w:ind w:left="540" w:right="417"/>
              <w:jc w:val="both"/>
              <w:rPr>
                <w:del w:id="980" w:author="Mohamed SALEM" w:date="2024-01-16T13:21:00Z"/>
                <w:sz w:val="13"/>
              </w:rPr>
              <w:pPrChange w:id="981" w:author="Mohamed SALEM" w:date="2024-01-16T13:21:00Z">
                <w:pPr>
                  <w:pStyle w:val="TableParagraph"/>
                  <w:spacing w:line="140" w:lineRule="exact"/>
                  <w:ind w:left="25" w:right="2"/>
                </w:pPr>
              </w:pPrChange>
            </w:pPr>
            <w:del w:id="982" w:author="Mohamed SALEM" w:date="2024-01-16T13:21:00Z">
              <w:r w:rsidDel="00673F97">
                <w:rPr>
                  <w:spacing w:val="-2"/>
                  <w:sz w:val="13"/>
                </w:rPr>
                <w:delText>2,080</w:delText>
              </w:r>
            </w:del>
          </w:p>
        </w:tc>
      </w:tr>
    </w:tbl>
    <w:p w14:paraId="5CB99DBB" w14:textId="77777777" w:rsidR="007723E3" w:rsidRDefault="007723E3" w:rsidP="00672416">
      <w:pPr>
        <w:pStyle w:val="BodyText"/>
        <w:spacing w:before="126" w:line="314" w:lineRule="auto"/>
        <w:ind w:right="417"/>
        <w:jc w:val="both"/>
        <w:rPr>
          <w:ins w:id="983" w:author="Mohamed SALEM" w:date="2024-01-16T13:36:00Z"/>
          <w:sz w:val="18"/>
        </w:rPr>
      </w:pPr>
    </w:p>
    <w:p w14:paraId="5D081B03" w14:textId="2367B5E3" w:rsidR="002C05CE" w:rsidRDefault="002C05CE" w:rsidP="000407AE">
      <w:pPr>
        <w:pStyle w:val="BodyText"/>
        <w:spacing w:before="126" w:line="314" w:lineRule="auto"/>
        <w:ind w:left="540" w:right="417"/>
        <w:jc w:val="both"/>
        <w:rPr>
          <w:ins w:id="984" w:author="Mohamed SALEM" w:date="2024-01-16T13:24:00Z"/>
          <w:sz w:val="18"/>
        </w:rPr>
        <w:pPrChange w:id="985" w:author="Mohamed SALEM" w:date="2024-01-16T13:28:00Z">
          <w:pPr>
            <w:spacing w:before="249"/>
            <w:ind w:left="1016"/>
          </w:pPr>
        </w:pPrChange>
      </w:pPr>
      <w:ins w:id="986" w:author="Mohamed SALEM" w:date="2024-01-16T13:24:00Z">
        <w:r>
          <w:rPr>
            <w:sz w:val="18"/>
          </w:rPr>
          <w:t>Table</w:t>
        </w:r>
        <w:r>
          <w:rPr>
            <w:spacing w:val="9"/>
            <w:sz w:val="18"/>
          </w:rPr>
          <w:t xml:space="preserve"> </w:t>
        </w:r>
        <w:r>
          <w:rPr>
            <w:sz w:val="18"/>
          </w:rPr>
          <w:t>23:</w:t>
        </w:r>
        <w:r>
          <w:rPr>
            <w:spacing w:val="25"/>
            <w:sz w:val="18"/>
          </w:rPr>
          <w:t xml:space="preserve"> </w:t>
        </w:r>
        <w:commentRangeStart w:id="987"/>
        <w:commentRangeStart w:id="988"/>
        <w:r>
          <w:rPr>
            <w:sz w:val="18"/>
          </w:rPr>
          <w:t>Balance</w:t>
        </w:r>
        <w:r>
          <w:rPr>
            <w:spacing w:val="10"/>
            <w:sz w:val="18"/>
          </w:rPr>
          <w:t xml:space="preserve"> </w:t>
        </w:r>
        <w:r>
          <w:rPr>
            <w:sz w:val="18"/>
          </w:rPr>
          <w:t>Table</w:t>
        </w:r>
        <w:r>
          <w:rPr>
            <w:spacing w:val="9"/>
            <w:sz w:val="18"/>
          </w:rPr>
          <w:t xml:space="preserve"> </w:t>
        </w:r>
        <w:r>
          <w:rPr>
            <w:sz w:val="18"/>
          </w:rPr>
          <w:t>on</w:t>
        </w:r>
        <w:r>
          <w:rPr>
            <w:spacing w:val="9"/>
            <w:sz w:val="18"/>
          </w:rPr>
          <w:t xml:space="preserve"> </w:t>
        </w:r>
        <w:r>
          <w:rPr>
            <w:sz w:val="18"/>
          </w:rPr>
          <w:t>Randomized</w:t>
        </w:r>
        <w:r>
          <w:rPr>
            <w:spacing w:val="8"/>
            <w:sz w:val="18"/>
          </w:rPr>
          <w:t xml:space="preserve"> </w:t>
        </w:r>
        <w:r>
          <w:rPr>
            <w:sz w:val="18"/>
          </w:rPr>
          <w:t>Survey</w:t>
        </w:r>
        <w:r>
          <w:rPr>
            <w:spacing w:val="9"/>
            <w:sz w:val="18"/>
          </w:rPr>
          <w:t xml:space="preserve"> </w:t>
        </w:r>
        <w:r>
          <w:rPr>
            <w:sz w:val="18"/>
          </w:rPr>
          <w:t>Modality:</w:t>
        </w:r>
        <w:r>
          <w:rPr>
            <w:spacing w:val="25"/>
            <w:sz w:val="18"/>
          </w:rPr>
          <w:t xml:space="preserve"> </w:t>
        </w:r>
        <w:r>
          <w:rPr>
            <w:sz w:val="18"/>
          </w:rPr>
          <w:t>Face-to-Face</w:t>
        </w:r>
        <w:r>
          <w:rPr>
            <w:spacing w:val="10"/>
            <w:sz w:val="18"/>
          </w:rPr>
          <w:t xml:space="preserve"> </w:t>
        </w:r>
        <w:r>
          <w:rPr>
            <w:sz w:val="18"/>
          </w:rPr>
          <w:t>vs.</w:t>
        </w:r>
        <w:r>
          <w:rPr>
            <w:spacing w:val="25"/>
            <w:sz w:val="18"/>
          </w:rPr>
          <w:t xml:space="preserve"> </w:t>
        </w:r>
        <w:r>
          <w:rPr>
            <w:sz w:val="18"/>
          </w:rPr>
          <w:t>Remote</w:t>
        </w:r>
        <w:r>
          <w:rPr>
            <w:spacing w:val="9"/>
            <w:sz w:val="18"/>
          </w:rPr>
          <w:t xml:space="preserve"> </w:t>
        </w:r>
        <w:r>
          <w:rPr>
            <w:sz w:val="18"/>
          </w:rPr>
          <w:t>Completed</w:t>
        </w:r>
        <w:r>
          <w:rPr>
            <w:spacing w:val="9"/>
            <w:sz w:val="18"/>
          </w:rPr>
          <w:t xml:space="preserve"> </w:t>
        </w:r>
        <w:r>
          <w:rPr>
            <w:spacing w:val="-2"/>
            <w:sz w:val="18"/>
          </w:rPr>
          <w:t>Surveys</w:t>
        </w:r>
        <w:commentRangeEnd w:id="987"/>
        <w:r>
          <w:rPr>
            <w:rStyle w:val="CommentReference"/>
          </w:rPr>
          <w:commentReference w:id="987"/>
        </w:r>
        <w:commentRangeEnd w:id="988"/>
        <w:r>
          <w:rPr>
            <w:rStyle w:val="CommentReference"/>
          </w:rPr>
          <w:commentReference w:id="988"/>
        </w:r>
      </w:ins>
    </w:p>
    <w:p w14:paraId="1B012885" w14:textId="77777777" w:rsidR="002C05CE" w:rsidRDefault="002C05CE" w:rsidP="002C05CE">
      <w:pPr>
        <w:pStyle w:val="BodyText"/>
        <w:spacing w:before="2"/>
        <w:rPr>
          <w:ins w:id="991" w:author="Mohamed SALEM" w:date="2024-01-16T13:24:00Z"/>
          <w:sz w:val="15"/>
        </w:rPr>
      </w:pPr>
      <w:ins w:id="992" w:author="Mohamed SALEM" w:date="2024-01-16T13:24:00Z">
        <w:r>
          <w:rPr>
            <w:noProof/>
          </w:rPr>
          <mc:AlternateContent>
            <mc:Choice Requires="wpg">
              <w:drawing>
                <wp:anchor distT="0" distB="0" distL="0" distR="0" simplePos="0" relativeHeight="251658306" behindDoc="1" locked="0" layoutInCell="1" allowOverlap="1" wp14:anchorId="0FE9DF77" wp14:editId="1A2EA08A">
                  <wp:simplePos x="0" y="0"/>
                  <wp:positionH relativeFrom="page">
                    <wp:posOffset>914400</wp:posOffset>
                  </wp:positionH>
                  <wp:positionV relativeFrom="paragraph">
                    <wp:posOffset>125656</wp:posOffset>
                  </wp:positionV>
                  <wp:extent cx="5944235" cy="30480"/>
                  <wp:effectExtent l="0" t="0" r="0" b="0"/>
                  <wp:wrapTopAndBottom/>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30480"/>
                            <a:chOff x="0" y="0"/>
                            <a:chExt cx="5944235" cy="30480"/>
                          </a:xfrm>
                        </wpg:grpSpPr>
                        <wps:wsp>
                          <wps:cNvPr id="190" name="Graphic 57"/>
                          <wps:cNvSpPr/>
                          <wps:spPr>
                            <a:xfrm>
                              <a:off x="0" y="2133"/>
                              <a:ext cx="5944235" cy="1270"/>
                            </a:xfrm>
                            <a:custGeom>
                              <a:avLst/>
                              <a:gdLst/>
                              <a:ahLst/>
                              <a:cxnLst/>
                              <a:rect l="l" t="t" r="r" b="b"/>
                              <a:pathLst>
                                <a:path w="5944235">
                                  <a:moveTo>
                                    <a:pt x="0" y="0"/>
                                  </a:moveTo>
                                  <a:lnTo>
                                    <a:pt x="5943713" y="0"/>
                                  </a:lnTo>
                                </a:path>
                              </a:pathLst>
                            </a:custGeom>
                            <a:ln w="4267">
                              <a:solidFill>
                                <a:srgbClr val="000000"/>
                              </a:solidFill>
                              <a:prstDash val="solid"/>
                            </a:ln>
                          </wps:spPr>
                          <wps:bodyPr wrap="square" lIns="0" tIns="0" rIns="0" bIns="0" rtlCol="0">
                            <a:prstTxWarp prst="textNoShape">
                              <a:avLst/>
                            </a:prstTxWarp>
                            <a:noAutofit/>
                          </wps:bodyPr>
                        </wps:wsp>
                        <wps:wsp>
                          <wps:cNvPr id="191" name="Graphic 58"/>
                          <wps:cNvSpPr/>
                          <wps:spPr>
                            <a:xfrm>
                              <a:off x="0" y="27779"/>
                              <a:ext cx="5944235" cy="1270"/>
                            </a:xfrm>
                            <a:custGeom>
                              <a:avLst/>
                              <a:gdLst/>
                              <a:ahLst/>
                              <a:cxnLst/>
                              <a:rect l="l" t="t" r="r" b="b"/>
                              <a:pathLst>
                                <a:path w="5944235">
                                  <a:moveTo>
                                    <a:pt x="0" y="0"/>
                                  </a:moveTo>
                                  <a:lnTo>
                                    <a:pt x="5943713" y="0"/>
                                  </a:lnTo>
                                </a:path>
                              </a:pathLst>
                            </a:custGeom>
                            <a:ln w="4267">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3BBAF0C4" id="Group 185" o:spid="_x0000_s1026" style="position:absolute;margin-left:1in;margin-top:9.9pt;width:468.05pt;height:2.4pt;z-index:-251658174;mso-wrap-distance-left:0;mso-wrap-distance-right:0;mso-position-horizontal-relative:page" coordsize="59442,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">
                  <v:shape id="Graphic 57" o:spid="_x0000_s1027" style="position:absolute;top:21;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" path="m,l5943713,e" filled="f" strokeweight=".1185mm">
                    <v:path arrowok="t"/>
                  </v:shape>
                  <v:shape id="Graphic 58" o:spid="_x0000_s1028" style="position:absolute;top:277;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" path="m,l5943713,e" filled="f" strokeweight=".1185mm">
                    <v:path arrowok="t"/>
                  </v:shape>
                  <w10:wrap type="topAndBottom" anchorx="page"/>
                </v:group>
              </w:pict>
            </mc:Fallback>
          </mc:AlternateContent>
        </w:r>
      </w:ins>
    </w:p>
    <w:p w14:paraId="167C3569" w14:textId="77777777" w:rsidR="002C05CE" w:rsidRDefault="002C05CE" w:rsidP="002C05CE">
      <w:pPr>
        <w:tabs>
          <w:tab w:val="left" w:pos="6658"/>
          <w:tab w:val="left" w:pos="8740"/>
        </w:tabs>
        <w:ind w:left="4714"/>
        <w:rPr>
          <w:ins w:id="993" w:author="Mohamed SALEM" w:date="2024-01-16T13:24:00Z"/>
          <w:sz w:val="13"/>
        </w:rPr>
      </w:pPr>
      <w:ins w:id="994" w:author="Mohamed SALEM" w:date="2024-01-16T13:24:00Z">
        <w:r>
          <w:rPr>
            <w:w w:val="110"/>
            <w:sz w:val="13"/>
          </w:rPr>
          <w:t>Own</w:t>
        </w:r>
        <w:r>
          <w:rPr>
            <w:spacing w:val="9"/>
            <w:w w:val="110"/>
            <w:sz w:val="13"/>
          </w:rPr>
          <w:t xml:space="preserve"> </w:t>
        </w:r>
        <w:r>
          <w:rPr>
            <w:spacing w:val="-2"/>
            <w:w w:val="110"/>
            <w:sz w:val="13"/>
          </w:rPr>
          <w:t>Phone</w:t>
        </w:r>
        <w:r>
          <w:rPr>
            <w:sz w:val="13"/>
          </w:rPr>
          <w:tab/>
        </w:r>
        <w:r>
          <w:rPr>
            <w:w w:val="110"/>
            <w:sz w:val="13"/>
          </w:rPr>
          <w:t>No</w:t>
        </w:r>
        <w:r>
          <w:rPr>
            <w:spacing w:val="3"/>
            <w:w w:val="110"/>
            <w:sz w:val="13"/>
          </w:rPr>
          <w:t xml:space="preserve"> </w:t>
        </w:r>
        <w:r>
          <w:rPr>
            <w:spacing w:val="-2"/>
            <w:w w:val="110"/>
            <w:sz w:val="13"/>
          </w:rPr>
          <w:t>Phone</w:t>
        </w:r>
        <w:r>
          <w:rPr>
            <w:sz w:val="13"/>
          </w:rPr>
          <w:tab/>
        </w:r>
        <w:r>
          <w:rPr>
            <w:spacing w:val="-4"/>
            <w:w w:val="110"/>
            <w:sz w:val="13"/>
          </w:rPr>
          <w:t>Total</w:t>
        </w:r>
      </w:ins>
    </w:p>
    <w:p w14:paraId="3619AE60" w14:textId="77777777" w:rsidR="002C05CE" w:rsidRDefault="002C05CE" w:rsidP="002C05CE">
      <w:pPr>
        <w:tabs>
          <w:tab w:val="left" w:pos="4328"/>
          <w:tab w:val="left" w:pos="4877"/>
          <w:tab w:val="left" w:pos="5624"/>
          <w:tab w:val="left" w:pos="6214"/>
          <w:tab w:val="left" w:pos="6763"/>
          <w:tab w:val="left" w:pos="7510"/>
          <w:tab w:val="left" w:pos="8100"/>
          <w:tab w:val="left" w:pos="8649"/>
          <w:tab w:val="left" w:pos="9448"/>
        </w:tabs>
        <w:spacing w:before="4"/>
        <w:ind w:left="640"/>
        <w:rPr>
          <w:ins w:id="995" w:author="Mohamed SALEM" w:date="2024-01-16T13:24:00Z"/>
          <w:sz w:val="13"/>
        </w:rPr>
      </w:pPr>
      <w:ins w:id="996" w:author="Mohamed SALEM" w:date="2024-01-16T13:24:00Z">
        <w:r>
          <w:rPr>
            <w:spacing w:val="-2"/>
            <w:w w:val="110"/>
            <w:sz w:val="13"/>
          </w:rPr>
          <w:t>Variable</w:t>
        </w:r>
        <w:r>
          <w:rPr>
            <w:sz w:val="13"/>
          </w:rPr>
          <w:tab/>
        </w:r>
        <w:r>
          <w:rPr>
            <w:spacing w:val="-5"/>
            <w:w w:val="110"/>
            <w:sz w:val="13"/>
          </w:rPr>
          <w:t>F2F</w:t>
        </w:r>
        <w:r>
          <w:rPr>
            <w:sz w:val="13"/>
          </w:rPr>
          <w:tab/>
        </w:r>
        <w:r>
          <w:rPr>
            <w:spacing w:val="-2"/>
            <w:w w:val="110"/>
            <w:sz w:val="13"/>
          </w:rPr>
          <w:t>Remote</w:t>
        </w:r>
        <w:r>
          <w:rPr>
            <w:sz w:val="13"/>
          </w:rPr>
          <w:tab/>
        </w:r>
        <w:r>
          <w:rPr>
            <w:spacing w:val="-4"/>
            <w:w w:val="110"/>
            <w:sz w:val="13"/>
          </w:rPr>
          <w:t>Diff</w:t>
        </w:r>
        <w:r>
          <w:rPr>
            <w:sz w:val="13"/>
          </w:rPr>
          <w:tab/>
        </w:r>
        <w:r>
          <w:rPr>
            <w:spacing w:val="-5"/>
            <w:w w:val="110"/>
            <w:sz w:val="13"/>
          </w:rPr>
          <w:t>F2F</w:t>
        </w:r>
        <w:r>
          <w:rPr>
            <w:sz w:val="13"/>
          </w:rPr>
          <w:tab/>
        </w:r>
        <w:r>
          <w:rPr>
            <w:spacing w:val="-2"/>
            <w:w w:val="110"/>
            <w:sz w:val="13"/>
          </w:rPr>
          <w:t>Remote</w:t>
        </w:r>
        <w:r>
          <w:rPr>
            <w:sz w:val="13"/>
          </w:rPr>
          <w:tab/>
        </w:r>
        <w:r>
          <w:rPr>
            <w:spacing w:val="-4"/>
            <w:w w:val="110"/>
            <w:sz w:val="13"/>
          </w:rPr>
          <w:t>Diff</w:t>
        </w:r>
        <w:r>
          <w:rPr>
            <w:sz w:val="13"/>
          </w:rPr>
          <w:tab/>
        </w:r>
        <w:r>
          <w:rPr>
            <w:spacing w:val="-5"/>
            <w:w w:val="110"/>
            <w:sz w:val="13"/>
          </w:rPr>
          <w:t>F2F</w:t>
        </w:r>
        <w:r>
          <w:rPr>
            <w:sz w:val="13"/>
          </w:rPr>
          <w:tab/>
        </w:r>
        <w:r>
          <w:rPr>
            <w:spacing w:val="-2"/>
            <w:w w:val="110"/>
            <w:sz w:val="13"/>
          </w:rPr>
          <w:t>Remote</w:t>
        </w:r>
        <w:r>
          <w:rPr>
            <w:sz w:val="13"/>
          </w:rPr>
          <w:tab/>
        </w:r>
        <w:r>
          <w:rPr>
            <w:spacing w:val="-4"/>
            <w:w w:val="110"/>
            <w:sz w:val="13"/>
          </w:rPr>
          <w:t>Diff</w:t>
        </w:r>
      </w:ins>
    </w:p>
    <w:tbl>
      <w:tblPr>
        <w:tblW w:w="0" w:type="auto"/>
        <w:tblInd w:w="547" w:type="dxa"/>
        <w:tblLayout w:type="fixed"/>
        <w:tblCellMar>
          <w:left w:w="0" w:type="dxa"/>
          <w:right w:w="0" w:type="dxa"/>
        </w:tblCellMar>
        <w:tblLook w:val="01E0" w:firstRow="1" w:lastRow="1" w:firstColumn="1" w:lastColumn="1" w:noHBand="0" w:noVBand="0"/>
      </w:tblPr>
      <w:tblGrid>
        <w:gridCol w:w="4247"/>
        <w:gridCol w:w="660"/>
        <w:gridCol w:w="578"/>
        <w:gridCol w:w="649"/>
        <w:gridCol w:w="659"/>
        <w:gridCol w:w="577"/>
        <w:gridCol w:w="649"/>
        <w:gridCol w:w="660"/>
        <w:gridCol w:w="681"/>
      </w:tblGrid>
      <w:tr w:rsidR="002C05CE" w14:paraId="5F373ADE" w14:textId="77777777">
        <w:trPr>
          <w:trHeight w:val="175"/>
        </w:trPr>
        <w:tc>
          <w:tcPr>
            <w:tcW w:w="4247" w:type="dxa"/>
          </w:tcPr>
          <w:p w14:paraId="12435951" w14:textId="77777777" w:rsidR="002C05CE" w:rsidRDefault="002C05CE">
            <w:pPr>
              <w:pStyle w:val="TableParagraph"/>
              <w:tabs>
                <w:tab w:val="right" w:pos="4080"/>
              </w:tabs>
              <w:spacing w:before="19" w:line="136" w:lineRule="exact"/>
              <w:ind w:left="100"/>
              <w:jc w:val="left"/>
              <w:rPr>
                <w:sz w:val="13"/>
              </w:rPr>
            </w:pPr>
            <w:ins w:id="997" w:author="Mohamed SALEM" w:date="2024-01-16T13:24:00Z">
              <w:r>
                <w:rPr>
                  <w:noProof/>
                </w:rPr>
                <mc:AlternateContent>
                  <mc:Choice Requires="wpg">
                    <w:drawing>
                      <wp:anchor distT="0" distB="0" distL="0" distR="0" simplePos="0" relativeHeight="251658304" behindDoc="0" locked="0" layoutInCell="1" allowOverlap="1" wp14:anchorId="09D18C7A" wp14:editId="4706DC97">
                        <wp:simplePos x="0" y="0"/>
                        <wp:positionH relativeFrom="column">
                          <wp:posOffset>0</wp:posOffset>
                        </wp:positionH>
                        <wp:positionV relativeFrom="paragraph">
                          <wp:posOffset>12465</wp:posOffset>
                        </wp:positionV>
                        <wp:extent cx="5944235" cy="4445"/>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4445"/>
                                  <a:chOff x="0" y="0"/>
                                  <a:chExt cx="5944235" cy="4445"/>
                                </a:xfrm>
                              </wpg:grpSpPr>
                              <wps:wsp>
                                <wps:cNvPr id="193" name="Graphic 60"/>
                                <wps:cNvSpPr/>
                                <wps:spPr>
                                  <a:xfrm>
                                    <a:off x="0" y="2133"/>
                                    <a:ext cx="5944235" cy="1270"/>
                                  </a:xfrm>
                                  <a:custGeom>
                                    <a:avLst/>
                                    <a:gdLst/>
                                    <a:ahLst/>
                                    <a:cxnLst/>
                                    <a:rect l="l" t="t" r="r" b="b"/>
                                    <a:pathLst>
                                      <a:path w="5944235">
                                        <a:moveTo>
                                          <a:pt x="0" y="0"/>
                                        </a:moveTo>
                                        <a:lnTo>
                                          <a:pt x="5943713" y="0"/>
                                        </a:lnTo>
                                      </a:path>
                                    </a:pathLst>
                                  </a:custGeom>
                                  <a:ln w="4267">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23858E4F" id="Group 192" o:spid="_x0000_s1026" style="position:absolute;margin-left:0;margin-top:1pt;width:468.05pt;height:.35pt;z-index:251658304;mso-wrap-distance-left:0;mso-wrap-distance-right:0" coordsize="5944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">
                        <v:shape id="Graphic 60" o:spid="_x0000_s1027" style="position:absolute;top:21;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" path="m,l5943713,e" filled="f" strokeweight=".1185mm">
                          <v:path arrowok="t"/>
                        </v:shape>
                      </v:group>
                    </w:pict>
                  </mc:Fallback>
                </mc:AlternateContent>
              </w:r>
              <w:r>
                <w:rPr>
                  <w:sz w:val="13"/>
                </w:rPr>
                <w:t>List</w:t>
              </w:r>
              <w:r>
                <w:rPr>
                  <w:spacing w:val="40"/>
                  <w:sz w:val="13"/>
                </w:rPr>
                <w:t xml:space="preserve"> </w:t>
              </w:r>
              <w:r>
                <w:rPr>
                  <w:sz w:val="13"/>
                </w:rPr>
                <w:t>respondent</w:t>
              </w:r>
              <w:r>
                <w:rPr>
                  <w:spacing w:val="40"/>
                  <w:sz w:val="13"/>
                </w:rPr>
                <w:t xml:space="preserve"> </w:t>
              </w:r>
              <w:r>
                <w:rPr>
                  <w:spacing w:val="-5"/>
                  <w:sz w:val="13"/>
                </w:rPr>
                <w:t>age</w:t>
              </w:r>
              <w:r>
                <w:rPr>
                  <w:rFonts w:ascii="Times New Roman"/>
                  <w:sz w:val="13"/>
                </w:rPr>
                <w:tab/>
              </w:r>
              <w:r>
                <w:rPr>
                  <w:spacing w:val="-2"/>
                  <w:sz w:val="13"/>
                </w:rPr>
                <w:t>36.27</w:t>
              </w:r>
            </w:ins>
          </w:p>
        </w:tc>
        <w:tc>
          <w:tcPr>
            <w:tcW w:w="660" w:type="dxa"/>
          </w:tcPr>
          <w:p w14:paraId="3CC633FF" w14:textId="77777777" w:rsidR="002C05CE" w:rsidRDefault="002C05CE">
            <w:pPr>
              <w:pStyle w:val="TableParagraph"/>
              <w:spacing w:before="19" w:line="136" w:lineRule="exact"/>
              <w:ind w:left="28" w:right="28"/>
              <w:rPr>
                <w:sz w:val="13"/>
              </w:rPr>
            </w:pPr>
            <w:ins w:id="998" w:author="Mohamed SALEM" w:date="2024-01-16T13:24:00Z">
              <w:r>
                <w:rPr>
                  <w:spacing w:val="-2"/>
                  <w:sz w:val="13"/>
                </w:rPr>
                <w:t>39.03</w:t>
              </w:r>
            </w:ins>
          </w:p>
        </w:tc>
        <w:tc>
          <w:tcPr>
            <w:tcW w:w="578" w:type="dxa"/>
          </w:tcPr>
          <w:p w14:paraId="1AC580A0" w14:textId="77777777" w:rsidR="002C05CE" w:rsidRDefault="002C05CE">
            <w:pPr>
              <w:pStyle w:val="TableParagraph"/>
              <w:spacing w:before="19" w:line="136" w:lineRule="exact"/>
              <w:ind w:left="9"/>
              <w:rPr>
                <w:sz w:val="13"/>
              </w:rPr>
            </w:pPr>
            <w:ins w:id="999" w:author="Mohamed SALEM" w:date="2024-01-16T13:24:00Z">
              <w:r>
                <w:rPr>
                  <w:spacing w:val="-2"/>
                  <w:w w:val="105"/>
                  <w:sz w:val="13"/>
                </w:rPr>
                <w:t>2.76*</w:t>
              </w:r>
            </w:ins>
          </w:p>
        </w:tc>
        <w:tc>
          <w:tcPr>
            <w:tcW w:w="649" w:type="dxa"/>
          </w:tcPr>
          <w:p w14:paraId="25E43C70" w14:textId="77777777" w:rsidR="002C05CE" w:rsidRDefault="002C05CE">
            <w:pPr>
              <w:pStyle w:val="TableParagraph"/>
              <w:spacing w:before="19" w:line="136" w:lineRule="exact"/>
              <w:ind w:left="1" w:right="10"/>
              <w:rPr>
                <w:sz w:val="13"/>
              </w:rPr>
            </w:pPr>
            <w:ins w:id="1000" w:author="Mohamed SALEM" w:date="2024-01-16T13:24:00Z">
              <w:r>
                <w:rPr>
                  <w:spacing w:val="-2"/>
                  <w:sz w:val="13"/>
                </w:rPr>
                <w:t>39.47</w:t>
              </w:r>
            </w:ins>
          </w:p>
        </w:tc>
        <w:tc>
          <w:tcPr>
            <w:tcW w:w="659" w:type="dxa"/>
          </w:tcPr>
          <w:p w14:paraId="3FEF6503" w14:textId="77777777" w:rsidR="002C05CE" w:rsidRDefault="002C05CE">
            <w:pPr>
              <w:pStyle w:val="TableParagraph"/>
              <w:spacing w:before="19" w:line="136" w:lineRule="exact"/>
              <w:ind w:left="9" w:right="9"/>
              <w:rPr>
                <w:sz w:val="13"/>
              </w:rPr>
            </w:pPr>
            <w:ins w:id="1001" w:author="Mohamed SALEM" w:date="2024-01-16T13:24:00Z">
              <w:r>
                <w:rPr>
                  <w:spacing w:val="-2"/>
                  <w:sz w:val="13"/>
                </w:rPr>
                <w:t>39.76</w:t>
              </w:r>
            </w:ins>
          </w:p>
        </w:tc>
        <w:tc>
          <w:tcPr>
            <w:tcW w:w="577" w:type="dxa"/>
          </w:tcPr>
          <w:p w14:paraId="5E02F323" w14:textId="77777777" w:rsidR="002C05CE" w:rsidRDefault="002C05CE">
            <w:pPr>
              <w:pStyle w:val="TableParagraph"/>
              <w:spacing w:before="19" w:line="136" w:lineRule="exact"/>
              <w:ind w:left="27" w:right="16"/>
              <w:rPr>
                <w:sz w:val="13"/>
              </w:rPr>
            </w:pPr>
            <w:ins w:id="1002" w:author="Mohamed SALEM" w:date="2024-01-16T13:24:00Z">
              <w:r>
                <w:rPr>
                  <w:spacing w:val="-4"/>
                  <w:sz w:val="13"/>
                </w:rPr>
                <w:t>0.28</w:t>
              </w:r>
            </w:ins>
          </w:p>
        </w:tc>
        <w:tc>
          <w:tcPr>
            <w:tcW w:w="649" w:type="dxa"/>
          </w:tcPr>
          <w:p w14:paraId="323677C2" w14:textId="77777777" w:rsidR="002C05CE" w:rsidRDefault="002C05CE">
            <w:pPr>
              <w:pStyle w:val="TableParagraph"/>
              <w:spacing w:before="19" w:line="136" w:lineRule="exact"/>
              <w:ind w:left="4" w:right="10"/>
              <w:rPr>
                <w:sz w:val="13"/>
              </w:rPr>
            </w:pPr>
            <w:ins w:id="1003" w:author="Mohamed SALEM" w:date="2024-01-16T13:24:00Z">
              <w:r>
                <w:rPr>
                  <w:spacing w:val="-2"/>
                  <w:sz w:val="13"/>
                </w:rPr>
                <w:t>38.50</w:t>
              </w:r>
            </w:ins>
          </w:p>
        </w:tc>
        <w:tc>
          <w:tcPr>
            <w:tcW w:w="660" w:type="dxa"/>
          </w:tcPr>
          <w:p w14:paraId="6E9D127C" w14:textId="77777777" w:rsidR="002C05CE" w:rsidRDefault="002C05CE">
            <w:pPr>
              <w:pStyle w:val="TableParagraph"/>
              <w:spacing w:before="19" w:line="136" w:lineRule="exact"/>
              <w:ind w:left="28" w:right="27"/>
              <w:rPr>
                <w:sz w:val="13"/>
              </w:rPr>
            </w:pPr>
            <w:ins w:id="1004" w:author="Mohamed SALEM" w:date="2024-01-16T13:24:00Z">
              <w:r>
                <w:rPr>
                  <w:spacing w:val="-2"/>
                  <w:sz w:val="13"/>
                </w:rPr>
                <w:t>39.34</w:t>
              </w:r>
            </w:ins>
          </w:p>
        </w:tc>
        <w:tc>
          <w:tcPr>
            <w:tcW w:w="681" w:type="dxa"/>
          </w:tcPr>
          <w:p w14:paraId="1ADB040E" w14:textId="77777777" w:rsidR="002C05CE" w:rsidRDefault="002C05CE">
            <w:pPr>
              <w:pStyle w:val="TableParagraph"/>
              <w:spacing w:before="19" w:line="136" w:lineRule="exact"/>
              <w:ind w:left="11"/>
              <w:rPr>
                <w:sz w:val="13"/>
              </w:rPr>
            </w:pPr>
            <w:ins w:id="1005" w:author="Mohamed SALEM" w:date="2024-01-16T13:24:00Z">
              <w:r>
                <w:rPr>
                  <w:spacing w:val="-4"/>
                  <w:sz w:val="13"/>
                </w:rPr>
                <w:t>0.84</w:t>
              </w:r>
            </w:ins>
          </w:p>
        </w:tc>
      </w:tr>
      <w:tr w:rsidR="002C05CE" w14:paraId="0C18B82C" w14:textId="77777777">
        <w:trPr>
          <w:trHeight w:val="159"/>
        </w:trPr>
        <w:tc>
          <w:tcPr>
            <w:tcW w:w="4247" w:type="dxa"/>
          </w:tcPr>
          <w:p w14:paraId="64DA2FD0" w14:textId="77777777" w:rsidR="002C05CE" w:rsidRDefault="002C05CE">
            <w:pPr>
              <w:pStyle w:val="TableParagraph"/>
              <w:spacing w:before="4" w:line="136" w:lineRule="exact"/>
              <w:ind w:right="109"/>
              <w:jc w:val="right"/>
              <w:rPr>
                <w:sz w:val="13"/>
              </w:rPr>
            </w:pPr>
            <w:ins w:id="1006" w:author="Mohamed SALEM" w:date="2024-01-16T13:24:00Z">
              <w:r>
                <w:rPr>
                  <w:spacing w:val="-2"/>
                  <w:w w:val="110"/>
                  <w:sz w:val="13"/>
                </w:rPr>
                <w:t>(12.55)</w:t>
              </w:r>
            </w:ins>
          </w:p>
        </w:tc>
        <w:tc>
          <w:tcPr>
            <w:tcW w:w="660" w:type="dxa"/>
          </w:tcPr>
          <w:p w14:paraId="21691E40" w14:textId="77777777" w:rsidR="002C05CE" w:rsidRDefault="002C05CE">
            <w:pPr>
              <w:pStyle w:val="TableParagraph"/>
              <w:spacing w:before="4" w:line="136" w:lineRule="exact"/>
              <w:ind w:left="28" w:right="28"/>
              <w:rPr>
                <w:sz w:val="13"/>
              </w:rPr>
            </w:pPr>
            <w:ins w:id="1007" w:author="Mohamed SALEM" w:date="2024-01-16T13:24:00Z">
              <w:r>
                <w:rPr>
                  <w:spacing w:val="-2"/>
                  <w:w w:val="105"/>
                  <w:sz w:val="13"/>
                </w:rPr>
                <w:t>(12.38)</w:t>
              </w:r>
            </w:ins>
          </w:p>
        </w:tc>
        <w:tc>
          <w:tcPr>
            <w:tcW w:w="578" w:type="dxa"/>
          </w:tcPr>
          <w:p w14:paraId="58BA2F00" w14:textId="77777777" w:rsidR="002C05CE" w:rsidRDefault="002C05CE">
            <w:pPr>
              <w:pStyle w:val="TableParagraph"/>
              <w:spacing w:before="4" w:line="136" w:lineRule="exact"/>
              <w:ind w:left="9"/>
              <w:rPr>
                <w:sz w:val="13"/>
              </w:rPr>
            </w:pPr>
            <w:ins w:id="1008" w:author="Mohamed SALEM" w:date="2024-01-16T13:24:00Z">
              <w:r>
                <w:rPr>
                  <w:spacing w:val="-2"/>
                  <w:sz w:val="13"/>
                </w:rPr>
                <w:t>(0.03)</w:t>
              </w:r>
            </w:ins>
          </w:p>
        </w:tc>
        <w:tc>
          <w:tcPr>
            <w:tcW w:w="649" w:type="dxa"/>
          </w:tcPr>
          <w:p w14:paraId="79AA0437" w14:textId="77777777" w:rsidR="002C05CE" w:rsidRDefault="002C05CE">
            <w:pPr>
              <w:pStyle w:val="TableParagraph"/>
              <w:spacing w:before="4" w:line="136" w:lineRule="exact"/>
              <w:ind w:right="10"/>
              <w:rPr>
                <w:sz w:val="13"/>
              </w:rPr>
            </w:pPr>
            <w:ins w:id="1009" w:author="Mohamed SALEM" w:date="2024-01-16T13:24:00Z">
              <w:r>
                <w:rPr>
                  <w:spacing w:val="-2"/>
                  <w:w w:val="105"/>
                  <w:sz w:val="13"/>
                </w:rPr>
                <w:t>(13.82)</w:t>
              </w:r>
            </w:ins>
          </w:p>
        </w:tc>
        <w:tc>
          <w:tcPr>
            <w:tcW w:w="659" w:type="dxa"/>
          </w:tcPr>
          <w:p w14:paraId="0A709D6E" w14:textId="77777777" w:rsidR="002C05CE" w:rsidRDefault="002C05CE">
            <w:pPr>
              <w:pStyle w:val="TableParagraph"/>
              <w:spacing w:before="4" w:line="136" w:lineRule="exact"/>
              <w:ind w:left="9" w:right="9"/>
              <w:rPr>
                <w:sz w:val="13"/>
              </w:rPr>
            </w:pPr>
            <w:ins w:id="1010" w:author="Mohamed SALEM" w:date="2024-01-16T13:24:00Z">
              <w:r>
                <w:rPr>
                  <w:spacing w:val="-2"/>
                  <w:w w:val="105"/>
                  <w:sz w:val="13"/>
                </w:rPr>
                <w:t>(13.94)</w:t>
              </w:r>
            </w:ins>
          </w:p>
        </w:tc>
        <w:tc>
          <w:tcPr>
            <w:tcW w:w="577" w:type="dxa"/>
          </w:tcPr>
          <w:p w14:paraId="1D544AB9" w14:textId="77777777" w:rsidR="002C05CE" w:rsidRDefault="002C05CE">
            <w:pPr>
              <w:pStyle w:val="TableParagraph"/>
              <w:spacing w:before="4" w:line="136" w:lineRule="exact"/>
              <w:ind w:left="27" w:right="17"/>
              <w:rPr>
                <w:sz w:val="13"/>
              </w:rPr>
            </w:pPr>
            <w:ins w:id="1011" w:author="Mohamed SALEM" w:date="2024-01-16T13:24:00Z">
              <w:r>
                <w:rPr>
                  <w:spacing w:val="-2"/>
                  <w:sz w:val="13"/>
                </w:rPr>
                <w:t>(0.84)</w:t>
              </w:r>
            </w:ins>
          </w:p>
        </w:tc>
        <w:tc>
          <w:tcPr>
            <w:tcW w:w="649" w:type="dxa"/>
          </w:tcPr>
          <w:p w14:paraId="45C352CE" w14:textId="77777777" w:rsidR="002C05CE" w:rsidRDefault="002C05CE">
            <w:pPr>
              <w:pStyle w:val="TableParagraph"/>
              <w:spacing w:before="4" w:line="136" w:lineRule="exact"/>
              <w:ind w:left="3" w:right="10"/>
              <w:rPr>
                <w:sz w:val="13"/>
              </w:rPr>
            </w:pPr>
            <w:ins w:id="1012" w:author="Mohamed SALEM" w:date="2024-01-16T13:24:00Z">
              <w:r>
                <w:rPr>
                  <w:spacing w:val="-2"/>
                  <w:w w:val="110"/>
                  <w:sz w:val="13"/>
                </w:rPr>
                <w:t>(13.52)</w:t>
              </w:r>
            </w:ins>
          </w:p>
        </w:tc>
        <w:tc>
          <w:tcPr>
            <w:tcW w:w="660" w:type="dxa"/>
          </w:tcPr>
          <w:p w14:paraId="714C7A21" w14:textId="77777777" w:rsidR="002C05CE" w:rsidRDefault="002C05CE">
            <w:pPr>
              <w:pStyle w:val="TableParagraph"/>
              <w:spacing w:before="4" w:line="136" w:lineRule="exact"/>
              <w:ind w:left="28" w:right="28"/>
              <w:rPr>
                <w:sz w:val="13"/>
              </w:rPr>
            </w:pPr>
            <w:ins w:id="1013" w:author="Mohamed SALEM" w:date="2024-01-16T13:24:00Z">
              <w:r>
                <w:rPr>
                  <w:spacing w:val="-2"/>
                  <w:w w:val="105"/>
                  <w:sz w:val="13"/>
                </w:rPr>
                <w:t>(13.05)</w:t>
              </w:r>
            </w:ins>
          </w:p>
        </w:tc>
        <w:tc>
          <w:tcPr>
            <w:tcW w:w="681" w:type="dxa"/>
          </w:tcPr>
          <w:p w14:paraId="1DF64744" w14:textId="77777777" w:rsidR="002C05CE" w:rsidRDefault="002C05CE">
            <w:pPr>
              <w:pStyle w:val="TableParagraph"/>
              <w:spacing w:before="4" w:line="136" w:lineRule="exact"/>
              <w:ind w:left="11" w:right="1"/>
              <w:rPr>
                <w:sz w:val="13"/>
              </w:rPr>
            </w:pPr>
            <w:ins w:id="1014" w:author="Mohamed SALEM" w:date="2024-01-16T13:24:00Z">
              <w:r>
                <w:rPr>
                  <w:spacing w:val="-2"/>
                  <w:w w:val="105"/>
                  <w:sz w:val="13"/>
                </w:rPr>
                <w:t>(0.35)</w:t>
              </w:r>
            </w:ins>
          </w:p>
        </w:tc>
      </w:tr>
      <w:tr w:rsidR="002C05CE" w14:paraId="4ED3CA59" w14:textId="77777777">
        <w:trPr>
          <w:trHeight w:val="159"/>
        </w:trPr>
        <w:tc>
          <w:tcPr>
            <w:tcW w:w="4247" w:type="dxa"/>
          </w:tcPr>
          <w:p w14:paraId="2B5E39DE" w14:textId="77777777" w:rsidR="002C05CE" w:rsidRDefault="002C05CE">
            <w:pPr>
              <w:pStyle w:val="TableParagraph"/>
              <w:tabs>
                <w:tab w:val="right" w:pos="4044"/>
              </w:tabs>
              <w:spacing w:before="4" w:line="136" w:lineRule="exact"/>
              <w:ind w:left="100"/>
              <w:jc w:val="left"/>
              <w:rPr>
                <w:sz w:val="13"/>
              </w:rPr>
            </w:pPr>
            <w:ins w:id="1015" w:author="Mohamed SALEM" w:date="2024-01-16T13:24:00Z">
              <w:r>
                <w:rPr>
                  <w:sz w:val="13"/>
                </w:rPr>
                <w:t>Household</w:t>
              </w:r>
              <w:r>
                <w:rPr>
                  <w:spacing w:val="27"/>
                  <w:sz w:val="13"/>
                </w:rPr>
                <w:t xml:space="preserve"> </w:t>
              </w:r>
              <w:r>
                <w:rPr>
                  <w:sz w:val="13"/>
                </w:rPr>
                <w:t>head</w:t>
              </w:r>
              <w:r>
                <w:rPr>
                  <w:spacing w:val="27"/>
                  <w:sz w:val="13"/>
                </w:rPr>
                <w:t xml:space="preserve"> </w:t>
              </w:r>
              <w:r>
                <w:rPr>
                  <w:sz w:val="13"/>
                </w:rPr>
                <w:t>is</w:t>
              </w:r>
              <w:r>
                <w:rPr>
                  <w:spacing w:val="27"/>
                  <w:sz w:val="13"/>
                </w:rPr>
                <w:t xml:space="preserve"> </w:t>
              </w:r>
              <w:r>
                <w:rPr>
                  <w:sz w:val="13"/>
                </w:rPr>
                <w:t>the</w:t>
              </w:r>
              <w:r>
                <w:rPr>
                  <w:spacing w:val="28"/>
                  <w:sz w:val="13"/>
                </w:rPr>
                <w:t xml:space="preserve"> </w:t>
              </w:r>
              <w:r>
                <w:rPr>
                  <w:spacing w:val="-2"/>
                  <w:sz w:val="13"/>
                </w:rPr>
                <w:t>respondent</w:t>
              </w:r>
              <w:r>
                <w:rPr>
                  <w:rFonts w:ascii="Times New Roman"/>
                  <w:sz w:val="13"/>
                </w:rPr>
                <w:tab/>
              </w:r>
              <w:r>
                <w:rPr>
                  <w:spacing w:val="-4"/>
                  <w:sz w:val="13"/>
                </w:rPr>
                <w:t>0.72</w:t>
              </w:r>
            </w:ins>
          </w:p>
        </w:tc>
        <w:tc>
          <w:tcPr>
            <w:tcW w:w="660" w:type="dxa"/>
          </w:tcPr>
          <w:p w14:paraId="58DEB0DF" w14:textId="77777777" w:rsidR="002C05CE" w:rsidRDefault="002C05CE">
            <w:pPr>
              <w:pStyle w:val="TableParagraph"/>
              <w:spacing w:before="4" w:line="136" w:lineRule="exact"/>
              <w:ind w:left="28" w:right="28"/>
              <w:rPr>
                <w:sz w:val="13"/>
              </w:rPr>
            </w:pPr>
            <w:ins w:id="1016" w:author="Mohamed SALEM" w:date="2024-01-16T13:24:00Z">
              <w:r>
                <w:rPr>
                  <w:spacing w:val="-4"/>
                  <w:sz w:val="13"/>
                </w:rPr>
                <w:t>0.78</w:t>
              </w:r>
            </w:ins>
          </w:p>
        </w:tc>
        <w:tc>
          <w:tcPr>
            <w:tcW w:w="578" w:type="dxa"/>
          </w:tcPr>
          <w:p w14:paraId="72342FD4" w14:textId="77777777" w:rsidR="002C05CE" w:rsidRDefault="002C05CE">
            <w:pPr>
              <w:pStyle w:val="TableParagraph"/>
              <w:spacing w:before="4" w:line="136" w:lineRule="exact"/>
              <w:ind w:left="9"/>
              <w:rPr>
                <w:sz w:val="13"/>
              </w:rPr>
            </w:pPr>
            <w:ins w:id="1017" w:author="Mohamed SALEM" w:date="2024-01-16T13:24:00Z">
              <w:r>
                <w:rPr>
                  <w:spacing w:val="-4"/>
                  <w:sz w:val="13"/>
                </w:rPr>
                <w:t>0.05</w:t>
              </w:r>
            </w:ins>
          </w:p>
        </w:tc>
        <w:tc>
          <w:tcPr>
            <w:tcW w:w="649" w:type="dxa"/>
          </w:tcPr>
          <w:p w14:paraId="571BC988" w14:textId="77777777" w:rsidR="002C05CE" w:rsidRDefault="002C05CE">
            <w:pPr>
              <w:pStyle w:val="TableParagraph"/>
              <w:spacing w:before="4" w:line="136" w:lineRule="exact"/>
              <w:ind w:left="1" w:right="10"/>
              <w:rPr>
                <w:sz w:val="13"/>
              </w:rPr>
            </w:pPr>
            <w:ins w:id="1018" w:author="Mohamed SALEM" w:date="2024-01-16T13:24:00Z">
              <w:r>
                <w:rPr>
                  <w:spacing w:val="-4"/>
                  <w:sz w:val="13"/>
                </w:rPr>
                <w:t>0.79</w:t>
              </w:r>
            </w:ins>
          </w:p>
        </w:tc>
        <w:tc>
          <w:tcPr>
            <w:tcW w:w="659" w:type="dxa"/>
          </w:tcPr>
          <w:p w14:paraId="600F4770" w14:textId="77777777" w:rsidR="002C05CE" w:rsidRDefault="002C05CE">
            <w:pPr>
              <w:pStyle w:val="TableParagraph"/>
              <w:spacing w:before="4" w:line="136" w:lineRule="exact"/>
              <w:ind w:left="9" w:right="9"/>
              <w:rPr>
                <w:sz w:val="13"/>
              </w:rPr>
            </w:pPr>
            <w:ins w:id="1019" w:author="Mohamed SALEM" w:date="2024-01-16T13:24:00Z">
              <w:r>
                <w:rPr>
                  <w:spacing w:val="-4"/>
                  <w:sz w:val="13"/>
                </w:rPr>
                <w:t>0.82</w:t>
              </w:r>
            </w:ins>
          </w:p>
        </w:tc>
        <w:tc>
          <w:tcPr>
            <w:tcW w:w="577" w:type="dxa"/>
          </w:tcPr>
          <w:p w14:paraId="45347625" w14:textId="77777777" w:rsidR="002C05CE" w:rsidRDefault="002C05CE">
            <w:pPr>
              <w:pStyle w:val="TableParagraph"/>
              <w:spacing w:before="4" w:line="136" w:lineRule="exact"/>
              <w:ind w:left="27" w:right="16"/>
              <w:rPr>
                <w:sz w:val="13"/>
              </w:rPr>
            </w:pPr>
            <w:ins w:id="1020" w:author="Mohamed SALEM" w:date="2024-01-16T13:24:00Z">
              <w:r>
                <w:rPr>
                  <w:spacing w:val="-4"/>
                  <w:sz w:val="13"/>
                </w:rPr>
                <w:t>0.04</w:t>
              </w:r>
            </w:ins>
          </w:p>
        </w:tc>
        <w:tc>
          <w:tcPr>
            <w:tcW w:w="649" w:type="dxa"/>
          </w:tcPr>
          <w:p w14:paraId="08A536D9" w14:textId="77777777" w:rsidR="002C05CE" w:rsidRDefault="002C05CE">
            <w:pPr>
              <w:pStyle w:val="TableParagraph"/>
              <w:spacing w:before="4" w:line="136" w:lineRule="exact"/>
              <w:ind w:left="4" w:right="10"/>
              <w:rPr>
                <w:sz w:val="13"/>
              </w:rPr>
            </w:pPr>
            <w:ins w:id="1021" w:author="Mohamed SALEM" w:date="2024-01-16T13:24:00Z">
              <w:r>
                <w:rPr>
                  <w:spacing w:val="-4"/>
                  <w:w w:val="105"/>
                  <w:sz w:val="13"/>
                </w:rPr>
                <w:t>0.77</w:t>
              </w:r>
            </w:ins>
          </w:p>
        </w:tc>
        <w:tc>
          <w:tcPr>
            <w:tcW w:w="660" w:type="dxa"/>
          </w:tcPr>
          <w:p w14:paraId="4535C84C" w14:textId="77777777" w:rsidR="002C05CE" w:rsidRDefault="002C05CE">
            <w:pPr>
              <w:pStyle w:val="TableParagraph"/>
              <w:spacing w:before="4" w:line="136" w:lineRule="exact"/>
              <w:ind w:left="28" w:right="27"/>
              <w:rPr>
                <w:sz w:val="13"/>
              </w:rPr>
            </w:pPr>
            <w:ins w:id="1022" w:author="Mohamed SALEM" w:date="2024-01-16T13:24:00Z">
              <w:r>
                <w:rPr>
                  <w:spacing w:val="-4"/>
                  <w:sz w:val="13"/>
                </w:rPr>
                <w:t>0.80</w:t>
              </w:r>
            </w:ins>
          </w:p>
        </w:tc>
        <w:tc>
          <w:tcPr>
            <w:tcW w:w="681" w:type="dxa"/>
          </w:tcPr>
          <w:p w14:paraId="3B51DE8E" w14:textId="77777777" w:rsidR="002C05CE" w:rsidRDefault="002C05CE">
            <w:pPr>
              <w:pStyle w:val="TableParagraph"/>
              <w:spacing w:before="4" w:line="136" w:lineRule="exact"/>
              <w:ind w:left="11"/>
              <w:rPr>
                <w:sz w:val="13"/>
              </w:rPr>
            </w:pPr>
            <w:ins w:id="1023" w:author="Mohamed SALEM" w:date="2024-01-16T13:24:00Z">
              <w:r>
                <w:rPr>
                  <w:spacing w:val="-4"/>
                  <w:sz w:val="13"/>
                </w:rPr>
                <w:t>0.03</w:t>
              </w:r>
            </w:ins>
          </w:p>
        </w:tc>
      </w:tr>
      <w:tr w:rsidR="002C05CE" w14:paraId="04571CDD" w14:textId="77777777">
        <w:trPr>
          <w:trHeight w:val="159"/>
        </w:trPr>
        <w:tc>
          <w:tcPr>
            <w:tcW w:w="4247" w:type="dxa"/>
          </w:tcPr>
          <w:p w14:paraId="2E068D3A" w14:textId="77777777" w:rsidR="002C05CE" w:rsidRDefault="002C05CE">
            <w:pPr>
              <w:pStyle w:val="TableParagraph"/>
              <w:spacing w:before="4" w:line="136" w:lineRule="exact"/>
              <w:ind w:right="145"/>
              <w:jc w:val="right"/>
              <w:rPr>
                <w:sz w:val="13"/>
              </w:rPr>
            </w:pPr>
            <w:ins w:id="1024" w:author="Mohamed SALEM" w:date="2024-01-16T13:24:00Z">
              <w:r>
                <w:rPr>
                  <w:spacing w:val="-2"/>
                  <w:w w:val="105"/>
                  <w:sz w:val="13"/>
                </w:rPr>
                <w:t>(0.45)</w:t>
              </w:r>
            </w:ins>
          </w:p>
        </w:tc>
        <w:tc>
          <w:tcPr>
            <w:tcW w:w="660" w:type="dxa"/>
          </w:tcPr>
          <w:p w14:paraId="4C64BC31" w14:textId="77777777" w:rsidR="002C05CE" w:rsidRDefault="002C05CE">
            <w:pPr>
              <w:pStyle w:val="TableParagraph"/>
              <w:spacing w:before="4" w:line="136" w:lineRule="exact"/>
              <w:ind w:left="28" w:right="28"/>
              <w:rPr>
                <w:sz w:val="13"/>
              </w:rPr>
            </w:pPr>
            <w:ins w:id="1025" w:author="Mohamed SALEM" w:date="2024-01-16T13:24:00Z">
              <w:r>
                <w:rPr>
                  <w:spacing w:val="-2"/>
                  <w:sz w:val="13"/>
                </w:rPr>
                <w:t>(0.42)</w:t>
              </w:r>
            </w:ins>
          </w:p>
        </w:tc>
        <w:tc>
          <w:tcPr>
            <w:tcW w:w="578" w:type="dxa"/>
          </w:tcPr>
          <w:p w14:paraId="4F9480A3" w14:textId="77777777" w:rsidR="002C05CE" w:rsidRDefault="002C05CE">
            <w:pPr>
              <w:pStyle w:val="TableParagraph"/>
              <w:spacing w:before="4" w:line="136" w:lineRule="exact"/>
              <w:ind w:left="9" w:right="1"/>
              <w:rPr>
                <w:sz w:val="13"/>
              </w:rPr>
            </w:pPr>
            <w:ins w:id="1026" w:author="Mohamed SALEM" w:date="2024-01-16T13:24:00Z">
              <w:r>
                <w:rPr>
                  <w:spacing w:val="-2"/>
                  <w:w w:val="105"/>
                  <w:sz w:val="13"/>
                </w:rPr>
                <w:t>(0.21)</w:t>
              </w:r>
            </w:ins>
          </w:p>
        </w:tc>
        <w:tc>
          <w:tcPr>
            <w:tcW w:w="649" w:type="dxa"/>
          </w:tcPr>
          <w:p w14:paraId="0F17C915" w14:textId="77777777" w:rsidR="002C05CE" w:rsidRDefault="002C05CE">
            <w:pPr>
              <w:pStyle w:val="TableParagraph"/>
              <w:spacing w:before="4" w:line="136" w:lineRule="exact"/>
              <w:ind w:right="10"/>
              <w:rPr>
                <w:sz w:val="13"/>
              </w:rPr>
            </w:pPr>
            <w:ins w:id="1027" w:author="Mohamed SALEM" w:date="2024-01-16T13:24:00Z">
              <w:r>
                <w:rPr>
                  <w:spacing w:val="-2"/>
                  <w:w w:val="105"/>
                  <w:sz w:val="13"/>
                </w:rPr>
                <w:t>(0.41)</w:t>
              </w:r>
            </w:ins>
          </w:p>
        </w:tc>
        <w:tc>
          <w:tcPr>
            <w:tcW w:w="659" w:type="dxa"/>
          </w:tcPr>
          <w:p w14:paraId="1E89D245" w14:textId="77777777" w:rsidR="002C05CE" w:rsidRDefault="002C05CE">
            <w:pPr>
              <w:pStyle w:val="TableParagraph"/>
              <w:spacing w:before="4" w:line="136" w:lineRule="exact"/>
              <w:ind w:left="9" w:right="9"/>
              <w:rPr>
                <w:sz w:val="13"/>
              </w:rPr>
            </w:pPr>
            <w:ins w:id="1028" w:author="Mohamed SALEM" w:date="2024-01-16T13:24:00Z">
              <w:r>
                <w:rPr>
                  <w:spacing w:val="-2"/>
                  <w:sz w:val="13"/>
                </w:rPr>
                <w:t>(0.38)</w:t>
              </w:r>
            </w:ins>
          </w:p>
        </w:tc>
        <w:tc>
          <w:tcPr>
            <w:tcW w:w="577" w:type="dxa"/>
          </w:tcPr>
          <w:p w14:paraId="285457EA" w14:textId="77777777" w:rsidR="002C05CE" w:rsidRDefault="002C05CE">
            <w:pPr>
              <w:pStyle w:val="TableParagraph"/>
              <w:spacing w:before="4" w:line="136" w:lineRule="exact"/>
              <w:ind w:left="27" w:right="17"/>
              <w:rPr>
                <w:sz w:val="13"/>
              </w:rPr>
            </w:pPr>
            <w:ins w:id="1029" w:author="Mohamed SALEM" w:date="2024-01-16T13:24:00Z">
              <w:r>
                <w:rPr>
                  <w:spacing w:val="-2"/>
                  <w:sz w:val="13"/>
                </w:rPr>
                <w:t>(0.34)</w:t>
              </w:r>
            </w:ins>
          </w:p>
        </w:tc>
        <w:tc>
          <w:tcPr>
            <w:tcW w:w="649" w:type="dxa"/>
          </w:tcPr>
          <w:p w14:paraId="46BD8459" w14:textId="77777777" w:rsidR="002C05CE" w:rsidRDefault="002C05CE">
            <w:pPr>
              <w:pStyle w:val="TableParagraph"/>
              <w:spacing w:before="4" w:line="136" w:lineRule="exact"/>
              <w:ind w:left="3" w:right="10"/>
              <w:rPr>
                <w:sz w:val="13"/>
              </w:rPr>
            </w:pPr>
            <w:ins w:id="1030" w:author="Mohamed SALEM" w:date="2024-01-16T13:24:00Z">
              <w:r>
                <w:rPr>
                  <w:spacing w:val="-2"/>
                  <w:sz w:val="13"/>
                </w:rPr>
                <w:t>(0.42)</w:t>
              </w:r>
            </w:ins>
          </w:p>
        </w:tc>
        <w:tc>
          <w:tcPr>
            <w:tcW w:w="660" w:type="dxa"/>
          </w:tcPr>
          <w:p w14:paraId="6F8B2A16" w14:textId="77777777" w:rsidR="002C05CE" w:rsidRDefault="002C05CE">
            <w:pPr>
              <w:pStyle w:val="TableParagraph"/>
              <w:spacing w:before="4" w:line="136" w:lineRule="exact"/>
              <w:ind w:left="28" w:right="28"/>
              <w:rPr>
                <w:sz w:val="13"/>
              </w:rPr>
            </w:pPr>
            <w:ins w:id="1031" w:author="Mohamed SALEM" w:date="2024-01-16T13:24:00Z">
              <w:r>
                <w:rPr>
                  <w:spacing w:val="-2"/>
                  <w:sz w:val="13"/>
                </w:rPr>
                <w:t>(0.40)</w:t>
              </w:r>
            </w:ins>
          </w:p>
        </w:tc>
        <w:tc>
          <w:tcPr>
            <w:tcW w:w="681" w:type="dxa"/>
          </w:tcPr>
          <w:p w14:paraId="48DA9370" w14:textId="77777777" w:rsidR="002C05CE" w:rsidRDefault="002C05CE">
            <w:pPr>
              <w:pStyle w:val="TableParagraph"/>
              <w:spacing w:before="4" w:line="136" w:lineRule="exact"/>
              <w:ind w:left="11" w:right="1"/>
              <w:rPr>
                <w:sz w:val="13"/>
              </w:rPr>
            </w:pPr>
            <w:ins w:id="1032" w:author="Mohamed SALEM" w:date="2024-01-16T13:24:00Z">
              <w:r>
                <w:rPr>
                  <w:spacing w:val="-2"/>
                  <w:sz w:val="13"/>
                </w:rPr>
                <w:t>(0.29)</w:t>
              </w:r>
            </w:ins>
          </w:p>
        </w:tc>
      </w:tr>
      <w:tr w:rsidR="002C05CE" w14:paraId="3C502611" w14:textId="77777777">
        <w:trPr>
          <w:trHeight w:val="159"/>
        </w:trPr>
        <w:tc>
          <w:tcPr>
            <w:tcW w:w="4247" w:type="dxa"/>
          </w:tcPr>
          <w:p w14:paraId="1CFAF05A" w14:textId="77777777" w:rsidR="002C05CE" w:rsidRDefault="002C05CE">
            <w:pPr>
              <w:pStyle w:val="TableParagraph"/>
              <w:tabs>
                <w:tab w:val="right" w:pos="4044"/>
              </w:tabs>
              <w:spacing w:before="4" w:line="136" w:lineRule="exact"/>
              <w:ind w:left="100"/>
              <w:jc w:val="left"/>
              <w:rPr>
                <w:sz w:val="13"/>
              </w:rPr>
            </w:pPr>
            <w:ins w:id="1033" w:author="Mohamed SALEM" w:date="2024-01-16T13:24:00Z">
              <w:r>
                <w:rPr>
                  <w:sz w:val="13"/>
                </w:rPr>
                <w:t>Female</w:t>
              </w:r>
              <w:r>
                <w:rPr>
                  <w:spacing w:val="33"/>
                  <w:sz w:val="13"/>
                </w:rPr>
                <w:t xml:space="preserve"> </w:t>
              </w:r>
              <w:r>
                <w:rPr>
                  <w:sz w:val="13"/>
                </w:rPr>
                <w:t>Household</w:t>
              </w:r>
              <w:r>
                <w:rPr>
                  <w:spacing w:val="33"/>
                  <w:sz w:val="13"/>
                </w:rPr>
                <w:t xml:space="preserve"> </w:t>
              </w:r>
              <w:r>
                <w:rPr>
                  <w:spacing w:val="-4"/>
                  <w:sz w:val="13"/>
                </w:rPr>
                <w:t>Head</w:t>
              </w:r>
              <w:r>
                <w:rPr>
                  <w:rFonts w:ascii="Times New Roman"/>
                  <w:sz w:val="13"/>
                </w:rPr>
                <w:tab/>
              </w:r>
              <w:r>
                <w:rPr>
                  <w:spacing w:val="-4"/>
                  <w:sz w:val="13"/>
                </w:rPr>
                <w:t>0.19</w:t>
              </w:r>
            </w:ins>
          </w:p>
        </w:tc>
        <w:tc>
          <w:tcPr>
            <w:tcW w:w="660" w:type="dxa"/>
          </w:tcPr>
          <w:p w14:paraId="61E36AA9" w14:textId="77777777" w:rsidR="002C05CE" w:rsidRDefault="002C05CE">
            <w:pPr>
              <w:pStyle w:val="TableParagraph"/>
              <w:spacing w:before="4" w:line="136" w:lineRule="exact"/>
              <w:ind w:left="28" w:right="28"/>
              <w:rPr>
                <w:sz w:val="13"/>
              </w:rPr>
            </w:pPr>
            <w:ins w:id="1034" w:author="Mohamed SALEM" w:date="2024-01-16T13:24:00Z">
              <w:r>
                <w:rPr>
                  <w:spacing w:val="-4"/>
                  <w:sz w:val="13"/>
                </w:rPr>
                <w:t>0.25</w:t>
              </w:r>
            </w:ins>
          </w:p>
        </w:tc>
        <w:tc>
          <w:tcPr>
            <w:tcW w:w="578" w:type="dxa"/>
          </w:tcPr>
          <w:p w14:paraId="6C7FB78C" w14:textId="77777777" w:rsidR="002C05CE" w:rsidRDefault="002C05CE">
            <w:pPr>
              <w:pStyle w:val="TableParagraph"/>
              <w:spacing w:before="4" w:line="136" w:lineRule="exact"/>
              <w:ind w:left="9"/>
              <w:rPr>
                <w:sz w:val="13"/>
              </w:rPr>
            </w:pPr>
            <w:ins w:id="1035" w:author="Mohamed SALEM" w:date="2024-01-16T13:24:00Z">
              <w:r>
                <w:rPr>
                  <w:spacing w:val="-4"/>
                  <w:sz w:val="13"/>
                </w:rPr>
                <w:t>0.06</w:t>
              </w:r>
            </w:ins>
          </w:p>
        </w:tc>
        <w:tc>
          <w:tcPr>
            <w:tcW w:w="649" w:type="dxa"/>
          </w:tcPr>
          <w:p w14:paraId="7AB1741C" w14:textId="77777777" w:rsidR="002C05CE" w:rsidRDefault="002C05CE">
            <w:pPr>
              <w:pStyle w:val="TableParagraph"/>
              <w:spacing w:before="4" w:line="136" w:lineRule="exact"/>
              <w:ind w:left="1" w:right="10"/>
              <w:rPr>
                <w:sz w:val="13"/>
              </w:rPr>
            </w:pPr>
            <w:ins w:id="1036" w:author="Mohamed SALEM" w:date="2024-01-16T13:24:00Z">
              <w:r>
                <w:rPr>
                  <w:spacing w:val="-4"/>
                  <w:sz w:val="13"/>
                </w:rPr>
                <w:t>0.30</w:t>
              </w:r>
            </w:ins>
          </w:p>
        </w:tc>
        <w:tc>
          <w:tcPr>
            <w:tcW w:w="659" w:type="dxa"/>
          </w:tcPr>
          <w:p w14:paraId="04C058ED" w14:textId="77777777" w:rsidR="002C05CE" w:rsidRDefault="002C05CE">
            <w:pPr>
              <w:pStyle w:val="TableParagraph"/>
              <w:spacing w:before="4" w:line="136" w:lineRule="exact"/>
              <w:ind w:left="9" w:right="9"/>
              <w:rPr>
                <w:sz w:val="13"/>
              </w:rPr>
            </w:pPr>
            <w:ins w:id="1037" w:author="Mohamed SALEM" w:date="2024-01-16T13:24:00Z">
              <w:r>
                <w:rPr>
                  <w:spacing w:val="-4"/>
                  <w:sz w:val="13"/>
                </w:rPr>
                <w:t>0.32</w:t>
              </w:r>
            </w:ins>
          </w:p>
        </w:tc>
        <w:tc>
          <w:tcPr>
            <w:tcW w:w="577" w:type="dxa"/>
          </w:tcPr>
          <w:p w14:paraId="62202E39" w14:textId="77777777" w:rsidR="002C05CE" w:rsidRDefault="002C05CE">
            <w:pPr>
              <w:pStyle w:val="TableParagraph"/>
              <w:spacing w:before="4" w:line="136" w:lineRule="exact"/>
              <w:ind w:left="27" w:right="16"/>
              <w:rPr>
                <w:sz w:val="13"/>
              </w:rPr>
            </w:pPr>
            <w:ins w:id="1038" w:author="Mohamed SALEM" w:date="2024-01-16T13:24:00Z">
              <w:r>
                <w:rPr>
                  <w:spacing w:val="-4"/>
                  <w:sz w:val="13"/>
                </w:rPr>
                <w:t>0.02</w:t>
              </w:r>
            </w:ins>
          </w:p>
        </w:tc>
        <w:tc>
          <w:tcPr>
            <w:tcW w:w="649" w:type="dxa"/>
          </w:tcPr>
          <w:p w14:paraId="079A2E68" w14:textId="77777777" w:rsidR="002C05CE" w:rsidRDefault="002C05CE">
            <w:pPr>
              <w:pStyle w:val="TableParagraph"/>
              <w:spacing w:before="4" w:line="136" w:lineRule="exact"/>
              <w:ind w:left="4" w:right="10"/>
              <w:rPr>
                <w:sz w:val="13"/>
              </w:rPr>
            </w:pPr>
            <w:ins w:id="1039" w:author="Mohamed SALEM" w:date="2024-01-16T13:24:00Z">
              <w:r>
                <w:rPr>
                  <w:spacing w:val="-4"/>
                  <w:sz w:val="13"/>
                </w:rPr>
                <w:t>0.26</w:t>
              </w:r>
            </w:ins>
          </w:p>
        </w:tc>
        <w:tc>
          <w:tcPr>
            <w:tcW w:w="660" w:type="dxa"/>
          </w:tcPr>
          <w:p w14:paraId="40F2FC43" w14:textId="77777777" w:rsidR="002C05CE" w:rsidRDefault="002C05CE">
            <w:pPr>
              <w:pStyle w:val="TableParagraph"/>
              <w:spacing w:before="4" w:line="136" w:lineRule="exact"/>
              <w:ind w:left="28" w:right="27"/>
              <w:rPr>
                <w:sz w:val="13"/>
              </w:rPr>
            </w:pPr>
            <w:ins w:id="1040" w:author="Mohamed SALEM" w:date="2024-01-16T13:24:00Z">
              <w:r>
                <w:rPr>
                  <w:spacing w:val="-4"/>
                  <w:sz w:val="13"/>
                </w:rPr>
                <w:t>0.28</w:t>
              </w:r>
            </w:ins>
          </w:p>
        </w:tc>
        <w:tc>
          <w:tcPr>
            <w:tcW w:w="681" w:type="dxa"/>
          </w:tcPr>
          <w:p w14:paraId="44C45DD2" w14:textId="77777777" w:rsidR="002C05CE" w:rsidRDefault="002C05CE">
            <w:pPr>
              <w:pStyle w:val="TableParagraph"/>
              <w:spacing w:before="4" w:line="136" w:lineRule="exact"/>
              <w:ind w:left="11"/>
              <w:rPr>
                <w:sz w:val="13"/>
              </w:rPr>
            </w:pPr>
            <w:ins w:id="1041" w:author="Mohamed SALEM" w:date="2024-01-16T13:24:00Z">
              <w:r>
                <w:rPr>
                  <w:spacing w:val="-4"/>
                  <w:sz w:val="13"/>
                </w:rPr>
                <w:t>0.02</w:t>
              </w:r>
            </w:ins>
          </w:p>
        </w:tc>
      </w:tr>
      <w:tr w:rsidR="002C05CE" w14:paraId="311F8145" w14:textId="77777777">
        <w:trPr>
          <w:trHeight w:val="159"/>
        </w:trPr>
        <w:tc>
          <w:tcPr>
            <w:tcW w:w="4247" w:type="dxa"/>
          </w:tcPr>
          <w:p w14:paraId="69D13FC7" w14:textId="77777777" w:rsidR="002C05CE" w:rsidRDefault="002C05CE">
            <w:pPr>
              <w:pStyle w:val="TableParagraph"/>
              <w:spacing w:before="4" w:line="136" w:lineRule="exact"/>
              <w:ind w:right="145"/>
              <w:jc w:val="right"/>
              <w:rPr>
                <w:sz w:val="13"/>
              </w:rPr>
            </w:pPr>
            <w:ins w:id="1042" w:author="Mohamed SALEM" w:date="2024-01-16T13:24:00Z">
              <w:r>
                <w:rPr>
                  <w:spacing w:val="-2"/>
                  <w:sz w:val="13"/>
                </w:rPr>
                <w:t>(0.39)</w:t>
              </w:r>
            </w:ins>
          </w:p>
        </w:tc>
        <w:tc>
          <w:tcPr>
            <w:tcW w:w="660" w:type="dxa"/>
          </w:tcPr>
          <w:p w14:paraId="1B889AD3" w14:textId="77777777" w:rsidR="002C05CE" w:rsidRDefault="002C05CE">
            <w:pPr>
              <w:pStyle w:val="TableParagraph"/>
              <w:spacing w:before="4" w:line="136" w:lineRule="exact"/>
              <w:ind w:left="28" w:right="28"/>
              <w:rPr>
                <w:sz w:val="13"/>
              </w:rPr>
            </w:pPr>
            <w:ins w:id="1043" w:author="Mohamed SALEM" w:date="2024-01-16T13:24:00Z">
              <w:r>
                <w:rPr>
                  <w:spacing w:val="-2"/>
                  <w:sz w:val="13"/>
                </w:rPr>
                <w:t>(0.44)</w:t>
              </w:r>
            </w:ins>
          </w:p>
        </w:tc>
        <w:tc>
          <w:tcPr>
            <w:tcW w:w="578" w:type="dxa"/>
          </w:tcPr>
          <w:p w14:paraId="62A848D9" w14:textId="77777777" w:rsidR="002C05CE" w:rsidRDefault="002C05CE">
            <w:pPr>
              <w:pStyle w:val="TableParagraph"/>
              <w:spacing w:before="4" w:line="136" w:lineRule="exact"/>
              <w:ind w:left="9" w:right="1"/>
              <w:rPr>
                <w:sz w:val="13"/>
              </w:rPr>
            </w:pPr>
            <w:ins w:id="1044" w:author="Mohamed SALEM" w:date="2024-01-16T13:24:00Z">
              <w:r>
                <w:rPr>
                  <w:spacing w:val="-2"/>
                  <w:w w:val="105"/>
                  <w:sz w:val="13"/>
                </w:rPr>
                <w:t>(0.12)</w:t>
              </w:r>
            </w:ins>
          </w:p>
        </w:tc>
        <w:tc>
          <w:tcPr>
            <w:tcW w:w="649" w:type="dxa"/>
          </w:tcPr>
          <w:p w14:paraId="6CFF8F83" w14:textId="77777777" w:rsidR="002C05CE" w:rsidRDefault="002C05CE">
            <w:pPr>
              <w:pStyle w:val="TableParagraph"/>
              <w:spacing w:before="4" w:line="136" w:lineRule="exact"/>
              <w:ind w:right="10"/>
              <w:rPr>
                <w:sz w:val="13"/>
              </w:rPr>
            </w:pPr>
            <w:ins w:id="1045" w:author="Mohamed SALEM" w:date="2024-01-16T13:24:00Z">
              <w:r>
                <w:rPr>
                  <w:spacing w:val="-2"/>
                  <w:sz w:val="13"/>
                </w:rPr>
                <w:t>(0.46)</w:t>
              </w:r>
            </w:ins>
          </w:p>
        </w:tc>
        <w:tc>
          <w:tcPr>
            <w:tcW w:w="659" w:type="dxa"/>
          </w:tcPr>
          <w:p w14:paraId="233176E6" w14:textId="77777777" w:rsidR="002C05CE" w:rsidRDefault="002C05CE">
            <w:pPr>
              <w:pStyle w:val="TableParagraph"/>
              <w:spacing w:before="4" w:line="136" w:lineRule="exact"/>
              <w:ind w:left="9" w:right="9"/>
              <w:rPr>
                <w:sz w:val="13"/>
              </w:rPr>
            </w:pPr>
            <w:ins w:id="1046" w:author="Mohamed SALEM" w:date="2024-01-16T13:24:00Z">
              <w:r>
                <w:rPr>
                  <w:spacing w:val="-2"/>
                  <w:w w:val="105"/>
                  <w:sz w:val="13"/>
                </w:rPr>
                <w:t>(0.47)</w:t>
              </w:r>
            </w:ins>
          </w:p>
        </w:tc>
        <w:tc>
          <w:tcPr>
            <w:tcW w:w="577" w:type="dxa"/>
          </w:tcPr>
          <w:p w14:paraId="3BAB1505" w14:textId="77777777" w:rsidR="002C05CE" w:rsidRDefault="002C05CE">
            <w:pPr>
              <w:pStyle w:val="TableParagraph"/>
              <w:spacing w:before="4" w:line="136" w:lineRule="exact"/>
              <w:ind w:left="27" w:right="17"/>
              <w:rPr>
                <w:sz w:val="13"/>
              </w:rPr>
            </w:pPr>
            <w:ins w:id="1047" w:author="Mohamed SALEM" w:date="2024-01-16T13:24:00Z">
              <w:r>
                <w:rPr>
                  <w:spacing w:val="-2"/>
                  <w:sz w:val="13"/>
                </w:rPr>
                <w:t>(0.62)</w:t>
              </w:r>
            </w:ins>
          </w:p>
        </w:tc>
        <w:tc>
          <w:tcPr>
            <w:tcW w:w="649" w:type="dxa"/>
          </w:tcPr>
          <w:p w14:paraId="2D5234E3" w14:textId="77777777" w:rsidR="002C05CE" w:rsidRDefault="002C05CE">
            <w:pPr>
              <w:pStyle w:val="TableParagraph"/>
              <w:spacing w:before="4" w:line="136" w:lineRule="exact"/>
              <w:ind w:left="3" w:right="10"/>
              <w:rPr>
                <w:sz w:val="13"/>
              </w:rPr>
            </w:pPr>
            <w:ins w:id="1048" w:author="Mohamed SALEM" w:date="2024-01-16T13:24:00Z">
              <w:r>
                <w:rPr>
                  <w:spacing w:val="-2"/>
                  <w:sz w:val="13"/>
                </w:rPr>
                <w:t>(0.44)</w:t>
              </w:r>
            </w:ins>
          </w:p>
        </w:tc>
        <w:tc>
          <w:tcPr>
            <w:tcW w:w="660" w:type="dxa"/>
          </w:tcPr>
          <w:p w14:paraId="45C3BAA9" w14:textId="77777777" w:rsidR="002C05CE" w:rsidRDefault="002C05CE">
            <w:pPr>
              <w:pStyle w:val="TableParagraph"/>
              <w:spacing w:before="4" w:line="136" w:lineRule="exact"/>
              <w:ind w:left="28" w:right="28"/>
              <w:rPr>
                <w:sz w:val="13"/>
              </w:rPr>
            </w:pPr>
            <w:ins w:id="1049" w:author="Mohamed SALEM" w:date="2024-01-16T13:24:00Z">
              <w:r>
                <w:rPr>
                  <w:spacing w:val="-2"/>
                  <w:w w:val="105"/>
                  <w:sz w:val="13"/>
                </w:rPr>
                <w:t>(0.45)</w:t>
              </w:r>
            </w:ins>
          </w:p>
        </w:tc>
        <w:tc>
          <w:tcPr>
            <w:tcW w:w="681" w:type="dxa"/>
          </w:tcPr>
          <w:p w14:paraId="00DCC934" w14:textId="77777777" w:rsidR="002C05CE" w:rsidRDefault="002C05CE">
            <w:pPr>
              <w:pStyle w:val="TableParagraph"/>
              <w:spacing w:before="4" w:line="136" w:lineRule="exact"/>
              <w:ind w:left="11" w:right="1"/>
              <w:rPr>
                <w:sz w:val="13"/>
              </w:rPr>
            </w:pPr>
            <w:ins w:id="1050" w:author="Mohamed SALEM" w:date="2024-01-16T13:24:00Z">
              <w:r>
                <w:rPr>
                  <w:spacing w:val="-2"/>
                  <w:w w:val="105"/>
                  <w:sz w:val="13"/>
                </w:rPr>
                <w:t>(0.55)</w:t>
              </w:r>
            </w:ins>
          </w:p>
        </w:tc>
      </w:tr>
      <w:tr w:rsidR="002C05CE" w14:paraId="1F458E5C" w14:textId="77777777">
        <w:trPr>
          <w:trHeight w:val="159"/>
        </w:trPr>
        <w:tc>
          <w:tcPr>
            <w:tcW w:w="4247" w:type="dxa"/>
          </w:tcPr>
          <w:p w14:paraId="20AF0272" w14:textId="77777777" w:rsidR="002C05CE" w:rsidRDefault="002C05CE">
            <w:pPr>
              <w:pStyle w:val="TableParagraph"/>
              <w:tabs>
                <w:tab w:val="right" w:pos="4044"/>
              </w:tabs>
              <w:spacing w:before="4" w:line="136" w:lineRule="exact"/>
              <w:ind w:left="100"/>
              <w:jc w:val="left"/>
              <w:rPr>
                <w:sz w:val="13"/>
              </w:rPr>
            </w:pPr>
            <w:ins w:id="1051" w:author="Mohamed SALEM" w:date="2024-01-16T13:24:00Z">
              <w:r>
                <w:rPr>
                  <w:sz w:val="13"/>
                </w:rPr>
                <w:t>Married</w:t>
              </w:r>
              <w:r>
                <w:rPr>
                  <w:spacing w:val="38"/>
                  <w:sz w:val="13"/>
                </w:rPr>
                <w:t xml:space="preserve"> </w:t>
              </w:r>
              <w:r>
                <w:rPr>
                  <w:sz w:val="13"/>
                </w:rPr>
                <w:t>Household</w:t>
              </w:r>
              <w:r>
                <w:rPr>
                  <w:spacing w:val="38"/>
                  <w:sz w:val="13"/>
                </w:rPr>
                <w:t xml:space="preserve"> </w:t>
              </w:r>
              <w:r>
                <w:rPr>
                  <w:spacing w:val="-4"/>
                  <w:sz w:val="13"/>
                </w:rPr>
                <w:t>Head</w:t>
              </w:r>
              <w:r>
                <w:rPr>
                  <w:rFonts w:ascii="Times New Roman"/>
                  <w:sz w:val="13"/>
                </w:rPr>
                <w:tab/>
              </w:r>
              <w:r>
                <w:rPr>
                  <w:spacing w:val="-4"/>
                  <w:sz w:val="13"/>
                </w:rPr>
                <w:t>0.27</w:t>
              </w:r>
            </w:ins>
          </w:p>
        </w:tc>
        <w:tc>
          <w:tcPr>
            <w:tcW w:w="660" w:type="dxa"/>
          </w:tcPr>
          <w:p w14:paraId="74FD8E3D" w14:textId="77777777" w:rsidR="002C05CE" w:rsidRDefault="002C05CE">
            <w:pPr>
              <w:pStyle w:val="TableParagraph"/>
              <w:spacing w:before="4" w:line="136" w:lineRule="exact"/>
              <w:ind w:left="28" w:right="28"/>
              <w:rPr>
                <w:sz w:val="13"/>
              </w:rPr>
            </w:pPr>
            <w:ins w:id="1052" w:author="Mohamed SALEM" w:date="2024-01-16T13:24:00Z">
              <w:r>
                <w:rPr>
                  <w:spacing w:val="-4"/>
                  <w:sz w:val="13"/>
                </w:rPr>
                <w:t>0.27</w:t>
              </w:r>
            </w:ins>
          </w:p>
        </w:tc>
        <w:tc>
          <w:tcPr>
            <w:tcW w:w="578" w:type="dxa"/>
          </w:tcPr>
          <w:p w14:paraId="3E46B2E8" w14:textId="77777777" w:rsidR="002C05CE" w:rsidRDefault="002C05CE">
            <w:pPr>
              <w:pStyle w:val="TableParagraph"/>
              <w:spacing w:before="4" w:line="136" w:lineRule="exact"/>
              <w:ind w:left="9"/>
              <w:rPr>
                <w:sz w:val="13"/>
              </w:rPr>
            </w:pPr>
            <w:ins w:id="1053" w:author="Mohamed SALEM" w:date="2024-01-16T13:24:00Z">
              <w:r>
                <w:rPr>
                  <w:spacing w:val="-4"/>
                  <w:sz w:val="13"/>
                </w:rPr>
                <w:t>0.01</w:t>
              </w:r>
            </w:ins>
          </w:p>
        </w:tc>
        <w:tc>
          <w:tcPr>
            <w:tcW w:w="649" w:type="dxa"/>
          </w:tcPr>
          <w:p w14:paraId="394A505D" w14:textId="77777777" w:rsidR="002C05CE" w:rsidRDefault="002C05CE">
            <w:pPr>
              <w:pStyle w:val="TableParagraph"/>
              <w:spacing w:before="4" w:line="136" w:lineRule="exact"/>
              <w:ind w:left="1" w:right="10"/>
              <w:rPr>
                <w:sz w:val="13"/>
              </w:rPr>
            </w:pPr>
            <w:ins w:id="1054" w:author="Mohamed SALEM" w:date="2024-01-16T13:24:00Z">
              <w:r>
                <w:rPr>
                  <w:spacing w:val="-4"/>
                  <w:w w:val="105"/>
                  <w:sz w:val="13"/>
                </w:rPr>
                <w:t>0.14</w:t>
              </w:r>
            </w:ins>
          </w:p>
        </w:tc>
        <w:tc>
          <w:tcPr>
            <w:tcW w:w="659" w:type="dxa"/>
          </w:tcPr>
          <w:p w14:paraId="72F9D0B4" w14:textId="77777777" w:rsidR="002C05CE" w:rsidRDefault="002C05CE">
            <w:pPr>
              <w:pStyle w:val="TableParagraph"/>
              <w:spacing w:before="4" w:line="136" w:lineRule="exact"/>
              <w:ind w:left="9" w:right="9"/>
              <w:rPr>
                <w:sz w:val="13"/>
              </w:rPr>
            </w:pPr>
            <w:ins w:id="1055" w:author="Mohamed SALEM" w:date="2024-01-16T13:24:00Z">
              <w:r>
                <w:rPr>
                  <w:spacing w:val="-4"/>
                  <w:w w:val="105"/>
                  <w:sz w:val="13"/>
                </w:rPr>
                <w:t>0.14</w:t>
              </w:r>
            </w:ins>
          </w:p>
        </w:tc>
        <w:tc>
          <w:tcPr>
            <w:tcW w:w="577" w:type="dxa"/>
          </w:tcPr>
          <w:p w14:paraId="74C8902F" w14:textId="77777777" w:rsidR="002C05CE" w:rsidRDefault="002C05CE">
            <w:pPr>
              <w:pStyle w:val="TableParagraph"/>
              <w:spacing w:before="4" w:line="136" w:lineRule="exact"/>
              <w:ind w:left="27" w:right="16"/>
              <w:rPr>
                <w:sz w:val="13"/>
              </w:rPr>
            </w:pPr>
            <w:ins w:id="1056" w:author="Mohamed SALEM" w:date="2024-01-16T13:24:00Z">
              <w:r>
                <w:rPr>
                  <w:w w:val="90"/>
                  <w:sz w:val="13"/>
                </w:rPr>
                <w:t>-</w:t>
              </w:r>
              <w:r>
                <w:rPr>
                  <w:spacing w:val="-4"/>
                  <w:sz w:val="13"/>
                </w:rPr>
                <w:t>0.00</w:t>
              </w:r>
            </w:ins>
          </w:p>
        </w:tc>
        <w:tc>
          <w:tcPr>
            <w:tcW w:w="649" w:type="dxa"/>
          </w:tcPr>
          <w:p w14:paraId="4D505296" w14:textId="77777777" w:rsidR="002C05CE" w:rsidRDefault="002C05CE">
            <w:pPr>
              <w:pStyle w:val="TableParagraph"/>
              <w:spacing w:before="4" w:line="136" w:lineRule="exact"/>
              <w:ind w:left="4" w:right="10"/>
              <w:rPr>
                <w:sz w:val="13"/>
              </w:rPr>
            </w:pPr>
            <w:ins w:id="1057" w:author="Mohamed SALEM" w:date="2024-01-16T13:24:00Z">
              <w:r>
                <w:rPr>
                  <w:spacing w:val="-4"/>
                  <w:sz w:val="13"/>
                </w:rPr>
                <w:t>0.18</w:t>
              </w:r>
            </w:ins>
          </w:p>
        </w:tc>
        <w:tc>
          <w:tcPr>
            <w:tcW w:w="660" w:type="dxa"/>
          </w:tcPr>
          <w:p w14:paraId="1D7D138B" w14:textId="77777777" w:rsidR="002C05CE" w:rsidRDefault="002C05CE">
            <w:pPr>
              <w:pStyle w:val="TableParagraph"/>
              <w:spacing w:before="4" w:line="136" w:lineRule="exact"/>
              <w:ind w:left="28" w:right="26"/>
              <w:rPr>
                <w:sz w:val="13"/>
              </w:rPr>
            </w:pPr>
            <w:ins w:id="1058" w:author="Mohamed SALEM" w:date="2024-01-16T13:24:00Z">
              <w:r>
                <w:rPr>
                  <w:spacing w:val="-4"/>
                  <w:sz w:val="13"/>
                </w:rPr>
                <w:t>0.22</w:t>
              </w:r>
            </w:ins>
          </w:p>
        </w:tc>
        <w:tc>
          <w:tcPr>
            <w:tcW w:w="681" w:type="dxa"/>
          </w:tcPr>
          <w:p w14:paraId="6263872C" w14:textId="77777777" w:rsidR="002C05CE" w:rsidRDefault="002C05CE">
            <w:pPr>
              <w:pStyle w:val="TableParagraph"/>
              <w:spacing w:before="4" w:line="136" w:lineRule="exact"/>
              <w:ind w:left="11"/>
              <w:rPr>
                <w:sz w:val="13"/>
              </w:rPr>
            </w:pPr>
            <w:ins w:id="1059" w:author="Mohamed SALEM" w:date="2024-01-16T13:24:00Z">
              <w:r>
                <w:rPr>
                  <w:spacing w:val="-4"/>
                  <w:sz w:val="13"/>
                </w:rPr>
                <w:t>0.04</w:t>
              </w:r>
            </w:ins>
          </w:p>
        </w:tc>
      </w:tr>
      <w:tr w:rsidR="002C05CE" w14:paraId="70237217" w14:textId="77777777">
        <w:trPr>
          <w:trHeight w:val="159"/>
        </w:trPr>
        <w:tc>
          <w:tcPr>
            <w:tcW w:w="4247" w:type="dxa"/>
          </w:tcPr>
          <w:p w14:paraId="4A731E10" w14:textId="77777777" w:rsidR="002C05CE" w:rsidRDefault="002C05CE">
            <w:pPr>
              <w:pStyle w:val="TableParagraph"/>
              <w:spacing w:before="4" w:line="136" w:lineRule="exact"/>
              <w:ind w:right="145"/>
              <w:jc w:val="right"/>
              <w:rPr>
                <w:sz w:val="13"/>
              </w:rPr>
            </w:pPr>
            <w:ins w:id="1060" w:author="Mohamed SALEM" w:date="2024-01-16T13:24:00Z">
              <w:r>
                <w:rPr>
                  <w:spacing w:val="-2"/>
                  <w:sz w:val="13"/>
                </w:rPr>
                <w:t>(0.44)</w:t>
              </w:r>
            </w:ins>
          </w:p>
        </w:tc>
        <w:tc>
          <w:tcPr>
            <w:tcW w:w="660" w:type="dxa"/>
          </w:tcPr>
          <w:p w14:paraId="3D551FF5" w14:textId="77777777" w:rsidR="002C05CE" w:rsidRDefault="002C05CE">
            <w:pPr>
              <w:pStyle w:val="TableParagraph"/>
              <w:spacing w:before="4" w:line="136" w:lineRule="exact"/>
              <w:ind w:left="28" w:right="28"/>
              <w:rPr>
                <w:sz w:val="13"/>
              </w:rPr>
            </w:pPr>
            <w:ins w:id="1061" w:author="Mohamed SALEM" w:date="2024-01-16T13:24:00Z">
              <w:r>
                <w:rPr>
                  <w:spacing w:val="-2"/>
                  <w:w w:val="105"/>
                  <w:sz w:val="13"/>
                </w:rPr>
                <w:t>(0.45)</w:t>
              </w:r>
            </w:ins>
          </w:p>
        </w:tc>
        <w:tc>
          <w:tcPr>
            <w:tcW w:w="578" w:type="dxa"/>
          </w:tcPr>
          <w:p w14:paraId="05B7D32C" w14:textId="77777777" w:rsidR="002C05CE" w:rsidRDefault="002C05CE">
            <w:pPr>
              <w:pStyle w:val="TableParagraph"/>
              <w:spacing w:before="4" w:line="136" w:lineRule="exact"/>
              <w:ind w:left="9" w:right="1"/>
              <w:rPr>
                <w:sz w:val="13"/>
              </w:rPr>
            </w:pPr>
            <w:ins w:id="1062" w:author="Mohamed SALEM" w:date="2024-01-16T13:24:00Z">
              <w:r>
                <w:rPr>
                  <w:spacing w:val="-2"/>
                  <w:sz w:val="13"/>
                </w:rPr>
                <w:t>(0.85)</w:t>
              </w:r>
            </w:ins>
          </w:p>
        </w:tc>
        <w:tc>
          <w:tcPr>
            <w:tcW w:w="649" w:type="dxa"/>
          </w:tcPr>
          <w:p w14:paraId="782CF84D" w14:textId="77777777" w:rsidR="002C05CE" w:rsidRDefault="002C05CE">
            <w:pPr>
              <w:pStyle w:val="TableParagraph"/>
              <w:spacing w:before="4" w:line="136" w:lineRule="exact"/>
              <w:ind w:right="10"/>
              <w:rPr>
                <w:sz w:val="13"/>
              </w:rPr>
            </w:pPr>
            <w:ins w:id="1063" w:author="Mohamed SALEM" w:date="2024-01-16T13:24:00Z">
              <w:r>
                <w:rPr>
                  <w:spacing w:val="-2"/>
                  <w:w w:val="105"/>
                  <w:sz w:val="13"/>
                </w:rPr>
                <w:t>(0.35)</w:t>
              </w:r>
            </w:ins>
          </w:p>
        </w:tc>
        <w:tc>
          <w:tcPr>
            <w:tcW w:w="659" w:type="dxa"/>
          </w:tcPr>
          <w:p w14:paraId="703EA073" w14:textId="77777777" w:rsidR="002C05CE" w:rsidRDefault="002C05CE">
            <w:pPr>
              <w:pStyle w:val="TableParagraph"/>
              <w:spacing w:before="4" w:line="136" w:lineRule="exact"/>
              <w:ind w:left="9" w:right="9"/>
              <w:rPr>
                <w:sz w:val="13"/>
              </w:rPr>
            </w:pPr>
            <w:ins w:id="1064" w:author="Mohamed SALEM" w:date="2024-01-16T13:24:00Z">
              <w:r>
                <w:rPr>
                  <w:spacing w:val="-2"/>
                  <w:w w:val="105"/>
                  <w:sz w:val="13"/>
                </w:rPr>
                <w:t>(0.35)</w:t>
              </w:r>
            </w:ins>
          </w:p>
        </w:tc>
        <w:tc>
          <w:tcPr>
            <w:tcW w:w="577" w:type="dxa"/>
          </w:tcPr>
          <w:p w14:paraId="2D9E4CFF" w14:textId="77777777" w:rsidR="002C05CE" w:rsidRDefault="002C05CE">
            <w:pPr>
              <w:pStyle w:val="TableParagraph"/>
              <w:spacing w:before="4" w:line="136" w:lineRule="exact"/>
              <w:ind w:left="27" w:right="17"/>
              <w:rPr>
                <w:sz w:val="13"/>
              </w:rPr>
            </w:pPr>
            <w:ins w:id="1065" w:author="Mohamed SALEM" w:date="2024-01-16T13:24:00Z">
              <w:r>
                <w:rPr>
                  <w:spacing w:val="-2"/>
                  <w:sz w:val="13"/>
                </w:rPr>
                <w:t>(0.98)</w:t>
              </w:r>
            </w:ins>
          </w:p>
        </w:tc>
        <w:tc>
          <w:tcPr>
            <w:tcW w:w="649" w:type="dxa"/>
          </w:tcPr>
          <w:p w14:paraId="2CFC97CC" w14:textId="77777777" w:rsidR="002C05CE" w:rsidRDefault="002C05CE">
            <w:pPr>
              <w:pStyle w:val="TableParagraph"/>
              <w:spacing w:before="4" w:line="136" w:lineRule="exact"/>
              <w:ind w:left="3" w:right="10"/>
              <w:rPr>
                <w:sz w:val="13"/>
              </w:rPr>
            </w:pPr>
            <w:ins w:id="1066" w:author="Mohamed SALEM" w:date="2024-01-16T13:24:00Z">
              <w:r>
                <w:rPr>
                  <w:spacing w:val="-2"/>
                  <w:sz w:val="13"/>
                </w:rPr>
                <w:t>(0.38)</w:t>
              </w:r>
            </w:ins>
          </w:p>
        </w:tc>
        <w:tc>
          <w:tcPr>
            <w:tcW w:w="660" w:type="dxa"/>
          </w:tcPr>
          <w:p w14:paraId="715839AF" w14:textId="77777777" w:rsidR="002C05CE" w:rsidRDefault="002C05CE">
            <w:pPr>
              <w:pStyle w:val="TableParagraph"/>
              <w:spacing w:before="4" w:line="136" w:lineRule="exact"/>
              <w:ind w:left="28" w:right="28"/>
              <w:rPr>
                <w:sz w:val="13"/>
              </w:rPr>
            </w:pPr>
            <w:ins w:id="1067" w:author="Mohamed SALEM" w:date="2024-01-16T13:24:00Z">
              <w:r>
                <w:rPr>
                  <w:spacing w:val="-2"/>
                  <w:w w:val="105"/>
                  <w:sz w:val="13"/>
                </w:rPr>
                <w:t>(0.41)</w:t>
              </w:r>
            </w:ins>
          </w:p>
        </w:tc>
        <w:tc>
          <w:tcPr>
            <w:tcW w:w="681" w:type="dxa"/>
          </w:tcPr>
          <w:p w14:paraId="60A9E0D7" w14:textId="77777777" w:rsidR="002C05CE" w:rsidRDefault="002C05CE">
            <w:pPr>
              <w:pStyle w:val="TableParagraph"/>
              <w:spacing w:before="4" w:line="136" w:lineRule="exact"/>
              <w:ind w:left="11" w:right="1"/>
              <w:rPr>
                <w:sz w:val="13"/>
              </w:rPr>
            </w:pPr>
            <w:ins w:id="1068" w:author="Mohamed SALEM" w:date="2024-01-16T13:24:00Z">
              <w:r>
                <w:rPr>
                  <w:spacing w:val="-2"/>
                  <w:w w:val="105"/>
                  <w:sz w:val="13"/>
                </w:rPr>
                <w:t>(0.19)</w:t>
              </w:r>
            </w:ins>
          </w:p>
        </w:tc>
      </w:tr>
      <w:tr w:rsidR="002C05CE" w14:paraId="58D39074" w14:textId="77777777">
        <w:trPr>
          <w:trHeight w:val="159"/>
        </w:trPr>
        <w:tc>
          <w:tcPr>
            <w:tcW w:w="4247" w:type="dxa"/>
          </w:tcPr>
          <w:p w14:paraId="1ADCE254" w14:textId="77777777" w:rsidR="002C05CE" w:rsidRDefault="002C05CE">
            <w:pPr>
              <w:pStyle w:val="TableParagraph"/>
              <w:tabs>
                <w:tab w:val="right" w:pos="4044"/>
              </w:tabs>
              <w:spacing w:before="4" w:line="136" w:lineRule="exact"/>
              <w:ind w:left="100"/>
              <w:jc w:val="left"/>
              <w:rPr>
                <w:sz w:val="13"/>
              </w:rPr>
            </w:pPr>
            <w:ins w:id="1069" w:author="Mohamed SALEM" w:date="2024-01-16T13:24:00Z">
              <w:r>
                <w:rPr>
                  <w:sz w:val="13"/>
                </w:rPr>
                <w:t>Household</w:t>
              </w:r>
              <w:r>
                <w:rPr>
                  <w:spacing w:val="27"/>
                  <w:sz w:val="13"/>
                </w:rPr>
                <w:t xml:space="preserve"> </w:t>
              </w:r>
              <w:r>
                <w:rPr>
                  <w:sz w:val="13"/>
                </w:rPr>
                <w:t>head</w:t>
              </w:r>
              <w:r>
                <w:rPr>
                  <w:spacing w:val="27"/>
                  <w:sz w:val="13"/>
                </w:rPr>
                <w:t xml:space="preserve"> </w:t>
              </w:r>
              <w:r>
                <w:rPr>
                  <w:sz w:val="13"/>
                </w:rPr>
                <w:t>years</w:t>
              </w:r>
              <w:r>
                <w:rPr>
                  <w:spacing w:val="27"/>
                  <w:sz w:val="13"/>
                </w:rPr>
                <w:t xml:space="preserve"> </w:t>
              </w:r>
              <w:r>
                <w:rPr>
                  <w:sz w:val="13"/>
                </w:rPr>
                <w:t>of</w:t>
              </w:r>
              <w:r>
                <w:rPr>
                  <w:spacing w:val="27"/>
                  <w:sz w:val="13"/>
                </w:rPr>
                <w:t xml:space="preserve"> </w:t>
              </w:r>
              <w:r>
                <w:rPr>
                  <w:spacing w:val="-2"/>
                  <w:sz w:val="13"/>
                </w:rPr>
                <w:t>education</w:t>
              </w:r>
              <w:r>
                <w:rPr>
                  <w:rFonts w:ascii="Times New Roman"/>
                  <w:sz w:val="13"/>
                </w:rPr>
                <w:tab/>
              </w:r>
              <w:r>
                <w:rPr>
                  <w:spacing w:val="-4"/>
                  <w:sz w:val="13"/>
                </w:rPr>
                <w:t>7.55</w:t>
              </w:r>
            </w:ins>
          </w:p>
        </w:tc>
        <w:tc>
          <w:tcPr>
            <w:tcW w:w="660" w:type="dxa"/>
          </w:tcPr>
          <w:p w14:paraId="26E381AA" w14:textId="77777777" w:rsidR="002C05CE" w:rsidRDefault="002C05CE">
            <w:pPr>
              <w:pStyle w:val="TableParagraph"/>
              <w:spacing w:before="4" w:line="136" w:lineRule="exact"/>
              <w:ind w:left="28" w:right="28"/>
              <w:rPr>
                <w:sz w:val="13"/>
              </w:rPr>
            </w:pPr>
            <w:ins w:id="1070" w:author="Mohamed SALEM" w:date="2024-01-16T13:24:00Z">
              <w:r>
                <w:rPr>
                  <w:spacing w:val="-4"/>
                  <w:w w:val="105"/>
                  <w:sz w:val="13"/>
                </w:rPr>
                <w:t>7.92</w:t>
              </w:r>
            </w:ins>
          </w:p>
        </w:tc>
        <w:tc>
          <w:tcPr>
            <w:tcW w:w="578" w:type="dxa"/>
          </w:tcPr>
          <w:p w14:paraId="00F225BD" w14:textId="77777777" w:rsidR="002C05CE" w:rsidRDefault="002C05CE">
            <w:pPr>
              <w:pStyle w:val="TableParagraph"/>
              <w:spacing w:before="4" w:line="136" w:lineRule="exact"/>
              <w:ind w:left="9"/>
              <w:rPr>
                <w:sz w:val="13"/>
              </w:rPr>
            </w:pPr>
            <w:ins w:id="1071" w:author="Mohamed SALEM" w:date="2024-01-16T13:24:00Z">
              <w:r>
                <w:rPr>
                  <w:spacing w:val="-4"/>
                  <w:sz w:val="13"/>
                </w:rPr>
                <w:t>0.38</w:t>
              </w:r>
            </w:ins>
          </w:p>
        </w:tc>
        <w:tc>
          <w:tcPr>
            <w:tcW w:w="649" w:type="dxa"/>
          </w:tcPr>
          <w:p w14:paraId="649E6201" w14:textId="77777777" w:rsidR="002C05CE" w:rsidRDefault="002C05CE">
            <w:pPr>
              <w:pStyle w:val="TableParagraph"/>
              <w:spacing w:before="4" w:line="136" w:lineRule="exact"/>
              <w:ind w:left="1" w:right="10"/>
              <w:rPr>
                <w:sz w:val="13"/>
              </w:rPr>
            </w:pPr>
            <w:ins w:id="1072" w:author="Mohamed SALEM" w:date="2024-01-16T13:24:00Z">
              <w:r>
                <w:rPr>
                  <w:spacing w:val="-4"/>
                  <w:w w:val="105"/>
                  <w:sz w:val="13"/>
                </w:rPr>
                <w:t>3.41</w:t>
              </w:r>
            </w:ins>
          </w:p>
        </w:tc>
        <w:tc>
          <w:tcPr>
            <w:tcW w:w="659" w:type="dxa"/>
          </w:tcPr>
          <w:p w14:paraId="2B22AFDC" w14:textId="77777777" w:rsidR="002C05CE" w:rsidRDefault="002C05CE">
            <w:pPr>
              <w:pStyle w:val="TableParagraph"/>
              <w:spacing w:before="4" w:line="136" w:lineRule="exact"/>
              <w:ind w:left="9" w:right="9"/>
              <w:rPr>
                <w:sz w:val="13"/>
              </w:rPr>
            </w:pPr>
            <w:ins w:id="1073" w:author="Mohamed SALEM" w:date="2024-01-16T13:24:00Z">
              <w:r>
                <w:rPr>
                  <w:spacing w:val="-4"/>
                  <w:sz w:val="13"/>
                </w:rPr>
                <w:t>3.54</w:t>
              </w:r>
            </w:ins>
          </w:p>
        </w:tc>
        <w:tc>
          <w:tcPr>
            <w:tcW w:w="577" w:type="dxa"/>
          </w:tcPr>
          <w:p w14:paraId="6CC154A6" w14:textId="77777777" w:rsidR="002C05CE" w:rsidRDefault="002C05CE">
            <w:pPr>
              <w:pStyle w:val="TableParagraph"/>
              <w:spacing w:before="4" w:line="136" w:lineRule="exact"/>
              <w:ind w:left="27" w:right="16"/>
              <w:rPr>
                <w:sz w:val="13"/>
              </w:rPr>
            </w:pPr>
            <w:ins w:id="1074" w:author="Mohamed SALEM" w:date="2024-01-16T13:24:00Z">
              <w:r>
                <w:rPr>
                  <w:spacing w:val="-4"/>
                  <w:w w:val="105"/>
                  <w:sz w:val="13"/>
                </w:rPr>
                <w:t>0.13</w:t>
              </w:r>
            </w:ins>
          </w:p>
        </w:tc>
        <w:tc>
          <w:tcPr>
            <w:tcW w:w="649" w:type="dxa"/>
          </w:tcPr>
          <w:p w14:paraId="4FD95A51" w14:textId="77777777" w:rsidR="002C05CE" w:rsidRDefault="002C05CE">
            <w:pPr>
              <w:pStyle w:val="TableParagraph"/>
              <w:spacing w:before="4" w:line="136" w:lineRule="exact"/>
              <w:ind w:left="4" w:right="10"/>
              <w:rPr>
                <w:sz w:val="13"/>
              </w:rPr>
            </w:pPr>
            <w:ins w:id="1075" w:author="Mohamed SALEM" w:date="2024-01-16T13:24:00Z">
              <w:r>
                <w:rPr>
                  <w:spacing w:val="-4"/>
                  <w:sz w:val="13"/>
                </w:rPr>
                <w:t>4.66</w:t>
              </w:r>
            </w:ins>
          </w:p>
        </w:tc>
        <w:tc>
          <w:tcPr>
            <w:tcW w:w="660" w:type="dxa"/>
          </w:tcPr>
          <w:p w14:paraId="606AB28F" w14:textId="77777777" w:rsidR="002C05CE" w:rsidRDefault="002C05CE">
            <w:pPr>
              <w:pStyle w:val="TableParagraph"/>
              <w:spacing w:before="4" w:line="136" w:lineRule="exact"/>
              <w:ind w:left="28" w:right="27"/>
              <w:rPr>
                <w:sz w:val="13"/>
              </w:rPr>
            </w:pPr>
            <w:ins w:id="1076" w:author="Mohamed SALEM" w:date="2024-01-16T13:24:00Z">
              <w:r>
                <w:rPr>
                  <w:spacing w:val="-4"/>
                  <w:sz w:val="13"/>
                </w:rPr>
                <w:t>6.03</w:t>
              </w:r>
            </w:ins>
          </w:p>
        </w:tc>
        <w:tc>
          <w:tcPr>
            <w:tcW w:w="681" w:type="dxa"/>
          </w:tcPr>
          <w:p w14:paraId="78510FAE" w14:textId="77777777" w:rsidR="002C05CE" w:rsidRDefault="002C05CE">
            <w:pPr>
              <w:pStyle w:val="TableParagraph"/>
              <w:spacing w:before="4" w:line="136" w:lineRule="exact"/>
              <w:ind w:left="11"/>
              <w:rPr>
                <w:sz w:val="13"/>
              </w:rPr>
            </w:pPr>
            <w:ins w:id="1077" w:author="Mohamed SALEM" w:date="2024-01-16T13:24:00Z">
              <w:r>
                <w:rPr>
                  <w:spacing w:val="-2"/>
                  <w:w w:val="115"/>
                  <w:sz w:val="13"/>
                </w:rPr>
                <w:t>1.37***</w:t>
              </w:r>
            </w:ins>
          </w:p>
        </w:tc>
      </w:tr>
      <w:tr w:rsidR="002C05CE" w14:paraId="51A86D9C" w14:textId="77777777">
        <w:trPr>
          <w:trHeight w:val="159"/>
        </w:trPr>
        <w:tc>
          <w:tcPr>
            <w:tcW w:w="4247" w:type="dxa"/>
          </w:tcPr>
          <w:p w14:paraId="475990ED" w14:textId="77777777" w:rsidR="002C05CE" w:rsidRDefault="002C05CE">
            <w:pPr>
              <w:pStyle w:val="TableParagraph"/>
              <w:spacing w:before="4" w:line="136" w:lineRule="exact"/>
              <w:ind w:right="145"/>
              <w:jc w:val="right"/>
              <w:rPr>
                <w:sz w:val="13"/>
              </w:rPr>
            </w:pPr>
            <w:ins w:id="1078" w:author="Mohamed SALEM" w:date="2024-01-16T13:24:00Z">
              <w:r>
                <w:rPr>
                  <w:spacing w:val="-2"/>
                  <w:w w:val="110"/>
                  <w:sz w:val="13"/>
                </w:rPr>
                <w:t>(4.13)</w:t>
              </w:r>
            </w:ins>
          </w:p>
        </w:tc>
        <w:tc>
          <w:tcPr>
            <w:tcW w:w="660" w:type="dxa"/>
          </w:tcPr>
          <w:p w14:paraId="5219A552" w14:textId="77777777" w:rsidR="002C05CE" w:rsidRDefault="002C05CE">
            <w:pPr>
              <w:pStyle w:val="TableParagraph"/>
              <w:spacing w:before="4" w:line="136" w:lineRule="exact"/>
              <w:ind w:left="28" w:right="28"/>
              <w:rPr>
                <w:sz w:val="13"/>
              </w:rPr>
            </w:pPr>
            <w:ins w:id="1079" w:author="Mohamed SALEM" w:date="2024-01-16T13:24:00Z">
              <w:r>
                <w:rPr>
                  <w:spacing w:val="-2"/>
                  <w:w w:val="105"/>
                  <w:sz w:val="13"/>
                </w:rPr>
                <w:t>(4.69)</w:t>
              </w:r>
            </w:ins>
          </w:p>
        </w:tc>
        <w:tc>
          <w:tcPr>
            <w:tcW w:w="578" w:type="dxa"/>
          </w:tcPr>
          <w:p w14:paraId="3CE810BB" w14:textId="77777777" w:rsidR="002C05CE" w:rsidRDefault="002C05CE">
            <w:pPr>
              <w:pStyle w:val="TableParagraph"/>
              <w:spacing w:before="4" w:line="136" w:lineRule="exact"/>
              <w:ind w:left="9" w:right="1"/>
              <w:rPr>
                <w:sz w:val="13"/>
              </w:rPr>
            </w:pPr>
            <w:ins w:id="1080" w:author="Mohamed SALEM" w:date="2024-01-16T13:24:00Z">
              <w:r>
                <w:rPr>
                  <w:spacing w:val="-2"/>
                  <w:sz w:val="13"/>
                </w:rPr>
                <w:t>(0.40)</w:t>
              </w:r>
            </w:ins>
          </w:p>
        </w:tc>
        <w:tc>
          <w:tcPr>
            <w:tcW w:w="649" w:type="dxa"/>
          </w:tcPr>
          <w:p w14:paraId="2DD6BCE3" w14:textId="77777777" w:rsidR="002C05CE" w:rsidRDefault="002C05CE">
            <w:pPr>
              <w:pStyle w:val="TableParagraph"/>
              <w:spacing w:before="4" w:line="136" w:lineRule="exact"/>
              <w:ind w:right="10"/>
              <w:rPr>
                <w:sz w:val="13"/>
              </w:rPr>
            </w:pPr>
            <w:ins w:id="1081" w:author="Mohamed SALEM" w:date="2024-01-16T13:24:00Z">
              <w:r>
                <w:rPr>
                  <w:spacing w:val="-2"/>
                  <w:w w:val="105"/>
                  <w:sz w:val="13"/>
                </w:rPr>
                <w:t>(3.25)</w:t>
              </w:r>
            </w:ins>
          </w:p>
        </w:tc>
        <w:tc>
          <w:tcPr>
            <w:tcW w:w="659" w:type="dxa"/>
          </w:tcPr>
          <w:p w14:paraId="221919F9" w14:textId="77777777" w:rsidR="002C05CE" w:rsidRDefault="002C05CE">
            <w:pPr>
              <w:pStyle w:val="TableParagraph"/>
              <w:spacing w:before="4" w:line="136" w:lineRule="exact"/>
              <w:ind w:left="9" w:right="9"/>
              <w:rPr>
                <w:sz w:val="13"/>
              </w:rPr>
            </w:pPr>
            <w:ins w:id="1082" w:author="Mohamed SALEM" w:date="2024-01-16T13:24:00Z">
              <w:r>
                <w:rPr>
                  <w:spacing w:val="-2"/>
                  <w:w w:val="105"/>
                  <w:sz w:val="13"/>
                </w:rPr>
                <w:t>(3.49)</w:t>
              </w:r>
            </w:ins>
          </w:p>
        </w:tc>
        <w:tc>
          <w:tcPr>
            <w:tcW w:w="577" w:type="dxa"/>
          </w:tcPr>
          <w:p w14:paraId="38062034" w14:textId="77777777" w:rsidR="002C05CE" w:rsidRDefault="002C05CE">
            <w:pPr>
              <w:pStyle w:val="TableParagraph"/>
              <w:spacing w:before="4" w:line="136" w:lineRule="exact"/>
              <w:ind w:left="27" w:right="17"/>
              <w:rPr>
                <w:sz w:val="13"/>
              </w:rPr>
            </w:pPr>
            <w:ins w:id="1083" w:author="Mohamed SALEM" w:date="2024-01-16T13:24:00Z">
              <w:r>
                <w:rPr>
                  <w:spacing w:val="-2"/>
                  <w:sz w:val="13"/>
                </w:rPr>
                <w:t>(0.70)</w:t>
              </w:r>
            </w:ins>
          </w:p>
        </w:tc>
        <w:tc>
          <w:tcPr>
            <w:tcW w:w="649" w:type="dxa"/>
          </w:tcPr>
          <w:p w14:paraId="5E0E2DF3" w14:textId="77777777" w:rsidR="002C05CE" w:rsidRDefault="002C05CE">
            <w:pPr>
              <w:pStyle w:val="TableParagraph"/>
              <w:spacing w:before="4" w:line="136" w:lineRule="exact"/>
              <w:ind w:left="3" w:right="10"/>
              <w:rPr>
                <w:sz w:val="13"/>
              </w:rPr>
            </w:pPr>
            <w:ins w:id="1084" w:author="Mohamed SALEM" w:date="2024-01-16T13:24:00Z">
              <w:r>
                <w:rPr>
                  <w:spacing w:val="-2"/>
                  <w:sz w:val="13"/>
                </w:rPr>
                <w:t>(4.02)</w:t>
              </w:r>
            </w:ins>
          </w:p>
        </w:tc>
        <w:tc>
          <w:tcPr>
            <w:tcW w:w="660" w:type="dxa"/>
          </w:tcPr>
          <w:p w14:paraId="6105B2EB" w14:textId="77777777" w:rsidR="002C05CE" w:rsidRDefault="002C05CE">
            <w:pPr>
              <w:pStyle w:val="TableParagraph"/>
              <w:spacing w:before="4" w:line="136" w:lineRule="exact"/>
              <w:ind w:left="28" w:right="28"/>
              <w:rPr>
                <w:sz w:val="13"/>
              </w:rPr>
            </w:pPr>
            <w:ins w:id="1085" w:author="Mohamed SALEM" w:date="2024-01-16T13:24:00Z">
              <w:r>
                <w:rPr>
                  <w:spacing w:val="-2"/>
                  <w:w w:val="105"/>
                  <w:sz w:val="13"/>
                </w:rPr>
                <w:t>(4.73)</w:t>
              </w:r>
            </w:ins>
          </w:p>
        </w:tc>
        <w:tc>
          <w:tcPr>
            <w:tcW w:w="681" w:type="dxa"/>
          </w:tcPr>
          <w:p w14:paraId="32ADD3F0" w14:textId="77777777" w:rsidR="002C05CE" w:rsidRDefault="002C05CE">
            <w:pPr>
              <w:pStyle w:val="TableParagraph"/>
              <w:spacing w:before="4" w:line="136" w:lineRule="exact"/>
              <w:ind w:left="11" w:right="1"/>
              <w:rPr>
                <w:sz w:val="13"/>
              </w:rPr>
            </w:pPr>
            <w:ins w:id="1086" w:author="Mohamed SALEM" w:date="2024-01-16T13:24:00Z">
              <w:r>
                <w:rPr>
                  <w:spacing w:val="-2"/>
                  <w:sz w:val="13"/>
                </w:rPr>
                <w:t>(0.00)</w:t>
              </w:r>
            </w:ins>
          </w:p>
        </w:tc>
      </w:tr>
      <w:tr w:rsidR="002C05CE" w14:paraId="40F1D6DB" w14:textId="77777777">
        <w:trPr>
          <w:trHeight w:val="159"/>
        </w:trPr>
        <w:tc>
          <w:tcPr>
            <w:tcW w:w="4247" w:type="dxa"/>
          </w:tcPr>
          <w:p w14:paraId="4581E831" w14:textId="77777777" w:rsidR="002C05CE" w:rsidRDefault="002C05CE">
            <w:pPr>
              <w:pStyle w:val="TableParagraph"/>
              <w:tabs>
                <w:tab w:val="right" w:pos="4044"/>
              </w:tabs>
              <w:spacing w:before="4" w:line="136" w:lineRule="exact"/>
              <w:ind w:left="100"/>
              <w:jc w:val="left"/>
              <w:rPr>
                <w:sz w:val="13"/>
              </w:rPr>
            </w:pPr>
            <w:ins w:id="1087" w:author="Mohamed SALEM" w:date="2024-01-16T13:24:00Z">
              <w:r>
                <w:rPr>
                  <w:sz w:val="13"/>
                </w:rPr>
                <w:t>Displaced</w:t>
              </w:r>
              <w:r>
                <w:rPr>
                  <w:spacing w:val="48"/>
                  <w:sz w:val="13"/>
                </w:rPr>
                <w:t xml:space="preserve"> </w:t>
              </w:r>
              <w:r>
                <w:rPr>
                  <w:spacing w:val="-2"/>
                  <w:sz w:val="13"/>
                </w:rPr>
                <w:t>household</w:t>
              </w:r>
              <w:r>
                <w:rPr>
                  <w:rFonts w:ascii="Times New Roman"/>
                  <w:sz w:val="13"/>
                </w:rPr>
                <w:tab/>
              </w:r>
              <w:r>
                <w:rPr>
                  <w:spacing w:val="-4"/>
                  <w:sz w:val="13"/>
                </w:rPr>
                <w:t>0.09</w:t>
              </w:r>
            </w:ins>
          </w:p>
        </w:tc>
        <w:tc>
          <w:tcPr>
            <w:tcW w:w="660" w:type="dxa"/>
          </w:tcPr>
          <w:p w14:paraId="23B57692" w14:textId="77777777" w:rsidR="002C05CE" w:rsidRDefault="002C05CE">
            <w:pPr>
              <w:pStyle w:val="TableParagraph"/>
              <w:spacing w:before="4" w:line="136" w:lineRule="exact"/>
              <w:ind w:left="28" w:right="28"/>
              <w:rPr>
                <w:sz w:val="13"/>
              </w:rPr>
            </w:pPr>
            <w:ins w:id="1088" w:author="Mohamed SALEM" w:date="2024-01-16T13:24:00Z">
              <w:r>
                <w:rPr>
                  <w:spacing w:val="-4"/>
                  <w:w w:val="105"/>
                  <w:sz w:val="13"/>
                </w:rPr>
                <w:t>0.15</w:t>
              </w:r>
            </w:ins>
          </w:p>
        </w:tc>
        <w:tc>
          <w:tcPr>
            <w:tcW w:w="578" w:type="dxa"/>
          </w:tcPr>
          <w:p w14:paraId="03927F8E" w14:textId="77777777" w:rsidR="002C05CE" w:rsidRDefault="002C05CE">
            <w:pPr>
              <w:pStyle w:val="TableParagraph"/>
              <w:spacing w:before="4" w:line="136" w:lineRule="exact"/>
              <w:ind w:left="9"/>
              <w:rPr>
                <w:sz w:val="13"/>
              </w:rPr>
            </w:pPr>
            <w:ins w:id="1089" w:author="Mohamed SALEM" w:date="2024-01-16T13:24:00Z">
              <w:r>
                <w:rPr>
                  <w:spacing w:val="-4"/>
                  <w:sz w:val="13"/>
                </w:rPr>
                <w:t>0.06</w:t>
              </w:r>
            </w:ins>
          </w:p>
        </w:tc>
        <w:tc>
          <w:tcPr>
            <w:tcW w:w="649" w:type="dxa"/>
          </w:tcPr>
          <w:p w14:paraId="26342D20" w14:textId="77777777" w:rsidR="002C05CE" w:rsidRDefault="002C05CE">
            <w:pPr>
              <w:pStyle w:val="TableParagraph"/>
              <w:spacing w:before="4" w:line="136" w:lineRule="exact"/>
              <w:ind w:left="1" w:right="10"/>
              <w:rPr>
                <w:sz w:val="13"/>
              </w:rPr>
            </w:pPr>
            <w:ins w:id="1090" w:author="Mohamed SALEM" w:date="2024-01-16T13:24:00Z">
              <w:r>
                <w:rPr>
                  <w:spacing w:val="-4"/>
                  <w:sz w:val="13"/>
                </w:rPr>
                <w:t>0.03</w:t>
              </w:r>
            </w:ins>
          </w:p>
        </w:tc>
        <w:tc>
          <w:tcPr>
            <w:tcW w:w="659" w:type="dxa"/>
          </w:tcPr>
          <w:p w14:paraId="3AB3E37E" w14:textId="77777777" w:rsidR="002C05CE" w:rsidRDefault="002C05CE">
            <w:pPr>
              <w:pStyle w:val="TableParagraph"/>
              <w:spacing w:before="4" w:line="136" w:lineRule="exact"/>
              <w:ind w:left="9" w:right="9"/>
              <w:rPr>
                <w:sz w:val="13"/>
              </w:rPr>
            </w:pPr>
            <w:ins w:id="1091" w:author="Mohamed SALEM" w:date="2024-01-16T13:24:00Z">
              <w:r>
                <w:rPr>
                  <w:spacing w:val="-4"/>
                  <w:sz w:val="13"/>
                </w:rPr>
                <w:t>0.03</w:t>
              </w:r>
            </w:ins>
          </w:p>
        </w:tc>
        <w:tc>
          <w:tcPr>
            <w:tcW w:w="577" w:type="dxa"/>
          </w:tcPr>
          <w:p w14:paraId="222B1B76" w14:textId="77777777" w:rsidR="002C05CE" w:rsidRDefault="002C05CE">
            <w:pPr>
              <w:pStyle w:val="TableParagraph"/>
              <w:spacing w:before="4" w:line="136" w:lineRule="exact"/>
              <w:ind w:left="27" w:right="16"/>
              <w:rPr>
                <w:sz w:val="13"/>
              </w:rPr>
            </w:pPr>
            <w:ins w:id="1092" w:author="Mohamed SALEM" w:date="2024-01-16T13:24:00Z">
              <w:r>
                <w:rPr>
                  <w:spacing w:val="-4"/>
                  <w:sz w:val="13"/>
                </w:rPr>
                <w:t>0.00</w:t>
              </w:r>
            </w:ins>
          </w:p>
        </w:tc>
        <w:tc>
          <w:tcPr>
            <w:tcW w:w="649" w:type="dxa"/>
          </w:tcPr>
          <w:p w14:paraId="6AC94AAB" w14:textId="77777777" w:rsidR="002C05CE" w:rsidRDefault="002C05CE">
            <w:pPr>
              <w:pStyle w:val="TableParagraph"/>
              <w:spacing w:before="4" w:line="136" w:lineRule="exact"/>
              <w:ind w:left="4" w:right="10"/>
              <w:rPr>
                <w:sz w:val="13"/>
              </w:rPr>
            </w:pPr>
            <w:ins w:id="1093" w:author="Mohamed SALEM" w:date="2024-01-16T13:24:00Z">
              <w:r>
                <w:rPr>
                  <w:spacing w:val="-4"/>
                  <w:sz w:val="13"/>
                </w:rPr>
                <w:t>0.05</w:t>
              </w:r>
            </w:ins>
          </w:p>
        </w:tc>
        <w:tc>
          <w:tcPr>
            <w:tcW w:w="660" w:type="dxa"/>
          </w:tcPr>
          <w:p w14:paraId="474262EE" w14:textId="77777777" w:rsidR="002C05CE" w:rsidRDefault="002C05CE">
            <w:pPr>
              <w:pStyle w:val="TableParagraph"/>
              <w:spacing w:before="4" w:line="136" w:lineRule="exact"/>
              <w:ind w:left="28" w:right="27"/>
              <w:rPr>
                <w:sz w:val="13"/>
              </w:rPr>
            </w:pPr>
            <w:ins w:id="1094" w:author="Mohamed SALEM" w:date="2024-01-16T13:24:00Z">
              <w:r>
                <w:rPr>
                  <w:spacing w:val="-4"/>
                  <w:sz w:val="13"/>
                </w:rPr>
                <w:t>0.10</w:t>
              </w:r>
            </w:ins>
          </w:p>
        </w:tc>
        <w:tc>
          <w:tcPr>
            <w:tcW w:w="681" w:type="dxa"/>
          </w:tcPr>
          <w:p w14:paraId="58DA1203" w14:textId="77777777" w:rsidR="002C05CE" w:rsidRDefault="002C05CE">
            <w:pPr>
              <w:pStyle w:val="TableParagraph"/>
              <w:spacing w:before="4" w:line="136" w:lineRule="exact"/>
              <w:ind w:left="11"/>
              <w:rPr>
                <w:sz w:val="13"/>
              </w:rPr>
            </w:pPr>
            <w:ins w:id="1095" w:author="Mohamed SALEM" w:date="2024-01-16T13:24:00Z">
              <w:r>
                <w:rPr>
                  <w:spacing w:val="-2"/>
                  <w:w w:val="105"/>
                  <w:sz w:val="13"/>
                </w:rPr>
                <w:t>0.05**</w:t>
              </w:r>
            </w:ins>
          </w:p>
        </w:tc>
      </w:tr>
      <w:tr w:rsidR="002C05CE" w14:paraId="2209C39B" w14:textId="77777777">
        <w:trPr>
          <w:trHeight w:val="159"/>
        </w:trPr>
        <w:tc>
          <w:tcPr>
            <w:tcW w:w="4247" w:type="dxa"/>
          </w:tcPr>
          <w:p w14:paraId="18CC5A44" w14:textId="77777777" w:rsidR="002C05CE" w:rsidRDefault="002C05CE">
            <w:pPr>
              <w:pStyle w:val="TableParagraph"/>
              <w:spacing w:before="4" w:line="136" w:lineRule="exact"/>
              <w:ind w:right="145"/>
              <w:jc w:val="right"/>
              <w:rPr>
                <w:sz w:val="13"/>
              </w:rPr>
            </w:pPr>
            <w:ins w:id="1096" w:author="Mohamed SALEM" w:date="2024-01-16T13:24:00Z">
              <w:r>
                <w:rPr>
                  <w:spacing w:val="-2"/>
                  <w:sz w:val="13"/>
                </w:rPr>
                <w:t>(0.29)</w:t>
              </w:r>
            </w:ins>
          </w:p>
        </w:tc>
        <w:tc>
          <w:tcPr>
            <w:tcW w:w="660" w:type="dxa"/>
          </w:tcPr>
          <w:p w14:paraId="72AF99D9" w14:textId="77777777" w:rsidR="002C05CE" w:rsidRDefault="002C05CE">
            <w:pPr>
              <w:pStyle w:val="TableParagraph"/>
              <w:spacing w:before="4" w:line="136" w:lineRule="exact"/>
              <w:ind w:left="28" w:right="28"/>
              <w:rPr>
                <w:sz w:val="13"/>
              </w:rPr>
            </w:pPr>
            <w:ins w:id="1097" w:author="Mohamed SALEM" w:date="2024-01-16T13:24:00Z">
              <w:r>
                <w:rPr>
                  <w:spacing w:val="-2"/>
                  <w:sz w:val="13"/>
                </w:rPr>
                <w:t>(0.36)</w:t>
              </w:r>
            </w:ins>
          </w:p>
        </w:tc>
        <w:tc>
          <w:tcPr>
            <w:tcW w:w="578" w:type="dxa"/>
          </w:tcPr>
          <w:p w14:paraId="55AE0E0B" w14:textId="77777777" w:rsidR="002C05CE" w:rsidRDefault="002C05CE">
            <w:pPr>
              <w:pStyle w:val="TableParagraph"/>
              <w:spacing w:before="4" w:line="136" w:lineRule="exact"/>
              <w:ind w:left="9" w:right="1"/>
              <w:rPr>
                <w:sz w:val="13"/>
              </w:rPr>
            </w:pPr>
            <w:ins w:id="1098" w:author="Mohamed SALEM" w:date="2024-01-16T13:24:00Z">
              <w:r>
                <w:rPr>
                  <w:spacing w:val="-2"/>
                  <w:sz w:val="13"/>
                </w:rPr>
                <w:t>(0.07)</w:t>
              </w:r>
            </w:ins>
          </w:p>
        </w:tc>
        <w:tc>
          <w:tcPr>
            <w:tcW w:w="649" w:type="dxa"/>
          </w:tcPr>
          <w:p w14:paraId="115DB1B6" w14:textId="77777777" w:rsidR="002C05CE" w:rsidRDefault="002C05CE">
            <w:pPr>
              <w:pStyle w:val="TableParagraph"/>
              <w:spacing w:before="4" w:line="136" w:lineRule="exact"/>
              <w:ind w:right="10"/>
              <w:rPr>
                <w:sz w:val="13"/>
              </w:rPr>
            </w:pPr>
            <w:ins w:id="1099" w:author="Mohamed SALEM" w:date="2024-01-16T13:24:00Z">
              <w:r>
                <w:rPr>
                  <w:spacing w:val="-2"/>
                  <w:w w:val="110"/>
                  <w:sz w:val="13"/>
                </w:rPr>
                <w:t>(0.17)</w:t>
              </w:r>
            </w:ins>
          </w:p>
        </w:tc>
        <w:tc>
          <w:tcPr>
            <w:tcW w:w="659" w:type="dxa"/>
          </w:tcPr>
          <w:p w14:paraId="5277544E" w14:textId="77777777" w:rsidR="002C05CE" w:rsidRDefault="002C05CE">
            <w:pPr>
              <w:pStyle w:val="TableParagraph"/>
              <w:spacing w:before="4" w:line="136" w:lineRule="exact"/>
              <w:ind w:left="9" w:right="9"/>
              <w:rPr>
                <w:sz w:val="13"/>
              </w:rPr>
            </w:pPr>
            <w:ins w:id="1100" w:author="Mohamed SALEM" w:date="2024-01-16T13:24:00Z">
              <w:r>
                <w:rPr>
                  <w:spacing w:val="-2"/>
                  <w:w w:val="105"/>
                  <w:sz w:val="13"/>
                </w:rPr>
                <w:t>(0.18)</w:t>
              </w:r>
            </w:ins>
          </w:p>
        </w:tc>
        <w:tc>
          <w:tcPr>
            <w:tcW w:w="577" w:type="dxa"/>
          </w:tcPr>
          <w:p w14:paraId="46EA0F39" w14:textId="77777777" w:rsidR="002C05CE" w:rsidRDefault="002C05CE">
            <w:pPr>
              <w:pStyle w:val="TableParagraph"/>
              <w:spacing w:before="4" w:line="136" w:lineRule="exact"/>
              <w:ind w:left="27" w:right="17"/>
              <w:rPr>
                <w:sz w:val="13"/>
              </w:rPr>
            </w:pPr>
            <w:ins w:id="1101" w:author="Mohamed SALEM" w:date="2024-01-16T13:24:00Z">
              <w:r>
                <w:rPr>
                  <w:spacing w:val="-2"/>
                  <w:sz w:val="13"/>
                </w:rPr>
                <w:t>(0.89)</w:t>
              </w:r>
            </w:ins>
          </w:p>
        </w:tc>
        <w:tc>
          <w:tcPr>
            <w:tcW w:w="649" w:type="dxa"/>
          </w:tcPr>
          <w:p w14:paraId="1C56E436" w14:textId="77777777" w:rsidR="002C05CE" w:rsidRDefault="002C05CE">
            <w:pPr>
              <w:pStyle w:val="TableParagraph"/>
              <w:spacing w:before="4" w:line="136" w:lineRule="exact"/>
              <w:ind w:left="3" w:right="10"/>
              <w:rPr>
                <w:sz w:val="13"/>
              </w:rPr>
            </w:pPr>
            <w:ins w:id="1102" w:author="Mohamed SALEM" w:date="2024-01-16T13:24:00Z">
              <w:r>
                <w:rPr>
                  <w:spacing w:val="-2"/>
                  <w:sz w:val="13"/>
                </w:rPr>
                <w:t>(0.22)</w:t>
              </w:r>
            </w:ins>
          </w:p>
        </w:tc>
        <w:tc>
          <w:tcPr>
            <w:tcW w:w="660" w:type="dxa"/>
          </w:tcPr>
          <w:p w14:paraId="4C7DB1AD" w14:textId="77777777" w:rsidR="002C05CE" w:rsidRDefault="002C05CE">
            <w:pPr>
              <w:pStyle w:val="TableParagraph"/>
              <w:spacing w:before="4" w:line="136" w:lineRule="exact"/>
              <w:ind w:left="28" w:right="28"/>
              <w:rPr>
                <w:sz w:val="13"/>
              </w:rPr>
            </w:pPr>
            <w:ins w:id="1103" w:author="Mohamed SALEM" w:date="2024-01-16T13:24:00Z">
              <w:r>
                <w:rPr>
                  <w:spacing w:val="-2"/>
                  <w:sz w:val="13"/>
                </w:rPr>
                <w:t>(0.30)</w:t>
              </w:r>
            </w:ins>
          </w:p>
        </w:tc>
        <w:tc>
          <w:tcPr>
            <w:tcW w:w="681" w:type="dxa"/>
          </w:tcPr>
          <w:p w14:paraId="0D160D52" w14:textId="77777777" w:rsidR="002C05CE" w:rsidRDefault="002C05CE">
            <w:pPr>
              <w:pStyle w:val="TableParagraph"/>
              <w:spacing w:before="4" w:line="136" w:lineRule="exact"/>
              <w:ind w:left="11" w:right="1"/>
              <w:rPr>
                <w:sz w:val="13"/>
              </w:rPr>
            </w:pPr>
            <w:ins w:id="1104" w:author="Mohamed SALEM" w:date="2024-01-16T13:24:00Z">
              <w:r>
                <w:rPr>
                  <w:spacing w:val="-2"/>
                  <w:w w:val="105"/>
                  <w:sz w:val="13"/>
                </w:rPr>
                <w:t>(0.01)</w:t>
              </w:r>
            </w:ins>
          </w:p>
        </w:tc>
      </w:tr>
      <w:tr w:rsidR="002C05CE" w14:paraId="6BC528BE" w14:textId="77777777">
        <w:trPr>
          <w:trHeight w:val="159"/>
        </w:trPr>
        <w:tc>
          <w:tcPr>
            <w:tcW w:w="4247" w:type="dxa"/>
          </w:tcPr>
          <w:p w14:paraId="6BA1C95A" w14:textId="77777777" w:rsidR="002C05CE" w:rsidRDefault="002C05CE">
            <w:pPr>
              <w:pStyle w:val="TableParagraph"/>
              <w:tabs>
                <w:tab w:val="right" w:pos="4044"/>
              </w:tabs>
              <w:spacing w:before="4" w:line="136" w:lineRule="exact"/>
              <w:ind w:left="100"/>
              <w:jc w:val="left"/>
              <w:rPr>
                <w:sz w:val="13"/>
              </w:rPr>
            </w:pPr>
            <w:ins w:id="1105" w:author="Mohamed SALEM" w:date="2024-01-16T13:24:00Z">
              <w:r>
                <w:rPr>
                  <w:sz w:val="13"/>
                </w:rPr>
                <w:t>Household</w:t>
              </w:r>
              <w:r>
                <w:rPr>
                  <w:spacing w:val="33"/>
                  <w:sz w:val="13"/>
                </w:rPr>
                <w:t xml:space="preserve"> </w:t>
              </w:r>
              <w:r>
                <w:rPr>
                  <w:spacing w:val="-4"/>
                  <w:sz w:val="13"/>
                </w:rPr>
                <w:t>size</w:t>
              </w:r>
              <w:r>
                <w:rPr>
                  <w:rFonts w:ascii="Times New Roman"/>
                  <w:sz w:val="13"/>
                </w:rPr>
                <w:tab/>
              </w:r>
              <w:r>
                <w:rPr>
                  <w:spacing w:val="-4"/>
                  <w:sz w:val="13"/>
                </w:rPr>
                <w:t>7.72</w:t>
              </w:r>
            </w:ins>
          </w:p>
        </w:tc>
        <w:tc>
          <w:tcPr>
            <w:tcW w:w="660" w:type="dxa"/>
          </w:tcPr>
          <w:p w14:paraId="38B67CCE" w14:textId="77777777" w:rsidR="002C05CE" w:rsidRDefault="002C05CE">
            <w:pPr>
              <w:pStyle w:val="TableParagraph"/>
              <w:spacing w:before="4" w:line="136" w:lineRule="exact"/>
              <w:ind w:left="28" w:right="28"/>
              <w:rPr>
                <w:sz w:val="13"/>
              </w:rPr>
            </w:pPr>
            <w:ins w:id="1106" w:author="Mohamed SALEM" w:date="2024-01-16T13:24:00Z">
              <w:r>
                <w:rPr>
                  <w:spacing w:val="-4"/>
                  <w:sz w:val="13"/>
                </w:rPr>
                <w:t>8.39</w:t>
              </w:r>
            </w:ins>
          </w:p>
        </w:tc>
        <w:tc>
          <w:tcPr>
            <w:tcW w:w="578" w:type="dxa"/>
          </w:tcPr>
          <w:p w14:paraId="4BDEAF18" w14:textId="77777777" w:rsidR="002C05CE" w:rsidRDefault="002C05CE">
            <w:pPr>
              <w:pStyle w:val="TableParagraph"/>
              <w:spacing w:before="4" w:line="136" w:lineRule="exact"/>
              <w:ind w:left="9"/>
              <w:rPr>
                <w:sz w:val="13"/>
              </w:rPr>
            </w:pPr>
            <w:ins w:id="1107" w:author="Mohamed SALEM" w:date="2024-01-16T13:24:00Z">
              <w:r>
                <w:rPr>
                  <w:spacing w:val="-4"/>
                  <w:w w:val="105"/>
                  <w:sz w:val="13"/>
                </w:rPr>
                <w:t>0.67*</w:t>
              </w:r>
            </w:ins>
          </w:p>
        </w:tc>
        <w:tc>
          <w:tcPr>
            <w:tcW w:w="649" w:type="dxa"/>
          </w:tcPr>
          <w:p w14:paraId="38F017C4" w14:textId="77777777" w:rsidR="002C05CE" w:rsidRDefault="002C05CE">
            <w:pPr>
              <w:pStyle w:val="TableParagraph"/>
              <w:spacing w:before="4" w:line="136" w:lineRule="exact"/>
              <w:ind w:left="1" w:right="10"/>
              <w:rPr>
                <w:sz w:val="13"/>
              </w:rPr>
            </w:pPr>
            <w:ins w:id="1108" w:author="Mohamed SALEM" w:date="2024-01-16T13:24:00Z">
              <w:r>
                <w:rPr>
                  <w:spacing w:val="-4"/>
                  <w:sz w:val="13"/>
                </w:rPr>
                <w:t>6.08</w:t>
              </w:r>
            </w:ins>
          </w:p>
        </w:tc>
        <w:tc>
          <w:tcPr>
            <w:tcW w:w="659" w:type="dxa"/>
          </w:tcPr>
          <w:p w14:paraId="6DCC9131" w14:textId="77777777" w:rsidR="002C05CE" w:rsidRDefault="002C05CE">
            <w:pPr>
              <w:pStyle w:val="TableParagraph"/>
              <w:spacing w:before="4" w:line="136" w:lineRule="exact"/>
              <w:ind w:left="9" w:right="9"/>
              <w:rPr>
                <w:sz w:val="13"/>
              </w:rPr>
            </w:pPr>
            <w:ins w:id="1109" w:author="Mohamed SALEM" w:date="2024-01-16T13:24:00Z">
              <w:r>
                <w:rPr>
                  <w:spacing w:val="-4"/>
                  <w:sz w:val="13"/>
                </w:rPr>
                <w:t>5.99</w:t>
              </w:r>
            </w:ins>
          </w:p>
        </w:tc>
        <w:tc>
          <w:tcPr>
            <w:tcW w:w="577" w:type="dxa"/>
          </w:tcPr>
          <w:p w14:paraId="5BEB0095" w14:textId="77777777" w:rsidR="002C05CE" w:rsidRDefault="002C05CE">
            <w:pPr>
              <w:pStyle w:val="TableParagraph"/>
              <w:spacing w:before="4" w:line="136" w:lineRule="exact"/>
              <w:ind w:left="27" w:right="16"/>
              <w:rPr>
                <w:sz w:val="13"/>
              </w:rPr>
            </w:pPr>
            <w:ins w:id="1110" w:author="Mohamed SALEM" w:date="2024-01-16T13:24:00Z">
              <w:r>
                <w:rPr>
                  <w:w w:val="90"/>
                  <w:sz w:val="13"/>
                </w:rPr>
                <w:t>-</w:t>
              </w:r>
              <w:r>
                <w:rPr>
                  <w:spacing w:val="-4"/>
                  <w:sz w:val="13"/>
                </w:rPr>
                <w:t>0.08</w:t>
              </w:r>
            </w:ins>
          </w:p>
        </w:tc>
        <w:tc>
          <w:tcPr>
            <w:tcW w:w="649" w:type="dxa"/>
          </w:tcPr>
          <w:p w14:paraId="618230AA" w14:textId="77777777" w:rsidR="002C05CE" w:rsidRDefault="002C05CE">
            <w:pPr>
              <w:pStyle w:val="TableParagraph"/>
              <w:spacing w:before="4" w:line="136" w:lineRule="exact"/>
              <w:ind w:left="4" w:right="10"/>
              <w:rPr>
                <w:sz w:val="13"/>
              </w:rPr>
            </w:pPr>
            <w:ins w:id="1111" w:author="Mohamed SALEM" w:date="2024-01-16T13:24:00Z">
              <w:r>
                <w:rPr>
                  <w:spacing w:val="-4"/>
                  <w:w w:val="105"/>
                  <w:sz w:val="13"/>
                </w:rPr>
                <w:t>6.57</w:t>
              </w:r>
            </w:ins>
          </w:p>
        </w:tc>
        <w:tc>
          <w:tcPr>
            <w:tcW w:w="660" w:type="dxa"/>
          </w:tcPr>
          <w:p w14:paraId="5A91D01C" w14:textId="77777777" w:rsidR="002C05CE" w:rsidRDefault="002C05CE">
            <w:pPr>
              <w:pStyle w:val="TableParagraph"/>
              <w:spacing w:before="4" w:line="136" w:lineRule="exact"/>
              <w:ind w:left="28" w:right="27"/>
              <w:rPr>
                <w:sz w:val="13"/>
              </w:rPr>
            </w:pPr>
            <w:ins w:id="1112" w:author="Mohamed SALEM" w:date="2024-01-16T13:24:00Z">
              <w:r>
                <w:rPr>
                  <w:spacing w:val="-4"/>
                  <w:w w:val="105"/>
                  <w:sz w:val="13"/>
                </w:rPr>
                <w:t>7.36</w:t>
              </w:r>
            </w:ins>
          </w:p>
        </w:tc>
        <w:tc>
          <w:tcPr>
            <w:tcW w:w="681" w:type="dxa"/>
          </w:tcPr>
          <w:p w14:paraId="26E9A0A9" w14:textId="77777777" w:rsidR="002C05CE" w:rsidRDefault="002C05CE">
            <w:pPr>
              <w:pStyle w:val="TableParagraph"/>
              <w:spacing w:before="4" w:line="136" w:lineRule="exact"/>
              <w:ind w:left="11"/>
              <w:rPr>
                <w:sz w:val="13"/>
              </w:rPr>
            </w:pPr>
            <w:ins w:id="1113" w:author="Mohamed SALEM" w:date="2024-01-16T13:24:00Z">
              <w:r>
                <w:rPr>
                  <w:spacing w:val="-2"/>
                  <w:w w:val="105"/>
                  <w:sz w:val="13"/>
                </w:rPr>
                <w:t>0.78***</w:t>
              </w:r>
            </w:ins>
          </w:p>
        </w:tc>
      </w:tr>
      <w:tr w:rsidR="002C05CE" w14:paraId="1E2E8041" w14:textId="77777777">
        <w:trPr>
          <w:trHeight w:val="159"/>
        </w:trPr>
        <w:tc>
          <w:tcPr>
            <w:tcW w:w="4247" w:type="dxa"/>
          </w:tcPr>
          <w:p w14:paraId="05B8E774" w14:textId="77777777" w:rsidR="002C05CE" w:rsidRDefault="002C05CE">
            <w:pPr>
              <w:pStyle w:val="TableParagraph"/>
              <w:spacing w:before="4" w:line="136" w:lineRule="exact"/>
              <w:ind w:right="145"/>
              <w:jc w:val="right"/>
              <w:rPr>
                <w:sz w:val="13"/>
              </w:rPr>
            </w:pPr>
            <w:ins w:id="1114" w:author="Mohamed SALEM" w:date="2024-01-16T13:24:00Z">
              <w:r>
                <w:rPr>
                  <w:spacing w:val="-2"/>
                  <w:w w:val="105"/>
                  <w:sz w:val="13"/>
                </w:rPr>
                <w:t>(3.44)</w:t>
              </w:r>
            </w:ins>
          </w:p>
        </w:tc>
        <w:tc>
          <w:tcPr>
            <w:tcW w:w="660" w:type="dxa"/>
          </w:tcPr>
          <w:p w14:paraId="21940C4F" w14:textId="77777777" w:rsidR="002C05CE" w:rsidRDefault="002C05CE">
            <w:pPr>
              <w:pStyle w:val="TableParagraph"/>
              <w:spacing w:before="4" w:line="136" w:lineRule="exact"/>
              <w:ind w:left="28" w:right="28"/>
              <w:rPr>
                <w:sz w:val="13"/>
              </w:rPr>
            </w:pPr>
            <w:ins w:id="1115" w:author="Mohamed SALEM" w:date="2024-01-16T13:24:00Z">
              <w:r>
                <w:rPr>
                  <w:spacing w:val="-2"/>
                  <w:sz w:val="13"/>
                </w:rPr>
                <w:t>(3.40)</w:t>
              </w:r>
            </w:ins>
          </w:p>
        </w:tc>
        <w:tc>
          <w:tcPr>
            <w:tcW w:w="578" w:type="dxa"/>
          </w:tcPr>
          <w:p w14:paraId="47A8EAE5" w14:textId="77777777" w:rsidR="002C05CE" w:rsidRDefault="002C05CE">
            <w:pPr>
              <w:pStyle w:val="TableParagraph"/>
              <w:spacing w:before="4" w:line="136" w:lineRule="exact"/>
              <w:ind w:left="9" w:right="1"/>
              <w:rPr>
                <w:sz w:val="13"/>
              </w:rPr>
            </w:pPr>
            <w:ins w:id="1116" w:author="Mohamed SALEM" w:date="2024-01-16T13:24:00Z">
              <w:r>
                <w:rPr>
                  <w:spacing w:val="-2"/>
                  <w:sz w:val="13"/>
                </w:rPr>
                <w:t>(0.05)</w:t>
              </w:r>
            </w:ins>
          </w:p>
        </w:tc>
        <w:tc>
          <w:tcPr>
            <w:tcW w:w="649" w:type="dxa"/>
          </w:tcPr>
          <w:p w14:paraId="364835DF" w14:textId="77777777" w:rsidR="002C05CE" w:rsidRDefault="002C05CE">
            <w:pPr>
              <w:pStyle w:val="TableParagraph"/>
              <w:spacing w:before="4" w:line="136" w:lineRule="exact"/>
              <w:ind w:right="10"/>
              <w:rPr>
                <w:sz w:val="13"/>
              </w:rPr>
            </w:pPr>
            <w:ins w:id="1117" w:author="Mohamed SALEM" w:date="2024-01-16T13:24:00Z">
              <w:r>
                <w:rPr>
                  <w:spacing w:val="-2"/>
                  <w:w w:val="105"/>
                  <w:sz w:val="13"/>
                </w:rPr>
                <w:t>(2.67)</w:t>
              </w:r>
            </w:ins>
          </w:p>
        </w:tc>
        <w:tc>
          <w:tcPr>
            <w:tcW w:w="659" w:type="dxa"/>
          </w:tcPr>
          <w:p w14:paraId="0B478E52" w14:textId="77777777" w:rsidR="002C05CE" w:rsidRDefault="002C05CE">
            <w:pPr>
              <w:pStyle w:val="TableParagraph"/>
              <w:spacing w:before="4" w:line="136" w:lineRule="exact"/>
              <w:ind w:left="9" w:right="9"/>
              <w:rPr>
                <w:sz w:val="13"/>
              </w:rPr>
            </w:pPr>
            <w:ins w:id="1118" w:author="Mohamed SALEM" w:date="2024-01-16T13:24:00Z">
              <w:r>
                <w:rPr>
                  <w:spacing w:val="-2"/>
                  <w:w w:val="105"/>
                  <w:sz w:val="13"/>
                </w:rPr>
                <w:t>(3.05)</w:t>
              </w:r>
            </w:ins>
          </w:p>
        </w:tc>
        <w:tc>
          <w:tcPr>
            <w:tcW w:w="577" w:type="dxa"/>
          </w:tcPr>
          <w:p w14:paraId="532B9F41" w14:textId="77777777" w:rsidR="002C05CE" w:rsidRDefault="002C05CE">
            <w:pPr>
              <w:pStyle w:val="TableParagraph"/>
              <w:spacing w:before="4" w:line="136" w:lineRule="exact"/>
              <w:ind w:left="27" w:right="17"/>
              <w:rPr>
                <w:sz w:val="13"/>
              </w:rPr>
            </w:pPr>
            <w:ins w:id="1119" w:author="Mohamed SALEM" w:date="2024-01-16T13:24:00Z">
              <w:r>
                <w:rPr>
                  <w:spacing w:val="-2"/>
                  <w:sz w:val="13"/>
                </w:rPr>
                <w:t>(0.78)</w:t>
              </w:r>
            </w:ins>
          </w:p>
        </w:tc>
        <w:tc>
          <w:tcPr>
            <w:tcW w:w="649" w:type="dxa"/>
          </w:tcPr>
          <w:p w14:paraId="4B8954AF" w14:textId="77777777" w:rsidR="002C05CE" w:rsidRDefault="002C05CE">
            <w:pPr>
              <w:pStyle w:val="TableParagraph"/>
              <w:spacing w:before="4" w:line="136" w:lineRule="exact"/>
              <w:ind w:left="3" w:right="10"/>
              <w:rPr>
                <w:sz w:val="13"/>
              </w:rPr>
            </w:pPr>
            <w:ins w:id="1120" w:author="Mohamed SALEM" w:date="2024-01-16T13:24:00Z">
              <w:r>
                <w:rPr>
                  <w:spacing w:val="-2"/>
                  <w:sz w:val="13"/>
                </w:rPr>
                <w:t>(3.02)</w:t>
              </w:r>
            </w:ins>
          </w:p>
        </w:tc>
        <w:tc>
          <w:tcPr>
            <w:tcW w:w="660" w:type="dxa"/>
          </w:tcPr>
          <w:p w14:paraId="6E828FC5" w14:textId="77777777" w:rsidR="002C05CE" w:rsidRDefault="002C05CE">
            <w:pPr>
              <w:pStyle w:val="TableParagraph"/>
              <w:spacing w:before="4" w:line="136" w:lineRule="exact"/>
              <w:ind w:left="28" w:right="28"/>
              <w:rPr>
                <w:sz w:val="13"/>
              </w:rPr>
            </w:pPr>
            <w:ins w:id="1121" w:author="Mohamed SALEM" w:date="2024-01-16T13:24:00Z">
              <w:r>
                <w:rPr>
                  <w:spacing w:val="-2"/>
                  <w:w w:val="105"/>
                  <w:sz w:val="13"/>
                </w:rPr>
                <w:t>(3.46)</w:t>
              </w:r>
            </w:ins>
          </w:p>
        </w:tc>
        <w:tc>
          <w:tcPr>
            <w:tcW w:w="681" w:type="dxa"/>
          </w:tcPr>
          <w:p w14:paraId="21D25C60" w14:textId="77777777" w:rsidR="002C05CE" w:rsidRDefault="002C05CE">
            <w:pPr>
              <w:pStyle w:val="TableParagraph"/>
              <w:spacing w:before="4" w:line="136" w:lineRule="exact"/>
              <w:ind w:left="11" w:right="1"/>
              <w:rPr>
                <w:sz w:val="13"/>
              </w:rPr>
            </w:pPr>
            <w:ins w:id="1122" w:author="Mohamed SALEM" w:date="2024-01-16T13:24:00Z">
              <w:r>
                <w:rPr>
                  <w:spacing w:val="-2"/>
                  <w:sz w:val="13"/>
                </w:rPr>
                <w:t>(0.00)</w:t>
              </w:r>
            </w:ins>
          </w:p>
        </w:tc>
      </w:tr>
      <w:tr w:rsidR="002C05CE" w14:paraId="26ECC0FC" w14:textId="77777777">
        <w:trPr>
          <w:trHeight w:val="159"/>
        </w:trPr>
        <w:tc>
          <w:tcPr>
            <w:tcW w:w="4247" w:type="dxa"/>
          </w:tcPr>
          <w:p w14:paraId="78FB0BFC" w14:textId="77777777" w:rsidR="002C05CE" w:rsidRDefault="002C05CE">
            <w:pPr>
              <w:pStyle w:val="TableParagraph"/>
              <w:tabs>
                <w:tab w:val="right" w:pos="4044"/>
              </w:tabs>
              <w:spacing w:before="4" w:line="136" w:lineRule="exact"/>
              <w:ind w:left="100"/>
              <w:jc w:val="left"/>
              <w:rPr>
                <w:sz w:val="13"/>
              </w:rPr>
            </w:pPr>
            <w:ins w:id="1123" w:author="Mohamed SALEM" w:date="2024-01-16T13:24:00Z">
              <w:r>
                <w:rPr>
                  <w:sz w:val="13"/>
                </w:rPr>
                <w:t>Number</w:t>
              </w:r>
              <w:r>
                <w:rPr>
                  <w:spacing w:val="32"/>
                  <w:sz w:val="13"/>
                </w:rPr>
                <w:t xml:space="preserve"> </w:t>
              </w:r>
              <w:r>
                <w:rPr>
                  <w:sz w:val="13"/>
                </w:rPr>
                <w:t>of</w:t>
              </w:r>
              <w:r>
                <w:rPr>
                  <w:spacing w:val="32"/>
                  <w:sz w:val="13"/>
                </w:rPr>
                <w:t xml:space="preserve"> </w:t>
              </w:r>
              <w:r>
                <w:rPr>
                  <w:sz w:val="13"/>
                </w:rPr>
                <w:t>household</w:t>
              </w:r>
              <w:r>
                <w:rPr>
                  <w:spacing w:val="32"/>
                  <w:sz w:val="13"/>
                </w:rPr>
                <w:t xml:space="preserve"> </w:t>
              </w:r>
              <w:r>
                <w:rPr>
                  <w:sz w:val="13"/>
                </w:rPr>
                <w:t>member</w:t>
              </w:r>
              <w:r>
                <w:rPr>
                  <w:spacing w:val="32"/>
                  <w:sz w:val="13"/>
                </w:rPr>
                <w:t xml:space="preserve"> </w:t>
              </w:r>
              <w:r>
                <w:rPr>
                  <w:sz w:val="13"/>
                </w:rPr>
                <w:t>younger</w:t>
              </w:r>
              <w:r>
                <w:rPr>
                  <w:spacing w:val="32"/>
                  <w:sz w:val="13"/>
                </w:rPr>
                <w:t xml:space="preserve"> </w:t>
              </w:r>
              <w:r>
                <w:rPr>
                  <w:sz w:val="13"/>
                </w:rPr>
                <w:t>than</w:t>
              </w:r>
              <w:r>
                <w:rPr>
                  <w:spacing w:val="32"/>
                  <w:sz w:val="13"/>
                </w:rPr>
                <w:t xml:space="preserve"> </w:t>
              </w:r>
              <w:r>
                <w:rPr>
                  <w:spacing w:val="-5"/>
                  <w:sz w:val="13"/>
                </w:rPr>
                <w:t>15</w:t>
              </w:r>
              <w:r>
                <w:rPr>
                  <w:rFonts w:ascii="Times New Roman"/>
                  <w:sz w:val="13"/>
                </w:rPr>
                <w:tab/>
              </w:r>
              <w:r>
                <w:rPr>
                  <w:spacing w:val="-4"/>
                  <w:sz w:val="13"/>
                </w:rPr>
                <w:t>4.04</w:t>
              </w:r>
            </w:ins>
          </w:p>
        </w:tc>
        <w:tc>
          <w:tcPr>
            <w:tcW w:w="660" w:type="dxa"/>
          </w:tcPr>
          <w:p w14:paraId="5207C299" w14:textId="77777777" w:rsidR="002C05CE" w:rsidRDefault="002C05CE">
            <w:pPr>
              <w:pStyle w:val="TableParagraph"/>
              <w:spacing w:before="4" w:line="136" w:lineRule="exact"/>
              <w:ind w:left="28" w:right="28"/>
              <w:rPr>
                <w:sz w:val="13"/>
              </w:rPr>
            </w:pPr>
            <w:ins w:id="1124" w:author="Mohamed SALEM" w:date="2024-01-16T13:24:00Z">
              <w:r>
                <w:rPr>
                  <w:spacing w:val="-4"/>
                  <w:w w:val="105"/>
                  <w:sz w:val="13"/>
                </w:rPr>
                <w:t>4.31</w:t>
              </w:r>
            </w:ins>
          </w:p>
        </w:tc>
        <w:tc>
          <w:tcPr>
            <w:tcW w:w="578" w:type="dxa"/>
          </w:tcPr>
          <w:p w14:paraId="0EC151C2" w14:textId="77777777" w:rsidR="002C05CE" w:rsidRDefault="002C05CE">
            <w:pPr>
              <w:pStyle w:val="TableParagraph"/>
              <w:spacing w:before="4" w:line="136" w:lineRule="exact"/>
              <w:ind w:left="9"/>
              <w:rPr>
                <w:sz w:val="13"/>
              </w:rPr>
            </w:pPr>
            <w:ins w:id="1125" w:author="Mohamed SALEM" w:date="2024-01-16T13:24:00Z">
              <w:r>
                <w:rPr>
                  <w:spacing w:val="-4"/>
                  <w:sz w:val="13"/>
                </w:rPr>
                <w:t>0.27</w:t>
              </w:r>
            </w:ins>
          </w:p>
        </w:tc>
        <w:tc>
          <w:tcPr>
            <w:tcW w:w="649" w:type="dxa"/>
          </w:tcPr>
          <w:p w14:paraId="296A41B7" w14:textId="77777777" w:rsidR="002C05CE" w:rsidRDefault="002C05CE">
            <w:pPr>
              <w:pStyle w:val="TableParagraph"/>
              <w:spacing w:before="4" w:line="136" w:lineRule="exact"/>
              <w:ind w:left="1" w:right="10"/>
              <w:rPr>
                <w:sz w:val="13"/>
              </w:rPr>
            </w:pPr>
            <w:ins w:id="1126" w:author="Mohamed SALEM" w:date="2024-01-16T13:24:00Z">
              <w:r>
                <w:rPr>
                  <w:spacing w:val="-4"/>
                  <w:sz w:val="13"/>
                </w:rPr>
                <w:t>3.23</w:t>
              </w:r>
            </w:ins>
          </w:p>
        </w:tc>
        <w:tc>
          <w:tcPr>
            <w:tcW w:w="659" w:type="dxa"/>
          </w:tcPr>
          <w:p w14:paraId="6C67D2D5" w14:textId="77777777" w:rsidR="002C05CE" w:rsidRDefault="002C05CE">
            <w:pPr>
              <w:pStyle w:val="TableParagraph"/>
              <w:spacing w:before="4" w:line="136" w:lineRule="exact"/>
              <w:ind w:left="9" w:right="9"/>
              <w:rPr>
                <w:sz w:val="13"/>
              </w:rPr>
            </w:pPr>
            <w:ins w:id="1127" w:author="Mohamed SALEM" w:date="2024-01-16T13:24:00Z">
              <w:r>
                <w:rPr>
                  <w:spacing w:val="-4"/>
                  <w:w w:val="110"/>
                  <w:sz w:val="13"/>
                </w:rPr>
                <w:t>3.13</w:t>
              </w:r>
            </w:ins>
          </w:p>
        </w:tc>
        <w:tc>
          <w:tcPr>
            <w:tcW w:w="577" w:type="dxa"/>
          </w:tcPr>
          <w:p w14:paraId="66102EE9" w14:textId="77777777" w:rsidR="002C05CE" w:rsidRDefault="002C05CE">
            <w:pPr>
              <w:pStyle w:val="TableParagraph"/>
              <w:spacing w:before="4" w:line="136" w:lineRule="exact"/>
              <w:ind w:left="27" w:right="17"/>
              <w:rPr>
                <w:sz w:val="13"/>
              </w:rPr>
            </w:pPr>
            <w:ins w:id="1128" w:author="Mohamed SALEM" w:date="2024-01-16T13:24:00Z">
              <w:r>
                <w:rPr>
                  <w:sz w:val="13"/>
                </w:rPr>
                <w:t>-</w:t>
              </w:r>
              <w:r>
                <w:rPr>
                  <w:spacing w:val="-4"/>
                  <w:sz w:val="13"/>
                </w:rPr>
                <w:t>0.10</w:t>
              </w:r>
            </w:ins>
          </w:p>
        </w:tc>
        <w:tc>
          <w:tcPr>
            <w:tcW w:w="649" w:type="dxa"/>
          </w:tcPr>
          <w:p w14:paraId="15E49277" w14:textId="77777777" w:rsidR="002C05CE" w:rsidRDefault="002C05CE">
            <w:pPr>
              <w:pStyle w:val="TableParagraph"/>
              <w:spacing w:before="4" w:line="136" w:lineRule="exact"/>
              <w:ind w:left="4" w:right="10"/>
              <w:rPr>
                <w:sz w:val="13"/>
              </w:rPr>
            </w:pPr>
            <w:ins w:id="1129" w:author="Mohamed SALEM" w:date="2024-01-16T13:24:00Z">
              <w:r>
                <w:rPr>
                  <w:spacing w:val="-4"/>
                  <w:sz w:val="13"/>
                </w:rPr>
                <w:t>3.48</w:t>
              </w:r>
            </w:ins>
          </w:p>
        </w:tc>
        <w:tc>
          <w:tcPr>
            <w:tcW w:w="660" w:type="dxa"/>
          </w:tcPr>
          <w:p w14:paraId="7CD38F55" w14:textId="77777777" w:rsidR="002C05CE" w:rsidRDefault="002C05CE">
            <w:pPr>
              <w:pStyle w:val="TableParagraph"/>
              <w:spacing w:before="4" w:line="136" w:lineRule="exact"/>
              <w:ind w:left="28" w:right="27"/>
              <w:rPr>
                <w:sz w:val="13"/>
              </w:rPr>
            </w:pPr>
            <w:ins w:id="1130" w:author="Mohamed SALEM" w:date="2024-01-16T13:24:00Z">
              <w:r>
                <w:rPr>
                  <w:spacing w:val="-4"/>
                  <w:sz w:val="13"/>
                </w:rPr>
                <w:t>3.80</w:t>
              </w:r>
            </w:ins>
          </w:p>
        </w:tc>
        <w:tc>
          <w:tcPr>
            <w:tcW w:w="681" w:type="dxa"/>
          </w:tcPr>
          <w:p w14:paraId="5B2EA13E" w14:textId="77777777" w:rsidR="002C05CE" w:rsidRDefault="002C05CE">
            <w:pPr>
              <w:pStyle w:val="TableParagraph"/>
              <w:spacing w:before="4" w:line="136" w:lineRule="exact"/>
              <w:ind w:left="11"/>
              <w:rPr>
                <w:sz w:val="13"/>
              </w:rPr>
            </w:pPr>
            <w:ins w:id="1131" w:author="Mohamed SALEM" w:date="2024-01-16T13:24:00Z">
              <w:r>
                <w:rPr>
                  <w:spacing w:val="-2"/>
                  <w:sz w:val="13"/>
                </w:rPr>
                <w:t>0.32*</w:t>
              </w:r>
            </w:ins>
          </w:p>
        </w:tc>
      </w:tr>
      <w:tr w:rsidR="002C05CE" w14:paraId="59B97992" w14:textId="77777777">
        <w:trPr>
          <w:trHeight w:val="159"/>
        </w:trPr>
        <w:tc>
          <w:tcPr>
            <w:tcW w:w="4247" w:type="dxa"/>
          </w:tcPr>
          <w:p w14:paraId="63B447E1" w14:textId="77777777" w:rsidR="002C05CE" w:rsidRDefault="002C05CE">
            <w:pPr>
              <w:pStyle w:val="TableParagraph"/>
              <w:spacing w:before="4" w:line="136" w:lineRule="exact"/>
              <w:ind w:right="145"/>
              <w:jc w:val="right"/>
              <w:rPr>
                <w:sz w:val="13"/>
              </w:rPr>
            </w:pPr>
            <w:ins w:id="1132" w:author="Mohamed SALEM" w:date="2024-01-16T13:24:00Z">
              <w:r>
                <w:rPr>
                  <w:spacing w:val="-2"/>
                  <w:w w:val="105"/>
                  <w:sz w:val="13"/>
                </w:rPr>
                <w:t>(2.27)</w:t>
              </w:r>
            </w:ins>
          </w:p>
        </w:tc>
        <w:tc>
          <w:tcPr>
            <w:tcW w:w="660" w:type="dxa"/>
          </w:tcPr>
          <w:p w14:paraId="163675C2" w14:textId="77777777" w:rsidR="002C05CE" w:rsidRDefault="002C05CE">
            <w:pPr>
              <w:pStyle w:val="TableParagraph"/>
              <w:spacing w:before="4" w:line="136" w:lineRule="exact"/>
              <w:ind w:left="28" w:right="28"/>
              <w:rPr>
                <w:sz w:val="13"/>
              </w:rPr>
            </w:pPr>
            <w:ins w:id="1133" w:author="Mohamed SALEM" w:date="2024-01-16T13:24:00Z">
              <w:r>
                <w:rPr>
                  <w:spacing w:val="-2"/>
                  <w:sz w:val="13"/>
                </w:rPr>
                <w:t>(2.03)</w:t>
              </w:r>
            </w:ins>
          </w:p>
        </w:tc>
        <w:tc>
          <w:tcPr>
            <w:tcW w:w="578" w:type="dxa"/>
          </w:tcPr>
          <w:p w14:paraId="42503FFC" w14:textId="77777777" w:rsidR="002C05CE" w:rsidRDefault="002C05CE">
            <w:pPr>
              <w:pStyle w:val="TableParagraph"/>
              <w:spacing w:before="4" w:line="136" w:lineRule="exact"/>
              <w:ind w:left="9" w:right="1"/>
              <w:rPr>
                <w:sz w:val="13"/>
              </w:rPr>
            </w:pPr>
            <w:ins w:id="1134" w:author="Mohamed SALEM" w:date="2024-01-16T13:24:00Z">
              <w:r>
                <w:rPr>
                  <w:spacing w:val="-2"/>
                  <w:sz w:val="13"/>
                </w:rPr>
                <w:t>(0.20)</w:t>
              </w:r>
            </w:ins>
          </w:p>
        </w:tc>
        <w:tc>
          <w:tcPr>
            <w:tcW w:w="649" w:type="dxa"/>
          </w:tcPr>
          <w:p w14:paraId="1BB37C58" w14:textId="77777777" w:rsidR="002C05CE" w:rsidRDefault="002C05CE">
            <w:pPr>
              <w:pStyle w:val="TableParagraph"/>
              <w:spacing w:before="4" w:line="136" w:lineRule="exact"/>
              <w:ind w:right="10"/>
              <w:rPr>
                <w:sz w:val="13"/>
              </w:rPr>
            </w:pPr>
            <w:ins w:id="1135" w:author="Mohamed SALEM" w:date="2024-01-16T13:24:00Z">
              <w:r>
                <w:rPr>
                  <w:spacing w:val="-2"/>
                  <w:w w:val="110"/>
                  <w:sz w:val="13"/>
                </w:rPr>
                <w:t>(1.95)</w:t>
              </w:r>
            </w:ins>
          </w:p>
        </w:tc>
        <w:tc>
          <w:tcPr>
            <w:tcW w:w="659" w:type="dxa"/>
          </w:tcPr>
          <w:p w14:paraId="4FB5EE9F" w14:textId="77777777" w:rsidR="002C05CE" w:rsidRDefault="002C05CE">
            <w:pPr>
              <w:pStyle w:val="TableParagraph"/>
              <w:spacing w:before="4" w:line="136" w:lineRule="exact"/>
              <w:ind w:left="9" w:right="9"/>
              <w:rPr>
                <w:sz w:val="13"/>
              </w:rPr>
            </w:pPr>
            <w:ins w:id="1136" w:author="Mohamed SALEM" w:date="2024-01-16T13:24:00Z">
              <w:r>
                <w:rPr>
                  <w:spacing w:val="-2"/>
                  <w:w w:val="105"/>
                  <w:sz w:val="13"/>
                </w:rPr>
                <w:t>(2.29)</w:t>
              </w:r>
            </w:ins>
          </w:p>
        </w:tc>
        <w:tc>
          <w:tcPr>
            <w:tcW w:w="577" w:type="dxa"/>
          </w:tcPr>
          <w:p w14:paraId="11901B83" w14:textId="77777777" w:rsidR="002C05CE" w:rsidRDefault="002C05CE">
            <w:pPr>
              <w:pStyle w:val="TableParagraph"/>
              <w:spacing w:before="4" w:line="136" w:lineRule="exact"/>
              <w:ind w:left="27" w:right="17"/>
              <w:rPr>
                <w:sz w:val="13"/>
              </w:rPr>
            </w:pPr>
            <w:ins w:id="1137" w:author="Mohamed SALEM" w:date="2024-01-16T13:24:00Z">
              <w:r>
                <w:rPr>
                  <w:spacing w:val="-2"/>
                  <w:sz w:val="13"/>
                </w:rPr>
                <w:t>(0.64)</w:t>
              </w:r>
            </w:ins>
          </w:p>
        </w:tc>
        <w:tc>
          <w:tcPr>
            <w:tcW w:w="649" w:type="dxa"/>
          </w:tcPr>
          <w:p w14:paraId="607C2A95" w14:textId="77777777" w:rsidR="002C05CE" w:rsidRDefault="002C05CE">
            <w:pPr>
              <w:pStyle w:val="TableParagraph"/>
              <w:spacing w:before="4" w:line="136" w:lineRule="exact"/>
              <w:ind w:left="3" w:right="10"/>
              <w:rPr>
                <w:sz w:val="13"/>
              </w:rPr>
            </w:pPr>
            <w:ins w:id="1138" w:author="Mohamed SALEM" w:date="2024-01-16T13:24:00Z">
              <w:r>
                <w:rPr>
                  <w:spacing w:val="-2"/>
                  <w:sz w:val="13"/>
                </w:rPr>
                <w:t>(2.08)</w:t>
              </w:r>
            </w:ins>
          </w:p>
        </w:tc>
        <w:tc>
          <w:tcPr>
            <w:tcW w:w="660" w:type="dxa"/>
          </w:tcPr>
          <w:p w14:paraId="167A8699" w14:textId="77777777" w:rsidR="002C05CE" w:rsidRDefault="002C05CE">
            <w:pPr>
              <w:pStyle w:val="TableParagraph"/>
              <w:spacing w:before="4" w:line="136" w:lineRule="exact"/>
              <w:ind w:left="28" w:right="28"/>
              <w:rPr>
                <w:sz w:val="13"/>
              </w:rPr>
            </w:pPr>
            <w:ins w:id="1139" w:author="Mohamed SALEM" w:date="2024-01-16T13:24:00Z">
              <w:r>
                <w:rPr>
                  <w:spacing w:val="-2"/>
                  <w:w w:val="105"/>
                  <w:sz w:val="13"/>
                </w:rPr>
                <w:t>(2.22)</w:t>
              </w:r>
            </w:ins>
          </w:p>
        </w:tc>
        <w:tc>
          <w:tcPr>
            <w:tcW w:w="681" w:type="dxa"/>
          </w:tcPr>
          <w:p w14:paraId="758A67B5" w14:textId="77777777" w:rsidR="002C05CE" w:rsidRDefault="002C05CE">
            <w:pPr>
              <w:pStyle w:val="TableParagraph"/>
              <w:spacing w:before="4" w:line="136" w:lineRule="exact"/>
              <w:ind w:left="11" w:right="1"/>
              <w:rPr>
                <w:sz w:val="13"/>
              </w:rPr>
            </w:pPr>
            <w:ins w:id="1140" w:author="Mohamed SALEM" w:date="2024-01-16T13:24:00Z">
              <w:r>
                <w:rPr>
                  <w:spacing w:val="-2"/>
                  <w:sz w:val="13"/>
                </w:rPr>
                <w:t>(0.03)</w:t>
              </w:r>
            </w:ins>
          </w:p>
        </w:tc>
      </w:tr>
      <w:tr w:rsidR="002C05CE" w14:paraId="0310823A" w14:textId="77777777">
        <w:trPr>
          <w:trHeight w:val="159"/>
        </w:trPr>
        <w:tc>
          <w:tcPr>
            <w:tcW w:w="4247" w:type="dxa"/>
          </w:tcPr>
          <w:p w14:paraId="3B79C8C1" w14:textId="77777777" w:rsidR="002C05CE" w:rsidRDefault="002C05CE">
            <w:pPr>
              <w:pStyle w:val="TableParagraph"/>
              <w:tabs>
                <w:tab w:val="right" w:pos="4044"/>
              </w:tabs>
              <w:spacing w:before="4" w:line="136" w:lineRule="exact"/>
              <w:ind w:left="100"/>
              <w:jc w:val="left"/>
              <w:rPr>
                <w:sz w:val="13"/>
              </w:rPr>
            </w:pPr>
            <w:ins w:id="1141" w:author="Mohamed SALEM" w:date="2024-01-16T13:24:00Z">
              <w:r>
                <w:rPr>
                  <w:sz w:val="13"/>
                </w:rPr>
                <w:t>Number</w:t>
              </w:r>
              <w:r>
                <w:rPr>
                  <w:spacing w:val="29"/>
                  <w:sz w:val="13"/>
                </w:rPr>
                <w:t xml:space="preserve"> </w:t>
              </w:r>
              <w:r>
                <w:rPr>
                  <w:sz w:val="13"/>
                </w:rPr>
                <w:t>of</w:t>
              </w:r>
              <w:r>
                <w:rPr>
                  <w:spacing w:val="30"/>
                  <w:sz w:val="13"/>
                </w:rPr>
                <w:t xml:space="preserve"> </w:t>
              </w:r>
              <w:r>
                <w:rPr>
                  <w:sz w:val="13"/>
                </w:rPr>
                <w:t>household</w:t>
              </w:r>
              <w:r>
                <w:rPr>
                  <w:spacing w:val="30"/>
                  <w:sz w:val="13"/>
                </w:rPr>
                <w:t xml:space="preserve"> </w:t>
              </w:r>
              <w:r>
                <w:rPr>
                  <w:sz w:val="13"/>
                </w:rPr>
                <w:t>member</w:t>
              </w:r>
              <w:r>
                <w:rPr>
                  <w:spacing w:val="30"/>
                  <w:sz w:val="13"/>
                </w:rPr>
                <w:t xml:space="preserve"> </w:t>
              </w:r>
              <w:r>
                <w:rPr>
                  <w:sz w:val="13"/>
                </w:rPr>
                <w:t>older</w:t>
              </w:r>
              <w:r>
                <w:rPr>
                  <w:spacing w:val="30"/>
                  <w:sz w:val="13"/>
                </w:rPr>
                <w:t xml:space="preserve"> </w:t>
              </w:r>
              <w:r>
                <w:rPr>
                  <w:sz w:val="13"/>
                </w:rPr>
                <w:t>than</w:t>
              </w:r>
              <w:r>
                <w:rPr>
                  <w:spacing w:val="30"/>
                  <w:sz w:val="13"/>
                </w:rPr>
                <w:t xml:space="preserve"> </w:t>
              </w:r>
              <w:r>
                <w:rPr>
                  <w:spacing w:val="-5"/>
                  <w:sz w:val="13"/>
                </w:rPr>
                <w:t>60</w:t>
              </w:r>
              <w:r>
                <w:rPr>
                  <w:rFonts w:ascii="Times New Roman"/>
                  <w:sz w:val="13"/>
                </w:rPr>
                <w:tab/>
              </w:r>
              <w:r>
                <w:rPr>
                  <w:spacing w:val="-4"/>
                  <w:sz w:val="13"/>
                </w:rPr>
                <w:t>0.21</w:t>
              </w:r>
            </w:ins>
          </w:p>
        </w:tc>
        <w:tc>
          <w:tcPr>
            <w:tcW w:w="660" w:type="dxa"/>
          </w:tcPr>
          <w:p w14:paraId="4A177179" w14:textId="77777777" w:rsidR="002C05CE" w:rsidRDefault="002C05CE">
            <w:pPr>
              <w:pStyle w:val="TableParagraph"/>
              <w:spacing w:before="4" w:line="136" w:lineRule="exact"/>
              <w:ind w:left="28" w:right="28"/>
              <w:rPr>
                <w:sz w:val="13"/>
              </w:rPr>
            </w:pPr>
            <w:ins w:id="1142" w:author="Mohamed SALEM" w:date="2024-01-16T13:24:00Z">
              <w:r>
                <w:rPr>
                  <w:spacing w:val="-4"/>
                  <w:w w:val="105"/>
                  <w:sz w:val="13"/>
                </w:rPr>
                <w:t>0.21</w:t>
              </w:r>
            </w:ins>
          </w:p>
        </w:tc>
        <w:tc>
          <w:tcPr>
            <w:tcW w:w="578" w:type="dxa"/>
          </w:tcPr>
          <w:p w14:paraId="0069153D" w14:textId="77777777" w:rsidR="002C05CE" w:rsidRDefault="002C05CE">
            <w:pPr>
              <w:pStyle w:val="TableParagraph"/>
              <w:spacing w:before="4" w:line="136" w:lineRule="exact"/>
              <w:ind w:left="9"/>
              <w:rPr>
                <w:sz w:val="13"/>
              </w:rPr>
            </w:pPr>
            <w:ins w:id="1143" w:author="Mohamed SALEM" w:date="2024-01-16T13:24:00Z">
              <w:r>
                <w:rPr>
                  <w:w w:val="90"/>
                  <w:sz w:val="13"/>
                </w:rPr>
                <w:t>-</w:t>
              </w:r>
              <w:r>
                <w:rPr>
                  <w:spacing w:val="-4"/>
                  <w:sz w:val="13"/>
                </w:rPr>
                <w:t>0.00</w:t>
              </w:r>
            </w:ins>
          </w:p>
        </w:tc>
        <w:tc>
          <w:tcPr>
            <w:tcW w:w="649" w:type="dxa"/>
          </w:tcPr>
          <w:p w14:paraId="5A607650" w14:textId="77777777" w:rsidR="002C05CE" w:rsidRDefault="002C05CE">
            <w:pPr>
              <w:pStyle w:val="TableParagraph"/>
              <w:spacing w:before="4" w:line="136" w:lineRule="exact"/>
              <w:ind w:left="1" w:right="10"/>
              <w:rPr>
                <w:sz w:val="13"/>
              </w:rPr>
            </w:pPr>
            <w:ins w:id="1144" w:author="Mohamed SALEM" w:date="2024-01-16T13:24:00Z">
              <w:r>
                <w:rPr>
                  <w:spacing w:val="-4"/>
                  <w:w w:val="110"/>
                  <w:sz w:val="13"/>
                </w:rPr>
                <w:t>0.17</w:t>
              </w:r>
            </w:ins>
          </w:p>
        </w:tc>
        <w:tc>
          <w:tcPr>
            <w:tcW w:w="659" w:type="dxa"/>
          </w:tcPr>
          <w:p w14:paraId="41A7BAE6" w14:textId="77777777" w:rsidR="002C05CE" w:rsidRDefault="002C05CE">
            <w:pPr>
              <w:pStyle w:val="TableParagraph"/>
              <w:spacing w:before="4" w:line="136" w:lineRule="exact"/>
              <w:ind w:left="9" w:right="9"/>
              <w:rPr>
                <w:sz w:val="13"/>
              </w:rPr>
            </w:pPr>
            <w:ins w:id="1145" w:author="Mohamed SALEM" w:date="2024-01-16T13:24:00Z">
              <w:r>
                <w:rPr>
                  <w:spacing w:val="-4"/>
                  <w:w w:val="105"/>
                  <w:sz w:val="13"/>
                </w:rPr>
                <w:t>0.13</w:t>
              </w:r>
            </w:ins>
          </w:p>
        </w:tc>
        <w:tc>
          <w:tcPr>
            <w:tcW w:w="577" w:type="dxa"/>
          </w:tcPr>
          <w:p w14:paraId="5AB9D7A1" w14:textId="77777777" w:rsidR="002C05CE" w:rsidRDefault="002C05CE">
            <w:pPr>
              <w:pStyle w:val="TableParagraph"/>
              <w:spacing w:before="4" w:line="136" w:lineRule="exact"/>
              <w:ind w:left="27" w:right="16"/>
              <w:rPr>
                <w:sz w:val="13"/>
              </w:rPr>
            </w:pPr>
            <w:ins w:id="1146" w:author="Mohamed SALEM" w:date="2024-01-16T13:24:00Z">
              <w:r>
                <w:rPr>
                  <w:spacing w:val="-4"/>
                  <w:sz w:val="13"/>
                </w:rPr>
                <w:t>-0.04</w:t>
              </w:r>
            </w:ins>
          </w:p>
        </w:tc>
        <w:tc>
          <w:tcPr>
            <w:tcW w:w="649" w:type="dxa"/>
          </w:tcPr>
          <w:p w14:paraId="26921FAB" w14:textId="77777777" w:rsidR="002C05CE" w:rsidRDefault="002C05CE">
            <w:pPr>
              <w:pStyle w:val="TableParagraph"/>
              <w:spacing w:before="4" w:line="136" w:lineRule="exact"/>
              <w:ind w:left="4" w:right="10"/>
              <w:rPr>
                <w:sz w:val="13"/>
              </w:rPr>
            </w:pPr>
            <w:ins w:id="1147" w:author="Mohamed SALEM" w:date="2024-01-16T13:24:00Z">
              <w:r>
                <w:rPr>
                  <w:spacing w:val="-4"/>
                  <w:w w:val="105"/>
                  <w:sz w:val="13"/>
                </w:rPr>
                <w:t>0.19</w:t>
              </w:r>
            </w:ins>
          </w:p>
        </w:tc>
        <w:tc>
          <w:tcPr>
            <w:tcW w:w="660" w:type="dxa"/>
          </w:tcPr>
          <w:p w14:paraId="4ED5B757" w14:textId="77777777" w:rsidR="002C05CE" w:rsidRDefault="002C05CE">
            <w:pPr>
              <w:pStyle w:val="TableParagraph"/>
              <w:spacing w:before="4" w:line="136" w:lineRule="exact"/>
              <w:ind w:left="28" w:right="27"/>
              <w:rPr>
                <w:sz w:val="13"/>
              </w:rPr>
            </w:pPr>
            <w:ins w:id="1148" w:author="Mohamed SALEM" w:date="2024-01-16T13:24:00Z">
              <w:r>
                <w:rPr>
                  <w:spacing w:val="-4"/>
                  <w:w w:val="105"/>
                  <w:sz w:val="13"/>
                </w:rPr>
                <w:t>0.18</w:t>
              </w:r>
            </w:ins>
          </w:p>
        </w:tc>
        <w:tc>
          <w:tcPr>
            <w:tcW w:w="681" w:type="dxa"/>
          </w:tcPr>
          <w:p w14:paraId="77E764BC" w14:textId="77777777" w:rsidR="002C05CE" w:rsidRDefault="002C05CE">
            <w:pPr>
              <w:pStyle w:val="TableParagraph"/>
              <w:spacing w:before="4" w:line="136" w:lineRule="exact"/>
              <w:ind w:left="11"/>
              <w:rPr>
                <w:sz w:val="13"/>
              </w:rPr>
            </w:pPr>
            <w:ins w:id="1149" w:author="Mohamed SALEM" w:date="2024-01-16T13:24:00Z">
              <w:r>
                <w:rPr>
                  <w:sz w:val="13"/>
                </w:rPr>
                <w:t>-</w:t>
              </w:r>
              <w:r>
                <w:rPr>
                  <w:spacing w:val="-4"/>
                  <w:sz w:val="13"/>
                </w:rPr>
                <w:t>0.01</w:t>
              </w:r>
            </w:ins>
          </w:p>
        </w:tc>
      </w:tr>
      <w:tr w:rsidR="002C05CE" w14:paraId="68CEC706" w14:textId="77777777">
        <w:trPr>
          <w:trHeight w:val="159"/>
        </w:trPr>
        <w:tc>
          <w:tcPr>
            <w:tcW w:w="4247" w:type="dxa"/>
          </w:tcPr>
          <w:p w14:paraId="2B609D59" w14:textId="77777777" w:rsidR="002C05CE" w:rsidRDefault="002C05CE">
            <w:pPr>
              <w:pStyle w:val="TableParagraph"/>
              <w:spacing w:before="4" w:line="136" w:lineRule="exact"/>
              <w:ind w:right="145"/>
              <w:jc w:val="right"/>
              <w:rPr>
                <w:sz w:val="13"/>
              </w:rPr>
            </w:pPr>
            <w:ins w:id="1150" w:author="Mohamed SALEM" w:date="2024-01-16T13:24:00Z">
              <w:r>
                <w:rPr>
                  <w:spacing w:val="-2"/>
                  <w:sz w:val="13"/>
                </w:rPr>
                <w:t>(0.49)</w:t>
              </w:r>
            </w:ins>
          </w:p>
        </w:tc>
        <w:tc>
          <w:tcPr>
            <w:tcW w:w="660" w:type="dxa"/>
          </w:tcPr>
          <w:p w14:paraId="3481349B" w14:textId="77777777" w:rsidR="002C05CE" w:rsidRDefault="002C05CE">
            <w:pPr>
              <w:pStyle w:val="TableParagraph"/>
              <w:spacing w:before="4" w:line="136" w:lineRule="exact"/>
              <w:ind w:left="28" w:right="28"/>
              <w:rPr>
                <w:sz w:val="13"/>
              </w:rPr>
            </w:pPr>
            <w:ins w:id="1151" w:author="Mohamed SALEM" w:date="2024-01-16T13:24:00Z">
              <w:r>
                <w:rPr>
                  <w:spacing w:val="-2"/>
                  <w:sz w:val="13"/>
                </w:rPr>
                <w:t>(0.44)</w:t>
              </w:r>
            </w:ins>
          </w:p>
        </w:tc>
        <w:tc>
          <w:tcPr>
            <w:tcW w:w="578" w:type="dxa"/>
          </w:tcPr>
          <w:p w14:paraId="5BCBDD8C" w14:textId="77777777" w:rsidR="002C05CE" w:rsidRDefault="002C05CE">
            <w:pPr>
              <w:pStyle w:val="TableParagraph"/>
              <w:spacing w:before="4" w:line="136" w:lineRule="exact"/>
              <w:ind w:left="9" w:right="1"/>
              <w:rPr>
                <w:sz w:val="13"/>
              </w:rPr>
            </w:pPr>
            <w:ins w:id="1152" w:author="Mohamed SALEM" w:date="2024-01-16T13:24:00Z">
              <w:r>
                <w:rPr>
                  <w:spacing w:val="-2"/>
                  <w:sz w:val="13"/>
                </w:rPr>
                <w:t>(0.99)</w:t>
              </w:r>
            </w:ins>
          </w:p>
        </w:tc>
        <w:tc>
          <w:tcPr>
            <w:tcW w:w="649" w:type="dxa"/>
          </w:tcPr>
          <w:p w14:paraId="36FF2963" w14:textId="77777777" w:rsidR="002C05CE" w:rsidRDefault="002C05CE">
            <w:pPr>
              <w:pStyle w:val="TableParagraph"/>
              <w:spacing w:before="4" w:line="136" w:lineRule="exact"/>
              <w:ind w:right="10"/>
              <w:rPr>
                <w:sz w:val="13"/>
              </w:rPr>
            </w:pPr>
            <w:ins w:id="1153" w:author="Mohamed SALEM" w:date="2024-01-16T13:24:00Z">
              <w:r>
                <w:rPr>
                  <w:spacing w:val="-2"/>
                  <w:sz w:val="13"/>
                </w:rPr>
                <w:t>(0.44)</w:t>
              </w:r>
            </w:ins>
          </w:p>
        </w:tc>
        <w:tc>
          <w:tcPr>
            <w:tcW w:w="659" w:type="dxa"/>
          </w:tcPr>
          <w:p w14:paraId="75E39985" w14:textId="77777777" w:rsidR="002C05CE" w:rsidRDefault="002C05CE">
            <w:pPr>
              <w:pStyle w:val="TableParagraph"/>
              <w:spacing w:before="4" w:line="136" w:lineRule="exact"/>
              <w:ind w:left="9" w:right="9"/>
              <w:rPr>
                <w:sz w:val="13"/>
              </w:rPr>
            </w:pPr>
            <w:ins w:id="1154" w:author="Mohamed SALEM" w:date="2024-01-16T13:24:00Z">
              <w:r>
                <w:rPr>
                  <w:spacing w:val="-2"/>
                  <w:w w:val="105"/>
                  <w:sz w:val="13"/>
                </w:rPr>
                <w:t>(0.41)</w:t>
              </w:r>
            </w:ins>
          </w:p>
        </w:tc>
        <w:tc>
          <w:tcPr>
            <w:tcW w:w="577" w:type="dxa"/>
          </w:tcPr>
          <w:p w14:paraId="37858C5C" w14:textId="77777777" w:rsidR="002C05CE" w:rsidRDefault="002C05CE">
            <w:pPr>
              <w:pStyle w:val="TableParagraph"/>
              <w:spacing w:before="4" w:line="136" w:lineRule="exact"/>
              <w:ind w:left="27" w:right="17"/>
              <w:rPr>
                <w:sz w:val="13"/>
              </w:rPr>
            </w:pPr>
            <w:ins w:id="1155" w:author="Mohamed SALEM" w:date="2024-01-16T13:24:00Z">
              <w:r>
                <w:rPr>
                  <w:spacing w:val="-2"/>
                  <w:sz w:val="13"/>
                </w:rPr>
                <w:t>(0.33)</w:t>
              </w:r>
            </w:ins>
          </w:p>
        </w:tc>
        <w:tc>
          <w:tcPr>
            <w:tcW w:w="649" w:type="dxa"/>
          </w:tcPr>
          <w:p w14:paraId="196687CE" w14:textId="77777777" w:rsidR="002C05CE" w:rsidRDefault="002C05CE">
            <w:pPr>
              <w:pStyle w:val="TableParagraph"/>
              <w:spacing w:before="4" w:line="136" w:lineRule="exact"/>
              <w:ind w:left="3" w:right="10"/>
              <w:rPr>
                <w:sz w:val="13"/>
              </w:rPr>
            </w:pPr>
            <w:ins w:id="1156" w:author="Mohamed SALEM" w:date="2024-01-16T13:24:00Z">
              <w:r>
                <w:rPr>
                  <w:spacing w:val="-2"/>
                  <w:sz w:val="13"/>
                </w:rPr>
                <w:t>(0.46)</w:t>
              </w:r>
            </w:ins>
          </w:p>
        </w:tc>
        <w:tc>
          <w:tcPr>
            <w:tcW w:w="660" w:type="dxa"/>
          </w:tcPr>
          <w:p w14:paraId="0D74B046" w14:textId="77777777" w:rsidR="002C05CE" w:rsidRDefault="002C05CE">
            <w:pPr>
              <w:pStyle w:val="TableParagraph"/>
              <w:spacing w:before="4" w:line="136" w:lineRule="exact"/>
              <w:ind w:left="28" w:right="28"/>
              <w:rPr>
                <w:sz w:val="13"/>
              </w:rPr>
            </w:pPr>
            <w:ins w:id="1157" w:author="Mohamed SALEM" w:date="2024-01-16T13:24:00Z">
              <w:r>
                <w:rPr>
                  <w:spacing w:val="-2"/>
                  <w:sz w:val="13"/>
                </w:rPr>
                <w:t>(0.43)</w:t>
              </w:r>
            </w:ins>
          </w:p>
        </w:tc>
        <w:tc>
          <w:tcPr>
            <w:tcW w:w="681" w:type="dxa"/>
          </w:tcPr>
          <w:p w14:paraId="509B1704" w14:textId="77777777" w:rsidR="002C05CE" w:rsidRDefault="002C05CE">
            <w:pPr>
              <w:pStyle w:val="TableParagraph"/>
              <w:spacing w:before="4" w:line="136" w:lineRule="exact"/>
              <w:ind w:left="11" w:right="1"/>
              <w:rPr>
                <w:sz w:val="13"/>
              </w:rPr>
            </w:pPr>
            <w:ins w:id="1158" w:author="Mohamed SALEM" w:date="2024-01-16T13:24:00Z">
              <w:r>
                <w:rPr>
                  <w:spacing w:val="-2"/>
                  <w:sz w:val="13"/>
                </w:rPr>
                <w:t>(0.78)</w:t>
              </w:r>
            </w:ins>
          </w:p>
        </w:tc>
      </w:tr>
      <w:tr w:rsidR="002C05CE" w14:paraId="66601EBE" w14:textId="77777777">
        <w:trPr>
          <w:trHeight w:val="159"/>
        </w:trPr>
        <w:tc>
          <w:tcPr>
            <w:tcW w:w="4247" w:type="dxa"/>
          </w:tcPr>
          <w:p w14:paraId="5FB61176" w14:textId="77777777" w:rsidR="002C05CE" w:rsidRDefault="002C05CE">
            <w:pPr>
              <w:pStyle w:val="TableParagraph"/>
              <w:tabs>
                <w:tab w:val="right" w:pos="4044"/>
              </w:tabs>
              <w:spacing w:before="4" w:line="136" w:lineRule="exact"/>
              <w:ind w:left="100"/>
              <w:jc w:val="left"/>
              <w:rPr>
                <w:sz w:val="13"/>
              </w:rPr>
            </w:pPr>
            <w:ins w:id="1159" w:author="Mohamed SALEM" w:date="2024-01-16T13:24:00Z">
              <w:r>
                <w:rPr>
                  <w:sz w:val="13"/>
                </w:rPr>
                <w:t>Has</w:t>
              </w:r>
              <w:r>
                <w:rPr>
                  <w:spacing w:val="40"/>
                  <w:sz w:val="13"/>
                </w:rPr>
                <w:t xml:space="preserve"> </w:t>
              </w:r>
              <w:r>
                <w:rPr>
                  <w:sz w:val="13"/>
                </w:rPr>
                <w:t>household</w:t>
              </w:r>
              <w:r>
                <w:rPr>
                  <w:spacing w:val="41"/>
                  <w:sz w:val="13"/>
                </w:rPr>
                <w:t xml:space="preserve"> </w:t>
              </w:r>
              <w:r>
                <w:rPr>
                  <w:sz w:val="13"/>
                </w:rPr>
                <w:t>member</w:t>
              </w:r>
              <w:r>
                <w:rPr>
                  <w:spacing w:val="42"/>
                  <w:sz w:val="13"/>
                </w:rPr>
                <w:t xml:space="preserve"> </w:t>
              </w:r>
              <w:r>
                <w:rPr>
                  <w:sz w:val="13"/>
                </w:rPr>
                <w:t>with</w:t>
              </w:r>
              <w:r>
                <w:rPr>
                  <w:spacing w:val="40"/>
                  <w:sz w:val="13"/>
                </w:rPr>
                <w:t xml:space="preserve"> </w:t>
              </w:r>
              <w:r>
                <w:rPr>
                  <w:sz w:val="13"/>
                </w:rPr>
                <w:t>disability/chronic</w:t>
              </w:r>
              <w:r>
                <w:rPr>
                  <w:spacing w:val="41"/>
                  <w:sz w:val="13"/>
                </w:rPr>
                <w:t xml:space="preserve"> </w:t>
              </w:r>
              <w:r>
                <w:rPr>
                  <w:spacing w:val="-2"/>
                  <w:sz w:val="13"/>
                </w:rPr>
                <w:t>disease</w:t>
              </w:r>
              <w:r>
                <w:rPr>
                  <w:rFonts w:ascii="Times New Roman"/>
                  <w:sz w:val="13"/>
                </w:rPr>
                <w:tab/>
              </w:r>
              <w:r>
                <w:rPr>
                  <w:spacing w:val="-4"/>
                  <w:sz w:val="13"/>
                </w:rPr>
                <w:t>0.30</w:t>
              </w:r>
            </w:ins>
          </w:p>
        </w:tc>
        <w:tc>
          <w:tcPr>
            <w:tcW w:w="660" w:type="dxa"/>
          </w:tcPr>
          <w:p w14:paraId="66C8C55D" w14:textId="77777777" w:rsidR="002C05CE" w:rsidRDefault="002C05CE">
            <w:pPr>
              <w:pStyle w:val="TableParagraph"/>
              <w:spacing w:before="4" w:line="136" w:lineRule="exact"/>
              <w:ind w:left="28" w:right="28"/>
              <w:rPr>
                <w:sz w:val="13"/>
              </w:rPr>
            </w:pPr>
            <w:ins w:id="1160" w:author="Mohamed SALEM" w:date="2024-01-16T13:24:00Z">
              <w:r>
                <w:rPr>
                  <w:spacing w:val="-4"/>
                  <w:w w:val="105"/>
                  <w:sz w:val="13"/>
                </w:rPr>
                <w:t>0.31</w:t>
              </w:r>
            </w:ins>
          </w:p>
        </w:tc>
        <w:tc>
          <w:tcPr>
            <w:tcW w:w="578" w:type="dxa"/>
          </w:tcPr>
          <w:p w14:paraId="3F487766" w14:textId="77777777" w:rsidR="002C05CE" w:rsidRDefault="002C05CE">
            <w:pPr>
              <w:pStyle w:val="TableParagraph"/>
              <w:spacing w:before="4" w:line="136" w:lineRule="exact"/>
              <w:ind w:left="9"/>
              <w:rPr>
                <w:sz w:val="13"/>
              </w:rPr>
            </w:pPr>
            <w:ins w:id="1161" w:author="Mohamed SALEM" w:date="2024-01-16T13:24:00Z">
              <w:r>
                <w:rPr>
                  <w:spacing w:val="-4"/>
                  <w:sz w:val="13"/>
                </w:rPr>
                <w:t>0.01</w:t>
              </w:r>
            </w:ins>
          </w:p>
        </w:tc>
        <w:tc>
          <w:tcPr>
            <w:tcW w:w="649" w:type="dxa"/>
          </w:tcPr>
          <w:p w14:paraId="5A194C22" w14:textId="77777777" w:rsidR="002C05CE" w:rsidRDefault="002C05CE">
            <w:pPr>
              <w:pStyle w:val="TableParagraph"/>
              <w:spacing w:before="4" w:line="136" w:lineRule="exact"/>
              <w:ind w:left="1" w:right="10"/>
              <w:rPr>
                <w:sz w:val="13"/>
              </w:rPr>
            </w:pPr>
            <w:ins w:id="1162" w:author="Mohamed SALEM" w:date="2024-01-16T13:24:00Z">
              <w:r>
                <w:rPr>
                  <w:spacing w:val="-4"/>
                  <w:w w:val="105"/>
                  <w:sz w:val="13"/>
                </w:rPr>
                <w:t>0.15</w:t>
              </w:r>
            </w:ins>
          </w:p>
        </w:tc>
        <w:tc>
          <w:tcPr>
            <w:tcW w:w="659" w:type="dxa"/>
          </w:tcPr>
          <w:p w14:paraId="178AAA84" w14:textId="77777777" w:rsidR="002C05CE" w:rsidRDefault="002C05CE">
            <w:pPr>
              <w:pStyle w:val="TableParagraph"/>
              <w:spacing w:before="4" w:line="136" w:lineRule="exact"/>
              <w:ind w:left="9" w:right="9"/>
              <w:rPr>
                <w:sz w:val="13"/>
              </w:rPr>
            </w:pPr>
            <w:ins w:id="1163" w:author="Mohamed SALEM" w:date="2024-01-16T13:24:00Z">
              <w:r>
                <w:rPr>
                  <w:spacing w:val="-4"/>
                  <w:w w:val="105"/>
                  <w:sz w:val="13"/>
                </w:rPr>
                <w:t>0.15</w:t>
              </w:r>
            </w:ins>
          </w:p>
        </w:tc>
        <w:tc>
          <w:tcPr>
            <w:tcW w:w="577" w:type="dxa"/>
          </w:tcPr>
          <w:p w14:paraId="3DBC4E97" w14:textId="77777777" w:rsidR="002C05CE" w:rsidRDefault="002C05CE">
            <w:pPr>
              <w:pStyle w:val="TableParagraph"/>
              <w:spacing w:before="4" w:line="136" w:lineRule="exact"/>
              <w:ind w:left="27" w:right="16"/>
              <w:rPr>
                <w:sz w:val="13"/>
              </w:rPr>
            </w:pPr>
            <w:ins w:id="1164" w:author="Mohamed SALEM" w:date="2024-01-16T13:24:00Z">
              <w:r>
                <w:rPr>
                  <w:spacing w:val="-4"/>
                  <w:sz w:val="13"/>
                </w:rPr>
                <w:t>0.00</w:t>
              </w:r>
            </w:ins>
          </w:p>
        </w:tc>
        <w:tc>
          <w:tcPr>
            <w:tcW w:w="649" w:type="dxa"/>
          </w:tcPr>
          <w:p w14:paraId="7C1FB904" w14:textId="77777777" w:rsidR="002C05CE" w:rsidRDefault="002C05CE">
            <w:pPr>
              <w:pStyle w:val="TableParagraph"/>
              <w:spacing w:before="4" w:line="136" w:lineRule="exact"/>
              <w:ind w:left="4" w:right="10"/>
              <w:rPr>
                <w:sz w:val="13"/>
              </w:rPr>
            </w:pPr>
            <w:ins w:id="1165" w:author="Mohamed SALEM" w:date="2024-01-16T13:24:00Z">
              <w:r>
                <w:rPr>
                  <w:spacing w:val="-4"/>
                  <w:w w:val="105"/>
                  <w:sz w:val="13"/>
                </w:rPr>
                <w:t>0.19</w:t>
              </w:r>
            </w:ins>
          </w:p>
        </w:tc>
        <w:tc>
          <w:tcPr>
            <w:tcW w:w="660" w:type="dxa"/>
          </w:tcPr>
          <w:p w14:paraId="6809B733" w14:textId="77777777" w:rsidR="002C05CE" w:rsidRDefault="002C05CE">
            <w:pPr>
              <w:pStyle w:val="TableParagraph"/>
              <w:spacing w:before="4" w:line="136" w:lineRule="exact"/>
              <w:ind w:left="28" w:right="27"/>
              <w:rPr>
                <w:sz w:val="13"/>
              </w:rPr>
            </w:pPr>
            <w:ins w:id="1166" w:author="Mohamed SALEM" w:date="2024-01-16T13:24:00Z">
              <w:r>
                <w:rPr>
                  <w:spacing w:val="-4"/>
                  <w:sz w:val="13"/>
                </w:rPr>
                <w:t>0.24</w:t>
              </w:r>
            </w:ins>
          </w:p>
        </w:tc>
        <w:tc>
          <w:tcPr>
            <w:tcW w:w="681" w:type="dxa"/>
          </w:tcPr>
          <w:p w14:paraId="57C61D55" w14:textId="77777777" w:rsidR="002C05CE" w:rsidRDefault="002C05CE">
            <w:pPr>
              <w:pStyle w:val="TableParagraph"/>
              <w:spacing w:before="4" w:line="136" w:lineRule="exact"/>
              <w:ind w:left="11"/>
              <w:rPr>
                <w:sz w:val="13"/>
              </w:rPr>
            </w:pPr>
            <w:ins w:id="1167" w:author="Mohamed SALEM" w:date="2024-01-16T13:24:00Z">
              <w:r>
                <w:rPr>
                  <w:spacing w:val="-4"/>
                  <w:sz w:val="13"/>
                </w:rPr>
                <w:t>0.05</w:t>
              </w:r>
            </w:ins>
          </w:p>
        </w:tc>
      </w:tr>
      <w:tr w:rsidR="002C05CE" w14:paraId="77D6300A" w14:textId="77777777">
        <w:trPr>
          <w:trHeight w:val="159"/>
        </w:trPr>
        <w:tc>
          <w:tcPr>
            <w:tcW w:w="4247" w:type="dxa"/>
          </w:tcPr>
          <w:p w14:paraId="10884933" w14:textId="77777777" w:rsidR="002C05CE" w:rsidRDefault="002C05CE">
            <w:pPr>
              <w:pStyle w:val="TableParagraph"/>
              <w:spacing w:before="4" w:line="136" w:lineRule="exact"/>
              <w:ind w:right="145"/>
              <w:jc w:val="right"/>
              <w:rPr>
                <w:sz w:val="13"/>
              </w:rPr>
            </w:pPr>
            <w:ins w:id="1168" w:author="Mohamed SALEM" w:date="2024-01-16T13:24:00Z">
              <w:r>
                <w:rPr>
                  <w:spacing w:val="-2"/>
                  <w:sz w:val="13"/>
                </w:rPr>
                <w:t>(0.46)</w:t>
              </w:r>
            </w:ins>
          </w:p>
        </w:tc>
        <w:tc>
          <w:tcPr>
            <w:tcW w:w="660" w:type="dxa"/>
          </w:tcPr>
          <w:p w14:paraId="576CEBC3" w14:textId="77777777" w:rsidR="002C05CE" w:rsidRDefault="002C05CE">
            <w:pPr>
              <w:pStyle w:val="TableParagraph"/>
              <w:spacing w:before="4" w:line="136" w:lineRule="exact"/>
              <w:ind w:left="28" w:right="28"/>
              <w:rPr>
                <w:sz w:val="13"/>
              </w:rPr>
            </w:pPr>
            <w:ins w:id="1169" w:author="Mohamed SALEM" w:date="2024-01-16T13:24:00Z">
              <w:r>
                <w:rPr>
                  <w:spacing w:val="-2"/>
                  <w:sz w:val="13"/>
                </w:rPr>
                <w:t>(0.46)</w:t>
              </w:r>
            </w:ins>
          </w:p>
        </w:tc>
        <w:tc>
          <w:tcPr>
            <w:tcW w:w="578" w:type="dxa"/>
          </w:tcPr>
          <w:p w14:paraId="089D8790" w14:textId="77777777" w:rsidR="002C05CE" w:rsidRDefault="002C05CE">
            <w:pPr>
              <w:pStyle w:val="TableParagraph"/>
              <w:spacing w:before="4" w:line="136" w:lineRule="exact"/>
              <w:ind w:left="9" w:right="1"/>
              <w:rPr>
                <w:sz w:val="13"/>
              </w:rPr>
            </w:pPr>
            <w:ins w:id="1170" w:author="Mohamed SALEM" w:date="2024-01-16T13:24:00Z">
              <w:r>
                <w:rPr>
                  <w:spacing w:val="-2"/>
                  <w:sz w:val="13"/>
                </w:rPr>
                <w:t>(0.83)</w:t>
              </w:r>
            </w:ins>
          </w:p>
        </w:tc>
        <w:tc>
          <w:tcPr>
            <w:tcW w:w="649" w:type="dxa"/>
          </w:tcPr>
          <w:p w14:paraId="1E664C1F" w14:textId="77777777" w:rsidR="002C05CE" w:rsidRDefault="002C05CE">
            <w:pPr>
              <w:pStyle w:val="TableParagraph"/>
              <w:spacing w:before="4" w:line="136" w:lineRule="exact"/>
              <w:ind w:right="10"/>
              <w:rPr>
                <w:sz w:val="13"/>
              </w:rPr>
            </w:pPr>
            <w:ins w:id="1171" w:author="Mohamed SALEM" w:date="2024-01-16T13:24:00Z">
              <w:r>
                <w:rPr>
                  <w:spacing w:val="-2"/>
                  <w:w w:val="105"/>
                  <w:sz w:val="13"/>
                </w:rPr>
                <w:t>(0.35)</w:t>
              </w:r>
            </w:ins>
          </w:p>
        </w:tc>
        <w:tc>
          <w:tcPr>
            <w:tcW w:w="659" w:type="dxa"/>
          </w:tcPr>
          <w:p w14:paraId="55830C90" w14:textId="77777777" w:rsidR="002C05CE" w:rsidRDefault="002C05CE">
            <w:pPr>
              <w:pStyle w:val="TableParagraph"/>
              <w:spacing w:before="4" w:line="136" w:lineRule="exact"/>
              <w:ind w:left="9" w:right="9"/>
              <w:rPr>
                <w:sz w:val="13"/>
              </w:rPr>
            </w:pPr>
            <w:ins w:id="1172" w:author="Mohamed SALEM" w:date="2024-01-16T13:24:00Z">
              <w:r>
                <w:rPr>
                  <w:spacing w:val="-2"/>
                  <w:sz w:val="13"/>
                </w:rPr>
                <w:t>(0.36)</w:t>
              </w:r>
            </w:ins>
          </w:p>
        </w:tc>
        <w:tc>
          <w:tcPr>
            <w:tcW w:w="577" w:type="dxa"/>
          </w:tcPr>
          <w:p w14:paraId="1F85DF35" w14:textId="77777777" w:rsidR="002C05CE" w:rsidRDefault="002C05CE">
            <w:pPr>
              <w:pStyle w:val="TableParagraph"/>
              <w:spacing w:before="4" w:line="136" w:lineRule="exact"/>
              <w:ind w:left="27" w:right="17"/>
              <w:rPr>
                <w:sz w:val="13"/>
              </w:rPr>
            </w:pPr>
            <w:ins w:id="1173" w:author="Mohamed SALEM" w:date="2024-01-16T13:24:00Z">
              <w:r>
                <w:rPr>
                  <w:spacing w:val="-2"/>
                  <w:sz w:val="13"/>
                </w:rPr>
                <w:t>(0.90)</w:t>
              </w:r>
            </w:ins>
          </w:p>
        </w:tc>
        <w:tc>
          <w:tcPr>
            <w:tcW w:w="649" w:type="dxa"/>
          </w:tcPr>
          <w:p w14:paraId="6DD0C77F" w14:textId="77777777" w:rsidR="002C05CE" w:rsidRDefault="002C05CE">
            <w:pPr>
              <w:pStyle w:val="TableParagraph"/>
              <w:spacing w:before="4" w:line="136" w:lineRule="exact"/>
              <w:ind w:left="3" w:right="10"/>
              <w:rPr>
                <w:sz w:val="13"/>
              </w:rPr>
            </w:pPr>
            <w:ins w:id="1174" w:author="Mohamed SALEM" w:date="2024-01-16T13:24:00Z">
              <w:r>
                <w:rPr>
                  <w:spacing w:val="-2"/>
                  <w:sz w:val="13"/>
                </w:rPr>
                <w:t>(0.39)</w:t>
              </w:r>
            </w:ins>
          </w:p>
        </w:tc>
        <w:tc>
          <w:tcPr>
            <w:tcW w:w="660" w:type="dxa"/>
          </w:tcPr>
          <w:p w14:paraId="7D824BC5" w14:textId="77777777" w:rsidR="002C05CE" w:rsidRDefault="002C05CE">
            <w:pPr>
              <w:pStyle w:val="TableParagraph"/>
              <w:spacing w:before="4" w:line="136" w:lineRule="exact"/>
              <w:ind w:left="28" w:right="28"/>
              <w:rPr>
                <w:sz w:val="13"/>
              </w:rPr>
            </w:pPr>
            <w:ins w:id="1175" w:author="Mohamed SALEM" w:date="2024-01-16T13:24:00Z">
              <w:r>
                <w:rPr>
                  <w:spacing w:val="-2"/>
                  <w:sz w:val="13"/>
                </w:rPr>
                <w:t>(0.43)</w:t>
              </w:r>
            </w:ins>
          </w:p>
        </w:tc>
        <w:tc>
          <w:tcPr>
            <w:tcW w:w="681" w:type="dxa"/>
          </w:tcPr>
          <w:p w14:paraId="0AA1AF7E" w14:textId="77777777" w:rsidR="002C05CE" w:rsidRDefault="002C05CE">
            <w:pPr>
              <w:pStyle w:val="TableParagraph"/>
              <w:spacing w:before="4" w:line="136" w:lineRule="exact"/>
              <w:ind w:left="11" w:right="1"/>
              <w:rPr>
                <w:sz w:val="13"/>
              </w:rPr>
            </w:pPr>
            <w:ins w:id="1176" w:author="Mohamed SALEM" w:date="2024-01-16T13:24:00Z">
              <w:r>
                <w:rPr>
                  <w:spacing w:val="-2"/>
                  <w:w w:val="105"/>
                  <w:sz w:val="13"/>
                </w:rPr>
                <w:t>(0.10)</w:t>
              </w:r>
            </w:ins>
          </w:p>
        </w:tc>
      </w:tr>
      <w:tr w:rsidR="002C05CE" w14:paraId="5074E5B3" w14:textId="77777777">
        <w:trPr>
          <w:trHeight w:val="159"/>
        </w:trPr>
        <w:tc>
          <w:tcPr>
            <w:tcW w:w="4247" w:type="dxa"/>
          </w:tcPr>
          <w:p w14:paraId="6EFDE378" w14:textId="77777777" w:rsidR="002C05CE" w:rsidRDefault="002C05CE">
            <w:pPr>
              <w:pStyle w:val="TableParagraph"/>
              <w:tabs>
                <w:tab w:val="right" w:pos="4044"/>
              </w:tabs>
              <w:spacing w:before="4" w:line="136" w:lineRule="exact"/>
              <w:ind w:left="100"/>
              <w:jc w:val="left"/>
              <w:rPr>
                <w:sz w:val="13"/>
              </w:rPr>
            </w:pPr>
            <w:ins w:id="1177" w:author="Mohamed SALEM" w:date="2024-01-16T13:24:00Z">
              <w:r>
                <w:rPr>
                  <w:sz w:val="13"/>
                </w:rPr>
                <w:t>Number</w:t>
              </w:r>
              <w:r>
                <w:rPr>
                  <w:spacing w:val="27"/>
                  <w:sz w:val="13"/>
                </w:rPr>
                <w:t xml:space="preserve"> </w:t>
              </w:r>
              <w:r>
                <w:rPr>
                  <w:sz w:val="13"/>
                </w:rPr>
                <w:t>of</w:t>
              </w:r>
              <w:r>
                <w:rPr>
                  <w:spacing w:val="27"/>
                  <w:sz w:val="13"/>
                </w:rPr>
                <w:t xml:space="preserve"> </w:t>
              </w:r>
              <w:r>
                <w:rPr>
                  <w:spacing w:val="-2"/>
                  <w:sz w:val="13"/>
                </w:rPr>
                <w:t>rooms</w:t>
              </w:r>
              <w:r>
                <w:rPr>
                  <w:rFonts w:ascii="Times New Roman"/>
                  <w:sz w:val="13"/>
                </w:rPr>
                <w:tab/>
              </w:r>
              <w:r>
                <w:rPr>
                  <w:spacing w:val="-4"/>
                  <w:sz w:val="13"/>
                </w:rPr>
                <w:t>2.89</w:t>
              </w:r>
            </w:ins>
          </w:p>
        </w:tc>
        <w:tc>
          <w:tcPr>
            <w:tcW w:w="660" w:type="dxa"/>
          </w:tcPr>
          <w:p w14:paraId="1D0C6BE8" w14:textId="77777777" w:rsidR="002C05CE" w:rsidRDefault="002C05CE">
            <w:pPr>
              <w:pStyle w:val="TableParagraph"/>
              <w:spacing w:before="4" w:line="136" w:lineRule="exact"/>
              <w:ind w:left="28" w:right="28"/>
              <w:rPr>
                <w:sz w:val="13"/>
              </w:rPr>
            </w:pPr>
            <w:ins w:id="1178" w:author="Mohamed SALEM" w:date="2024-01-16T13:24:00Z">
              <w:r>
                <w:rPr>
                  <w:spacing w:val="-4"/>
                  <w:w w:val="110"/>
                  <w:sz w:val="13"/>
                </w:rPr>
                <w:t>3.13</w:t>
              </w:r>
            </w:ins>
          </w:p>
        </w:tc>
        <w:tc>
          <w:tcPr>
            <w:tcW w:w="578" w:type="dxa"/>
          </w:tcPr>
          <w:p w14:paraId="009459C2" w14:textId="77777777" w:rsidR="002C05CE" w:rsidRDefault="002C05CE">
            <w:pPr>
              <w:pStyle w:val="TableParagraph"/>
              <w:spacing w:before="4" w:line="136" w:lineRule="exact"/>
              <w:ind w:left="9"/>
              <w:rPr>
                <w:sz w:val="13"/>
              </w:rPr>
            </w:pPr>
            <w:ins w:id="1179" w:author="Mohamed SALEM" w:date="2024-01-16T13:24:00Z">
              <w:r>
                <w:rPr>
                  <w:spacing w:val="-4"/>
                  <w:sz w:val="13"/>
                </w:rPr>
                <w:t>0.24</w:t>
              </w:r>
            </w:ins>
          </w:p>
        </w:tc>
        <w:tc>
          <w:tcPr>
            <w:tcW w:w="649" w:type="dxa"/>
          </w:tcPr>
          <w:p w14:paraId="56441CF9" w14:textId="77777777" w:rsidR="002C05CE" w:rsidRDefault="002C05CE">
            <w:pPr>
              <w:pStyle w:val="TableParagraph"/>
              <w:spacing w:before="4" w:line="136" w:lineRule="exact"/>
              <w:ind w:left="1" w:right="10"/>
              <w:rPr>
                <w:sz w:val="13"/>
              </w:rPr>
            </w:pPr>
            <w:ins w:id="1180" w:author="Mohamed SALEM" w:date="2024-01-16T13:24:00Z">
              <w:r>
                <w:rPr>
                  <w:spacing w:val="-4"/>
                  <w:w w:val="105"/>
                  <w:sz w:val="13"/>
                </w:rPr>
                <w:t>1.99</w:t>
              </w:r>
            </w:ins>
          </w:p>
        </w:tc>
        <w:tc>
          <w:tcPr>
            <w:tcW w:w="659" w:type="dxa"/>
          </w:tcPr>
          <w:p w14:paraId="0E1870D3" w14:textId="77777777" w:rsidR="002C05CE" w:rsidRDefault="002C05CE">
            <w:pPr>
              <w:pStyle w:val="TableParagraph"/>
              <w:spacing w:before="4" w:line="136" w:lineRule="exact"/>
              <w:ind w:left="9" w:right="9"/>
              <w:rPr>
                <w:sz w:val="13"/>
              </w:rPr>
            </w:pPr>
            <w:ins w:id="1181" w:author="Mohamed SALEM" w:date="2024-01-16T13:24:00Z">
              <w:r>
                <w:rPr>
                  <w:spacing w:val="-4"/>
                  <w:w w:val="110"/>
                  <w:sz w:val="13"/>
                </w:rPr>
                <w:t>1.95</w:t>
              </w:r>
            </w:ins>
          </w:p>
        </w:tc>
        <w:tc>
          <w:tcPr>
            <w:tcW w:w="577" w:type="dxa"/>
          </w:tcPr>
          <w:p w14:paraId="5AAD10F6" w14:textId="77777777" w:rsidR="002C05CE" w:rsidRDefault="002C05CE">
            <w:pPr>
              <w:pStyle w:val="TableParagraph"/>
              <w:spacing w:before="4" w:line="136" w:lineRule="exact"/>
              <w:ind w:left="27" w:right="16"/>
              <w:rPr>
                <w:sz w:val="13"/>
              </w:rPr>
            </w:pPr>
            <w:ins w:id="1182" w:author="Mohamed SALEM" w:date="2024-01-16T13:24:00Z">
              <w:r>
                <w:rPr>
                  <w:spacing w:val="-4"/>
                  <w:sz w:val="13"/>
                </w:rPr>
                <w:t>-0.04</w:t>
              </w:r>
            </w:ins>
          </w:p>
        </w:tc>
        <w:tc>
          <w:tcPr>
            <w:tcW w:w="649" w:type="dxa"/>
          </w:tcPr>
          <w:p w14:paraId="3C70A40E" w14:textId="77777777" w:rsidR="002C05CE" w:rsidRDefault="002C05CE">
            <w:pPr>
              <w:pStyle w:val="TableParagraph"/>
              <w:spacing w:before="4" w:line="136" w:lineRule="exact"/>
              <w:ind w:left="4" w:right="10"/>
              <w:rPr>
                <w:sz w:val="13"/>
              </w:rPr>
            </w:pPr>
            <w:ins w:id="1183" w:author="Mohamed SALEM" w:date="2024-01-16T13:24:00Z">
              <w:r>
                <w:rPr>
                  <w:spacing w:val="-4"/>
                  <w:sz w:val="13"/>
                </w:rPr>
                <w:t>2.26</w:t>
              </w:r>
            </w:ins>
          </w:p>
        </w:tc>
        <w:tc>
          <w:tcPr>
            <w:tcW w:w="660" w:type="dxa"/>
          </w:tcPr>
          <w:p w14:paraId="48527C23" w14:textId="77777777" w:rsidR="002C05CE" w:rsidRDefault="002C05CE">
            <w:pPr>
              <w:pStyle w:val="TableParagraph"/>
              <w:spacing w:before="4" w:line="136" w:lineRule="exact"/>
              <w:ind w:left="28" w:right="27"/>
              <w:rPr>
                <w:sz w:val="13"/>
              </w:rPr>
            </w:pPr>
            <w:ins w:id="1184" w:author="Mohamed SALEM" w:date="2024-01-16T13:24:00Z">
              <w:r>
                <w:rPr>
                  <w:spacing w:val="-4"/>
                  <w:sz w:val="13"/>
                </w:rPr>
                <w:t>2.62</w:t>
              </w:r>
            </w:ins>
          </w:p>
        </w:tc>
        <w:tc>
          <w:tcPr>
            <w:tcW w:w="681" w:type="dxa"/>
          </w:tcPr>
          <w:p w14:paraId="1F711665" w14:textId="77777777" w:rsidR="002C05CE" w:rsidRDefault="002C05CE">
            <w:pPr>
              <w:pStyle w:val="TableParagraph"/>
              <w:spacing w:before="4" w:line="136" w:lineRule="exact"/>
              <w:ind w:left="11"/>
              <w:rPr>
                <w:sz w:val="13"/>
              </w:rPr>
            </w:pPr>
            <w:ins w:id="1185" w:author="Mohamed SALEM" w:date="2024-01-16T13:24:00Z">
              <w:r>
                <w:rPr>
                  <w:spacing w:val="-2"/>
                  <w:w w:val="105"/>
                  <w:sz w:val="13"/>
                </w:rPr>
                <w:t>0.36***</w:t>
              </w:r>
            </w:ins>
          </w:p>
        </w:tc>
      </w:tr>
      <w:tr w:rsidR="002C05CE" w14:paraId="3035150D" w14:textId="77777777">
        <w:trPr>
          <w:trHeight w:val="159"/>
        </w:trPr>
        <w:tc>
          <w:tcPr>
            <w:tcW w:w="4247" w:type="dxa"/>
          </w:tcPr>
          <w:p w14:paraId="2F9CE908" w14:textId="77777777" w:rsidR="002C05CE" w:rsidRDefault="002C05CE">
            <w:pPr>
              <w:pStyle w:val="TableParagraph"/>
              <w:spacing w:before="4" w:line="136" w:lineRule="exact"/>
              <w:ind w:right="145"/>
              <w:jc w:val="right"/>
              <w:rPr>
                <w:sz w:val="13"/>
              </w:rPr>
            </w:pPr>
            <w:ins w:id="1186" w:author="Mohamed SALEM" w:date="2024-01-16T13:24:00Z">
              <w:r>
                <w:rPr>
                  <w:spacing w:val="-2"/>
                  <w:w w:val="110"/>
                  <w:sz w:val="13"/>
                </w:rPr>
                <w:t>(1.24)</w:t>
              </w:r>
            </w:ins>
          </w:p>
        </w:tc>
        <w:tc>
          <w:tcPr>
            <w:tcW w:w="660" w:type="dxa"/>
          </w:tcPr>
          <w:p w14:paraId="31A4AC0D" w14:textId="77777777" w:rsidR="002C05CE" w:rsidRDefault="002C05CE">
            <w:pPr>
              <w:pStyle w:val="TableParagraph"/>
              <w:spacing w:before="4" w:line="136" w:lineRule="exact"/>
              <w:ind w:left="28" w:right="28"/>
              <w:rPr>
                <w:sz w:val="13"/>
              </w:rPr>
            </w:pPr>
            <w:ins w:id="1187" w:author="Mohamed SALEM" w:date="2024-01-16T13:24:00Z">
              <w:r>
                <w:rPr>
                  <w:spacing w:val="-2"/>
                  <w:w w:val="110"/>
                  <w:sz w:val="13"/>
                </w:rPr>
                <w:t>(1.27)</w:t>
              </w:r>
            </w:ins>
          </w:p>
        </w:tc>
        <w:tc>
          <w:tcPr>
            <w:tcW w:w="578" w:type="dxa"/>
          </w:tcPr>
          <w:p w14:paraId="156947E4" w14:textId="77777777" w:rsidR="002C05CE" w:rsidRDefault="002C05CE">
            <w:pPr>
              <w:pStyle w:val="TableParagraph"/>
              <w:spacing w:before="4" w:line="136" w:lineRule="exact"/>
              <w:ind w:left="9" w:right="1"/>
              <w:rPr>
                <w:sz w:val="13"/>
              </w:rPr>
            </w:pPr>
            <w:ins w:id="1188" w:author="Mohamed SALEM" w:date="2024-01-16T13:24:00Z">
              <w:r>
                <w:rPr>
                  <w:spacing w:val="-2"/>
                  <w:sz w:val="13"/>
                </w:rPr>
                <w:t>(0.05)</w:t>
              </w:r>
            </w:ins>
          </w:p>
        </w:tc>
        <w:tc>
          <w:tcPr>
            <w:tcW w:w="649" w:type="dxa"/>
          </w:tcPr>
          <w:p w14:paraId="02F7AF27" w14:textId="77777777" w:rsidR="002C05CE" w:rsidRDefault="002C05CE">
            <w:pPr>
              <w:pStyle w:val="TableParagraph"/>
              <w:spacing w:before="4" w:line="136" w:lineRule="exact"/>
              <w:ind w:right="10"/>
              <w:rPr>
                <w:sz w:val="13"/>
              </w:rPr>
            </w:pPr>
            <w:ins w:id="1189" w:author="Mohamed SALEM" w:date="2024-01-16T13:24:00Z">
              <w:r>
                <w:rPr>
                  <w:spacing w:val="-2"/>
                  <w:w w:val="105"/>
                  <w:sz w:val="13"/>
                </w:rPr>
                <w:t>(1.08)</w:t>
              </w:r>
            </w:ins>
          </w:p>
        </w:tc>
        <w:tc>
          <w:tcPr>
            <w:tcW w:w="659" w:type="dxa"/>
          </w:tcPr>
          <w:p w14:paraId="73071CEB" w14:textId="77777777" w:rsidR="002C05CE" w:rsidRDefault="002C05CE">
            <w:pPr>
              <w:pStyle w:val="TableParagraph"/>
              <w:spacing w:before="4" w:line="136" w:lineRule="exact"/>
              <w:ind w:left="9" w:right="9"/>
              <w:rPr>
                <w:sz w:val="13"/>
              </w:rPr>
            </w:pPr>
            <w:ins w:id="1190" w:author="Mohamed SALEM" w:date="2024-01-16T13:24:00Z">
              <w:r>
                <w:rPr>
                  <w:spacing w:val="-2"/>
                  <w:w w:val="105"/>
                  <w:sz w:val="13"/>
                </w:rPr>
                <w:t>(1.09)</w:t>
              </w:r>
            </w:ins>
          </w:p>
        </w:tc>
        <w:tc>
          <w:tcPr>
            <w:tcW w:w="577" w:type="dxa"/>
          </w:tcPr>
          <w:p w14:paraId="72ED5496" w14:textId="77777777" w:rsidR="002C05CE" w:rsidRDefault="002C05CE">
            <w:pPr>
              <w:pStyle w:val="TableParagraph"/>
              <w:spacing w:before="4" w:line="136" w:lineRule="exact"/>
              <w:ind w:left="27" w:right="17"/>
              <w:rPr>
                <w:sz w:val="13"/>
              </w:rPr>
            </w:pPr>
            <w:ins w:id="1191" w:author="Mohamed SALEM" w:date="2024-01-16T13:24:00Z">
              <w:r>
                <w:rPr>
                  <w:spacing w:val="-2"/>
                  <w:w w:val="105"/>
                  <w:sz w:val="13"/>
                </w:rPr>
                <w:t>(0.72)</w:t>
              </w:r>
            </w:ins>
          </w:p>
        </w:tc>
        <w:tc>
          <w:tcPr>
            <w:tcW w:w="649" w:type="dxa"/>
          </w:tcPr>
          <w:p w14:paraId="15D300F2" w14:textId="77777777" w:rsidR="002C05CE" w:rsidRDefault="002C05CE">
            <w:pPr>
              <w:pStyle w:val="TableParagraph"/>
              <w:spacing w:before="4" w:line="136" w:lineRule="exact"/>
              <w:ind w:left="3" w:right="10"/>
              <w:rPr>
                <w:sz w:val="13"/>
              </w:rPr>
            </w:pPr>
            <w:ins w:id="1192" w:author="Mohamed SALEM" w:date="2024-01-16T13:24:00Z">
              <w:r>
                <w:rPr>
                  <w:spacing w:val="-2"/>
                  <w:w w:val="105"/>
                  <w:sz w:val="13"/>
                </w:rPr>
                <w:t>(1.20)</w:t>
              </w:r>
            </w:ins>
          </w:p>
        </w:tc>
        <w:tc>
          <w:tcPr>
            <w:tcW w:w="660" w:type="dxa"/>
          </w:tcPr>
          <w:p w14:paraId="5AD80088" w14:textId="77777777" w:rsidR="002C05CE" w:rsidRDefault="002C05CE">
            <w:pPr>
              <w:pStyle w:val="TableParagraph"/>
              <w:spacing w:before="4" w:line="136" w:lineRule="exact"/>
              <w:ind w:left="28" w:right="28"/>
              <w:rPr>
                <w:sz w:val="13"/>
              </w:rPr>
            </w:pPr>
            <w:ins w:id="1193" w:author="Mohamed SALEM" w:date="2024-01-16T13:24:00Z">
              <w:r>
                <w:rPr>
                  <w:spacing w:val="-2"/>
                  <w:w w:val="110"/>
                  <w:sz w:val="13"/>
                </w:rPr>
                <w:t>(1.33)</w:t>
              </w:r>
            </w:ins>
          </w:p>
        </w:tc>
        <w:tc>
          <w:tcPr>
            <w:tcW w:w="681" w:type="dxa"/>
          </w:tcPr>
          <w:p w14:paraId="2B993939" w14:textId="77777777" w:rsidR="002C05CE" w:rsidRDefault="002C05CE">
            <w:pPr>
              <w:pStyle w:val="TableParagraph"/>
              <w:spacing w:before="4" w:line="136" w:lineRule="exact"/>
              <w:ind w:left="11" w:right="1"/>
              <w:rPr>
                <w:sz w:val="13"/>
              </w:rPr>
            </w:pPr>
            <w:ins w:id="1194" w:author="Mohamed SALEM" w:date="2024-01-16T13:24:00Z">
              <w:r>
                <w:rPr>
                  <w:spacing w:val="-2"/>
                  <w:sz w:val="13"/>
                </w:rPr>
                <w:t>(0.00)</w:t>
              </w:r>
            </w:ins>
          </w:p>
        </w:tc>
      </w:tr>
      <w:tr w:rsidR="002C05CE" w14:paraId="63D179E3" w14:textId="77777777">
        <w:trPr>
          <w:trHeight w:val="159"/>
        </w:trPr>
        <w:tc>
          <w:tcPr>
            <w:tcW w:w="4247" w:type="dxa"/>
          </w:tcPr>
          <w:p w14:paraId="7F75694A" w14:textId="77777777" w:rsidR="002C05CE" w:rsidRDefault="002C05CE">
            <w:pPr>
              <w:pStyle w:val="TableParagraph"/>
              <w:tabs>
                <w:tab w:val="right" w:pos="4044"/>
              </w:tabs>
              <w:spacing w:before="4" w:line="136" w:lineRule="exact"/>
              <w:ind w:left="100"/>
              <w:jc w:val="left"/>
              <w:rPr>
                <w:sz w:val="13"/>
              </w:rPr>
            </w:pPr>
            <w:ins w:id="1195" w:author="Mohamed SALEM" w:date="2024-01-16T13:24:00Z">
              <w:r>
                <w:rPr>
                  <w:sz w:val="13"/>
                </w:rPr>
                <w:t>Household</w:t>
              </w:r>
              <w:r>
                <w:rPr>
                  <w:spacing w:val="44"/>
                  <w:sz w:val="13"/>
                </w:rPr>
                <w:t xml:space="preserve"> </w:t>
              </w:r>
              <w:r>
                <w:rPr>
                  <w:sz w:val="13"/>
                </w:rPr>
                <w:t>Crowding</w:t>
              </w:r>
              <w:r>
                <w:rPr>
                  <w:spacing w:val="45"/>
                  <w:sz w:val="13"/>
                </w:rPr>
                <w:t xml:space="preserve"> </w:t>
              </w:r>
              <w:r>
                <w:rPr>
                  <w:spacing w:val="-2"/>
                  <w:sz w:val="13"/>
                </w:rPr>
                <w:t>Index</w:t>
              </w:r>
              <w:r>
                <w:rPr>
                  <w:rFonts w:ascii="Times New Roman"/>
                  <w:sz w:val="13"/>
                </w:rPr>
                <w:tab/>
              </w:r>
              <w:r>
                <w:rPr>
                  <w:spacing w:val="-4"/>
                  <w:sz w:val="13"/>
                </w:rPr>
                <w:t>3.02</w:t>
              </w:r>
            </w:ins>
          </w:p>
        </w:tc>
        <w:tc>
          <w:tcPr>
            <w:tcW w:w="660" w:type="dxa"/>
          </w:tcPr>
          <w:p w14:paraId="5655265B" w14:textId="77777777" w:rsidR="002C05CE" w:rsidRDefault="002C05CE">
            <w:pPr>
              <w:pStyle w:val="TableParagraph"/>
              <w:spacing w:before="4" w:line="136" w:lineRule="exact"/>
              <w:ind w:left="28" w:right="28"/>
              <w:rPr>
                <w:sz w:val="13"/>
              </w:rPr>
            </w:pPr>
            <w:ins w:id="1196" w:author="Mohamed SALEM" w:date="2024-01-16T13:24:00Z">
              <w:r>
                <w:rPr>
                  <w:spacing w:val="-4"/>
                  <w:w w:val="105"/>
                  <w:sz w:val="13"/>
                </w:rPr>
                <w:t>2.97</w:t>
              </w:r>
            </w:ins>
          </w:p>
        </w:tc>
        <w:tc>
          <w:tcPr>
            <w:tcW w:w="578" w:type="dxa"/>
          </w:tcPr>
          <w:p w14:paraId="1BAD4F3F" w14:textId="77777777" w:rsidR="002C05CE" w:rsidRDefault="002C05CE">
            <w:pPr>
              <w:pStyle w:val="TableParagraph"/>
              <w:spacing w:before="4" w:line="136" w:lineRule="exact"/>
              <w:ind w:left="9"/>
              <w:rPr>
                <w:sz w:val="13"/>
              </w:rPr>
            </w:pPr>
            <w:ins w:id="1197" w:author="Mohamed SALEM" w:date="2024-01-16T13:24:00Z">
              <w:r>
                <w:rPr>
                  <w:spacing w:val="-2"/>
                  <w:sz w:val="13"/>
                </w:rPr>
                <w:t>-</w:t>
              </w:r>
              <w:r>
                <w:rPr>
                  <w:spacing w:val="-4"/>
                  <w:sz w:val="13"/>
                </w:rPr>
                <w:t>0.05</w:t>
              </w:r>
            </w:ins>
          </w:p>
        </w:tc>
        <w:tc>
          <w:tcPr>
            <w:tcW w:w="649" w:type="dxa"/>
          </w:tcPr>
          <w:p w14:paraId="62C5E3B9" w14:textId="77777777" w:rsidR="002C05CE" w:rsidRDefault="002C05CE">
            <w:pPr>
              <w:pStyle w:val="TableParagraph"/>
              <w:spacing w:before="4" w:line="136" w:lineRule="exact"/>
              <w:ind w:left="1" w:right="10"/>
              <w:rPr>
                <w:sz w:val="13"/>
              </w:rPr>
            </w:pPr>
            <w:ins w:id="1198" w:author="Mohamed SALEM" w:date="2024-01-16T13:24:00Z">
              <w:r>
                <w:rPr>
                  <w:spacing w:val="-4"/>
                  <w:sz w:val="13"/>
                </w:rPr>
                <w:t>3.93</w:t>
              </w:r>
            </w:ins>
          </w:p>
        </w:tc>
        <w:tc>
          <w:tcPr>
            <w:tcW w:w="659" w:type="dxa"/>
          </w:tcPr>
          <w:p w14:paraId="5CBE271E" w14:textId="77777777" w:rsidR="002C05CE" w:rsidRDefault="002C05CE">
            <w:pPr>
              <w:pStyle w:val="TableParagraph"/>
              <w:spacing w:before="4" w:line="136" w:lineRule="exact"/>
              <w:ind w:left="9" w:right="9"/>
              <w:rPr>
                <w:sz w:val="13"/>
              </w:rPr>
            </w:pPr>
            <w:ins w:id="1199" w:author="Mohamed SALEM" w:date="2024-01-16T13:24:00Z">
              <w:r>
                <w:rPr>
                  <w:spacing w:val="-4"/>
                  <w:sz w:val="13"/>
                </w:rPr>
                <w:t>3.80</w:t>
              </w:r>
            </w:ins>
          </w:p>
        </w:tc>
        <w:tc>
          <w:tcPr>
            <w:tcW w:w="577" w:type="dxa"/>
          </w:tcPr>
          <w:p w14:paraId="05EF8DDB" w14:textId="77777777" w:rsidR="002C05CE" w:rsidRDefault="002C05CE">
            <w:pPr>
              <w:pStyle w:val="TableParagraph"/>
              <w:spacing w:before="4" w:line="136" w:lineRule="exact"/>
              <w:ind w:left="27" w:right="16"/>
              <w:rPr>
                <w:sz w:val="13"/>
              </w:rPr>
            </w:pPr>
            <w:ins w:id="1200" w:author="Mohamed SALEM" w:date="2024-01-16T13:24:00Z">
              <w:r>
                <w:rPr>
                  <w:sz w:val="13"/>
                </w:rPr>
                <w:t>-</w:t>
              </w:r>
              <w:r>
                <w:rPr>
                  <w:spacing w:val="-4"/>
                  <w:sz w:val="13"/>
                </w:rPr>
                <w:t>0.13</w:t>
              </w:r>
            </w:ins>
          </w:p>
        </w:tc>
        <w:tc>
          <w:tcPr>
            <w:tcW w:w="649" w:type="dxa"/>
          </w:tcPr>
          <w:p w14:paraId="5221C9DF" w14:textId="77777777" w:rsidR="002C05CE" w:rsidRDefault="002C05CE">
            <w:pPr>
              <w:pStyle w:val="TableParagraph"/>
              <w:spacing w:before="4" w:line="136" w:lineRule="exact"/>
              <w:ind w:left="4" w:right="10"/>
              <w:rPr>
                <w:sz w:val="13"/>
              </w:rPr>
            </w:pPr>
            <w:ins w:id="1201" w:author="Mohamed SALEM" w:date="2024-01-16T13:24:00Z">
              <w:r>
                <w:rPr>
                  <w:spacing w:val="-4"/>
                  <w:sz w:val="13"/>
                </w:rPr>
                <w:t>3.66</w:t>
              </w:r>
            </w:ins>
          </w:p>
        </w:tc>
        <w:tc>
          <w:tcPr>
            <w:tcW w:w="660" w:type="dxa"/>
          </w:tcPr>
          <w:p w14:paraId="754A5C81" w14:textId="77777777" w:rsidR="002C05CE" w:rsidRDefault="002C05CE">
            <w:pPr>
              <w:pStyle w:val="TableParagraph"/>
              <w:spacing w:before="4" w:line="136" w:lineRule="exact"/>
              <w:ind w:left="28" w:right="27"/>
              <w:rPr>
                <w:sz w:val="13"/>
              </w:rPr>
            </w:pPr>
            <w:ins w:id="1202" w:author="Mohamed SALEM" w:date="2024-01-16T13:24:00Z">
              <w:r>
                <w:rPr>
                  <w:spacing w:val="-4"/>
                  <w:sz w:val="13"/>
                </w:rPr>
                <w:t>3.33</w:t>
              </w:r>
            </w:ins>
          </w:p>
        </w:tc>
        <w:tc>
          <w:tcPr>
            <w:tcW w:w="681" w:type="dxa"/>
          </w:tcPr>
          <w:p w14:paraId="40CBC1AA" w14:textId="77777777" w:rsidR="002C05CE" w:rsidRDefault="002C05CE">
            <w:pPr>
              <w:pStyle w:val="TableParagraph"/>
              <w:spacing w:before="4" w:line="136" w:lineRule="exact"/>
              <w:ind w:left="11"/>
              <w:rPr>
                <w:sz w:val="13"/>
              </w:rPr>
            </w:pPr>
            <w:ins w:id="1203" w:author="Mohamed SALEM" w:date="2024-01-16T13:24:00Z">
              <w:r>
                <w:rPr>
                  <w:sz w:val="13"/>
                </w:rPr>
                <w:t>-</w:t>
              </w:r>
              <w:r>
                <w:rPr>
                  <w:spacing w:val="-2"/>
                  <w:sz w:val="13"/>
                </w:rPr>
                <w:t>0.33*</w:t>
              </w:r>
            </w:ins>
          </w:p>
        </w:tc>
      </w:tr>
      <w:tr w:rsidR="002C05CE" w14:paraId="23CB1EAF" w14:textId="77777777">
        <w:trPr>
          <w:trHeight w:val="159"/>
        </w:trPr>
        <w:tc>
          <w:tcPr>
            <w:tcW w:w="4247" w:type="dxa"/>
          </w:tcPr>
          <w:p w14:paraId="763DDF37" w14:textId="77777777" w:rsidR="002C05CE" w:rsidRDefault="002C05CE">
            <w:pPr>
              <w:pStyle w:val="TableParagraph"/>
              <w:spacing w:before="4" w:line="136" w:lineRule="exact"/>
              <w:ind w:right="145"/>
              <w:jc w:val="right"/>
              <w:rPr>
                <w:sz w:val="13"/>
              </w:rPr>
            </w:pPr>
            <w:ins w:id="1204" w:author="Mohamed SALEM" w:date="2024-01-16T13:24:00Z">
              <w:r>
                <w:rPr>
                  <w:spacing w:val="-2"/>
                  <w:w w:val="110"/>
                  <w:sz w:val="13"/>
                </w:rPr>
                <w:t>(1.70)</w:t>
              </w:r>
            </w:ins>
          </w:p>
        </w:tc>
        <w:tc>
          <w:tcPr>
            <w:tcW w:w="660" w:type="dxa"/>
          </w:tcPr>
          <w:p w14:paraId="3EA93472" w14:textId="77777777" w:rsidR="002C05CE" w:rsidRDefault="002C05CE">
            <w:pPr>
              <w:pStyle w:val="TableParagraph"/>
              <w:spacing w:before="4" w:line="136" w:lineRule="exact"/>
              <w:ind w:left="28" w:right="28"/>
              <w:rPr>
                <w:sz w:val="13"/>
              </w:rPr>
            </w:pPr>
            <w:ins w:id="1205" w:author="Mohamed SALEM" w:date="2024-01-16T13:24:00Z">
              <w:r>
                <w:rPr>
                  <w:spacing w:val="-2"/>
                  <w:w w:val="110"/>
                  <w:sz w:val="13"/>
                </w:rPr>
                <w:t>(1.26)</w:t>
              </w:r>
            </w:ins>
          </w:p>
        </w:tc>
        <w:tc>
          <w:tcPr>
            <w:tcW w:w="578" w:type="dxa"/>
          </w:tcPr>
          <w:p w14:paraId="7C4DCFCE" w14:textId="77777777" w:rsidR="002C05CE" w:rsidRDefault="002C05CE">
            <w:pPr>
              <w:pStyle w:val="TableParagraph"/>
              <w:spacing w:before="4" w:line="136" w:lineRule="exact"/>
              <w:ind w:left="9" w:right="1"/>
              <w:rPr>
                <w:sz w:val="13"/>
              </w:rPr>
            </w:pPr>
            <w:ins w:id="1206" w:author="Mohamed SALEM" w:date="2024-01-16T13:24:00Z">
              <w:r>
                <w:rPr>
                  <w:spacing w:val="-2"/>
                  <w:w w:val="105"/>
                  <w:sz w:val="13"/>
                </w:rPr>
                <w:t>(0.73)</w:t>
              </w:r>
            </w:ins>
          </w:p>
        </w:tc>
        <w:tc>
          <w:tcPr>
            <w:tcW w:w="649" w:type="dxa"/>
          </w:tcPr>
          <w:p w14:paraId="5029FC3C" w14:textId="77777777" w:rsidR="002C05CE" w:rsidRDefault="002C05CE">
            <w:pPr>
              <w:pStyle w:val="TableParagraph"/>
              <w:spacing w:before="4" w:line="136" w:lineRule="exact"/>
              <w:ind w:right="10"/>
              <w:rPr>
                <w:sz w:val="13"/>
              </w:rPr>
            </w:pPr>
            <w:ins w:id="1207" w:author="Mohamed SALEM" w:date="2024-01-16T13:24:00Z">
              <w:r>
                <w:rPr>
                  <w:spacing w:val="-2"/>
                  <w:w w:val="105"/>
                  <w:sz w:val="13"/>
                </w:rPr>
                <w:t>(2.87)</w:t>
              </w:r>
            </w:ins>
          </w:p>
        </w:tc>
        <w:tc>
          <w:tcPr>
            <w:tcW w:w="659" w:type="dxa"/>
          </w:tcPr>
          <w:p w14:paraId="75BE60EF" w14:textId="77777777" w:rsidR="002C05CE" w:rsidRDefault="002C05CE">
            <w:pPr>
              <w:pStyle w:val="TableParagraph"/>
              <w:spacing w:before="4" w:line="136" w:lineRule="exact"/>
              <w:ind w:left="9" w:right="9"/>
              <w:rPr>
                <w:sz w:val="13"/>
              </w:rPr>
            </w:pPr>
            <w:ins w:id="1208" w:author="Mohamed SALEM" w:date="2024-01-16T13:24:00Z">
              <w:r>
                <w:rPr>
                  <w:spacing w:val="-2"/>
                  <w:sz w:val="13"/>
                </w:rPr>
                <w:t>(2.68)</w:t>
              </w:r>
            </w:ins>
          </w:p>
        </w:tc>
        <w:tc>
          <w:tcPr>
            <w:tcW w:w="577" w:type="dxa"/>
          </w:tcPr>
          <w:p w14:paraId="2399BA8B" w14:textId="77777777" w:rsidR="002C05CE" w:rsidRDefault="002C05CE">
            <w:pPr>
              <w:pStyle w:val="TableParagraph"/>
              <w:spacing w:before="4" w:line="136" w:lineRule="exact"/>
              <w:ind w:left="27" w:right="17"/>
              <w:rPr>
                <w:sz w:val="13"/>
              </w:rPr>
            </w:pPr>
            <w:ins w:id="1209" w:author="Mohamed SALEM" w:date="2024-01-16T13:24:00Z">
              <w:r>
                <w:rPr>
                  <w:spacing w:val="-2"/>
                  <w:sz w:val="13"/>
                </w:rPr>
                <w:t>(0.62)</w:t>
              </w:r>
            </w:ins>
          </w:p>
        </w:tc>
        <w:tc>
          <w:tcPr>
            <w:tcW w:w="649" w:type="dxa"/>
          </w:tcPr>
          <w:p w14:paraId="5B963AF0" w14:textId="77777777" w:rsidR="002C05CE" w:rsidRDefault="002C05CE">
            <w:pPr>
              <w:pStyle w:val="TableParagraph"/>
              <w:spacing w:before="4" w:line="136" w:lineRule="exact"/>
              <w:ind w:left="3" w:right="10"/>
              <w:rPr>
                <w:sz w:val="13"/>
              </w:rPr>
            </w:pPr>
            <w:ins w:id="1210" w:author="Mohamed SALEM" w:date="2024-01-16T13:24:00Z">
              <w:r>
                <w:rPr>
                  <w:spacing w:val="-2"/>
                  <w:w w:val="110"/>
                  <w:sz w:val="13"/>
                </w:rPr>
                <w:t>(2.61)</w:t>
              </w:r>
            </w:ins>
          </w:p>
        </w:tc>
        <w:tc>
          <w:tcPr>
            <w:tcW w:w="660" w:type="dxa"/>
          </w:tcPr>
          <w:p w14:paraId="2D5FFE3A" w14:textId="77777777" w:rsidR="002C05CE" w:rsidRDefault="002C05CE">
            <w:pPr>
              <w:pStyle w:val="TableParagraph"/>
              <w:spacing w:before="4" w:line="136" w:lineRule="exact"/>
              <w:ind w:left="28" w:right="28"/>
              <w:rPr>
                <w:sz w:val="13"/>
              </w:rPr>
            </w:pPr>
            <w:ins w:id="1211" w:author="Mohamed SALEM" w:date="2024-01-16T13:24:00Z">
              <w:r>
                <w:rPr>
                  <w:spacing w:val="-2"/>
                  <w:sz w:val="13"/>
                </w:rPr>
                <w:t>(2.04)</w:t>
              </w:r>
            </w:ins>
          </w:p>
        </w:tc>
        <w:tc>
          <w:tcPr>
            <w:tcW w:w="681" w:type="dxa"/>
          </w:tcPr>
          <w:p w14:paraId="56A8C645" w14:textId="77777777" w:rsidR="002C05CE" w:rsidRDefault="002C05CE">
            <w:pPr>
              <w:pStyle w:val="TableParagraph"/>
              <w:spacing w:before="4" w:line="136" w:lineRule="exact"/>
              <w:ind w:left="11" w:right="1"/>
              <w:rPr>
                <w:sz w:val="13"/>
              </w:rPr>
            </w:pPr>
            <w:ins w:id="1212" w:author="Mohamed SALEM" w:date="2024-01-16T13:24:00Z">
              <w:r>
                <w:rPr>
                  <w:spacing w:val="-2"/>
                  <w:sz w:val="13"/>
                </w:rPr>
                <w:t>(0.03)</w:t>
              </w:r>
            </w:ins>
          </w:p>
        </w:tc>
      </w:tr>
      <w:tr w:rsidR="002C05CE" w14:paraId="156F24FA" w14:textId="77777777">
        <w:trPr>
          <w:trHeight w:val="159"/>
        </w:trPr>
        <w:tc>
          <w:tcPr>
            <w:tcW w:w="4247" w:type="dxa"/>
          </w:tcPr>
          <w:p w14:paraId="4264DC57" w14:textId="77777777" w:rsidR="002C05CE" w:rsidRDefault="002C05CE">
            <w:pPr>
              <w:pStyle w:val="TableParagraph"/>
              <w:tabs>
                <w:tab w:val="right" w:pos="4044"/>
              </w:tabs>
              <w:spacing w:before="4" w:line="136" w:lineRule="exact"/>
              <w:ind w:left="100"/>
              <w:jc w:val="left"/>
              <w:rPr>
                <w:sz w:val="13"/>
              </w:rPr>
            </w:pPr>
            <w:ins w:id="1213" w:author="Mohamed SALEM" w:date="2024-01-16T13:24:00Z">
              <w:r>
                <w:rPr>
                  <w:sz w:val="13"/>
                </w:rPr>
                <w:t>Household</w:t>
              </w:r>
              <w:r>
                <w:rPr>
                  <w:spacing w:val="34"/>
                  <w:sz w:val="13"/>
                </w:rPr>
                <w:t xml:space="preserve"> </w:t>
              </w:r>
              <w:r>
                <w:rPr>
                  <w:sz w:val="13"/>
                </w:rPr>
                <w:t>has</w:t>
              </w:r>
              <w:r>
                <w:rPr>
                  <w:spacing w:val="34"/>
                  <w:sz w:val="13"/>
                </w:rPr>
                <w:t xml:space="preserve"> </w:t>
              </w:r>
              <w:r>
                <w:rPr>
                  <w:sz w:val="13"/>
                </w:rPr>
                <w:t>impoverished</w:t>
              </w:r>
              <w:r>
                <w:rPr>
                  <w:spacing w:val="34"/>
                  <w:sz w:val="13"/>
                </w:rPr>
                <w:t xml:space="preserve"> </w:t>
              </w:r>
              <w:r>
                <w:rPr>
                  <w:spacing w:val="-4"/>
                  <w:sz w:val="13"/>
                </w:rPr>
                <w:t>roof</w:t>
              </w:r>
              <w:r>
                <w:rPr>
                  <w:rFonts w:ascii="Times New Roman"/>
                  <w:sz w:val="13"/>
                </w:rPr>
                <w:tab/>
              </w:r>
              <w:r>
                <w:rPr>
                  <w:spacing w:val="-4"/>
                  <w:sz w:val="13"/>
                </w:rPr>
                <w:t>0.68</w:t>
              </w:r>
            </w:ins>
          </w:p>
        </w:tc>
        <w:tc>
          <w:tcPr>
            <w:tcW w:w="660" w:type="dxa"/>
          </w:tcPr>
          <w:p w14:paraId="3265DB5C" w14:textId="77777777" w:rsidR="002C05CE" w:rsidRDefault="002C05CE">
            <w:pPr>
              <w:pStyle w:val="TableParagraph"/>
              <w:spacing w:before="4" w:line="136" w:lineRule="exact"/>
              <w:ind w:left="28" w:right="28"/>
              <w:rPr>
                <w:sz w:val="13"/>
              </w:rPr>
            </w:pPr>
            <w:ins w:id="1214" w:author="Mohamed SALEM" w:date="2024-01-16T13:24:00Z">
              <w:r>
                <w:rPr>
                  <w:spacing w:val="-4"/>
                  <w:sz w:val="13"/>
                </w:rPr>
                <w:t>0.63</w:t>
              </w:r>
            </w:ins>
          </w:p>
        </w:tc>
        <w:tc>
          <w:tcPr>
            <w:tcW w:w="578" w:type="dxa"/>
          </w:tcPr>
          <w:p w14:paraId="089D2587" w14:textId="77777777" w:rsidR="002C05CE" w:rsidRDefault="002C05CE">
            <w:pPr>
              <w:pStyle w:val="TableParagraph"/>
              <w:spacing w:before="4" w:line="136" w:lineRule="exact"/>
              <w:ind w:left="9"/>
              <w:rPr>
                <w:sz w:val="13"/>
              </w:rPr>
            </w:pPr>
            <w:ins w:id="1215" w:author="Mohamed SALEM" w:date="2024-01-16T13:24:00Z">
              <w:r>
                <w:rPr>
                  <w:spacing w:val="-2"/>
                  <w:sz w:val="13"/>
                </w:rPr>
                <w:t>-</w:t>
              </w:r>
              <w:r>
                <w:rPr>
                  <w:spacing w:val="-4"/>
                  <w:sz w:val="13"/>
                </w:rPr>
                <w:t>0.05</w:t>
              </w:r>
            </w:ins>
          </w:p>
        </w:tc>
        <w:tc>
          <w:tcPr>
            <w:tcW w:w="649" w:type="dxa"/>
          </w:tcPr>
          <w:p w14:paraId="0FB55C00" w14:textId="77777777" w:rsidR="002C05CE" w:rsidRDefault="002C05CE">
            <w:pPr>
              <w:pStyle w:val="TableParagraph"/>
              <w:spacing w:before="4" w:line="136" w:lineRule="exact"/>
              <w:ind w:left="1" w:right="10"/>
              <w:rPr>
                <w:sz w:val="13"/>
              </w:rPr>
            </w:pPr>
            <w:ins w:id="1216" w:author="Mohamed SALEM" w:date="2024-01-16T13:24:00Z">
              <w:r>
                <w:rPr>
                  <w:spacing w:val="-4"/>
                  <w:sz w:val="13"/>
                </w:rPr>
                <w:t>0.85</w:t>
              </w:r>
            </w:ins>
          </w:p>
        </w:tc>
        <w:tc>
          <w:tcPr>
            <w:tcW w:w="659" w:type="dxa"/>
          </w:tcPr>
          <w:p w14:paraId="3B972911" w14:textId="77777777" w:rsidR="002C05CE" w:rsidRDefault="002C05CE">
            <w:pPr>
              <w:pStyle w:val="TableParagraph"/>
              <w:spacing w:before="4" w:line="136" w:lineRule="exact"/>
              <w:ind w:left="9" w:right="9"/>
              <w:rPr>
                <w:sz w:val="13"/>
              </w:rPr>
            </w:pPr>
            <w:ins w:id="1217" w:author="Mohamed SALEM" w:date="2024-01-16T13:24:00Z">
              <w:r>
                <w:rPr>
                  <w:spacing w:val="-4"/>
                  <w:sz w:val="13"/>
                </w:rPr>
                <w:t>0.86</w:t>
              </w:r>
            </w:ins>
          </w:p>
        </w:tc>
        <w:tc>
          <w:tcPr>
            <w:tcW w:w="577" w:type="dxa"/>
          </w:tcPr>
          <w:p w14:paraId="310F4C71" w14:textId="77777777" w:rsidR="002C05CE" w:rsidRDefault="002C05CE">
            <w:pPr>
              <w:pStyle w:val="TableParagraph"/>
              <w:spacing w:before="4" w:line="136" w:lineRule="exact"/>
              <w:ind w:left="27" w:right="16"/>
              <w:rPr>
                <w:sz w:val="13"/>
              </w:rPr>
            </w:pPr>
            <w:ins w:id="1218" w:author="Mohamed SALEM" w:date="2024-01-16T13:24:00Z">
              <w:r>
                <w:rPr>
                  <w:spacing w:val="-4"/>
                  <w:sz w:val="13"/>
                </w:rPr>
                <w:t>0.01</w:t>
              </w:r>
            </w:ins>
          </w:p>
        </w:tc>
        <w:tc>
          <w:tcPr>
            <w:tcW w:w="649" w:type="dxa"/>
          </w:tcPr>
          <w:p w14:paraId="32F447AB" w14:textId="77777777" w:rsidR="002C05CE" w:rsidRDefault="002C05CE">
            <w:pPr>
              <w:pStyle w:val="TableParagraph"/>
              <w:spacing w:before="4" w:line="136" w:lineRule="exact"/>
              <w:ind w:left="4" w:right="10"/>
              <w:rPr>
                <w:sz w:val="13"/>
              </w:rPr>
            </w:pPr>
            <w:ins w:id="1219" w:author="Mohamed SALEM" w:date="2024-01-16T13:24:00Z">
              <w:r>
                <w:rPr>
                  <w:spacing w:val="-4"/>
                  <w:sz w:val="13"/>
                </w:rPr>
                <w:t>0.80</w:t>
              </w:r>
            </w:ins>
          </w:p>
        </w:tc>
        <w:tc>
          <w:tcPr>
            <w:tcW w:w="660" w:type="dxa"/>
          </w:tcPr>
          <w:p w14:paraId="606E42EF" w14:textId="77777777" w:rsidR="002C05CE" w:rsidRDefault="002C05CE">
            <w:pPr>
              <w:pStyle w:val="TableParagraph"/>
              <w:spacing w:before="4" w:line="136" w:lineRule="exact"/>
              <w:ind w:left="28" w:right="27"/>
              <w:rPr>
                <w:sz w:val="13"/>
              </w:rPr>
            </w:pPr>
            <w:ins w:id="1220" w:author="Mohamed SALEM" w:date="2024-01-16T13:24:00Z">
              <w:r>
                <w:rPr>
                  <w:spacing w:val="-4"/>
                  <w:sz w:val="13"/>
                </w:rPr>
                <w:t>0.73</w:t>
              </w:r>
            </w:ins>
          </w:p>
        </w:tc>
        <w:tc>
          <w:tcPr>
            <w:tcW w:w="681" w:type="dxa"/>
          </w:tcPr>
          <w:p w14:paraId="010AC689" w14:textId="77777777" w:rsidR="002C05CE" w:rsidRDefault="002C05CE">
            <w:pPr>
              <w:pStyle w:val="TableParagraph"/>
              <w:spacing w:before="4" w:line="136" w:lineRule="exact"/>
              <w:ind w:left="11"/>
              <w:rPr>
                <w:sz w:val="13"/>
              </w:rPr>
            </w:pPr>
            <w:ins w:id="1221" w:author="Mohamed SALEM" w:date="2024-01-16T13:24:00Z">
              <w:r>
                <w:rPr>
                  <w:sz w:val="13"/>
                </w:rPr>
                <w:t>-</w:t>
              </w:r>
              <w:r>
                <w:rPr>
                  <w:spacing w:val="-2"/>
                  <w:sz w:val="13"/>
                </w:rPr>
                <w:t>0.07*</w:t>
              </w:r>
            </w:ins>
          </w:p>
        </w:tc>
      </w:tr>
      <w:tr w:rsidR="002C05CE" w14:paraId="2D8724D5" w14:textId="77777777">
        <w:trPr>
          <w:trHeight w:val="159"/>
        </w:trPr>
        <w:tc>
          <w:tcPr>
            <w:tcW w:w="4247" w:type="dxa"/>
          </w:tcPr>
          <w:p w14:paraId="63EA4EEE" w14:textId="77777777" w:rsidR="002C05CE" w:rsidRDefault="002C05CE">
            <w:pPr>
              <w:pStyle w:val="TableParagraph"/>
              <w:spacing w:before="4" w:line="136" w:lineRule="exact"/>
              <w:ind w:right="145"/>
              <w:jc w:val="right"/>
              <w:rPr>
                <w:sz w:val="13"/>
              </w:rPr>
            </w:pPr>
            <w:ins w:id="1222" w:author="Mohamed SALEM" w:date="2024-01-16T13:24:00Z">
              <w:r>
                <w:rPr>
                  <w:spacing w:val="-2"/>
                  <w:w w:val="105"/>
                  <w:sz w:val="13"/>
                </w:rPr>
                <w:t>(0.47)</w:t>
              </w:r>
            </w:ins>
          </w:p>
        </w:tc>
        <w:tc>
          <w:tcPr>
            <w:tcW w:w="660" w:type="dxa"/>
          </w:tcPr>
          <w:p w14:paraId="2EE2EA13" w14:textId="77777777" w:rsidR="002C05CE" w:rsidRDefault="002C05CE">
            <w:pPr>
              <w:pStyle w:val="TableParagraph"/>
              <w:spacing w:before="4" w:line="136" w:lineRule="exact"/>
              <w:ind w:left="28" w:right="28"/>
              <w:rPr>
                <w:sz w:val="13"/>
              </w:rPr>
            </w:pPr>
            <w:ins w:id="1223" w:author="Mohamed SALEM" w:date="2024-01-16T13:24:00Z">
              <w:r>
                <w:rPr>
                  <w:spacing w:val="-2"/>
                  <w:sz w:val="13"/>
                </w:rPr>
                <w:t>(0.48)</w:t>
              </w:r>
            </w:ins>
          </w:p>
        </w:tc>
        <w:tc>
          <w:tcPr>
            <w:tcW w:w="578" w:type="dxa"/>
          </w:tcPr>
          <w:p w14:paraId="523AA262" w14:textId="77777777" w:rsidR="002C05CE" w:rsidRDefault="002C05CE">
            <w:pPr>
              <w:pStyle w:val="TableParagraph"/>
              <w:spacing w:before="4" w:line="136" w:lineRule="exact"/>
              <w:ind w:left="9" w:right="1"/>
              <w:rPr>
                <w:sz w:val="13"/>
              </w:rPr>
            </w:pPr>
            <w:ins w:id="1224" w:author="Mohamed SALEM" w:date="2024-01-16T13:24:00Z">
              <w:r>
                <w:rPr>
                  <w:spacing w:val="-2"/>
                  <w:sz w:val="13"/>
                </w:rPr>
                <w:t>(0.33)</w:t>
              </w:r>
            </w:ins>
          </w:p>
        </w:tc>
        <w:tc>
          <w:tcPr>
            <w:tcW w:w="649" w:type="dxa"/>
          </w:tcPr>
          <w:p w14:paraId="2E746E62" w14:textId="77777777" w:rsidR="002C05CE" w:rsidRDefault="002C05CE">
            <w:pPr>
              <w:pStyle w:val="TableParagraph"/>
              <w:spacing w:before="4" w:line="136" w:lineRule="exact"/>
              <w:ind w:right="10"/>
              <w:rPr>
                <w:sz w:val="13"/>
              </w:rPr>
            </w:pPr>
            <w:ins w:id="1225" w:author="Mohamed SALEM" w:date="2024-01-16T13:24:00Z">
              <w:r>
                <w:rPr>
                  <w:spacing w:val="-2"/>
                  <w:sz w:val="13"/>
                </w:rPr>
                <w:t>(0.36)</w:t>
              </w:r>
            </w:ins>
          </w:p>
        </w:tc>
        <w:tc>
          <w:tcPr>
            <w:tcW w:w="659" w:type="dxa"/>
          </w:tcPr>
          <w:p w14:paraId="43BB64D7" w14:textId="77777777" w:rsidR="002C05CE" w:rsidRDefault="002C05CE">
            <w:pPr>
              <w:pStyle w:val="TableParagraph"/>
              <w:spacing w:before="4" w:line="136" w:lineRule="exact"/>
              <w:ind w:left="9" w:right="9"/>
              <w:rPr>
                <w:sz w:val="13"/>
              </w:rPr>
            </w:pPr>
            <w:ins w:id="1226" w:author="Mohamed SALEM" w:date="2024-01-16T13:24:00Z">
              <w:r>
                <w:rPr>
                  <w:spacing w:val="-2"/>
                  <w:w w:val="105"/>
                  <w:sz w:val="13"/>
                </w:rPr>
                <w:t>(0.35)</w:t>
              </w:r>
            </w:ins>
          </w:p>
        </w:tc>
        <w:tc>
          <w:tcPr>
            <w:tcW w:w="577" w:type="dxa"/>
          </w:tcPr>
          <w:p w14:paraId="071871A3" w14:textId="77777777" w:rsidR="002C05CE" w:rsidRDefault="002C05CE">
            <w:pPr>
              <w:pStyle w:val="TableParagraph"/>
              <w:spacing w:before="4" w:line="136" w:lineRule="exact"/>
              <w:ind w:left="27" w:right="17"/>
              <w:rPr>
                <w:sz w:val="13"/>
              </w:rPr>
            </w:pPr>
            <w:ins w:id="1227" w:author="Mohamed SALEM" w:date="2024-01-16T13:24:00Z">
              <w:r>
                <w:rPr>
                  <w:spacing w:val="-2"/>
                  <w:sz w:val="13"/>
                </w:rPr>
                <w:t>(0.78)</w:t>
              </w:r>
            </w:ins>
          </w:p>
        </w:tc>
        <w:tc>
          <w:tcPr>
            <w:tcW w:w="649" w:type="dxa"/>
          </w:tcPr>
          <w:p w14:paraId="4FCC3269" w14:textId="77777777" w:rsidR="002C05CE" w:rsidRDefault="002C05CE">
            <w:pPr>
              <w:pStyle w:val="TableParagraph"/>
              <w:spacing w:before="4" w:line="136" w:lineRule="exact"/>
              <w:ind w:left="3" w:right="10"/>
              <w:rPr>
                <w:sz w:val="13"/>
              </w:rPr>
            </w:pPr>
            <w:ins w:id="1228" w:author="Mohamed SALEM" w:date="2024-01-16T13:24:00Z">
              <w:r>
                <w:rPr>
                  <w:spacing w:val="-2"/>
                  <w:sz w:val="13"/>
                </w:rPr>
                <w:t>(0.40)</w:t>
              </w:r>
            </w:ins>
          </w:p>
        </w:tc>
        <w:tc>
          <w:tcPr>
            <w:tcW w:w="660" w:type="dxa"/>
          </w:tcPr>
          <w:p w14:paraId="67B6C8D3" w14:textId="77777777" w:rsidR="002C05CE" w:rsidRDefault="002C05CE">
            <w:pPr>
              <w:pStyle w:val="TableParagraph"/>
              <w:spacing w:before="4" w:line="136" w:lineRule="exact"/>
              <w:ind w:left="28" w:right="28"/>
              <w:rPr>
                <w:sz w:val="13"/>
              </w:rPr>
            </w:pPr>
            <w:ins w:id="1229" w:author="Mohamed SALEM" w:date="2024-01-16T13:24:00Z">
              <w:r>
                <w:rPr>
                  <w:spacing w:val="-2"/>
                  <w:w w:val="105"/>
                  <w:sz w:val="13"/>
                </w:rPr>
                <w:t>(0.45)</w:t>
              </w:r>
            </w:ins>
          </w:p>
        </w:tc>
        <w:tc>
          <w:tcPr>
            <w:tcW w:w="681" w:type="dxa"/>
          </w:tcPr>
          <w:p w14:paraId="6A4328F5" w14:textId="77777777" w:rsidR="002C05CE" w:rsidRDefault="002C05CE">
            <w:pPr>
              <w:pStyle w:val="TableParagraph"/>
              <w:spacing w:before="4" w:line="136" w:lineRule="exact"/>
              <w:ind w:left="11" w:right="1"/>
              <w:rPr>
                <w:sz w:val="13"/>
              </w:rPr>
            </w:pPr>
            <w:ins w:id="1230" w:author="Mohamed SALEM" w:date="2024-01-16T13:24:00Z">
              <w:r>
                <w:rPr>
                  <w:spacing w:val="-2"/>
                  <w:sz w:val="13"/>
                </w:rPr>
                <w:t>(0.02)</w:t>
              </w:r>
            </w:ins>
          </w:p>
        </w:tc>
      </w:tr>
      <w:tr w:rsidR="002C05CE" w14:paraId="365F6752" w14:textId="77777777">
        <w:trPr>
          <w:trHeight w:val="159"/>
        </w:trPr>
        <w:tc>
          <w:tcPr>
            <w:tcW w:w="4247" w:type="dxa"/>
          </w:tcPr>
          <w:p w14:paraId="349CD373" w14:textId="77777777" w:rsidR="002C05CE" w:rsidRDefault="002C05CE">
            <w:pPr>
              <w:pStyle w:val="TableParagraph"/>
              <w:tabs>
                <w:tab w:val="right" w:pos="4044"/>
              </w:tabs>
              <w:spacing w:before="4" w:line="136" w:lineRule="exact"/>
              <w:ind w:left="100"/>
              <w:jc w:val="left"/>
              <w:rPr>
                <w:sz w:val="13"/>
              </w:rPr>
            </w:pPr>
            <w:ins w:id="1231" w:author="Mohamed SALEM" w:date="2024-01-16T13:24:00Z">
              <w:r>
                <w:rPr>
                  <w:sz w:val="13"/>
                </w:rPr>
                <w:t>Household</w:t>
              </w:r>
              <w:r>
                <w:rPr>
                  <w:spacing w:val="34"/>
                  <w:sz w:val="13"/>
                </w:rPr>
                <w:t xml:space="preserve"> </w:t>
              </w:r>
              <w:r>
                <w:rPr>
                  <w:sz w:val="13"/>
                </w:rPr>
                <w:t>has</w:t>
              </w:r>
              <w:r>
                <w:rPr>
                  <w:spacing w:val="34"/>
                  <w:sz w:val="13"/>
                </w:rPr>
                <w:t xml:space="preserve"> </w:t>
              </w:r>
              <w:r>
                <w:rPr>
                  <w:sz w:val="13"/>
                </w:rPr>
                <w:t>impoverished</w:t>
              </w:r>
              <w:r>
                <w:rPr>
                  <w:spacing w:val="34"/>
                  <w:sz w:val="13"/>
                </w:rPr>
                <w:t xml:space="preserve"> </w:t>
              </w:r>
              <w:r>
                <w:rPr>
                  <w:spacing w:val="-4"/>
                  <w:sz w:val="13"/>
                </w:rPr>
                <w:t>floor</w:t>
              </w:r>
              <w:r>
                <w:rPr>
                  <w:rFonts w:ascii="Times New Roman"/>
                  <w:sz w:val="13"/>
                </w:rPr>
                <w:tab/>
              </w:r>
              <w:r>
                <w:rPr>
                  <w:spacing w:val="-4"/>
                  <w:sz w:val="13"/>
                </w:rPr>
                <w:t>0.90</w:t>
              </w:r>
            </w:ins>
          </w:p>
        </w:tc>
        <w:tc>
          <w:tcPr>
            <w:tcW w:w="660" w:type="dxa"/>
          </w:tcPr>
          <w:p w14:paraId="7F68B4F8" w14:textId="77777777" w:rsidR="002C05CE" w:rsidRDefault="002C05CE">
            <w:pPr>
              <w:pStyle w:val="TableParagraph"/>
              <w:spacing w:before="4" w:line="136" w:lineRule="exact"/>
              <w:ind w:left="28" w:right="28"/>
              <w:rPr>
                <w:sz w:val="13"/>
              </w:rPr>
            </w:pPr>
            <w:ins w:id="1232" w:author="Mohamed SALEM" w:date="2024-01-16T13:24:00Z">
              <w:r>
                <w:rPr>
                  <w:spacing w:val="-4"/>
                  <w:sz w:val="13"/>
                </w:rPr>
                <w:t>0.92</w:t>
              </w:r>
            </w:ins>
          </w:p>
        </w:tc>
        <w:tc>
          <w:tcPr>
            <w:tcW w:w="578" w:type="dxa"/>
          </w:tcPr>
          <w:p w14:paraId="6EF39842" w14:textId="77777777" w:rsidR="002C05CE" w:rsidRDefault="002C05CE">
            <w:pPr>
              <w:pStyle w:val="TableParagraph"/>
              <w:spacing w:before="4" w:line="136" w:lineRule="exact"/>
              <w:ind w:left="9"/>
              <w:rPr>
                <w:sz w:val="13"/>
              </w:rPr>
            </w:pPr>
            <w:ins w:id="1233" w:author="Mohamed SALEM" w:date="2024-01-16T13:24:00Z">
              <w:r>
                <w:rPr>
                  <w:spacing w:val="-4"/>
                  <w:sz w:val="13"/>
                </w:rPr>
                <w:t>0.02</w:t>
              </w:r>
            </w:ins>
          </w:p>
        </w:tc>
        <w:tc>
          <w:tcPr>
            <w:tcW w:w="649" w:type="dxa"/>
          </w:tcPr>
          <w:p w14:paraId="12251A16" w14:textId="77777777" w:rsidR="002C05CE" w:rsidRDefault="002C05CE">
            <w:pPr>
              <w:pStyle w:val="TableParagraph"/>
              <w:spacing w:before="4" w:line="136" w:lineRule="exact"/>
              <w:ind w:left="1" w:right="10"/>
              <w:rPr>
                <w:sz w:val="13"/>
              </w:rPr>
            </w:pPr>
            <w:ins w:id="1234" w:author="Mohamed SALEM" w:date="2024-01-16T13:24:00Z">
              <w:r>
                <w:rPr>
                  <w:spacing w:val="-4"/>
                  <w:sz w:val="13"/>
                </w:rPr>
                <w:t>0.96</w:t>
              </w:r>
            </w:ins>
          </w:p>
        </w:tc>
        <w:tc>
          <w:tcPr>
            <w:tcW w:w="659" w:type="dxa"/>
          </w:tcPr>
          <w:p w14:paraId="34666614" w14:textId="77777777" w:rsidR="002C05CE" w:rsidRDefault="002C05CE">
            <w:pPr>
              <w:pStyle w:val="TableParagraph"/>
              <w:spacing w:before="4" w:line="136" w:lineRule="exact"/>
              <w:ind w:left="9" w:right="9"/>
              <w:rPr>
                <w:sz w:val="13"/>
              </w:rPr>
            </w:pPr>
            <w:ins w:id="1235" w:author="Mohamed SALEM" w:date="2024-01-16T13:24:00Z">
              <w:r>
                <w:rPr>
                  <w:spacing w:val="-4"/>
                  <w:sz w:val="13"/>
                </w:rPr>
                <w:t>0.97</w:t>
              </w:r>
            </w:ins>
          </w:p>
        </w:tc>
        <w:tc>
          <w:tcPr>
            <w:tcW w:w="577" w:type="dxa"/>
          </w:tcPr>
          <w:p w14:paraId="5766EDEC" w14:textId="77777777" w:rsidR="002C05CE" w:rsidRDefault="002C05CE">
            <w:pPr>
              <w:pStyle w:val="TableParagraph"/>
              <w:spacing w:before="4" w:line="136" w:lineRule="exact"/>
              <w:ind w:left="27" w:right="16"/>
              <w:rPr>
                <w:sz w:val="13"/>
              </w:rPr>
            </w:pPr>
            <w:ins w:id="1236" w:author="Mohamed SALEM" w:date="2024-01-16T13:24:00Z">
              <w:r>
                <w:rPr>
                  <w:spacing w:val="-4"/>
                  <w:sz w:val="13"/>
                </w:rPr>
                <w:t>0.01</w:t>
              </w:r>
            </w:ins>
          </w:p>
        </w:tc>
        <w:tc>
          <w:tcPr>
            <w:tcW w:w="649" w:type="dxa"/>
          </w:tcPr>
          <w:p w14:paraId="22C25CB7" w14:textId="77777777" w:rsidR="002C05CE" w:rsidRDefault="002C05CE">
            <w:pPr>
              <w:pStyle w:val="TableParagraph"/>
              <w:spacing w:before="4" w:line="136" w:lineRule="exact"/>
              <w:ind w:left="4" w:right="10"/>
              <w:rPr>
                <w:sz w:val="13"/>
              </w:rPr>
            </w:pPr>
            <w:ins w:id="1237" w:author="Mohamed SALEM" w:date="2024-01-16T13:24:00Z">
              <w:r>
                <w:rPr>
                  <w:spacing w:val="-4"/>
                  <w:sz w:val="13"/>
                </w:rPr>
                <w:t>0.94</w:t>
              </w:r>
            </w:ins>
          </w:p>
        </w:tc>
        <w:tc>
          <w:tcPr>
            <w:tcW w:w="660" w:type="dxa"/>
          </w:tcPr>
          <w:p w14:paraId="156B9420" w14:textId="77777777" w:rsidR="002C05CE" w:rsidRDefault="002C05CE">
            <w:pPr>
              <w:pStyle w:val="TableParagraph"/>
              <w:spacing w:before="4" w:line="136" w:lineRule="exact"/>
              <w:ind w:left="28" w:right="27"/>
              <w:rPr>
                <w:sz w:val="13"/>
              </w:rPr>
            </w:pPr>
            <w:ins w:id="1238" w:author="Mohamed SALEM" w:date="2024-01-16T13:24:00Z">
              <w:r>
                <w:rPr>
                  <w:spacing w:val="-4"/>
                  <w:sz w:val="13"/>
                </w:rPr>
                <w:t>0.94</w:t>
              </w:r>
            </w:ins>
          </w:p>
        </w:tc>
        <w:tc>
          <w:tcPr>
            <w:tcW w:w="681" w:type="dxa"/>
          </w:tcPr>
          <w:p w14:paraId="5B1E5994" w14:textId="77777777" w:rsidR="002C05CE" w:rsidRDefault="002C05CE">
            <w:pPr>
              <w:pStyle w:val="TableParagraph"/>
              <w:spacing w:before="4" w:line="136" w:lineRule="exact"/>
              <w:ind w:left="11"/>
              <w:rPr>
                <w:sz w:val="13"/>
              </w:rPr>
            </w:pPr>
            <w:ins w:id="1239" w:author="Mohamed SALEM" w:date="2024-01-16T13:24:00Z">
              <w:r>
                <w:rPr>
                  <w:w w:val="90"/>
                  <w:sz w:val="13"/>
                </w:rPr>
                <w:t>-</w:t>
              </w:r>
              <w:r>
                <w:rPr>
                  <w:spacing w:val="-4"/>
                  <w:sz w:val="13"/>
                </w:rPr>
                <w:t>0.00</w:t>
              </w:r>
            </w:ins>
          </w:p>
        </w:tc>
      </w:tr>
      <w:tr w:rsidR="002C05CE" w14:paraId="674B46DC" w14:textId="77777777">
        <w:trPr>
          <w:trHeight w:val="163"/>
        </w:trPr>
        <w:tc>
          <w:tcPr>
            <w:tcW w:w="4247" w:type="dxa"/>
          </w:tcPr>
          <w:p w14:paraId="050B857E" w14:textId="77777777" w:rsidR="002C05CE" w:rsidRDefault="002C05CE">
            <w:pPr>
              <w:pStyle w:val="TableParagraph"/>
              <w:spacing w:before="4" w:line="139" w:lineRule="exact"/>
              <w:ind w:right="145"/>
              <w:jc w:val="right"/>
              <w:rPr>
                <w:sz w:val="13"/>
              </w:rPr>
            </w:pPr>
            <w:ins w:id="1240" w:author="Mohamed SALEM" w:date="2024-01-16T13:24:00Z">
              <w:r>
                <w:rPr>
                  <w:spacing w:val="-2"/>
                  <w:sz w:val="13"/>
                </w:rPr>
                <w:t>(0.30)</w:t>
              </w:r>
            </w:ins>
          </w:p>
        </w:tc>
        <w:tc>
          <w:tcPr>
            <w:tcW w:w="660" w:type="dxa"/>
          </w:tcPr>
          <w:p w14:paraId="260CD7F1" w14:textId="77777777" w:rsidR="002C05CE" w:rsidRDefault="002C05CE">
            <w:pPr>
              <w:pStyle w:val="TableParagraph"/>
              <w:spacing w:before="4" w:line="139" w:lineRule="exact"/>
              <w:ind w:left="28" w:right="28"/>
              <w:rPr>
                <w:sz w:val="13"/>
              </w:rPr>
            </w:pPr>
            <w:ins w:id="1241" w:author="Mohamed SALEM" w:date="2024-01-16T13:24:00Z">
              <w:r>
                <w:rPr>
                  <w:spacing w:val="-2"/>
                  <w:sz w:val="13"/>
                </w:rPr>
                <w:t>(0.28)</w:t>
              </w:r>
            </w:ins>
          </w:p>
        </w:tc>
        <w:tc>
          <w:tcPr>
            <w:tcW w:w="578" w:type="dxa"/>
          </w:tcPr>
          <w:p w14:paraId="55C4EF9F" w14:textId="77777777" w:rsidR="002C05CE" w:rsidRDefault="002C05CE">
            <w:pPr>
              <w:pStyle w:val="TableParagraph"/>
              <w:spacing w:before="4" w:line="139" w:lineRule="exact"/>
              <w:ind w:left="9" w:right="1"/>
              <w:rPr>
                <w:sz w:val="13"/>
              </w:rPr>
            </w:pPr>
            <w:ins w:id="1242" w:author="Mohamed SALEM" w:date="2024-01-16T13:24:00Z">
              <w:r>
                <w:rPr>
                  <w:spacing w:val="-2"/>
                  <w:sz w:val="13"/>
                </w:rPr>
                <w:t>(0.50)</w:t>
              </w:r>
            </w:ins>
          </w:p>
        </w:tc>
        <w:tc>
          <w:tcPr>
            <w:tcW w:w="649" w:type="dxa"/>
          </w:tcPr>
          <w:p w14:paraId="7F299401" w14:textId="77777777" w:rsidR="002C05CE" w:rsidRDefault="002C05CE">
            <w:pPr>
              <w:pStyle w:val="TableParagraph"/>
              <w:spacing w:before="4" w:line="139" w:lineRule="exact"/>
              <w:ind w:right="10"/>
              <w:rPr>
                <w:sz w:val="13"/>
              </w:rPr>
            </w:pPr>
            <w:ins w:id="1243" w:author="Mohamed SALEM" w:date="2024-01-16T13:24:00Z">
              <w:r>
                <w:rPr>
                  <w:spacing w:val="-2"/>
                  <w:w w:val="105"/>
                  <w:sz w:val="13"/>
                </w:rPr>
                <w:t>(0.19)</w:t>
              </w:r>
            </w:ins>
          </w:p>
        </w:tc>
        <w:tc>
          <w:tcPr>
            <w:tcW w:w="659" w:type="dxa"/>
          </w:tcPr>
          <w:p w14:paraId="791FE41E" w14:textId="77777777" w:rsidR="002C05CE" w:rsidRDefault="002C05CE">
            <w:pPr>
              <w:pStyle w:val="TableParagraph"/>
              <w:spacing w:before="4" w:line="139" w:lineRule="exact"/>
              <w:ind w:left="9" w:right="9"/>
              <w:rPr>
                <w:sz w:val="13"/>
              </w:rPr>
            </w:pPr>
            <w:ins w:id="1244" w:author="Mohamed SALEM" w:date="2024-01-16T13:24:00Z">
              <w:r>
                <w:rPr>
                  <w:spacing w:val="-2"/>
                  <w:w w:val="105"/>
                  <w:sz w:val="13"/>
                </w:rPr>
                <w:t>(0.16)</w:t>
              </w:r>
            </w:ins>
          </w:p>
        </w:tc>
        <w:tc>
          <w:tcPr>
            <w:tcW w:w="577" w:type="dxa"/>
          </w:tcPr>
          <w:p w14:paraId="577F598B" w14:textId="77777777" w:rsidR="002C05CE" w:rsidRDefault="002C05CE">
            <w:pPr>
              <w:pStyle w:val="TableParagraph"/>
              <w:spacing w:before="4" w:line="139" w:lineRule="exact"/>
              <w:ind w:left="27" w:right="17"/>
              <w:rPr>
                <w:sz w:val="13"/>
              </w:rPr>
            </w:pPr>
            <w:ins w:id="1245" w:author="Mohamed SALEM" w:date="2024-01-16T13:24:00Z">
              <w:r>
                <w:rPr>
                  <w:spacing w:val="-2"/>
                  <w:sz w:val="13"/>
                </w:rPr>
                <w:t>(0.46)</w:t>
              </w:r>
            </w:ins>
          </w:p>
        </w:tc>
        <w:tc>
          <w:tcPr>
            <w:tcW w:w="649" w:type="dxa"/>
          </w:tcPr>
          <w:p w14:paraId="4B9B1312" w14:textId="77777777" w:rsidR="002C05CE" w:rsidRDefault="002C05CE">
            <w:pPr>
              <w:pStyle w:val="TableParagraph"/>
              <w:spacing w:before="4" w:line="139" w:lineRule="exact"/>
              <w:ind w:left="3" w:right="10"/>
              <w:rPr>
                <w:sz w:val="13"/>
              </w:rPr>
            </w:pPr>
            <w:ins w:id="1246" w:author="Mohamed SALEM" w:date="2024-01-16T13:24:00Z">
              <w:r>
                <w:rPr>
                  <w:spacing w:val="-2"/>
                  <w:sz w:val="13"/>
                </w:rPr>
                <w:t>(0.23)</w:t>
              </w:r>
            </w:ins>
          </w:p>
        </w:tc>
        <w:tc>
          <w:tcPr>
            <w:tcW w:w="660" w:type="dxa"/>
          </w:tcPr>
          <w:p w14:paraId="173770C2" w14:textId="77777777" w:rsidR="002C05CE" w:rsidRDefault="002C05CE">
            <w:pPr>
              <w:pStyle w:val="TableParagraph"/>
              <w:spacing w:before="4" w:line="139" w:lineRule="exact"/>
              <w:ind w:left="28" w:right="28"/>
              <w:rPr>
                <w:sz w:val="13"/>
              </w:rPr>
            </w:pPr>
            <w:ins w:id="1247" w:author="Mohamed SALEM" w:date="2024-01-16T13:24:00Z">
              <w:r>
                <w:rPr>
                  <w:spacing w:val="-2"/>
                  <w:sz w:val="13"/>
                </w:rPr>
                <w:t>(0.23)</w:t>
              </w:r>
            </w:ins>
          </w:p>
        </w:tc>
        <w:tc>
          <w:tcPr>
            <w:tcW w:w="681" w:type="dxa"/>
          </w:tcPr>
          <w:p w14:paraId="44ED8670" w14:textId="77777777" w:rsidR="002C05CE" w:rsidRDefault="002C05CE">
            <w:pPr>
              <w:pStyle w:val="TableParagraph"/>
              <w:spacing w:before="4" w:line="139" w:lineRule="exact"/>
              <w:ind w:left="11" w:right="1"/>
              <w:rPr>
                <w:sz w:val="13"/>
              </w:rPr>
            </w:pPr>
            <w:ins w:id="1248" w:author="Mohamed SALEM" w:date="2024-01-16T13:24:00Z">
              <w:r>
                <w:rPr>
                  <w:spacing w:val="-2"/>
                  <w:sz w:val="13"/>
                </w:rPr>
                <w:t>(0.94)</w:t>
              </w:r>
            </w:ins>
          </w:p>
        </w:tc>
      </w:tr>
      <w:tr w:rsidR="002C05CE" w14:paraId="483F9D6B" w14:textId="77777777">
        <w:trPr>
          <w:trHeight w:val="195"/>
        </w:trPr>
        <w:tc>
          <w:tcPr>
            <w:tcW w:w="4247" w:type="dxa"/>
            <w:tcBorders>
              <w:bottom w:val="double" w:sz="4" w:space="0" w:color="000000"/>
            </w:tcBorders>
          </w:tcPr>
          <w:p w14:paraId="4DEA4D66" w14:textId="77777777" w:rsidR="002C05CE" w:rsidRDefault="002C05CE">
            <w:pPr>
              <w:pStyle w:val="TableParagraph"/>
              <w:tabs>
                <w:tab w:val="right" w:pos="4023"/>
              </w:tabs>
              <w:spacing w:before="7" w:line="240" w:lineRule="auto"/>
              <w:ind w:left="100"/>
              <w:jc w:val="left"/>
              <w:rPr>
                <w:sz w:val="13"/>
              </w:rPr>
            </w:pPr>
            <w:ins w:id="1249" w:author="Mohamed SALEM" w:date="2024-01-16T13:24:00Z">
              <w:r>
                <w:rPr>
                  <w:noProof/>
                </w:rPr>
                <mc:AlternateContent>
                  <mc:Choice Requires="wpg">
                    <w:drawing>
                      <wp:anchor distT="0" distB="0" distL="0" distR="0" simplePos="0" relativeHeight="251658305" behindDoc="1" locked="0" layoutInCell="1" allowOverlap="1" wp14:anchorId="6D497680" wp14:editId="3654110D">
                        <wp:simplePos x="0" y="0"/>
                        <wp:positionH relativeFrom="column">
                          <wp:posOffset>0</wp:posOffset>
                        </wp:positionH>
                        <wp:positionV relativeFrom="paragraph">
                          <wp:posOffset>4835</wp:posOffset>
                        </wp:positionV>
                        <wp:extent cx="5944235" cy="4445"/>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4445"/>
                                  <a:chOff x="0" y="0"/>
                                  <a:chExt cx="5944235" cy="4445"/>
                                </a:xfrm>
                              </wpg:grpSpPr>
                              <wps:wsp>
                                <wps:cNvPr id="195" name="Graphic 62"/>
                                <wps:cNvSpPr/>
                                <wps:spPr>
                                  <a:xfrm>
                                    <a:off x="0" y="2133"/>
                                    <a:ext cx="5944235" cy="1270"/>
                                  </a:xfrm>
                                  <a:custGeom>
                                    <a:avLst/>
                                    <a:gdLst/>
                                    <a:ahLst/>
                                    <a:cxnLst/>
                                    <a:rect l="l" t="t" r="r" b="b"/>
                                    <a:pathLst>
                                      <a:path w="5944235">
                                        <a:moveTo>
                                          <a:pt x="0" y="0"/>
                                        </a:moveTo>
                                        <a:lnTo>
                                          <a:pt x="5943713" y="0"/>
                                        </a:lnTo>
                                      </a:path>
                                    </a:pathLst>
                                  </a:custGeom>
                                  <a:ln w="4267">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48B238AA" id="Group 194" o:spid="_x0000_s1026" style="position:absolute;margin-left:0;margin-top:.4pt;width:468.05pt;height:.35pt;z-index:-251658175;mso-wrap-distance-left:0;mso-wrap-distance-right:0" coordsize="5944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">
                        <v:shape id="Graphic 62" o:spid="_x0000_s1027" style="position:absolute;top:21;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" path="m,l5943713,e" filled="f" strokeweight=".1185mm">
                          <v:path arrowok="t"/>
                        </v:shape>
                      </v:group>
                    </w:pict>
                  </mc:Fallback>
                </mc:AlternateContent>
              </w:r>
              <w:r>
                <w:rPr>
                  <w:spacing w:val="-2"/>
                  <w:sz w:val="13"/>
                </w:rPr>
                <w:t>Observations</w:t>
              </w:r>
              <w:r>
                <w:rPr>
                  <w:rFonts w:ascii="Times New Roman"/>
                  <w:sz w:val="13"/>
                </w:rPr>
                <w:tab/>
              </w:r>
              <w:r>
                <w:rPr>
                  <w:spacing w:val="-5"/>
                  <w:sz w:val="13"/>
                </w:rPr>
                <w:t>294</w:t>
              </w:r>
            </w:ins>
          </w:p>
        </w:tc>
        <w:tc>
          <w:tcPr>
            <w:tcW w:w="660" w:type="dxa"/>
            <w:tcBorders>
              <w:bottom w:val="double" w:sz="4" w:space="0" w:color="000000"/>
            </w:tcBorders>
          </w:tcPr>
          <w:p w14:paraId="30A815FA" w14:textId="77777777" w:rsidR="002C05CE" w:rsidRDefault="002C05CE">
            <w:pPr>
              <w:pStyle w:val="TableParagraph"/>
              <w:spacing w:before="7" w:line="240" w:lineRule="auto"/>
              <w:ind w:left="28" w:right="29"/>
              <w:rPr>
                <w:sz w:val="13"/>
              </w:rPr>
            </w:pPr>
            <w:ins w:id="1250" w:author="Mohamed SALEM" w:date="2024-01-16T13:24:00Z">
              <w:r>
                <w:rPr>
                  <w:spacing w:val="-5"/>
                  <w:w w:val="110"/>
                  <w:sz w:val="13"/>
                </w:rPr>
                <w:t>157</w:t>
              </w:r>
            </w:ins>
          </w:p>
        </w:tc>
        <w:tc>
          <w:tcPr>
            <w:tcW w:w="578" w:type="dxa"/>
            <w:tcBorders>
              <w:bottom w:val="double" w:sz="4" w:space="0" w:color="000000"/>
            </w:tcBorders>
          </w:tcPr>
          <w:p w14:paraId="3B5FDC15" w14:textId="77777777" w:rsidR="002C05CE" w:rsidRDefault="002C05CE">
            <w:pPr>
              <w:pStyle w:val="TableParagraph"/>
              <w:spacing w:before="7" w:line="240" w:lineRule="auto"/>
              <w:ind w:left="9" w:right="1"/>
              <w:rPr>
                <w:sz w:val="13"/>
              </w:rPr>
            </w:pPr>
            <w:ins w:id="1251" w:author="Mohamed SALEM" w:date="2024-01-16T13:24:00Z">
              <w:r>
                <w:rPr>
                  <w:spacing w:val="-5"/>
                  <w:w w:val="110"/>
                  <w:sz w:val="13"/>
                </w:rPr>
                <w:t>451</w:t>
              </w:r>
            </w:ins>
          </w:p>
        </w:tc>
        <w:tc>
          <w:tcPr>
            <w:tcW w:w="649" w:type="dxa"/>
            <w:tcBorders>
              <w:bottom w:val="double" w:sz="4" w:space="0" w:color="000000"/>
            </w:tcBorders>
          </w:tcPr>
          <w:p w14:paraId="678AD74F" w14:textId="77777777" w:rsidR="002C05CE" w:rsidRDefault="002C05CE">
            <w:pPr>
              <w:pStyle w:val="TableParagraph"/>
              <w:spacing w:before="7" w:line="240" w:lineRule="auto"/>
              <w:ind w:right="10"/>
              <w:rPr>
                <w:sz w:val="13"/>
              </w:rPr>
            </w:pPr>
            <w:ins w:id="1252" w:author="Mohamed SALEM" w:date="2024-01-16T13:24:00Z">
              <w:r>
                <w:rPr>
                  <w:spacing w:val="-5"/>
                  <w:w w:val="105"/>
                  <w:sz w:val="13"/>
                </w:rPr>
                <w:t>675</w:t>
              </w:r>
            </w:ins>
          </w:p>
        </w:tc>
        <w:tc>
          <w:tcPr>
            <w:tcW w:w="659" w:type="dxa"/>
            <w:tcBorders>
              <w:bottom w:val="double" w:sz="4" w:space="0" w:color="000000"/>
            </w:tcBorders>
          </w:tcPr>
          <w:p w14:paraId="5472EF0E" w14:textId="77777777" w:rsidR="002C05CE" w:rsidRDefault="002C05CE">
            <w:pPr>
              <w:pStyle w:val="TableParagraph"/>
              <w:spacing w:before="7" w:line="240" w:lineRule="auto"/>
              <w:ind w:left="9" w:right="10"/>
              <w:rPr>
                <w:sz w:val="13"/>
              </w:rPr>
            </w:pPr>
            <w:ins w:id="1253" w:author="Mohamed SALEM" w:date="2024-01-16T13:24:00Z">
              <w:r>
                <w:rPr>
                  <w:spacing w:val="-5"/>
                  <w:w w:val="115"/>
                  <w:sz w:val="13"/>
                </w:rPr>
                <w:t>119</w:t>
              </w:r>
            </w:ins>
          </w:p>
        </w:tc>
        <w:tc>
          <w:tcPr>
            <w:tcW w:w="577" w:type="dxa"/>
            <w:tcBorders>
              <w:bottom w:val="double" w:sz="4" w:space="0" w:color="000000"/>
            </w:tcBorders>
          </w:tcPr>
          <w:p w14:paraId="5849C181" w14:textId="77777777" w:rsidR="002C05CE" w:rsidRDefault="002C05CE">
            <w:pPr>
              <w:pStyle w:val="TableParagraph"/>
              <w:spacing w:before="7" w:line="240" w:lineRule="auto"/>
              <w:ind w:left="27" w:right="18"/>
              <w:rPr>
                <w:sz w:val="13"/>
              </w:rPr>
            </w:pPr>
            <w:ins w:id="1254" w:author="Mohamed SALEM" w:date="2024-01-16T13:24:00Z">
              <w:r>
                <w:rPr>
                  <w:spacing w:val="-5"/>
                  <w:sz w:val="13"/>
                </w:rPr>
                <w:t>794</w:t>
              </w:r>
            </w:ins>
          </w:p>
        </w:tc>
        <w:tc>
          <w:tcPr>
            <w:tcW w:w="649" w:type="dxa"/>
            <w:tcBorders>
              <w:bottom w:val="double" w:sz="4" w:space="0" w:color="000000"/>
            </w:tcBorders>
          </w:tcPr>
          <w:p w14:paraId="20914E67" w14:textId="77777777" w:rsidR="002C05CE" w:rsidRDefault="002C05CE">
            <w:pPr>
              <w:pStyle w:val="TableParagraph"/>
              <w:spacing w:before="7" w:line="240" w:lineRule="auto"/>
              <w:ind w:left="2" w:right="10"/>
              <w:rPr>
                <w:sz w:val="13"/>
              </w:rPr>
            </w:pPr>
            <w:ins w:id="1255" w:author="Mohamed SALEM" w:date="2024-01-16T13:24:00Z">
              <w:r>
                <w:rPr>
                  <w:spacing w:val="-5"/>
                  <w:sz w:val="13"/>
                </w:rPr>
                <w:t>969</w:t>
              </w:r>
            </w:ins>
          </w:p>
        </w:tc>
        <w:tc>
          <w:tcPr>
            <w:tcW w:w="660" w:type="dxa"/>
            <w:tcBorders>
              <w:bottom w:val="double" w:sz="4" w:space="0" w:color="000000"/>
            </w:tcBorders>
          </w:tcPr>
          <w:p w14:paraId="01798569" w14:textId="77777777" w:rsidR="002C05CE" w:rsidRDefault="002C05CE">
            <w:pPr>
              <w:pStyle w:val="TableParagraph"/>
              <w:spacing w:before="7" w:line="240" w:lineRule="auto"/>
              <w:ind w:left="28" w:right="28"/>
              <w:rPr>
                <w:sz w:val="13"/>
              </w:rPr>
            </w:pPr>
            <w:ins w:id="1256" w:author="Mohamed SALEM" w:date="2024-01-16T13:24:00Z">
              <w:r>
                <w:rPr>
                  <w:spacing w:val="-5"/>
                  <w:sz w:val="13"/>
                </w:rPr>
                <w:t>276</w:t>
              </w:r>
            </w:ins>
          </w:p>
        </w:tc>
        <w:tc>
          <w:tcPr>
            <w:tcW w:w="681" w:type="dxa"/>
            <w:tcBorders>
              <w:bottom w:val="double" w:sz="4" w:space="0" w:color="000000"/>
            </w:tcBorders>
          </w:tcPr>
          <w:p w14:paraId="2DFFC544" w14:textId="77777777" w:rsidR="002C05CE" w:rsidRDefault="002C05CE">
            <w:pPr>
              <w:pStyle w:val="TableParagraph"/>
              <w:spacing w:before="7" w:line="240" w:lineRule="auto"/>
              <w:ind w:left="11" w:right="2"/>
              <w:rPr>
                <w:sz w:val="13"/>
              </w:rPr>
            </w:pPr>
            <w:ins w:id="1257" w:author="Mohamed SALEM" w:date="2024-01-16T13:24:00Z">
              <w:r>
                <w:rPr>
                  <w:spacing w:val="-2"/>
                  <w:w w:val="105"/>
                  <w:sz w:val="13"/>
                </w:rPr>
                <w:t>1,245</w:t>
              </w:r>
            </w:ins>
          </w:p>
        </w:tc>
      </w:tr>
    </w:tbl>
    <w:p w14:paraId="42558E52" w14:textId="4B86DD70" w:rsidR="00D62403" w:rsidDel="002C05CE" w:rsidRDefault="002C05CE" w:rsidP="000E2C09">
      <w:pPr>
        <w:pStyle w:val="BodyText"/>
        <w:spacing w:before="117" w:line="314" w:lineRule="auto"/>
        <w:ind w:left="540" w:right="305"/>
        <w:rPr>
          <w:del w:id="1258" w:author="Mohamed SALEM" w:date="2024-01-16T13:21:00Z"/>
          <w:w w:val="110"/>
          <w:sz w:val="13"/>
        </w:rPr>
      </w:pPr>
      <w:ins w:id="1259" w:author="Mohamed SALEM" w:date="2024-01-16T13:24:00Z">
        <w:r>
          <w:rPr>
            <w:w w:val="110"/>
            <w:sz w:val="13"/>
          </w:rPr>
          <w:t>Note:</w:t>
        </w:r>
        <w:r>
          <w:rPr>
            <w:spacing w:val="20"/>
            <w:w w:val="110"/>
            <w:sz w:val="13"/>
          </w:rPr>
          <w:t xml:space="preserve"> </w:t>
        </w:r>
        <w:r>
          <w:rPr>
            <w:w w:val="110"/>
            <w:sz w:val="13"/>
          </w:rPr>
          <w:t>Robust</w:t>
        </w:r>
        <w:r>
          <w:rPr>
            <w:spacing w:val="7"/>
            <w:w w:val="110"/>
            <w:sz w:val="13"/>
          </w:rPr>
          <w:t xml:space="preserve"> </w:t>
        </w:r>
        <w:r>
          <w:rPr>
            <w:w w:val="110"/>
            <w:sz w:val="13"/>
          </w:rPr>
          <w:t>standard</w:t>
        </w:r>
        <w:r>
          <w:rPr>
            <w:spacing w:val="6"/>
            <w:w w:val="110"/>
            <w:sz w:val="13"/>
          </w:rPr>
          <w:t xml:space="preserve"> </w:t>
        </w:r>
        <w:r>
          <w:rPr>
            <w:w w:val="110"/>
            <w:sz w:val="13"/>
          </w:rPr>
          <w:t>errors</w:t>
        </w:r>
        <w:r>
          <w:rPr>
            <w:spacing w:val="7"/>
            <w:w w:val="110"/>
            <w:sz w:val="13"/>
          </w:rPr>
          <w:t xml:space="preserve"> </w:t>
        </w:r>
        <w:r>
          <w:rPr>
            <w:w w:val="110"/>
            <w:sz w:val="13"/>
          </w:rPr>
          <w:t>in</w:t>
        </w:r>
        <w:r>
          <w:rPr>
            <w:spacing w:val="7"/>
            <w:w w:val="110"/>
            <w:sz w:val="13"/>
          </w:rPr>
          <w:t xml:space="preserve"> </w:t>
        </w:r>
        <w:r>
          <w:rPr>
            <w:w w:val="110"/>
            <w:sz w:val="13"/>
          </w:rPr>
          <w:t>parentheses</w:t>
        </w:r>
        <w:commentRangeStart w:id="1260"/>
        <w:commentRangeStart w:id="1261"/>
        <w:r>
          <w:rPr>
            <w:w w:val="110"/>
            <w:sz w:val="13"/>
          </w:rPr>
          <w:t>;</w:t>
        </w:r>
        <w:r>
          <w:rPr>
            <w:spacing w:val="7"/>
            <w:w w:val="110"/>
            <w:sz w:val="13"/>
          </w:rPr>
          <w:t xml:space="preserve"> </w:t>
        </w:r>
        <w:r>
          <w:rPr>
            <w:w w:val="110"/>
            <w:sz w:val="13"/>
          </w:rPr>
          <w:t>*</w:t>
        </w:r>
        <w:r>
          <w:rPr>
            <w:spacing w:val="6"/>
            <w:w w:val="110"/>
            <w:sz w:val="13"/>
          </w:rPr>
          <w:t xml:space="preserve"> </w:t>
        </w:r>
        <w:r>
          <w:rPr>
            <w:w w:val="110"/>
            <w:sz w:val="13"/>
          </w:rPr>
          <w:t>p</w:t>
        </w:r>
        <w:r>
          <w:rPr>
            <w:rFonts w:ascii="Calibri"/>
            <w:i/>
            <w:w w:val="110"/>
            <w:sz w:val="13"/>
          </w:rPr>
          <w:t>&lt;</w:t>
        </w:r>
        <w:r>
          <w:rPr>
            <w:w w:val="110"/>
            <w:sz w:val="13"/>
          </w:rPr>
          <w:t>0.1,</w:t>
        </w:r>
        <w:r>
          <w:rPr>
            <w:spacing w:val="7"/>
            <w:w w:val="110"/>
            <w:sz w:val="13"/>
          </w:rPr>
          <w:t xml:space="preserve"> </w:t>
        </w:r>
      </w:ins>
      <w:commentRangeEnd w:id="1260"/>
      <w:r w:rsidR="00A162C4">
        <w:rPr>
          <w:rStyle w:val="CommentReference"/>
        </w:rPr>
        <w:commentReference w:id="1260"/>
      </w:r>
      <w:commentRangeEnd w:id="1261"/>
      <w:r w:rsidR="009F2C9A">
        <w:rPr>
          <w:rStyle w:val="CommentReference"/>
        </w:rPr>
        <w:commentReference w:id="1261"/>
      </w:r>
      <w:ins w:id="1262" w:author="Mohamed SALEM" w:date="2024-01-16T13:24:00Z">
        <w:r>
          <w:rPr>
            <w:w w:val="110"/>
            <w:sz w:val="13"/>
          </w:rPr>
          <w:t>**</w:t>
        </w:r>
        <w:r>
          <w:rPr>
            <w:spacing w:val="6"/>
            <w:w w:val="110"/>
            <w:sz w:val="13"/>
          </w:rPr>
          <w:t xml:space="preserve"> </w:t>
        </w:r>
        <w:r>
          <w:rPr>
            <w:w w:val="110"/>
            <w:sz w:val="13"/>
          </w:rPr>
          <w:t>p</w:t>
        </w:r>
        <w:r>
          <w:rPr>
            <w:rFonts w:ascii="Calibri"/>
            <w:i/>
            <w:w w:val="110"/>
            <w:sz w:val="13"/>
          </w:rPr>
          <w:t>&lt;</w:t>
        </w:r>
        <w:r>
          <w:rPr>
            <w:w w:val="110"/>
            <w:sz w:val="13"/>
          </w:rPr>
          <w:t>0.05,</w:t>
        </w:r>
        <w:r>
          <w:rPr>
            <w:spacing w:val="7"/>
            <w:w w:val="110"/>
            <w:sz w:val="13"/>
          </w:rPr>
          <w:t xml:space="preserve"> </w:t>
        </w:r>
        <w:r>
          <w:rPr>
            <w:w w:val="110"/>
            <w:sz w:val="13"/>
          </w:rPr>
          <w:t>***</w:t>
        </w:r>
        <w:r>
          <w:rPr>
            <w:spacing w:val="6"/>
            <w:w w:val="110"/>
            <w:sz w:val="13"/>
          </w:rPr>
          <w:t xml:space="preserve"> </w:t>
        </w:r>
        <w:r>
          <w:rPr>
            <w:spacing w:val="-2"/>
            <w:w w:val="110"/>
            <w:sz w:val="13"/>
          </w:rPr>
          <w:t>p</w:t>
        </w:r>
        <w:r>
          <w:rPr>
            <w:rFonts w:ascii="Calibri"/>
            <w:i/>
            <w:spacing w:val="-2"/>
            <w:w w:val="110"/>
            <w:sz w:val="13"/>
          </w:rPr>
          <w:t>&lt;</w:t>
        </w:r>
        <w:r>
          <w:rPr>
            <w:spacing w:val="-2"/>
            <w:w w:val="110"/>
            <w:sz w:val="13"/>
          </w:rPr>
          <w:t>0.01.</w:t>
        </w:r>
      </w:ins>
      <w:del w:id="1263" w:author="Mohamed SALEM" w:date="2024-01-16T13:21:00Z">
        <w:r w:rsidR="00D62403" w:rsidDel="00673F97">
          <w:rPr>
            <w:w w:val="110"/>
            <w:sz w:val="13"/>
          </w:rPr>
          <w:delText>Note:</w:delText>
        </w:r>
        <w:r w:rsidR="00D62403" w:rsidDel="00673F97">
          <w:rPr>
            <w:spacing w:val="25"/>
            <w:w w:val="110"/>
            <w:sz w:val="13"/>
          </w:rPr>
          <w:delText xml:space="preserve"> </w:delText>
        </w:r>
        <w:r w:rsidR="00D62403" w:rsidDel="00673F97">
          <w:rPr>
            <w:w w:val="110"/>
            <w:sz w:val="13"/>
          </w:rPr>
          <w:delText>Robust</w:delText>
        </w:r>
        <w:r w:rsidR="00D62403" w:rsidDel="00673F97">
          <w:rPr>
            <w:spacing w:val="11"/>
            <w:w w:val="110"/>
            <w:sz w:val="13"/>
          </w:rPr>
          <w:delText xml:space="preserve"> </w:delText>
        </w:r>
        <w:r w:rsidR="00D62403" w:rsidDel="00673F97">
          <w:rPr>
            <w:w w:val="110"/>
            <w:sz w:val="13"/>
          </w:rPr>
          <w:delText>standard</w:delText>
        </w:r>
        <w:r w:rsidR="00D62403" w:rsidDel="00673F97">
          <w:rPr>
            <w:spacing w:val="11"/>
            <w:w w:val="110"/>
            <w:sz w:val="13"/>
          </w:rPr>
          <w:delText xml:space="preserve"> </w:delText>
        </w:r>
        <w:r w:rsidR="00D62403" w:rsidDel="00673F97">
          <w:rPr>
            <w:w w:val="110"/>
            <w:sz w:val="13"/>
          </w:rPr>
          <w:delText>errors</w:delText>
        </w:r>
        <w:r w:rsidR="00D62403" w:rsidDel="00673F97">
          <w:rPr>
            <w:spacing w:val="10"/>
            <w:w w:val="110"/>
            <w:sz w:val="13"/>
          </w:rPr>
          <w:delText xml:space="preserve"> </w:delText>
        </w:r>
        <w:r w:rsidR="00D62403" w:rsidDel="00673F97">
          <w:rPr>
            <w:w w:val="110"/>
            <w:sz w:val="13"/>
          </w:rPr>
          <w:delText>in</w:delText>
        </w:r>
        <w:r w:rsidR="00D62403" w:rsidDel="00673F97">
          <w:rPr>
            <w:spacing w:val="11"/>
            <w:w w:val="110"/>
            <w:sz w:val="13"/>
          </w:rPr>
          <w:delText xml:space="preserve"> </w:delText>
        </w:r>
        <w:r w:rsidR="00D62403" w:rsidDel="00673F97">
          <w:rPr>
            <w:w w:val="110"/>
            <w:sz w:val="13"/>
          </w:rPr>
          <w:delText>parentheses;</w:delText>
        </w:r>
        <w:r w:rsidR="00D62403" w:rsidDel="00673F97">
          <w:rPr>
            <w:spacing w:val="11"/>
            <w:w w:val="110"/>
            <w:sz w:val="13"/>
          </w:rPr>
          <w:delText xml:space="preserve"> </w:delText>
        </w:r>
        <w:r w:rsidR="00D62403" w:rsidDel="00673F97">
          <w:rPr>
            <w:w w:val="110"/>
            <w:sz w:val="13"/>
          </w:rPr>
          <w:delText>*</w:delText>
        </w:r>
        <w:r w:rsidR="00D62403" w:rsidDel="00673F97">
          <w:rPr>
            <w:spacing w:val="10"/>
            <w:w w:val="110"/>
            <w:sz w:val="13"/>
          </w:rPr>
          <w:delText xml:space="preserve"> </w:delText>
        </w:r>
        <w:r w:rsidR="00D62403" w:rsidDel="00673F97">
          <w:rPr>
            <w:w w:val="110"/>
            <w:sz w:val="13"/>
          </w:rPr>
          <w:delText>p</w:delText>
        </w:r>
        <w:r w:rsidR="00D62403" w:rsidDel="00673F97">
          <w:rPr>
            <w:rFonts w:ascii="Calibri"/>
            <w:i/>
            <w:w w:val="110"/>
            <w:sz w:val="13"/>
          </w:rPr>
          <w:delText>&lt;</w:delText>
        </w:r>
        <w:r w:rsidR="00D62403" w:rsidDel="00673F97">
          <w:rPr>
            <w:w w:val="110"/>
            <w:sz w:val="13"/>
          </w:rPr>
          <w:delText>0.1,</w:delText>
        </w:r>
        <w:r w:rsidR="00D62403" w:rsidDel="00673F97">
          <w:rPr>
            <w:spacing w:val="11"/>
            <w:w w:val="110"/>
            <w:sz w:val="13"/>
          </w:rPr>
          <w:delText xml:space="preserve"> </w:delText>
        </w:r>
        <w:r w:rsidR="00D62403" w:rsidDel="00673F97">
          <w:rPr>
            <w:w w:val="110"/>
            <w:sz w:val="13"/>
          </w:rPr>
          <w:delText>**</w:delText>
        </w:r>
        <w:r w:rsidR="00D62403" w:rsidDel="00673F97">
          <w:rPr>
            <w:spacing w:val="11"/>
            <w:w w:val="110"/>
            <w:sz w:val="13"/>
          </w:rPr>
          <w:delText xml:space="preserve"> </w:delText>
        </w:r>
        <w:r w:rsidR="00D62403" w:rsidDel="00673F97">
          <w:rPr>
            <w:w w:val="110"/>
            <w:sz w:val="13"/>
          </w:rPr>
          <w:delText>p</w:delText>
        </w:r>
        <w:r w:rsidR="00D62403" w:rsidDel="00673F97">
          <w:rPr>
            <w:rFonts w:ascii="Calibri"/>
            <w:i/>
            <w:w w:val="110"/>
            <w:sz w:val="13"/>
          </w:rPr>
          <w:delText>&lt;</w:delText>
        </w:r>
        <w:r w:rsidR="00D62403" w:rsidDel="00673F97">
          <w:rPr>
            <w:w w:val="110"/>
            <w:sz w:val="13"/>
          </w:rPr>
          <w:delText>0.05,</w:delText>
        </w:r>
        <w:r w:rsidR="00D62403" w:rsidDel="00673F97">
          <w:rPr>
            <w:spacing w:val="11"/>
            <w:w w:val="110"/>
            <w:sz w:val="13"/>
          </w:rPr>
          <w:delText xml:space="preserve"> </w:delText>
        </w:r>
        <w:r w:rsidR="00D62403" w:rsidDel="00673F97">
          <w:rPr>
            <w:w w:val="110"/>
            <w:sz w:val="13"/>
          </w:rPr>
          <w:delText>***</w:delText>
        </w:r>
        <w:r w:rsidR="00D62403" w:rsidDel="00673F97">
          <w:rPr>
            <w:spacing w:val="10"/>
            <w:w w:val="110"/>
            <w:sz w:val="13"/>
          </w:rPr>
          <w:delText xml:space="preserve"> </w:delText>
        </w:r>
        <w:r w:rsidR="00D62403" w:rsidDel="00673F97">
          <w:rPr>
            <w:spacing w:val="-2"/>
            <w:w w:val="110"/>
            <w:sz w:val="13"/>
          </w:rPr>
          <w:delText>p</w:delText>
        </w:r>
        <w:r w:rsidR="00D62403" w:rsidDel="00673F97">
          <w:rPr>
            <w:rFonts w:ascii="Calibri"/>
            <w:i/>
            <w:spacing w:val="-2"/>
            <w:w w:val="110"/>
            <w:sz w:val="13"/>
          </w:rPr>
          <w:delText>&lt;</w:delText>
        </w:r>
        <w:r w:rsidR="00D62403" w:rsidDel="00673F97">
          <w:rPr>
            <w:spacing w:val="-2"/>
            <w:w w:val="110"/>
            <w:sz w:val="13"/>
          </w:rPr>
          <w:delText>0.01.</w:delText>
        </w:r>
      </w:del>
    </w:p>
    <w:p w14:paraId="6129FC64" w14:textId="77777777" w:rsidR="002C05CE" w:rsidRDefault="002C05CE" w:rsidP="000E2C09">
      <w:pPr>
        <w:pStyle w:val="BodyText"/>
        <w:spacing w:before="117" w:line="314" w:lineRule="auto"/>
        <w:ind w:left="540" w:right="305"/>
        <w:rPr>
          <w:ins w:id="1264" w:author="Mohamed SALEM" w:date="2024-01-16T13:24:00Z"/>
          <w:w w:val="110"/>
          <w:sz w:val="13"/>
        </w:rPr>
      </w:pPr>
    </w:p>
    <w:p w14:paraId="6741C876" w14:textId="6C1ECF2A" w:rsidR="00D62403" w:rsidDel="00673F97" w:rsidRDefault="00D62403">
      <w:pPr>
        <w:pStyle w:val="BodyText"/>
        <w:spacing w:before="117" w:line="314" w:lineRule="auto"/>
        <w:ind w:left="540" w:right="305"/>
        <w:rPr>
          <w:del w:id="1265" w:author="Mohamed SALEM" w:date="2024-01-16T13:21:00Z"/>
          <w:sz w:val="13"/>
        </w:rPr>
        <w:pPrChange w:id="1266" w:author="Mohamed SALEM" w:date="2024-01-16T13:21:00Z">
          <w:pPr>
            <w:pStyle w:val="BodyText"/>
          </w:pPr>
        </w:pPrChange>
      </w:pPr>
    </w:p>
    <w:p w14:paraId="61B44D8D" w14:textId="5B8D9790" w:rsidR="00D62403" w:rsidRDefault="00D62403">
      <w:pPr>
        <w:pStyle w:val="BodyText"/>
        <w:spacing w:before="117" w:line="314" w:lineRule="auto"/>
        <w:ind w:left="540" w:right="305"/>
        <w:rPr>
          <w:del w:id="1267" w:author="Mohamed SALEM" w:date="2024-01-16T13:39:00Z"/>
          <w:sz w:val="13"/>
        </w:rPr>
        <w:pPrChange w:id="1268" w:author="Mohamed SALEM" w:date="2024-01-16T13:21:00Z">
          <w:pPr>
            <w:pStyle w:val="BodyText"/>
            <w:spacing w:before="62"/>
          </w:pPr>
        </w:pPrChange>
      </w:pPr>
    </w:p>
    <w:p w14:paraId="5D100FA2" w14:textId="10184D0D" w:rsidR="00D62403" w:rsidRDefault="00D62403" w:rsidP="00D62403">
      <w:pPr>
        <w:pStyle w:val="BodyText"/>
        <w:spacing w:line="314" w:lineRule="auto"/>
        <w:ind w:left="540" w:right="416"/>
        <w:jc w:val="both"/>
        <w:rPr>
          <w:del w:id="1269" w:author="Mohamed SALEM" w:date="2024-01-16T13:38:00Z"/>
        </w:rPr>
      </w:pPr>
      <w:del w:id="1270" w:author="Mohamed SALEM" w:date="2024-01-16T13:38:00Z">
        <w:r>
          <w:delText>This means that</w:delText>
        </w:r>
      </w:del>
      <w:del w:id="1271" w:author="Mohamed SALEM" w:date="2024-01-16T13:27:00Z">
        <w:r>
          <w:delText xml:space="preserve">, </w:delText>
        </w:r>
      </w:del>
      <w:del w:id="1272" w:author="Mohamed SALEM" w:date="2024-01-16T13:38:00Z">
        <w:r>
          <w:delText xml:space="preserve">the outcome of in this case, food </w:delText>
        </w:r>
        <w:commentRangeStart w:id="1273"/>
        <w:r>
          <w:delText>security would likely be comparable between the groups holding all things constant and accounting for attrition</w:delText>
        </w:r>
        <w:commentRangeEnd w:id="1273"/>
        <w:r w:rsidR="008108F8">
          <w:rPr>
            <w:rStyle w:val="CommentReference"/>
          </w:rPr>
          <w:commentReference w:id="1273"/>
        </w:r>
        <w:r>
          <w:delText>.</w:delText>
        </w:r>
      </w:del>
    </w:p>
    <w:p w14:paraId="4C34ABE4" w14:textId="61FC53E7" w:rsidR="00D62403" w:rsidRDefault="00D62403" w:rsidP="00D62403">
      <w:pPr>
        <w:pStyle w:val="BodyText"/>
        <w:spacing w:before="58"/>
        <w:rPr>
          <w:del w:id="1274" w:author="Mohamed SALEM" w:date="2024-01-16T13:39:00Z"/>
        </w:rPr>
      </w:pPr>
    </w:p>
    <w:p w14:paraId="1BB33534" w14:textId="48CF7A66" w:rsidR="00D62403" w:rsidRDefault="00D62403" w:rsidP="00D62403">
      <w:pPr>
        <w:pStyle w:val="Heading4"/>
        <w:numPr>
          <w:ilvl w:val="2"/>
          <w:numId w:val="8"/>
        </w:numPr>
        <w:tabs>
          <w:tab w:val="left" w:pos="1306"/>
        </w:tabs>
        <w:ind w:hanging="766"/>
        <w:rPr>
          <w:del w:id="1275" w:author="Mohamed SALEM" w:date="2024-01-16T13:27:00Z"/>
        </w:rPr>
      </w:pPr>
      <w:bookmarkStart w:id="1276" w:name="Questionnaire_length_randomization-F2F"/>
      <w:bookmarkStart w:id="1277" w:name="_bookmark8"/>
      <w:bookmarkEnd w:id="1276"/>
      <w:bookmarkEnd w:id="1277"/>
      <w:del w:id="1278" w:author="Mohamed SALEM" w:date="2024-01-16T13:27:00Z">
        <w:r>
          <w:rPr>
            <w:spacing w:val="-8"/>
          </w:rPr>
          <w:delText>Questionnaire</w:delText>
        </w:r>
        <w:r>
          <w:rPr>
            <w:spacing w:val="30"/>
          </w:rPr>
          <w:delText xml:space="preserve"> </w:delText>
        </w:r>
        <w:r>
          <w:rPr>
            <w:spacing w:val="-8"/>
          </w:rPr>
          <w:delText>length</w:delText>
        </w:r>
        <w:r>
          <w:rPr>
            <w:spacing w:val="30"/>
          </w:rPr>
          <w:delText xml:space="preserve"> </w:delText>
        </w:r>
        <w:r>
          <w:rPr>
            <w:spacing w:val="-8"/>
          </w:rPr>
          <w:delText>randomization-F2F</w:delText>
        </w:r>
      </w:del>
    </w:p>
    <w:p w14:paraId="450CCA88" w14:textId="339C35ED" w:rsidR="00D62403" w:rsidRDefault="00D62403" w:rsidP="00D62403">
      <w:pPr>
        <w:pStyle w:val="BodyText"/>
        <w:spacing w:before="220" w:line="314" w:lineRule="auto"/>
        <w:ind w:left="540" w:right="416"/>
        <w:jc w:val="both"/>
        <w:rPr>
          <w:del w:id="1279" w:author="Mohamed SALEM" w:date="2024-01-16T13:27:00Z"/>
        </w:rPr>
      </w:pPr>
      <w:del w:id="1280" w:author="Mohamed SALEM" w:date="2024-01-16T13:27:00Z">
        <w:r>
          <w:delText>As</w:delText>
        </w:r>
        <w:r>
          <w:rPr>
            <w:spacing w:val="-7"/>
          </w:rPr>
          <w:delText xml:space="preserve"> </w:delText>
        </w:r>
        <w:r>
          <w:delText>described</w:delText>
        </w:r>
        <w:r>
          <w:rPr>
            <w:spacing w:val="-8"/>
          </w:rPr>
          <w:delText xml:space="preserve"> </w:delText>
        </w:r>
        <w:r>
          <w:delText>in</w:delText>
        </w:r>
        <w:r>
          <w:rPr>
            <w:spacing w:val="-8"/>
          </w:rPr>
          <w:delText xml:space="preserve"> </w:delText>
        </w:r>
        <w:r>
          <w:delText>the</w:delText>
        </w:r>
        <w:r>
          <w:rPr>
            <w:spacing w:val="-7"/>
          </w:rPr>
          <w:delText xml:space="preserve"> </w:delText>
        </w:r>
        <w:r>
          <w:delText>study</w:delText>
        </w:r>
        <w:r>
          <w:rPr>
            <w:spacing w:val="-8"/>
          </w:rPr>
          <w:delText xml:space="preserve"> </w:delText>
        </w:r>
        <w:r>
          <w:delText>set-up,</w:delText>
        </w:r>
        <w:r>
          <w:rPr>
            <w:spacing w:val="-7"/>
          </w:rPr>
          <w:delText xml:space="preserve"> </w:delText>
        </w:r>
        <w:r>
          <w:delText>aside</w:delText>
        </w:r>
        <w:r>
          <w:rPr>
            <w:spacing w:val="-8"/>
          </w:rPr>
          <w:delText xml:space="preserve"> </w:delText>
        </w:r>
        <w:r>
          <w:delText>from</w:delText>
        </w:r>
        <w:r>
          <w:rPr>
            <w:spacing w:val="-8"/>
          </w:rPr>
          <w:delText xml:space="preserve"> </w:delText>
        </w:r>
        <w:r>
          <w:delText>households</w:delText>
        </w:r>
        <w:r>
          <w:rPr>
            <w:spacing w:val="-8"/>
          </w:rPr>
          <w:delText xml:space="preserve"> </w:delText>
        </w:r>
        <w:r>
          <w:delText>being</w:delText>
        </w:r>
        <w:r>
          <w:rPr>
            <w:spacing w:val="-8"/>
          </w:rPr>
          <w:delText xml:space="preserve"> </w:delText>
        </w:r>
        <w:r>
          <w:delText>randomly</w:delText>
        </w:r>
        <w:r>
          <w:rPr>
            <w:spacing w:val="-8"/>
          </w:rPr>
          <w:delText xml:space="preserve"> </w:delText>
        </w:r>
        <w:r>
          <w:delText>assigned</w:delText>
        </w:r>
        <w:r>
          <w:rPr>
            <w:spacing w:val="-8"/>
          </w:rPr>
          <w:delText xml:space="preserve"> </w:delText>
        </w:r>
        <w:r>
          <w:delText>to</w:delText>
        </w:r>
        <w:r>
          <w:rPr>
            <w:spacing w:val="-8"/>
          </w:rPr>
          <w:delText xml:space="preserve"> </w:delText>
        </w:r>
        <w:r>
          <w:delText>received</w:delText>
        </w:r>
        <w:r>
          <w:rPr>
            <w:spacing w:val="-8"/>
          </w:rPr>
          <w:delText xml:space="preserve"> </w:delText>
        </w:r>
        <w:r>
          <w:delText>F2F and</w:delText>
        </w:r>
        <w:r>
          <w:rPr>
            <w:spacing w:val="-5"/>
          </w:rPr>
          <w:delText xml:space="preserve"> </w:delText>
        </w:r>
        <w:r>
          <w:delText>Remote,</w:delText>
        </w:r>
        <w:r>
          <w:rPr>
            <w:spacing w:val="-3"/>
          </w:rPr>
          <w:delText xml:space="preserve"> </w:delText>
        </w:r>
        <w:r>
          <w:delText>households</w:delText>
        </w:r>
        <w:r>
          <w:rPr>
            <w:spacing w:val="-5"/>
          </w:rPr>
          <w:delText xml:space="preserve"> </w:delText>
        </w:r>
        <w:r>
          <w:delText>were</w:delText>
        </w:r>
        <w:r>
          <w:rPr>
            <w:spacing w:val="-5"/>
          </w:rPr>
          <w:delText xml:space="preserve"> </w:delText>
        </w:r>
        <w:r>
          <w:delText>further</w:delText>
        </w:r>
        <w:r>
          <w:rPr>
            <w:spacing w:val="-5"/>
          </w:rPr>
          <w:delText xml:space="preserve"> </w:delText>
        </w:r>
        <w:r>
          <w:delText>randomized</w:delText>
        </w:r>
        <w:r>
          <w:rPr>
            <w:spacing w:val="-5"/>
          </w:rPr>
          <w:delText xml:space="preserve"> </w:delText>
        </w:r>
        <w:r>
          <w:delText>to</w:delText>
        </w:r>
        <w:r>
          <w:rPr>
            <w:spacing w:val="-5"/>
          </w:rPr>
          <w:delText xml:space="preserve"> </w:delText>
        </w:r>
        <w:r>
          <w:delText>receive</w:delText>
        </w:r>
        <w:r>
          <w:rPr>
            <w:spacing w:val="-5"/>
          </w:rPr>
          <w:delText xml:space="preserve"> </w:delText>
        </w:r>
        <w:r>
          <w:delText>either</w:delText>
        </w:r>
        <w:r>
          <w:rPr>
            <w:spacing w:val="-5"/>
          </w:rPr>
          <w:delText xml:space="preserve"> </w:delText>
        </w:r>
        <w:r>
          <w:delText>short-</w:delText>
        </w:r>
        <w:r>
          <w:rPr>
            <w:spacing w:val="-5"/>
          </w:rPr>
          <w:delText xml:space="preserve"> </w:delText>
        </w:r>
        <w:r>
          <w:delText>or</w:delText>
        </w:r>
        <w:r>
          <w:rPr>
            <w:spacing w:val="-5"/>
          </w:rPr>
          <w:delText xml:space="preserve"> </w:delText>
        </w:r>
        <w:r>
          <w:delText>long-modules</w:delText>
        </w:r>
        <w:r>
          <w:rPr>
            <w:spacing w:val="-5"/>
          </w:rPr>
          <w:delText xml:space="preserve"> </w:delText>
        </w:r>
        <w:r>
          <w:delText>of</w:delText>
        </w:r>
        <w:r>
          <w:rPr>
            <w:spacing w:val="-5"/>
          </w:rPr>
          <w:delText xml:space="preserve"> </w:delText>
        </w:r>
        <w:r>
          <w:delText>the FES, FCS and LCS. This section presents the balance test for this second level of randomization that</w:delText>
        </w:r>
        <w:r>
          <w:rPr>
            <w:spacing w:val="-14"/>
          </w:rPr>
          <w:delText xml:space="preserve"> </w:delText>
        </w:r>
        <w:r>
          <w:delText>was</w:delText>
        </w:r>
        <w:r>
          <w:rPr>
            <w:spacing w:val="-13"/>
          </w:rPr>
          <w:delText xml:space="preserve"> </w:delText>
        </w:r>
        <w:r>
          <w:delText>implemented</w:delText>
        </w:r>
        <w:r>
          <w:rPr>
            <w:spacing w:val="-13"/>
          </w:rPr>
          <w:delText xml:space="preserve"> </w:delText>
        </w:r>
        <w:r>
          <w:delText>in</w:delText>
        </w:r>
        <w:r>
          <w:rPr>
            <w:spacing w:val="-14"/>
          </w:rPr>
          <w:delText xml:space="preserve"> </w:delText>
        </w:r>
        <w:r>
          <w:delText>the</w:delText>
        </w:r>
        <w:r>
          <w:rPr>
            <w:spacing w:val="-13"/>
          </w:rPr>
          <w:delText xml:space="preserve"> </w:delText>
        </w:r>
        <w:r>
          <w:delText>study.</w:delText>
        </w:r>
        <w:r>
          <w:rPr>
            <w:spacing w:val="-13"/>
          </w:rPr>
          <w:delText xml:space="preserve"> </w:delText>
        </w:r>
        <w:r>
          <w:delText>Table</w:delText>
        </w:r>
        <w:r>
          <w:rPr>
            <w:spacing w:val="-13"/>
          </w:rPr>
          <w:delText xml:space="preserve"> </w:delText>
        </w:r>
        <w:r>
          <w:delText>3</w:delText>
        </w:r>
        <w:r>
          <w:rPr>
            <w:spacing w:val="-14"/>
          </w:rPr>
          <w:delText xml:space="preserve"> </w:delText>
        </w:r>
        <w:r>
          <w:delText>presents</w:delText>
        </w:r>
        <w:r>
          <w:rPr>
            <w:spacing w:val="-13"/>
          </w:rPr>
          <w:delText xml:space="preserve"> </w:delText>
        </w:r>
        <w:r>
          <w:delText>the</w:delText>
        </w:r>
        <w:r>
          <w:rPr>
            <w:spacing w:val="-13"/>
          </w:rPr>
          <w:delText xml:space="preserve"> </w:delText>
        </w:r>
        <w:r>
          <w:delText>balance</w:delText>
        </w:r>
        <w:r>
          <w:rPr>
            <w:spacing w:val="-13"/>
          </w:rPr>
          <w:delText xml:space="preserve"> </w:delText>
        </w:r>
        <w:r>
          <w:delText>test</w:delText>
        </w:r>
        <w:r>
          <w:rPr>
            <w:spacing w:val="-14"/>
          </w:rPr>
          <w:delText xml:space="preserve"> </w:delText>
        </w:r>
        <w:r>
          <w:delText>for</w:delText>
        </w:r>
        <w:r>
          <w:rPr>
            <w:spacing w:val="-13"/>
          </w:rPr>
          <w:delText xml:space="preserve"> </w:delText>
        </w:r>
        <w:r>
          <w:delText>the</w:delText>
        </w:r>
        <w:r>
          <w:rPr>
            <w:spacing w:val="-13"/>
          </w:rPr>
          <w:delText xml:space="preserve"> </w:delText>
        </w:r>
        <w:r>
          <w:delText>F2F</w:delText>
        </w:r>
        <w:r>
          <w:rPr>
            <w:spacing w:val="-13"/>
          </w:rPr>
          <w:delText xml:space="preserve"> </w:delText>
        </w:r>
        <w:r>
          <w:delText>group</w:delText>
        </w:r>
        <w:r>
          <w:rPr>
            <w:spacing w:val="-14"/>
          </w:rPr>
          <w:delText xml:space="preserve"> </w:delText>
        </w:r>
        <w:r>
          <w:delText>while</w:delText>
        </w:r>
        <w:r>
          <w:rPr>
            <w:spacing w:val="-13"/>
          </w:rPr>
          <w:delText xml:space="preserve"> </w:delText>
        </w:r>
        <w:r>
          <w:delText>Table 4 presents that of the Remote sub-group respectively.</w:delText>
        </w:r>
        <w:r>
          <w:rPr>
            <w:spacing w:val="40"/>
          </w:rPr>
          <w:delText xml:space="preserve"> </w:delText>
        </w:r>
        <w:r>
          <w:delText>Both Table 3 &amp; 4 show that statistically, household</w:delText>
        </w:r>
        <w:r>
          <w:rPr>
            <w:spacing w:val="-9"/>
          </w:rPr>
          <w:delText xml:space="preserve"> </w:delText>
        </w:r>
        <w:r>
          <w:delText>assignment</w:delText>
        </w:r>
        <w:r>
          <w:rPr>
            <w:spacing w:val="-6"/>
          </w:rPr>
          <w:delText xml:space="preserve"> </w:delText>
        </w:r>
        <w:r>
          <w:delText>to</w:delText>
        </w:r>
        <w:r>
          <w:rPr>
            <w:spacing w:val="-6"/>
          </w:rPr>
          <w:delText xml:space="preserve"> </w:delText>
        </w:r>
        <w:r>
          <w:delText>the</w:delText>
        </w:r>
        <w:r>
          <w:rPr>
            <w:spacing w:val="-6"/>
          </w:rPr>
          <w:delText xml:space="preserve"> </w:delText>
        </w:r>
        <w:r>
          <w:delText>short-</w:delText>
        </w:r>
        <w:r>
          <w:rPr>
            <w:spacing w:val="-7"/>
          </w:rPr>
          <w:delText xml:space="preserve"> </w:delText>
        </w:r>
        <w:r>
          <w:delText>and</w:delText>
        </w:r>
        <w:r>
          <w:rPr>
            <w:spacing w:val="-6"/>
          </w:rPr>
          <w:delText xml:space="preserve"> </w:delText>
        </w:r>
        <w:r>
          <w:delText>long-modules</w:delText>
        </w:r>
        <w:r>
          <w:rPr>
            <w:spacing w:val="-6"/>
          </w:rPr>
          <w:delText xml:space="preserve"> </w:delText>
        </w:r>
        <w:r>
          <w:delText>was</w:delText>
        </w:r>
        <w:r>
          <w:rPr>
            <w:spacing w:val="-6"/>
          </w:rPr>
          <w:delText xml:space="preserve"> </w:delText>
        </w:r>
        <w:r>
          <w:delText>successfully</w:delText>
        </w:r>
        <w:r>
          <w:rPr>
            <w:spacing w:val="-6"/>
          </w:rPr>
          <w:delText xml:space="preserve"> </w:delText>
        </w:r>
        <w:r>
          <w:delText>balanced.</w:delText>
        </w:r>
      </w:del>
    </w:p>
    <w:p w14:paraId="16C2978E" w14:textId="119542C0" w:rsidR="00D62403" w:rsidRDefault="00D62403" w:rsidP="00D62403">
      <w:pPr>
        <w:pStyle w:val="BodyText"/>
        <w:spacing w:before="127" w:line="314" w:lineRule="auto"/>
        <w:ind w:left="540" w:right="417"/>
        <w:jc w:val="both"/>
        <w:rPr>
          <w:del w:id="1281" w:author="Mohamed SALEM" w:date="2024-01-16T13:27:00Z"/>
        </w:rPr>
      </w:pPr>
      <w:del w:id="1282" w:author="Mohamed SALEM" w:date="2024-01-16T13:27:00Z">
        <w:r>
          <w:delText>Given</w:delText>
        </w:r>
        <w:r>
          <w:rPr>
            <w:spacing w:val="-10"/>
          </w:rPr>
          <w:delText xml:space="preserve"> </w:delText>
        </w:r>
        <w:r>
          <w:delText>that</w:delText>
        </w:r>
        <w:r>
          <w:rPr>
            <w:spacing w:val="-10"/>
          </w:rPr>
          <w:delText xml:space="preserve"> </w:delText>
        </w:r>
        <w:r>
          <w:delText>results</w:delText>
        </w:r>
        <w:r>
          <w:rPr>
            <w:spacing w:val="-10"/>
          </w:rPr>
          <w:delText xml:space="preserve"> </w:delText>
        </w:r>
        <w:r>
          <w:delText>of</w:delText>
        </w:r>
        <w:r>
          <w:rPr>
            <w:spacing w:val="-10"/>
          </w:rPr>
          <w:delText xml:space="preserve"> </w:delText>
        </w:r>
        <w:r>
          <w:delText>the</w:delText>
        </w:r>
        <w:r>
          <w:rPr>
            <w:spacing w:val="-10"/>
          </w:rPr>
          <w:delText xml:space="preserve"> </w:delText>
        </w:r>
      </w:del>
      <w:ins w:id="1283" w:author="Alirah WEYORI" w:date="2024-01-15T11:17:00Z">
        <w:del w:id="1284" w:author="Mohamed SALEM" w:date="2024-01-16T13:27:00Z">
          <w:r w:rsidR="00825FDE">
            <w:rPr>
              <w:spacing w:val="-10"/>
            </w:rPr>
            <w:delText xml:space="preserve">household </w:delText>
          </w:r>
        </w:del>
      </w:ins>
      <w:del w:id="1285" w:author="Mohamed SALEM" w:date="2024-01-16T13:27:00Z">
        <w:r>
          <w:delText>randomization</w:delText>
        </w:r>
        <w:r>
          <w:rPr>
            <w:spacing w:val="-10"/>
          </w:rPr>
          <w:delText xml:space="preserve"> </w:delText>
        </w:r>
        <w:r w:rsidDel="00DB413D">
          <w:delText>was</w:delText>
        </w:r>
        <w:r w:rsidDel="00DB413D">
          <w:rPr>
            <w:spacing w:val="-10"/>
          </w:rPr>
          <w:delText xml:space="preserve"> </w:delText>
        </w:r>
      </w:del>
      <w:ins w:id="1286" w:author="Alirah WEYORI" w:date="2024-01-15T11:16:00Z">
        <w:del w:id="1287" w:author="Mohamed SALEM" w:date="2024-01-16T13:27:00Z">
          <w:r w:rsidR="00DB413D">
            <w:delText>is</w:delText>
          </w:r>
          <w:r w:rsidR="00DB413D">
            <w:rPr>
              <w:spacing w:val="-10"/>
            </w:rPr>
            <w:delText xml:space="preserve"> </w:delText>
          </w:r>
        </w:del>
      </w:ins>
      <w:del w:id="1288" w:author="Mohamed SALEM" w:date="2024-01-16T13:27:00Z">
        <w:r>
          <w:delText>balanced</w:delText>
        </w:r>
        <w:r>
          <w:rPr>
            <w:spacing w:val="-10"/>
          </w:rPr>
          <w:delText xml:space="preserve"> </w:delText>
        </w:r>
        <w:r w:rsidDel="00DB413D">
          <w:delText>for</w:delText>
        </w:r>
        <w:r w:rsidDel="00DB413D">
          <w:rPr>
            <w:spacing w:val="-11"/>
          </w:rPr>
          <w:delText xml:space="preserve"> </w:delText>
        </w:r>
      </w:del>
      <w:ins w:id="1289" w:author="Alirah WEYORI" w:date="2024-01-15T11:16:00Z">
        <w:del w:id="1290" w:author="Mohamed SALEM" w:date="2024-01-16T13:27:00Z">
          <w:r w:rsidR="00DB413D">
            <w:delText>based on</w:delText>
          </w:r>
          <w:r w:rsidR="00DB413D">
            <w:rPr>
              <w:spacing w:val="-11"/>
            </w:rPr>
            <w:delText xml:space="preserve"> </w:delText>
          </w:r>
        </w:del>
      </w:ins>
      <w:del w:id="1291" w:author="Mohamed SALEM" w:date="2024-01-16T13:27:00Z">
        <w:r>
          <w:delText>baseline</w:delText>
        </w:r>
        <w:r>
          <w:rPr>
            <w:spacing w:val="-10"/>
          </w:rPr>
          <w:delText xml:space="preserve"> </w:delText>
        </w:r>
        <w:r>
          <w:delText>observables,</w:delText>
        </w:r>
        <w:r>
          <w:rPr>
            <w:spacing w:val="-10"/>
          </w:rPr>
          <w:delText xml:space="preserve"> </w:delText>
        </w:r>
        <w:r>
          <w:delText>the</w:delText>
        </w:r>
        <w:r>
          <w:rPr>
            <w:spacing w:val="-10"/>
          </w:rPr>
          <w:delText xml:space="preserve"> </w:delText>
        </w:r>
        <w:r>
          <w:delText>main</w:delText>
        </w:r>
        <w:r>
          <w:rPr>
            <w:spacing w:val="-10"/>
          </w:rPr>
          <w:delText xml:space="preserve"> </w:delText>
        </w:r>
        <w:r>
          <w:delText>results</w:delText>
        </w:r>
        <w:r>
          <w:rPr>
            <w:spacing w:val="-10"/>
          </w:rPr>
          <w:delText xml:space="preserve"> </w:delText>
        </w:r>
        <w:r>
          <w:delText xml:space="preserve">of </w:delText>
        </w:r>
        <w:r>
          <w:rPr>
            <w:spacing w:val="-2"/>
          </w:rPr>
          <w:delText>study</w:delText>
        </w:r>
        <w:r>
          <w:rPr>
            <w:spacing w:val="-8"/>
          </w:rPr>
          <w:delText xml:space="preserve"> </w:delText>
        </w:r>
        <w:r>
          <w:rPr>
            <w:spacing w:val="-2"/>
          </w:rPr>
          <w:delText>showing</w:delText>
        </w:r>
        <w:r>
          <w:rPr>
            <w:spacing w:val="-8"/>
          </w:rPr>
          <w:delText xml:space="preserve"> </w:delText>
        </w:r>
        <w:r>
          <w:rPr>
            <w:spacing w:val="-2"/>
          </w:rPr>
          <w:delText>the</w:delText>
        </w:r>
        <w:r>
          <w:rPr>
            <w:spacing w:val="-8"/>
          </w:rPr>
          <w:delText xml:space="preserve"> </w:delText>
        </w:r>
        <w:r>
          <w:rPr>
            <w:spacing w:val="-2"/>
          </w:rPr>
          <w:delText>different</w:delText>
        </w:r>
        <w:r>
          <w:rPr>
            <w:spacing w:val="-8"/>
          </w:rPr>
          <w:delText xml:space="preserve"> </w:delText>
        </w:r>
        <w:r>
          <w:rPr>
            <w:spacing w:val="-2"/>
          </w:rPr>
          <w:delText>outcome</w:delText>
        </w:r>
        <w:r>
          <w:rPr>
            <w:spacing w:val="-8"/>
          </w:rPr>
          <w:delText xml:space="preserve"> </w:delText>
        </w:r>
        <w:r>
          <w:rPr>
            <w:spacing w:val="-2"/>
          </w:rPr>
          <w:delText>indicators</w:delText>
        </w:r>
        <w:r>
          <w:rPr>
            <w:spacing w:val="-8"/>
          </w:rPr>
          <w:delText xml:space="preserve"> </w:delText>
        </w:r>
        <w:r>
          <w:rPr>
            <w:spacing w:val="-2"/>
          </w:rPr>
          <w:delText>calculated</w:delText>
        </w:r>
        <w:r>
          <w:rPr>
            <w:spacing w:val="-8"/>
          </w:rPr>
          <w:delText xml:space="preserve"> </w:delText>
        </w:r>
        <w:r>
          <w:rPr>
            <w:spacing w:val="-2"/>
          </w:rPr>
          <w:delText>are</w:delText>
        </w:r>
        <w:r>
          <w:rPr>
            <w:spacing w:val="-8"/>
          </w:rPr>
          <w:delText xml:space="preserve"> </w:delText>
        </w:r>
        <w:r>
          <w:rPr>
            <w:spacing w:val="-2"/>
          </w:rPr>
          <w:delText>presented</w:delText>
        </w:r>
        <w:r>
          <w:rPr>
            <w:spacing w:val="-8"/>
          </w:rPr>
          <w:delText xml:space="preserve"> </w:delText>
        </w:r>
        <w:r>
          <w:rPr>
            <w:spacing w:val="-2"/>
          </w:rPr>
          <w:delText>in</w:delText>
        </w:r>
        <w:r>
          <w:rPr>
            <w:spacing w:val="-8"/>
          </w:rPr>
          <w:delText xml:space="preserve"> </w:delText>
        </w:r>
        <w:r>
          <w:rPr>
            <w:spacing w:val="-2"/>
          </w:rPr>
          <w:delText>the</w:delText>
        </w:r>
        <w:r>
          <w:rPr>
            <w:spacing w:val="-8"/>
          </w:rPr>
          <w:delText xml:space="preserve"> </w:delText>
        </w:r>
        <w:r>
          <w:rPr>
            <w:spacing w:val="-2"/>
          </w:rPr>
          <w:delText>next</w:delText>
        </w:r>
        <w:r>
          <w:rPr>
            <w:spacing w:val="-8"/>
          </w:rPr>
          <w:delText xml:space="preserve"> </w:delText>
        </w:r>
        <w:r>
          <w:rPr>
            <w:spacing w:val="-2"/>
          </w:rPr>
          <w:delText>section</w:delText>
        </w:r>
        <w:r>
          <w:rPr>
            <w:spacing w:val="-8"/>
          </w:rPr>
          <w:delText xml:space="preserve"> </w:delText>
        </w:r>
        <w:r>
          <w:rPr>
            <w:spacing w:val="-2"/>
          </w:rPr>
          <w:delText>(for</w:delText>
        </w:r>
        <w:r>
          <w:rPr>
            <w:spacing w:val="-8"/>
          </w:rPr>
          <w:delText xml:space="preserve"> </w:delText>
        </w:r>
        <w:r>
          <w:rPr>
            <w:spacing w:val="-2"/>
          </w:rPr>
          <w:delText xml:space="preserve">the </w:delText>
        </w:r>
        <w:r>
          <w:delText>results of the post survey attrition analysis, refer to the attrition tables in the Annexe).</w:delText>
        </w:r>
      </w:del>
    </w:p>
    <w:p w14:paraId="423CD563" w14:textId="19B2F7AC" w:rsidR="00D62403" w:rsidRDefault="00D62403" w:rsidP="00D62403">
      <w:pPr>
        <w:spacing w:line="314" w:lineRule="auto"/>
        <w:jc w:val="both"/>
        <w:rPr>
          <w:del w:id="1292" w:author="Mohamed SALEM" w:date="2024-01-16T13:39:00Z"/>
        </w:rPr>
        <w:sectPr w:rsidR="00D62403">
          <w:pgSz w:w="12240" w:h="15840"/>
          <w:pgMar w:top="1340" w:right="1020" w:bottom="1080" w:left="900" w:header="0" w:footer="888" w:gutter="0"/>
          <w:cols w:space="720"/>
        </w:sectPr>
      </w:pPr>
    </w:p>
    <w:p w14:paraId="32D316A6" w14:textId="17B34A75" w:rsidR="00D62403" w:rsidRDefault="00D62403" w:rsidP="00D62403">
      <w:pPr>
        <w:spacing w:before="118"/>
        <w:ind w:left="833"/>
        <w:rPr>
          <w:del w:id="1293" w:author="Mohamed SALEM" w:date="2024-01-16T13:33:00Z"/>
          <w:sz w:val="19"/>
        </w:rPr>
      </w:pPr>
      <w:del w:id="1294" w:author="Mohamed SALEM" w:date="2024-01-16T13:39:00Z">
        <w:r>
          <w:rPr>
            <w:sz w:val="19"/>
          </w:rPr>
          <w:delText>Table</w:delText>
        </w:r>
        <w:r>
          <w:rPr>
            <w:spacing w:val="-5"/>
            <w:sz w:val="19"/>
          </w:rPr>
          <w:delText xml:space="preserve"> </w:delText>
        </w:r>
        <w:r>
          <w:rPr>
            <w:sz w:val="19"/>
          </w:rPr>
          <w:delText>3:</w:delText>
        </w:r>
        <w:r>
          <w:rPr>
            <w:spacing w:val="8"/>
            <w:sz w:val="19"/>
          </w:rPr>
          <w:delText xml:space="preserve"> </w:delText>
        </w:r>
        <w:r>
          <w:rPr>
            <w:sz w:val="19"/>
          </w:rPr>
          <w:delText>Balance</w:delText>
        </w:r>
        <w:r>
          <w:rPr>
            <w:spacing w:val="-5"/>
            <w:sz w:val="19"/>
          </w:rPr>
          <w:delText xml:space="preserve"> </w:delText>
        </w:r>
        <w:r>
          <w:rPr>
            <w:sz w:val="19"/>
          </w:rPr>
          <w:delText>Table</w:delText>
        </w:r>
        <w:r>
          <w:rPr>
            <w:spacing w:val="-4"/>
            <w:sz w:val="19"/>
          </w:rPr>
          <w:delText xml:space="preserve"> </w:delText>
        </w:r>
        <w:r>
          <w:rPr>
            <w:sz w:val="19"/>
          </w:rPr>
          <w:delText>for</w:delText>
        </w:r>
        <w:r>
          <w:rPr>
            <w:spacing w:val="-6"/>
            <w:sz w:val="19"/>
          </w:rPr>
          <w:delText xml:space="preserve"> </w:delText>
        </w:r>
        <w:r>
          <w:rPr>
            <w:sz w:val="19"/>
          </w:rPr>
          <w:delText>Randomized</w:delText>
        </w:r>
        <w:r>
          <w:rPr>
            <w:spacing w:val="-5"/>
            <w:sz w:val="19"/>
          </w:rPr>
          <w:delText xml:space="preserve"> </w:delText>
        </w:r>
        <w:r>
          <w:rPr>
            <w:sz w:val="19"/>
          </w:rPr>
          <w:delText>Questionnaire</w:delText>
        </w:r>
        <w:r>
          <w:rPr>
            <w:spacing w:val="-5"/>
            <w:sz w:val="19"/>
          </w:rPr>
          <w:delText xml:space="preserve"> </w:delText>
        </w:r>
        <w:r>
          <w:rPr>
            <w:sz w:val="19"/>
          </w:rPr>
          <w:delText>Length</w:delText>
        </w:r>
        <w:r>
          <w:rPr>
            <w:spacing w:val="-5"/>
            <w:sz w:val="19"/>
          </w:rPr>
          <w:delText xml:space="preserve"> </w:delText>
        </w:r>
        <w:r>
          <w:rPr>
            <w:sz w:val="19"/>
          </w:rPr>
          <w:delText>Assignment</w:delText>
        </w:r>
        <w:r>
          <w:rPr>
            <w:spacing w:val="-5"/>
            <w:sz w:val="19"/>
          </w:rPr>
          <w:delText xml:space="preserve"> </w:delText>
        </w:r>
        <w:r>
          <w:rPr>
            <w:sz w:val="19"/>
          </w:rPr>
          <w:delText>in</w:delText>
        </w:r>
        <w:r>
          <w:rPr>
            <w:spacing w:val="-6"/>
            <w:sz w:val="19"/>
          </w:rPr>
          <w:delText xml:space="preserve"> </w:delText>
        </w:r>
        <w:r>
          <w:rPr>
            <w:sz w:val="19"/>
          </w:rPr>
          <w:delText>F2F</w:delText>
        </w:r>
        <w:r>
          <w:rPr>
            <w:spacing w:val="-5"/>
            <w:sz w:val="19"/>
          </w:rPr>
          <w:delText xml:space="preserve"> </w:delText>
        </w:r>
        <w:r>
          <w:rPr>
            <w:sz w:val="19"/>
          </w:rPr>
          <w:delText>Survey:</w:delText>
        </w:r>
        <w:r>
          <w:rPr>
            <w:spacing w:val="8"/>
            <w:sz w:val="19"/>
          </w:rPr>
          <w:delText xml:space="preserve"> </w:delText>
        </w:r>
        <w:r>
          <w:rPr>
            <w:sz w:val="19"/>
          </w:rPr>
          <w:delText>Long</w:delText>
        </w:r>
        <w:r>
          <w:rPr>
            <w:spacing w:val="-5"/>
            <w:sz w:val="19"/>
          </w:rPr>
          <w:delText xml:space="preserve"> </w:delText>
        </w:r>
        <w:r>
          <w:rPr>
            <w:sz w:val="19"/>
          </w:rPr>
          <w:delText>vs.</w:delText>
        </w:r>
        <w:r>
          <w:rPr>
            <w:spacing w:val="8"/>
            <w:sz w:val="19"/>
          </w:rPr>
          <w:delText xml:space="preserve"> </w:delText>
        </w:r>
        <w:r>
          <w:rPr>
            <w:spacing w:val="-2"/>
            <w:sz w:val="19"/>
          </w:rPr>
          <w:delText>Short</w:delText>
        </w:r>
      </w:del>
    </w:p>
    <w:p w14:paraId="6718B66B" w14:textId="22486CFF" w:rsidR="00D62403" w:rsidRDefault="00D62403" w:rsidP="00D62403">
      <w:pPr>
        <w:pStyle w:val="BodyText"/>
        <w:spacing w:before="6"/>
        <w:rPr>
          <w:del w:id="1295" w:author="Mohamed SALEM" w:date="2024-01-16T13:33:00Z"/>
          <w:sz w:val="15"/>
        </w:rPr>
      </w:pPr>
      <w:del w:id="1296" w:author="Mohamed SALEM" w:date="2024-01-16T13:39:00Z">
        <w:r>
          <w:rPr>
            <w:noProof/>
          </w:rPr>
          <mc:AlternateContent>
            <mc:Choice Requires="wpg">
              <w:drawing>
                <wp:anchor distT="0" distB="0" distL="0" distR="0" simplePos="0" relativeHeight="251658257" behindDoc="1" locked="0" layoutInCell="1" allowOverlap="1" wp14:anchorId="2FEF3450" wp14:editId="06B6B669">
                  <wp:simplePos x="0" y="0"/>
                  <wp:positionH relativeFrom="page">
                    <wp:posOffset>914400</wp:posOffset>
                  </wp:positionH>
                  <wp:positionV relativeFrom="paragraph">
                    <wp:posOffset>127855</wp:posOffset>
                  </wp:positionV>
                  <wp:extent cx="5944235" cy="3111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31115"/>
                            <a:chOff x="0" y="0"/>
                            <a:chExt cx="5944235" cy="31115"/>
                          </a:xfrm>
                        </wpg:grpSpPr>
                        <wps:wsp>
                          <wps:cNvPr id="8" name="Graphic 8"/>
                          <wps:cNvSpPr/>
                          <wps:spPr>
                            <a:xfrm>
                              <a:off x="0" y="2185"/>
                              <a:ext cx="5944235" cy="1270"/>
                            </a:xfrm>
                            <a:custGeom>
                              <a:avLst/>
                              <a:gdLst/>
                              <a:ahLst/>
                              <a:cxnLst/>
                              <a:rect l="l" t="t" r="r" b="b"/>
                              <a:pathLst>
                                <a:path w="5944235">
                                  <a:moveTo>
                                    <a:pt x="0" y="0"/>
                                  </a:moveTo>
                                  <a:lnTo>
                                    <a:pt x="5943755" y="0"/>
                                  </a:lnTo>
                                </a:path>
                              </a:pathLst>
                            </a:custGeom>
                            <a:ln w="4370">
                              <a:solidFill>
                                <a:srgbClr val="000000"/>
                              </a:solidFill>
                              <a:prstDash val="solid"/>
                            </a:ln>
                          </wps:spPr>
                          <wps:bodyPr wrap="square" lIns="0" tIns="0" rIns="0" bIns="0" rtlCol="0">
                            <a:prstTxWarp prst="textNoShape">
                              <a:avLst/>
                            </a:prstTxWarp>
                            <a:noAutofit/>
                          </wps:bodyPr>
                        </wps:wsp>
                        <wps:wsp>
                          <wps:cNvPr id="9" name="Graphic 9"/>
                          <wps:cNvSpPr/>
                          <wps:spPr>
                            <a:xfrm>
                              <a:off x="0" y="28437"/>
                              <a:ext cx="5944235" cy="1270"/>
                            </a:xfrm>
                            <a:custGeom>
                              <a:avLst/>
                              <a:gdLst/>
                              <a:ahLst/>
                              <a:cxnLst/>
                              <a:rect l="l" t="t" r="r" b="b"/>
                              <a:pathLst>
                                <a:path w="5944235">
                                  <a:moveTo>
                                    <a:pt x="0" y="0"/>
                                  </a:moveTo>
                                  <a:lnTo>
                                    <a:pt x="5943755" y="0"/>
                                  </a:lnTo>
                                </a:path>
                              </a:pathLst>
                            </a:custGeom>
                            <a:ln w="4370">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1F8AA021" id="Group 7" o:spid="_x0000_s1026" style="position:absolute;margin-left:1in;margin-top:10.05pt;width:468.05pt;height:2.45pt;z-index:-251636736;mso-wrap-distance-left:0;mso-wrap-distance-right:0;mso-position-horizontal-relative:page" coordsize="59442,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">
                  <v:shape id="Graphic 8" o:spid="_x0000_s1027" style="position:absolute;top:21;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" path="m,l5943755,e" filled="f" strokeweight=".1214mm">
                    <v:path arrowok="t"/>
                  </v:shape>
                  <v:shape id="Graphic 9" o:spid="_x0000_s1028" style="position:absolute;top:284;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" path="m,l5943755,e" filled="f" strokeweight=".1214mm">
                    <v:path arrowok="t"/>
                  </v:shape>
                  <w10:wrap type="topAndBottom" anchorx="page"/>
                </v:group>
              </w:pict>
            </mc:Fallback>
          </mc:AlternateContent>
        </w:r>
      </w:del>
    </w:p>
    <w:p w14:paraId="3A1B1817" w14:textId="3FBD168D" w:rsidR="00D62403" w:rsidRDefault="00D62403" w:rsidP="00D62403">
      <w:pPr>
        <w:tabs>
          <w:tab w:val="left" w:pos="6742"/>
          <w:tab w:val="left" w:pos="8626"/>
        </w:tabs>
        <w:ind w:left="4793"/>
        <w:rPr>
          <w:del w:id="1297" w:author="Mohamed SALEM" w:date="2024-01-16T13:33:00Z"/>
          <w:sz w:val="13"/>
        </w:rPr>
      </w:pPr>
      <w:del w:id="1298" w:author="Mohamed SALEM" w:date="2024-01-16T13:39:00Z">
        <w:r>
          <w:rPr>
            <w:w w:val="110"/>
            <w:sz w:val="13"/>
          </w:rPr>
          <w:delText>Own</w:delText>
        </w:r>
        <w:r>
          <w:rPr>
            <w:spacing w:val="16"/>
            <w:w w:val="110"/>
            <w:sz w:val="13"/>
          </w:rPr>
          <w:delText xml:space="preserve"> </w:delText>
        </w:r>
        <w:r>
          <w:rPr>
            <w:spacing w:val="-2"/>
            <w:w w:val="110"/>
            <w:sz w:val="13"/>
          </w:rPr>
          <w:delText>Phone</w:delText>
        </w:r>
        <w:r>
          <w:rPr>
            <w:sz w:val="13"/>
          </w:rPr>
          <w:tab/>
        </w:r>
        <w:r>
          <w:rPr>
            <w:w w:val="110"/>
            <w:sz w:val="13"/>
          </w:rPr>
          <w:delText>No</w:delText>
        </w:r>
        <w:r>
          <w:rPr>
            <w:spacing w:val="8"/>
            <w:w w:val="110"/>
            <w:sz w:val="13"/>
          </w:rPr>
          <w:delText xml:space="preserve"> </w:delText>
        </w:r>
        <w:r>
          <w:rPr>
            <w:spacing w:val="-2"/>
            <w:w w:val="110"/>
            <w:sz w:val="13"/>
          </w:rPr>
          <w:delText>Phone</w:delText>
        </w:r>
        <w:r>
          <w:rPr>
            <w:sz w:val="13"/>
          </w:rPr>
          <w:tab/>
        </w:r>
        <w:r>
          <w:rPr>
            <w:w w:val="110"/>
            <w:sz w:val="13"/>
          </w:rPr>
          <w:delText>Total</w:delText>
        </w:r>
        <w:r>
          <w:rPr>
            <w:spacing w:val="22"/>
            <w:w w:val="110"/>
            <w:sz w:val="13"/>
          </w:rPr>
          <w:delText xml:space="preserve"> </w:delText>
        </w:r>
        <w:r>
          <w:rPr>
            <w:spacing w:val="-5"/>
            <w:w w:val="110"/>
            <w:sz w:val="13"/>
          </w:rPr>
          <w:delText>F2F</w:delText>
        </w:r>
      </w:del>
    </w:p>
    <w:p w14:paraId="3C77EF71" w14:textId="4AF2D436" w:rsidR="00D62403" w:rsidRDefault="00D62403" w:rsidP="00D62403">
      <w:pPr>
        <w:tabs>
          <w:tab w:val="left" w:pos="4391"/>
          <w:tab w:val="left" w:pos="5030"/>
          <w:tab w:val="left" w:pos="5704"/>
          <w:tab w:val="left" w:pos="6281"/>
          <w:tab w:val="left" w:pos="6919"/>
          <w:tab w:val="left" w:pos="7593"/>
          <w:tab w:val="left" w:pos="8170"/>
          <w:tab w:val="left" w:pos="8809"/>
          <w:tab w:val="left" w:pos="9486"/>
        </w:tabs>
        <w:spacing w:before="11" w:after="24"/>
        <w:ind w:left="643"/>
        <w:rPr>
          <w:del w:id="1299" w:author="Mohamed SALEM" w:date="2024-01-16T13:33:00Z"/>
          <w:sz w:val="13"/>
        </w:rPr>
      </w:pPr>
      <w:del w:id="1300" w:author="Mohamed SALEM" w:date="2024-01-16T13:39:00Z">
        <w:r>
          <w:rPr>
            <w:spacing w:val="-2"/>
            <w:w w:val="110"/>
            <w:sz w:val="13"/>
          </w:rPr>
          <w:delText>Variable</w:delText>
        </w:r>
        <w:r>
          <w:rPr>
            <w:sz w:val="13"/>
          </w:rPr>
          <w:tab/>
        </w:r>
        <w:r>
          <w:rPr>
            <w:spacing w:val="-4"/>
            <w:w w:val="110"/>
            <w:sz w:val="13"/>
          </w:rPr>
          <w:delText>Long</w:delText>
        </w:r>
        <w:r>
          <w:rPr>
            <w:sz w:val="13"/>
          </w:rPr>
          <w:tab/>
        </w:r>
        <w:r>
          <w:rPr>
            <w:spacing w:val="-2"/>
            <w:w w:val="110"/>
            <w:sz w:val="13"/>
          </w:rPr>
          <w:delText>Short</w:delText>
        </w:r>
        <w:r>
          <w:rPr>
            <w:sz w:val="13"/>
          </w:rPr>
          <w:tab/>
        </w:r>
        <w:r>
          <w:rPr>
            <w:spacing w:val="-4"/>
            <w:w w:val="110"/>
            <w:sz w:val="13"/>
          </w:rPr>
          <w:delText>Diff</w:delText>
        </w:r>
        <w:r>
          <w:rPr>
            <w:sz w:val="13"/>
          </w:rPr>
          <w:tab/>
        </w:r>
        <w:r>
          <w:rPr>
            <w:spacing w:val="-4"/>
            <w:w w:val="110"/>
            <w:sz w:val="13"/>
          </w:rPr>
          <w:delText>Long</w:delText>
        </w:r>
        <w:r>
          <w:rPr>
            <w:sz w:val="13"/>
          </w:rPr>
          <w:tab/>
        </w:r>
        <w:r>
          <w:rPr>
            <w:spacing w:val="-2"/>
            <w:w w:val="110"/>
            <w:sz w:val="13"/>
          </w:rPr>
          <w:delText>Short</w:delText>
        </w:r>
        <w:r>
          <w:rPr>
            <w:sz w:val="13"/>
          </w:rPr>
          <w:tab/>
        </w:r>
        <w:r>
          <w:rPr>
            <w:spacing w:val="-4"/>
            <w:w w:val="110"/>
            <w:sz w:val="13"/>
          </w:rPr>
          <w:delText>Diff</w:delText>
        </w:r>
        <w:r>
          <w:rPr>
            <w:sz w:val="13"/>
          </w:rPr>
          <w:tab/>
        </w:r>
        <w:r>
          <w:rPr>
            <w:spacing w:val="-4"/>
            <w:w w:val="110"/>
            <w:sz w:val="13"/>
          </w:rPr>
          <w:delText>Long</w:delText>
        </w:r>
        <w:r>
          <w:rPr>
            <w:sz w:val="13"/>
          </w:rPr>
          <w:tab/>
        </w:r>
        <w:r>
          <w:rPr>
            <w:spacing w:val="-2"/>
            <w:w w:val="110"/>
            <w:sz w:val="13"/>
          </w:rPr>
          <w:delText>Short</w:delText>
        </w:r>
        <w:r>
          <w:rPr>
            <w:sz w:val="13"/>
          </w:rPr>
          <w:tab/>
        </w:r>
        <w:r>
          <w:rPr>
            <w:spacing w:val="-4"/>
            <w:w w:val="110"/>
            <w:sz w:val="13"/>
          </w:rPr>
          <w:delText>Diff</w:delText>
        </w:r>
      </w:del>
    </w:p>
    <w:tbl>
      <w:tblPr>
        <w:tblW w:w="0" w:type="auto"/>
        <w:tblInd w:w="547" w:type="dxa"/>
        <w:tblLayout w:type="fixed"/>
        <w:tblCellMar>
          <w:left w:w="0" w:type="dxa"/>
          <w:right w:w="0" w:type="dxa"/>
        </w:tblCellMar>
        <w:tblLook w:val="01E0" w:firstRow="1" w:lastRow="1" w:firstColumn="1" w:lastColumn="1" w:noHBand="0" w:noVBand="0"/>
      </w:tblPr>
      <w:tblGrid>
        <w:gridCol w:w="4339"/>
        <w:gridCol w:w="654"/>
        <w:gridCol w:w="581"/>
        <w:gridCol w:w="654"/>
        <w:gridCol w:w="654"/>
        <w:gridCol w:w="581"/>
        <w:gridCol w:w="654"/>
        <w:gridCol w:w="654"/>
        <w:gridCol w:w="589"/>
      </w:tblGrid>
      <w:tr w:rsidR="00D62403" w14:paraId="6D9A0202" w14:textId="77777777">
        <w:trPr>
          <w:trHeight w:val="137"/>
          <w:del w:id="1301" w:author="Mohamed SALEM" w:date="2024-01-16T13:39:00Z"/>
        </w:trPr>
        <w:tc>
          <w:tcPr>
            <w:tcW w:w="4339" w:type="dxa"/>
            <w:tcBorders>
              <w:top w:val="single" w:sz="4" w:space="0" w:color="000000"/>
            </w:tcBorders>
          </w:tcPr>
          <w:p w14:paraId="602987A8" w14:textId="3D5CC615" w:rsidR="00D62403" w:rsidRDefault="00D62403">
            <w:pPr>
              <w:pStyle w:val="TableParagraph"/>
              <w:tabs>
                <w:tab w:val="right" w:pos="4075"/>
              </w:tabs>
              <w:spacing w:line="117" w:lineRule="exact"/>
              <w:ind w:right="158"/>
              <w:jc w:val="right"/>
              <w:rPr>
                <w:del w:id="1302" w:author="Mohamed SALEM" w:date="2024-01-16T13:33:00Z"/>
                <w:sz w:val="13"/>
              </w:rPr>
            </w:pPr>
            <w:del w:id="1303" w:author="Mohamed SALEM" w:date="2024-01-16T13:39:00Z">
              <w:r>
                <w:rPr>
                  <w:w w:val="110"/>
                  <w:sz w:val="13"/>
                </w:rPr>
                <w:delText>List</w:delText>
              </w:r>
              <w:r>
                <w:rPr>
                  <w:spacing w:val="5"/>
                  <w:w w:val="110"/>
                  <w:sz w:val="13"/>
                </w:rPr>
                <w:delText xml:space="preserve"> </w:delText>
              </w:r>
              <w:r>
                <w:rPr>
                  <w:w w:val="110"/>
                  <w:sz w:val="13"/>
                </w:rPr>
                <w:delText>respondent</w:delText>
              </w:r>
              <w:r>
                <w:rPr>
                  <w:spacing w:val="5"/>
                  <w:w w:val="110"/>
                  <w:sz w:val="13"/>
                </w:rPr>
                <w:delText xml:space="preserve"> </w:delText>
              </w:r>
              <w:r>
                <w:rPr>
                  <w:spacing w:val="-5"/>
                  <w:w w:val="110"/>
                  <w:sz w:val="13"/>
                </w:rPr>
                <w:delText>age</w:delText>
              </w:r>
              <w:r>
                <w:rPr>
                  <w:rFonts w:ascii="Times New Roman"/>
                  <w:sz w:val="13"/>
                </w:rPr>
                <w:tab/>
              </w:r>
              <w:r>
                <w:rPr>
                  <w:spacing w:val="-2"/>
                  <w:w w:val="110"/>
                  <w:sz w:val="13"/>
                </w:rPr>
                <w:delText>35.72</w:delText>
              </w:r>
            </w:del>
          </w:p>
        </w:tc>
        <w:tc>
          <w:tcPr>
            <w:tcW w:w="654" w:type="dxa"/>
            <w:tcBorders>
              <w:top w:val="single" w:sz="4" w:space="0" w:color="000000"/>
            </w:tcBorders>
          </w:tcPr>
          <w:p w14:paraId="34462E6B" w14:textId="37EA4DF4" w:rsidR="00D62403" w:rsidRDefault="00D62403">
            <w:pPr>
              <w:pStyle w:val="TableParagraph"/>
              <w:spacing w:line="117" w:lineRule="exact"/>
              <w:ind w:left="25" w:right="25"/>
              <w:rPr>
                <w:del w:id="1304" w:author="Mohamed SALEM" w:date="2024-01-16T13:33:00Z"/>
                <w:sz w:val="13"/>
              </w:rPr>
            </w:pPr>
            <w:del w:id="1305" w:author="Mohamed SALEM" w:date="2024-01-16T13:39:00Z">
              <w:r>
                <w:rPr>
                  <w:spacing w:val="-2"/>
                  <w:sz w:val="13"/>
                </w:rPr>
                <w:delText>36.24</w:delText>
              </w:r>
            </w:del>
          </w:p>
        </w:tc>
        <w:tc>
          <w:tcPr>
            <w:tcW w:w="581" w:type="dxa"/>
            <w:tcBorders>
              <w:top w:val="single" w:sz="4" w:space="0" w:color="000000"/>
            </w:tcBorders>
          </w:tcPr>
          <w:p w14:paraId="036F986A" w14:textId="256D8511" w:rsidR="00D62403" w:rsidRDefault="00D62403">
            <w:pPr>
              <w:pStyle w:val="TableParagraph"/>
              <w:spacing w:line="117" w:lineRule="exact"/>
              <w:ind w:left="10" w:right="10"/>
              <w:rPr>
                <w:del w:id="1306" w:author="Mohamed SALEM" w:date="2024-01-16T13:33:00Z"/>
                <w:sz w:val="13"/>
              </w:rPr>
            </w:pPr>
            <w:del w:id="1307" w:author="Mohamed SALEM" w:date="2024-01-16T13:39:00Z">
              <w:r>
                <w:rPr>
                  <w:spacing w:val="-4"/>
                  <w:sz w:val="13"/>
                </w:rPr>
                <w:delText>0.52</w:delText>
              </w:r>
            </w:del>
          </w:p>
        </w:tc>
        <w:tc>
          <w:tcPr>
            <w:tcW w:w="654" w:type="dxa"/>
            <w:tcBorders>
              <w:top w:val="single" w:sz="4" w:space="0" w:color="000000"/>
            </w:tcBorders>
          </w:tcPr>
          <w:p w14:paraId="6B36D04E" w14:textId="2E600F83" w:rsidR="00D62403" w:rsidRDefault="00D62403">
            <w:pPr>
              <w:pStyle w:val="TableParagraph"/>
              <w:spacing w:line="117" w:lineRule="exact"/>
              <w:ind w:left="25" w:right="25"/>
              <w:rPr>
                <w:del w:id="1308" w:author="Mohamed SALEM" w:date="2024-01-16T13:33:00Z"/>
                <w:sz w:val="13"/>
              </w:rPr>
            </w:pPr>
            <w:del w:id="1309" w:author="Mohamed SALEM" w:date="2024-01-16T13:39:00Z">
              <w:r>
                <w:rPr>
                  <w:spacing w:val="-2"/>
                  <w:w w:val="105"/>
                  <w:sz w:val="13"/>
                </w:rPr>
                <w:delText>40.13</w:delText>
              </w:r>
            </w:del>
          </w:p>
        </w:tc>
        <w:tc>
          <w:tcPr>
            <w:tcW w:w="654" w:type="dxa"/>
            <w:tcBorders>
              <w:top w:val="single" w:sz="4" w:space="0" w:color="000000"/>
            </w:tcBorders>
          </w:tcPr>
          <w:p w14:paraId="30E22A36" w14:textId="4A076D89" w:rsidR="00D62403" w:rsidRDefault="00D62403">
            <w:pPr>
              <w:pStyle w:val="TableParagraph"/>
              <w:spacing w:line="117" w:lineRule="exact"/>
              <w:ind w:left="25" w:right="25"/>
              <w:rPr>
                <w:del w:id="1310" w:author="Mohamed SALEM" w:date="2024-01-16T13:33:00Z"/>
                <w:sz w:val="13"/>
              </w:rPr>
            </w:pPr>
            <w:del w:id="1311" w:author="Mohamed SALEM" w:date="2024-01-16T13:39:00Z">
              <w:r>
                <w:rPr>
                  <w:spacing w:val="-2"/>
                  <w:sz w:val="13"/>
                </w:rPr>
                <w:delText>38.66</w:delText>
              </w:r>
            </w:del>
          </w:p>
        </w:tc>
        <w:tc>
          <w:tcPr>
            <w:tcW w:w="581" w:type="dxa"/>
            <w:tcBorders>
              <w:top w:val="single" w:sz="4" w:space="0" w:color="000000"/>
            </w:tcBorders>
          </w:tcPr>
          <w:p w14:paraId="6F7A266B" w14:textId="14A3A4F3" w:rsidR="00D62403" w:rsidRDefault="00D62403">
            <w:pPr>
              <w:pStyle w:val="TableParagraph"/>
              <w:spacing w:line="117" w:lineRule="exact"/>
              <w:ind w:left="10" w:right="10"/>
              <w:rPr>
                <w:del w:id="1312" w:author="Mohamed SALEM" w:date="2024-01-16T13:33:00Z"/>
                <w:sz w:val="13"/>
              </w:rPr>
            </w:pPr>
            <w:del w:id="1313" w:author="Mohamed SALEM" w:date="2024-01-16T13:39:00Z">
              <w:r>
                <w:rPr>
                  <w:w w:val="110"/>
                  <w:sz w:val="13"/>
                </w:rPr>
                <w:delText>-</w:delText>
              </w:r>
              <w:r>
                <w:rPr>
                  <w:spacing w:val="-4"/>
                  <w:w w:val="110"/>
                  <w:sz w:val="13"/>
                </w:rPr>
                <w:delText>1.47</w:delText>
              </w:r>
            </w:del>
          </w:p>
        </w:tc>
        <w:tc>
          <w:tcPr>
            <w:tcW w:w="654" w:type="dxa"/>
            <w:tcBorders>
              <w:top w:val="single" w:sz="4" w:space="0" w:color="000000"/>
            </w:tcBorders>
          </w:tcPr>
          <w:p w14:paraId="3C20B7AE" w14:textId="2AAD7EF2" w:rsidR="00D62403" w:rsidRDefault="00D62403">
            <w:pPr>
              <w:pStyle w:val="TableParagraph"/>
              <w:spacing w:line="117" w:lineRule="exact"/>
              <w:ind w:left="25" w:right="25"/>
              <w:rPr>
                <w:del w:id="1314" w:author="Mohamed SALEM" w:date="2024-01-16T13:33:00Z"/>
                <w:sz w:val="13"/>
              </w:rPr>
            </w:pPr>
            <w:del w:id="1315" w:author="Mohamed SALEM" w:date="2024-01-16T13:39:00Z">
              <w:r>
                <w:rPr>
                  <w:spacing w:val="-2"/>
                  <w:w w:val="105"/>
                  <w:sz w:val="13"/>
                </w:rPr>
                <w:delText>38.81</w:delText>
              </w:r>
            </w:del>
          </w:p>
        </w:tc>
        <w:tc>
          <w:tcPr>
            <w:tcW w:w="654" w:type="dxa"/>
            <w:tcBorders>
              <w:top w:val="single" w:sz="4" w:space="0" w:color="000000"/>
            </w:tcBorders>
          </w:tcPr>
          <w:p w14:paraId="4E335BC3" w14:textId="5E17B11B" w:rsidR="00D62403" w:rsidRDefault="00D62403">
            <w:pPr>
              <w:pStyle w:val="TableParagraph"/>
              <w:spacing w:line="117" w:lineRule="exact"/>
              <w:ind w:left="25" w:right="24"/>
              <w:rPr>
                <w:del w:id="1316" w:author="Mohamed SALEM" w:date="2024-01-16T13:33:00Z"/>
                <w:sz w:val="13"/>
              </w:rPr>
            </w:pPr>
            <w:del w:id="1317" w:author="Mohamed SALEM" w:date="2024-01-16T13:39:00Z">
              <w:r>
                <w:rPr>
                  <w:spacing w:val="-2"/>
                  <w:w w:val="105"/>
                  <w:sz w:val="13"/>
                </w:rPr>
                <w:delText>37.92</w:delText>
              </w:r>
            </w:del>
          </w:p>
        </w:tc>
        <w:tc>
          <w:tcPr>
            <w:tcW w:w="589" w:type="dxa"/>
            <w:tcBorders>
              <w:top w:val="single" w:sz="4" w:space="0" w:color="000000"/>
            </w:tcBorders>
          </w:tcPr>
          <w:p w14:paraId="2354219B" w14:textId="2A93A875" w:rsidR="00D62403" w:rsidRDefault="00D62403">
            <w:pPr>
              <w:pStyle w:val="TableParagraph"/>
              <w:spacing w:line="117" w:lineRule="exact"/>
              <w:ind w:left="1"/>
              <w:rPr>
                <w:del w:id="1318" w:author="Mohamed SALEM" w:date="2024-01-16T13:33:00Z"/>
                <w:sz w:val="13"/>
              </w:rPr>
            </w:pPr>
            <w:del w:id="1319" w:author="Mohamed SALEM" w:date="2024-01-16T13:39:00Z">
              <w:r>
                <w:rPr>
                  <w:spacing w:val="-2"/>
                  <w:sz w:val="13"/>
                </w:rPr>
                <w:delText>-</w:delText>
              </w:r>
              <w:r>
                <w:rPr>
                  <w:spacing w:val="-4"/>
                  <w:sz w:val="13"/>
                </w:rPr>
                <w:delText>0.89</w:delText>
              </w:r>
            </w:del>
          </w:p>
        </w:tc>
      </w:tr>
      <w:tr w:rsidR="00D62403" w14:paraId="79272A2E" w14:textId="77777777">
        <w:trPr>
          <w:trHeight w:val="163"/>
          <w:del w:id="1320" w:author="Mohamed SALEM" w:date="2024-01-16T13:39:00Z"/>
        </w:trPr>
        <w:tc>
          <w:tcPr>
            <w:tcW w:w="4339" w:type="dxa"/>
          </w:tcPr>
          <w:p w14:paraId="484C0A9A" w14:textId="57A97D3A" w:rsidR="00D62403" w:rsidRDefault="00D62403">
            <w:pPr>
              <w:pStyle w:val="TableParagraph"/>
              <w:spacing w:before="20"/>
              <w:ind w:right="101"/>
              <w:jc w:val="right"/>
              <w:rPr>
                <w:del w:id="1321" w:author="Mohamed SALEM" w:date="2024-01-16T13:33:00Z"/>
                <w:sz w:val="13"/>
              </w:rPr>
            </w:pPr>
            <w:del w:id="1322" w:author="Mohamed SALEM" w:date="2024-01-16T13:39:00Z">
              <w:r>
                <w:rPr>
                  <w:spacing w:val="-2"/>
                  <w:w w:val="110"/>
                  <w:sz w:val="13"/>
                </w:rPr>
                <w:delText>(12.73)</w:delText>
              </w:r>
            </w:del>
          </w:p>
        </w:tc>
        <w:tc>
          <w:tcPr>
            <w:tcW w:w="654" w:type="dxa"/>
          </w:tcPr>
          <w:p w14:paraId="283F83CC" w14:textId="5F170994" w:rsidR="00D62403" w:rsidRDefault="00D62403">
            <w:pPr>
              <w:pStyle w:val="TableParagraph"/>
              <w:spacing w:before="20"/>
              <w:ind w:left="25" w:right="25"/>
              <w:rPr>
                <w:del w:id="1323" w:author="Mohamed SALEM" w:date="2024-01-16T13:33:00Z"/>
                <w:sz w:val="13"/>
              </w:rPr>
            </w:pPr>
            <w:del w:id="1324" w:author="Mohamed SALEM" w:date="2024-01-16T13:39:00Z">
              <w:r>
                <w:rPr>
                  <w:spacing w:val="-2"/>
                  <w:w w:val="120"/>
                  <w:sz w:val="13"/>
                </w:rPr>
                <w:delText>(12.11)</w:delText>
              </w:r>
            </w:del>
          </w:p>
        </w:tc>
        <w:tc>
          <w:tcPr>
            <w:tcW w:w="581" w:type="dxa"/>
          </w:tcPr>
          <w:p w14:paraId="27AFF863" w14:textId="0F265F81" w:rsidR="00D62403" w:rsidRDefault="00D62403">
            <w:pPr>
              <w:pStyle w:val="TableParagraph"/>
              <w:spacing w:before="20"/>
              <w:ind w:left="10" w:right="10"/>
              <w:rPr>
                <w:del w:id="1325" w:author="Mohamed SALEM" w:date="2024-01-16T13:33:00Z"/>
                <w:sz w:val="13"/>
              </w:rPr>
            </w:pPr>
            <w:del w:id="1326" w:author="Mohamed SALEM" w:date="2024-01-16T13:39:00Z">
              <w:r>
                <w:rPr>
                  <w:spacing w:val="-2"/>
                  <w:w w:val="110"/>
                  <w:sz w:val="13"/>
                </w:rPr>
                <w:delText>(0.71)</w:delText>
              </w:r>
            </w:del>
          </w:p>
        </w:tc>
        <w:tc>
          <w:tcPr>
            <w:tcW w:w="654" w:type="dxa"/>
          </w:tcPr>
          <w:p w14:paraId="24D8A830" w14:textId="5349E218" w:rsidR="00D62403" w:rsidRDefault="00D62403">
            <w:pPr>
              <w:pStyle w:val="TableParagraph"/>
              <w:spacing w:before="20"/>
              <w:ind w:left="25" w:right="25"/>
              <w:rPr>
                <w:del w:id="1327" w:author="Mohamed SALEM" w:date="2024-01-16T13:33:00Z"/>
                <w:sz w:val="13"/>
              </w:rPr>
            </w:pPr>
            <w:del w:id="1328" w:author="Mohamed SALEM" w:date="2024-01-16T13:39:00Z">
              <w:r>
                <w:rPr>
                  <w:spacing w:val="-2"/>
                  <w:w w:val="110"/>
                  <w:sz w:val="13"/>
                </w:rPr>
                <w:delText>(14.66)</w:delText>
              </w:r>
            </w:del>
          </w:p>
        </w:tc>
        <w:tc>
          <w:tcPr>
            <w:tcW w:w="654" w:type="dxa"/>
          </w:tcPr>
          <w:p w14:paraId="26B8F216" w14:textId="6F518237" w:rsidR="00D62403" w:rsidRDefault="00D62403">
            <w:pPr>
              <w:pStyle w:val="TableParagraph"/>
              <w:spacing w:before="20"/>
              <w:ind w:left="25" w:right="25"/>
              <w:rPr>
                <w:del w:id="1329" w:author="Mohamed SALEM" w:date="2024-01-16T13:33:00Z"/>
                <w:sz w:val="13"/>
              </w:rPr>
            </w:pPr>
            <w:del w:id="1330" w:author="Mohamed SALEM" w:date="2024-01-16T13:39:00Z">
              <w:r>
                <w:rPr>
                  <w:spacing w:val="-2"/>
                  <w:w w:val="120"/>
                  <w:sz w:val="13"/>
                </w:rPr>
                <w:delText>(13.11)</w:delText>
              </w:r>
            </w:del>
          </w:p>
        </w:tc>
        <w:tc>
          <w:tcPr>
            <w:tcW w:w="581" w:type="dxa"/>
          </w:tcPr>
          <w:p w14:paraId="202BF5C2" w14:textId="27E7B834" w:rsidR="00D62403" w:rsidRDefault="00D62403">
            <w:pPr>
              <w:pStyle w:val="TableParagraph"/>
              <w:spacing w:before="20"/>
              <w:ind w:left="10" w:right="10"/>
              <w:rPr>
                <w:del w:id="1331" w:author="Mohamed SALEM" w:date="2024-01-16T13:33:00Z"/>
                <w:sz w:val="13"/>
              </w:rPr>
            </w:pPr>
            <w:del w:id="1332" w:author="Mohamed SALEM" w:date="2024-01-16T13:39:00Z">
              <w:r>
                <w:rPr>
                  <w:spacing w:val="-2"/>
                  <w:w w:val="110"/>
                  <w:sz w:val="13"/>
                </w:rPr>
                <w:delText>(0.15)</w:delText>
              </w:r>
            </w:del>
          </w:p>
        </w:tc>
        <w:tc>
          <w:tcPr>
            <w:tcW w:w="654" w:type="dxa"/>
          </w:tcPr>
          <w:p w14:paraId="517FDD0E" w14:textId="2FED98F2" w:rsidR="00D62403" w:rsidRDefault="00D62403">
            <w:pPr>
              <w:pStyle w:val="TableParagraph"/>
              <w:spacing w:before="20"/>
              <w:ind w:left="25" w:right="25"/>
              <w:rPr>
                <w:del w:id="1333" w:author="Mohamed SALEM" w:date="2024-01-16T13:33:00Z"/>
                <w:sz w:val="13"/>
              </w:rPr>
            </w:pPr>
            <w:del w:id="1334" w:author="Mohamed SALEM" w:date="2024-01-16T13:39:00Z">
              <w:r>
                <w:rPr>
                  <w:spacing w:val="-2"/>
                  <w:w w:val="110"/>
                  <w:sz w:val="13"/>
                </w:rPr>
                <w:delText>(14.24)</w:delText>
              </w:r>
            </w:del>
          </w:p>
        </w:tc>
        <w:tc>
          <w:tcPr>
            <w:tcW w:w="654" w:type="dxa"/>
          </w:tcPr>
          <w:p w14:paraId="31504A2A" w14:textId="376FF1AB" w:rsidR="00D62403" w:rsidRDefault="00D62403">
            <w:pPr>
              <w:pStyle w:val="TableParagraph"/>
              <w:spacing w:before="20"/>
              <w:ind w:left="25" w:right="25"/>
              <w:rPr>
                <w:del w:id="1335" w:author="Mohamed SALEM" w:date="2024-01-16T13:33:00Z"/>
                <w:sz w:val="13"/>
              </w:rPr>
            </w:pPr>
            <w:del w:id="1336" w:author="Mohamed SALEM" w:date="2024-01-16T13:39:00Z">
              <w:r>
                <w:rPr>
                  <w:spacing w:val="-2"/>
                  <w:w w:val="110"/>
                  <w:sz w:val="13"/>
                </w:rPr>
                <w:delText>(12.85)</w:delText>
              </w:r>
            </w:del>
          </w:p>
        </w:tc>
        <w:tc>
          <w:tcPr>
            <w:tcW w:w="589" w:type="dxa"/>
          </w:tcPr>
          <w:p w14:paraId="7039EC32" w14:textId="270FF2C5" w:rsidR="00D62403" w:rsidRDefault="00D62403">
            <w:pPr>
              <w:pStyle w:val="TableParagraph"/>
              <w:spacing w:before="20"/>
              <w:ind w:left="1" w:right="1"/>
              <w:rPr>
                <w:del w:id="1337" w:author="Mohamed SALEM" w:date="2024-01-16T13:33:00Z"/>
                <w:sz w:val="13"/>
              </w:rPr>
            </w:pPr>
            <w:del w:id="1338" w:author="Mohamed SALEM" w:date="2024-01-16T13:39:00Z">
              <w:r>
                <w:rPr>
                  <w:spacing w:val="-2"/>
                  <w:w w:val="105"/>
                  <w:sz w:val="13"/>
                </w:rPr>
                <w:delText>(0.29)</w:delText>
              </w:r>
            </w:del>
          </w:p>
        </w:tc>
      </w:tr>
      <w:tr w:rsidR="00D62403" w14:paraId="0AC9018C" w14:textId="77777777">
        <w:trPr>
          <w:trHeight w:val="163"/>
          <w:del w:id="1339" w:author="Mohamed SALEM" w:date="2024-01-16T13:39:00Z"/>
        </w:trPr>
        <w:tc>
          <w:tcPr>
            <w:tcW w:w="4339" w:type="dxa"/>
          </w:tcPr>
          <w:p w14:paraId="6E8A15D4" w14:textId="0C2BA2C5" w:rsidR="00D62403" w:rsidRDefault="00D62403">
            <w:pPr>
              <w:pStyle w:val="TableParagraph"/>
              <w:tabs>
                <w:tab w:val="right" w:pos="4038"/>
              </w:tabs>
              <w:spacing w:before="20"/>
              <w:ind w:right="195"/>
              <w:jc w:val="right"/>
              <w:rPr>
                <w:del w:id="1340" w:author="Mohamed SALEM" w:date="2024-01-16T13:33:00Z"/>
                <w:sz w:val="13"/>
              </w:rPr>
            </w:pPr>
            <w:del w:id="1341" w:author="Mohamed SALEM" w:date="2024-01-16T13:39:00Z">
              <w:r>
                <w:rPr>
                  <w:sz w:val="13"/>
                </w:rPr>
                <w:delText>Household</w:delText>
              </w:r>
              <w:r>
                <w:rPr>
                  <w:spacing w:val="35"/>
                  <w:sz w:val="13"/>
                </w:rPr>
                <w:delText xml:space="preserve"> </w:delText>
              </w:r>
              <w:r>
                <w:rPr>
                  <w:sz w:val="13"/>
                </w:rPr>
                <w:delText>head</w:delText>
              </w:r>
              <w:r>
                <w:rPr>
                  <w:spacing w:val="35"/>
                  <w:sz w:val="13"/>
                </w:rPr>
                <w:delText xml:space="preserve"> </w:delText>
              </w:r>
              <w:r>
                <w:rPr>
                  <w:sz w:val="13"/>
                </w:rPr>
                <w:delText>is</w:delText>
              </w:r>
              <w:r>
                <w:rPr>
                  <w:spacing w:val="35"/>
                  <w:sz w:val="13"/>
                </w:rPr>
                <w:delText xml:space="preserve"> </w:delText>
              </w:r>
              <w:r>
                <w:rPr>
                  <w:sz w:val="13"/>
                </w:rPr>
                <w:delText>the</w:delText>
              </w:r>
              <w:r>
                <w:rPr>
                  <w:spacing w:val="35"/>
                  <w:sz w:val="13"/>
                </w:rPr>
                <w:delText xml:space="preserve"> </w:delText>
              </w:r>
              <w:r>
                <w:rPr>
                  <w:spacing w:val="-2"/>
                  <w:sz w:val="13"/>
                </w:rPr>
                <w:delText>respondent</w:delText>
              </w:r>
              <w:r>
                <w:rPr>
                  <w:rFonts w:ascii="Times New Roman"/>
                  <w:sz w:val="13"/>
                </w:rPr>
                <w:tab/>
              </w:r>
              <w:r>
                <w:rPr>
                  <w:spacing w:val="-4"/>
                  <w:sz w:val="13"/>
                </w:rPr>
                <w:delText>0.71</w:delText>
              </w:r>
            </w:del>
          </w:p>
        </w:tc>
        <w:tc>
          <w:tcPr>
            <w:tcW w:w="654" w:type="dxa"/>
          </w:tcPr>
          <w:p w14:paraId="42744E3E" w14:textId="61BA1307" w:rsidR="00D62403" w:rsidRDefault="00D62403">
            <w:pPr>
              <w:pStyle w:val="TableParagraph"/>
              <w:spacing w:before="20"/>
              <w:ind w:left="25" w:right="25"/>
              <w:rPr>
                <w:del w:id="1342" w:author="Mohamed SALEM" w:date="2024-01-16T13:33:00Z"/>
                <w:sz w:val="13"/>
              </w:rPr>
            </w:pPr>
            <w:del w:id="1343" w:author="Mohamed SALEM" w:date="2024-01-16T13:39:00Z">
              <w:r>
                <w:rPr>
                  <w:spacing w:val="-4"/>
                  <w:sz w:val="13"/>
                </w:rPr>
                <w:delText>0.72</w:delText>
              </w:r>
            </w:del>
          </w:p>
        </w:tc>
        <w:tc>
          <w:tcPr>
            <w:tcW w:w="581" w:type="dxa"/>
          </w:tcPr>
          <w:p w14:paraId="02EA6D7B" w14:textId="49437087" w:rsidR="00D62403" w:rsidRDefault="00D62403">
            <w:pPr>
              <w:pStyle w:val="TableParagraph"/>
              <w:spacing w:before="20"/>
              <w:ind w:left="10" w:right="10"/>
              <w:rPr>
                <w:del w:id="1344" w:author="Mohamed SALEM" w:date="2024-01-16T13:33:00Z"/>
                <w:sz w:val="13"/>
              </w:rPr>
            </w:pPr>
            <w:del w:id="1345" w:author="Mohamed SALEM" w:date="2024-01-16T13:39:00Z">
              <w:r>
                <w:rPr>
                  <w:spacing w:val="-4"/>
                  <w:sz w:val="13"/>
                </w:rPr>
                <w:delText>0.00</w:delText>
              </w:r>
            </w:del>
          </w:p>
        </w:tc>
        <w:tc>
          <w:tcPr>
            <w:tcW w:w="654" w:type="dxa"/>
          </w:tcPr>
          <w:p w14:paraId="7676A9B3" w14:textId="3FBC790A" w:rsidR="00D62403" w:rsidRDefault="00D62403">
            <w:pPr>
              <w:pStyle w:val="TableParagraph"/>
              <w:spacing w:before="20"/>
              <w:ind w:left="25" w:right="25"/>
              <w:rPr>
                <w:del w:id="1346" w:author="Mohamed SALEM" w:date="2024-01-16T13:33:00Z"/>
                <w:sz w:val="13"/>
              </w:rPr>
            </w:pPr>
            <w:del w:id="1347" w:author="Mohamed SALEM" w:date="2024-01-16T13:39:00Z">
              <w:r>
                <w:rPr>
                  <w:spacing w:val="-4"/>
                  <w:sz w:val="13"/>
                </w:rPr>
                <w:delText>0.80</w:delText>
              </w:r>
            </w:del>
          </w:p>
        </w:tc>
        <w:tc>
          <w:tcPr>
            <w:tcW w:w="654" w:type="dxa"/>
          </w:tcPr>
          <w:p w14:paraId="415923B4" w14:textId="0845A4D9" w:rsidR="00D62403" w:rsidRDefault="00D62403">
            <w:pPr>
              <w:pStyle w:val="TableParagraph"/>
              <w:spacing w:before="20"/>
              <w:ind w:left="25" w:right="25"/>
              <w:rPr>
                <w:del w:id="1348" w:author="Mohamed SALEM" w:date="2024-01-16T13:33:00Z"/>
                <w:sz w:val="13"/>
              </w:rPr>
            </w:pPr>
            <w:del w:id="1349" w:author="Mohamed SALEM" w:date="2024-01-16T13:39:00Z">
              <w:r>
                <w:rPr>
                  <w:spacing w:val="-4"/>
                  <w:sz w:val="13"/>
                </w:rPr>
                <w:delText>0.76</w:delText>
              </w:r>
            </w:del>
          </w:p>
        </w:tc>
        <w:tc>
          <w:tcPr>
            <w:tcW w:w="581" w:type="dxa"/>
          </w:tcPr>
          <w:p w14:paraId="13BB7B8C" w14:textId="5E422F36" w:rsidR="00D62403" w:rsidRDefault="00D62403">
            <w:pPr>
              <w:pStyle w:val="TableParagraph"/>
              <w:spacing w:before="20"/>
              <w:ind w:left="10" w:right="10"/>
              <w:rPr>
                <w:del w:id="1350" w:author="Mohamed SALEM" w:date="2024-01-16T13:33:00Z"/>
                <w:sz w:val="13"/>
              </w:rPr>
            </w:pPr>
            <w:del w:id="1351" w:author="Mohamed SALEM" w:date="2024-01-16T13:39:00Z">
              <w:r>
                <w:rPr>
                  <w:spacing w:val="-2"/>
                  <w:sz w:val="13"/>
                </w:rPr>
                <w:delText>-</w:delText>
              </w:r>
              <w:r>
                <w:rPr>
                  <w:spacing w:val="-4"/>
                  <w:sz w:val="13"/>
                </w:rPr>
                <w:delText>0.04</w:delText>
              </w:r>
            </w:del>
          </w:p>
        </w:tc>
        <w:tc>
          <w:tcPr>
            <w:tcW w:w="654" w:type="dxa"/>
          </w:tcPr>
          <w:p w14:paraId="1A7F6475" w14:textId="7CDF1189" w:rsidR="00D62403" w:rsidRDefault="00D62403">
            <w:pPr>
              <w:pStyle w:val="TableParagraph"/>
              <w:spacing w:before="20"/>
              <w:ind w:left="25" w:right="25"/>
              <w:rPr>
                <w:del w:id="1352" w:author="Mohamed SALEM" w:date="2024-01-16T13:33:00Z"/>
                <w:sz w:val="13"/>
              </w:rPr>
            </w:pPr>
            <w:del w:id="1353" w:author="Mohamed SALEM" w:date="2024-01-16T13:39:00Z">
              <w:r>
                <w:rPr>
                  <w:spacing w:val="-4"/>
                  <w:w w:val="105"/>
                  <w:sz w:val="13"/>
                </w:rPr>
                <w:delText>0.77</w:delText>
              </w:r>
            </w:del>
          </w:p>
        </w:tc>
        <w:tc>
          <w:tcPr>
            <w:tcW w:w="654" w:type="dxa"/>
          </w:tcPr>
          <w:p w14:paraId="243D91A1" w14:textId="58D994B0" w:rsidR="00D62403" w:rsidRDefault="00D62403">
            <w:pPr>
              <w:pStyle w:val="TableParagraph"/>
              <w:spacing w:before="20"/>
              <w:ind w:left="25" w:right="24"/>
              <w:rPr>
                <w:del w:id="1354" w:author="Mohamed SALEM" w:date="2024-01-16T13:33:00Z"/>
                <w:sz w:val="13"/>
              </w:rPr>
            </w:pPr>
            <w:del w:id="1355" w:author="Mohamed SALEM" w:date="2024-01-16T13:39:00Z">
              <w:r>
                <w:rPr>
                  <w:spacing w:val="-4"/>
                  <w:w w:val="105"/>
                  <w:sz w:val="13"/>
                </w:rPr>
                <w:delText>0.75</w:delText>
              </w:r>
            </w:del>
          </w:p>
        </w:tc>
        <w:tc>
          <w:tcPr>
            <w:tcW w:w="589" w:type="dxa"/>
          </w:tcPr>
          <w:p w14:paraId="69089F02" w14:textId="2DF653DC" w:rsidR="00D62403" w:rsidRDefault="00D62403">
            <w:pPr>
              <w:pStyle w:val="TableParagraph"/>
              <w:spacing w:before="20"/>
              <w:ind w:left="1"/>
              <w:rPr>
                <w:del w:id="1356" w:author="Mohamed SALEM" w:date="2024-01-16T13:33:00Z"/>
                <w:sz w:val="13"/>
              </w:rPr>
            </w:pPr>
            <w:del w:id="1357" w:author="Mohamed SALEM" w:date="2024-01-16T13:39:00Z">
              <w:r>
                <w:rPr>
                  <w:spacing w:val="-2"/>
                  <w:sz w:val="13"/>
                </w:rPr>
                <w:delText>-</w:delText>
              </w:r>
              <w:r>
                <w:rPr>
                  <w:spacing w:val="-4"/>
                  <w:sz w:val="13"/>
                </w:rPr>
                <w:delText>0.03</w:delText>
              </w:r>
            </w:del>
          </w:p>
        </w:tc>
      </w:tr>
      <w:tr w:rsidR="00D62403" w14:paraId="230B9F68" w14:textId="77777777">
        <w:trPr>
          <w:trHeight w:val="163"/>
          <w:del w:id="1358" w:author="Mohamed SALEM" w:date="2024-01-16T13:39:00Z"/>
        </w:trPr>
        <w:tc>
          <w:tcPr>
            <w:tcW w:w="4339" w:type="dxa"/>
          </w:tcPr>
          <w:p w14:paraId="5C4D07F6" w14:textId="1600F59A" w:rsidR="00D62403" w:rsidRDefault="00D62403">
            <w:pPr>
              <w:pStyle w:val="TableParagraph"/>
              <w:spacing w:before="20"/>
              <w:ind w:right="138"/>
              <w:jc w:val="right"/>
              <w:rPr>
                <w:del w:id="1359" w:author="Mohamed SALEM" w:date="2024-01-16T13:33:00Z"/>
                <w:sz w:val="13"/>
              </w:rPr>
            </w:pPr>
            <w:del w:id="1360" w:author="Mohamed SALEM" w:date="2024-01-16T13:39:00Z">
              <w:r>
                <w:rPr>
                  <w:spacing w:val="-2"/>
                  <w:w w:val="105"/>
                  <w:sz w:val="13"/>
                </w:rPr>
                <w:delText>(0.45)</w:delText>
              </w:r>
            </w:del>
          </w:p>
        </w:tc>
        <w:tc>
          <w:tcPr>
            <w:tcW w:w="654" w:type="dxa"/>
          </w:tcPr>
          <w:p w14:paraId="123759BD" w14:textId="0E80FAD0" w:rsidR="00D62403" w:rsidRDefault="00D62403">
            <w:pPr>
              <w:pStyle w:val="TableParagraph"/>
              <w:spacing w:before="20"/>
              <w:ind w:left="25" w:right="25"/>
              <w:rPr>
                <w:del w:id="1361" w:author="Mohamed SALEM" w:date="2024-01-16T13:33:00Z"/>
                <w:sz w:val="13"/>
              </w:rPr>
            </w:pPr>
            <w:del w:id="1362" w:author="Mohamed SALEM" w:date="2024-01-16T13:39:00Z">
              <w:r>
                <w:rPr>
                  <w:spacing w:val="-2"/>
                  <w:w w:val="105"/>
                  <w:sz w:val="13"/>
                </w:rPr>
                <w:delText>(0.45)</w:delText>
              </w:r>
            </w:del>
          </w:p>
        </w:tc>
        <w:tc>
          <w:tcPr>
            <w:tcW w:w="581" w:type="dxa"/>
          </w:tcPr>
          <w:p w14:paraId="707A5451" w14:textId="2089ABD0" w:rsidR="00D62403" w:rsidRDefault="00D62403">
            <w:pPr>
              <w:pStyle w:val="TableParagraph"/>
              <w:spacing w:before="20"/>
              <w:ind w:left="10" w:right="10"/>
              <w:rPr>
                <w:del w:id="1363" w:author="Mohamed SALEM" w:date="2024-01-16T13:33:00Z"/>
                <w:sz w:val="13"/>
              </w:rPr>
            </w:pPr>
            <w:del w:id="1364" w:author="Mohamed SALEM" w:date="2024-01-16T13:39:00Z">
              <w:r>
                <w:rPr>
                  <w:spacing w:val="-2"/>
                  <w:w w:val="105"/>
                  <w:sz w:val="13"/>
                </w:rPr>
                <w:delText>(0.93)</w:delText>
              </w:r>
            </w:del>
          </w:p>
        </w:tc>
        <w:tc>
          <w:tcPr>
            <w:tcW w:w="654" w:type="dxa"/>
          </w:tcPr>
          <w:p w14:paraId="20018B28" w14:textId="45094DCB" w:rsidR="00D62403" w:rsidRDefault="00D62403">
            <w:pPr>
              <w:pStyle w:val="TableParagraph"/>
              <w:spacing w:before="20"/>
              <w:ind w:left="25" w:right="25"/>
              <w:rPr>
                <w:del w:id="1365" w:author="Mohamed SALEM" w:date="2024-01-16T13:33:00Z"/>
                <w:sz w:val="13"/>
              </w:rPr>
            </w:pPr>
            <w:del w:id="1366" w:author="Mohamed SALEM" w:date="2024-01-16T13:39:00Z">
              <w:r>
                <w:rPr>
                  <w:spacing w:val="-2"/>
                  <w:sz w:val="13"/>
                </w:rPr>
                <w:delText>(0.40)</w:delText>
              </w:r>
            </w:del>
          </w:p>
        </w:tc>
        <w:tc>
          <w:tcPr>
            <w:tcW w:w="654" w:type="dxa"/>
          </w:tcPr>
          <w:p w14:paraId="76444E60" w14:textId="686892E2" w:rsidR="00D62403" w:rsidRDefault="00D62403">
            <w:pPr>
              <w:pStyle w:val="TableParagraph"/>
              <w:spacing w:before="20"/>
              <w:ind w:left="25" w:right="25"/>
              <w:rPr>
                <w:del w:id="1367" w:author="Mohamed SALEM" w:date="2024-01-16T13:33:00Z"/>
                <w:sz w:val="13"/>
              </w:rPr>
            </w:pPr>
            <w:del w:id="1368" w:author="Mohamed SALEM" w:date="2024-01-16T13:39:00Z">
              <w:r>
                <w:rPr>
                  <w:spacing w:val="-2"/>
                  <w:w w:val="105"/>
                  <w:sz w:val="13"/>
                </w:rPr>
                <w:delText>(0.43)</w:delText>
              </w:r>
            </w:del>
          </w:p>
        </w:tc>
        <w:tc>
          <w:tcPr>
            <w:tcW w:w="581" w:type="dxa"/>
          </w:tcPr>
          <w:p w14:paraId="357FB8B4" w14:textId="072C613C" w:rsidR="00D62403" w:rsidRDefault="00D62403">
            <w:pPr>
              <w:pStyle w:val="TableParagraph"/>
              <w:spacing w:before="20"/>
              <w:ind w:left="10" w:right="10"/>
              <w:rPr>
                <w:del w:id="1369" w:author="Mohamed SALEM" w:date="2024-01-16T13:33:00Z"/>
                <w:sz w:val="13"/>
              </w:rPr>
            </w:pPr>
            <w:del w:id="1370" w:author="Mohamed SALEM" w:date="2024-01-16T13:39:00Z">
              <w:r>
                <w:rPr>
                  <w:spacing w:val="-2"/>
                  <w:w w:val="105"/>
                  <w:sz w:val="13"/>
                </w:rPr>
                <w:delText>(0.22)</w:delText>
              </w:r>
            </w:del>
          </w:p>
        </w:tc>
        <w:tc>
          <w:tcPr>
            <w:tcW w:w="654" w:type="dxa"/>
          </w:tcPr>
          <w:p w14:paraId="7FDDA6BB" w14:textId="6DE1EE8A" w:rsidR="00D62403" w:rsidRDefault="00D62403">
            <w:pPr>
              <w:pStyle w:val="TableParagraph"/>
              <w:spacing w:before="20"/>
              <w:ind w:left="25" w:right="25"/>
              <w:rPr>
                <w:del w:id="1371" w:author="Mohamed SALEM" w:date="2024-01-16T13:33:00Z"/>
                <w:sz w:val="13"/>
              </w:rPr>
            </w:pPr>
            <w:del w:id="1372" w:author="Mohamed SALEM" w:date="2024-01-16T13:39:00Z">
              <w:r>
                <w:rPr>
                  <w:spacing w:val="-2"/>
                  <w:w w:val="105"/>
                  <w:sz w:val="13"/>
                </w:rPr>
                <w:delText>(0.42)</w:delText>
              </w:r>
            </w:del>
          </w:p>
        </w:tc>
        <w:tc>
          <w:tcPr>
            <w:tcW w:w="654" w:type="dxa"/>
          </w:tcPr>
          <w:p w14:paraId="75524FDD" w14:textId="1A49B42B" w:rsidR="00D62403" w:rsidRDefault="00D62403">
            <w:pPr>
              <w:pStyle w:val="TableParagraph"/>
              <w:spacing w:before="20"/>
              <w:ind w:left="25" w:right="25"/>
              <w:rPr>
                <w:del w:id="1373" w:author="Mohamed SALEM" w:date="2024-01-16T13:33:00Z"/>
                <w:sz w:val="13"/>
              </w:rPr>
            </w:pPr>
            <w:del w:id="1374" w:author="Mohamed SALEM" w:date="2024-01-16T13:39:00Z">
              <w:r>
                <w:rPr>
                  <w:spacing w:val="-2"/>
                  <w:w w:val="105"/>
                  <w:sz w:val="13"/>
                </w:rPr>
                <w:delText>(0.44)</w:delText>
              </w:r>
            </w:del>
          </w:p>
        </w:tc>
        <w:tc>
          <w:tcPr>
            <w:tcW w:w="589" w:type="dxa"/>
          </w:tcPr>
          <w:p w14:paraId="71CEBBE8" w14:textId="2430DFA4" w:rsidR="00D62403" w:rsidRDefault="00D62403">
            <w:pPr>
              <w:pStyle w:val="TableParagraph"/>
              <w:spacing w:before="20"/>
              <w:ind w:left="1" w:right="1"/>
              <w:rPr>
                <w:del w:id="1375" w:author="Mohamed SALEM" w:date="2024-01-16T13:33:00Z"/>
                <w:sz w:val="13"/>
              </w:rPr>
            </w:pPr>
            <w:del w:id="1376" w:author="Mohamed SALEM" w:date="2024-01-16T13:39:00Z">
              <w:r>
                <w:rPr>
                  <w:spacing w:val="-2"/>
                  <w:w w:val="105"/>
                  <w:sz w:val="13"/>
                </w:rPr>
                <w:delText>(0.33)</w:delText>
              </w:r>
            </w:del>
          </w:p>
        </w:tc>
      </w:tr>
      <w:tr w:rsidR="00D62403" w14:paraId="27893B87" w14:textId="77777777">
        <w:trPr>
          <w:trHeight w:val="163"/>
          <w:del w:id="1377" w:author="Mohamed SALEM" w:date="2024-01-16T13:39:00Z"/>
        </w:trPr>
        <w:tc>
          <w:tcPr>
            <w:tcW w:w="4339" w:type="dxa"/>
          </w:tcPr>
          <w:p w14:paraId="0FEF1075" w14:textId="5D3DF16B" w:rsidR="00D62403" w:rsidRDefault="00D62403">
            <w:pPr>
              <w:pStyle w:val="TableParagraph"/>
              <w:tabs>
                <w:tab w:val="right" w:pos="4038"/>
              </w:tabs>
              <w:spacing w:before="20"/>
              <w:ind w:right="195"/>
              <w:jc w:val="right"/>
              <w:rPr>
                <w:del w:id="1378" w:author="Mohamed SALEM" w:date="2024-01-16T13:33:00Z"/>
                <w:sz w:val="13"/>
              </w:rPr>
            </w:pPr>
            <w:del w:id="1379" w:author="Mohamed SALEM" w:date="2024-01-16T13:39:00Z">
              <w:r>
                <w:rPr>
                  <w:sz w:val="13"/>
                </w:rPr>
                <w:delText>Female</w:delText>
              </w:r>
              <w:r>
                <w:rPr>
                  <w:spacing w:val="45"/>
                  <w:sz w:val="13"/>
                </w:rPr>
                <w:delText xml:space="preserve"> </w:delText>
              </w:r>
              <w:r>
                <w:rPr>
                  <w:sz w:val="13"/>
                </w:rPr>
                <w:delText>Household</w:delText>
              </w:r>
              <w:r>
                <w:rPr>
                  <w:spacing w:val="45"/>
                  <w:sz w:val="13"/>
                </w:rPr>
                <w:delText xml:space="preserve"> </w:delText>
              </w:r>
              <w:r>
                <w:rPr>
                  <w:spacing w:val="-4"/>
                  <w:sz w:val="13"/>
                </w:rPr>
                <w:delText>Head</w:delText>
              </w:r>
              <w:r>
                <w:rPr>
                  <w:rFonts w:ascii="Times New Roman"/>
                  <w:sz w:val="13"/>
                </w:rPr>
                <w:tab/>
              </w:r>
              <w:r>
                <w:rPr>
                  <w:spacing w:val="-4"/>
                  <w:sz w:val="13"/>
                </w:rPr>
                <w:delText>0.20</w:delText>
              </w:r>
            </w:del>
          </w:p>
        </w:tc>
        <w:tc>
          <w:tcPr>
            <w:tcW w:w="654" w:type="dxa"/>
          </w:tcPr>
          <w:p w14:paraId="61570A68" w14:textId="7DBE8AEA" w:rsidR="00D62403" w:rsidRDefault="00D62403">
            <w:pPr>
              <w:pStyle w:val="TableParagraph"/>
              <w:spacing w:before="20"/>
              <w:ind w:left="25" w:right="25"/>
              <w:rPr>
                <w:del w:id="1380" w:author="Mohamed SALEM" w:date="2024-01-16T13:33:00Z"/>
                <w:sz w:val="13"/>
              </w:rPr>
            </w:pPr>
            <w:del w:id="1381" w:author="Mohamed SALEM" w:date="2024-01-16T13:39:00Z">
              <w:r>
                <w:rPr>
                  <w:spacing w:val="-4"/>
                  <w:w w:val="105"/>
                  <w:sz w:val="13"/>
                </w:rPr>
                <w:delText>0.19</w:delText>
              </w:r>
            </w:del>
          </w:p>
        </w:tc>
        <w:tc>
          <w:tcPr>
            <w:tcW w:w="581" w:type="dxa"/>
          </w:tcPr>
          <w:p w14:paraId="63371092" w14:textId="3A93E4EA" w:rsidR="00D62403" w:rsidRDefault="00D62403">
            <w:pPr>
              <w:pStyle w:val="TableParagraph"/>
              <w:spacing w:before="20"/>
              <w:ind w:left="10" w:right="10"/>
              <w:rPr>
                <w:del w:id="1382" w:author="Mohamed SALEM" w:date="2024-01-16T13:33:00Z"/>
                <w:sz w:val="13"/>
              </w:rPr>
            </w:pPr>
            <w:del w:id="1383" w:author="Mohamed SALEM" w:date="2024-01-16T13:39:00Z">
              <w:r>
                <w:rPr>
                  <w:sz w:val="13"/>
                </w:rPr>
                <w:delText>-</w:delText>
              </w:r>
              <w:r>
                <w:rPr>
                  <w:spacing w:val="-4"/>
                  <w:sz w:val="13"/>
                </w:rPr>
                <w:delText>0.01</w:delText>
              </w:r>
            </w:del>
          </w:p>
        </w:tc>
        <w:tc>
          <w:tcPr>
            <w:tcW w:w="654" w:type="dxa"/>
          </w:tcPr>
          <w:p w14:paraId="5283943E" w14:textId="62CBD09B" w:rsidR="00D62403" w:rsidRDefault="00D62403">
            <w:pPr>
              <w:pStyle w:val="TableParagraph"/>
              <w:spacing w:before="20"/>
              <w:ind w:left="25" w:right="25"/>
              <w:rPr>
                <w:del w:id="1384" w:author="Mohamed SALEM" w:date="2024-01-16T13:33:00Z"/>
                <w:sz w:val="13"/>
              </w:rPr>
            </w:pPr>
            <w:del w:id="1385" w:author="Mohamed SALEM" w:date="2024-01-16T13:39:00Z">
              <w:r>
                <w:rPr>
                  <w:spacing w:val="-4"/>
                  <w:sz w:val="13"/>
                </w:rPr>
                <w:delText>0.30</w:delText>
              </w:r>
            </w:del>
          </w:p>
        </w:tc>
        <w:tc>
          <w:tcPr>
            <w:tcW w:w="654" w:type="dxa"/>
          </w:tcPr>
          <w:p w14:paraId="1CDAFB3F" w14:textId="0D57507F" w:rsidR="00D62403" w:rsidRDefault="00D62403">
            <w:pPr>
              <w:pStyle w:val="TableParagraph"/>
              <w:spacing w:before="20"/>
              <w:ind w:left="25" w:right="25"/>
              <w:rPr>
                <w:del w:id="1386" w:author="Mohamed SALEM" w:date="2024-01-16T13:33:00Z"/>
                <w:sz w:val="13"/>
              </w:rPr>
            </w:pPr>
            <w:del w:id="1387" w:author="Mohamed SALEM" w:date="2024-01-16T13:39:00Z">
              <w:r>
                <w:rPr>
                  <w:spacing w:val="-4"/>
                  <w:sz w:val="13"/>
                </w:rPr>
                <w:delText>0.30</w:delText>
              </w:r>
            </w:del>
          </w:p>
        </w:tc>
        <w:tc>
          <w:tcPr>
            <w:tcW w:w="581" w:type="dxa"/>
          </w:tcPr>
          <w:p w14:paraId="17E568DF" w14:textId="4C1F0B4B" w:rsidR="00D62403" w:rsidRDefault="00D62403">
            <w:pPr>
              <w:pStyle w:val="TableParagraph"/>
              <w:spacing w:before="20"/>
              <w:ind w:left="10" w:right="10"/>
              <w:rPr>
                <w:del w:id="1388" w:author="Mohamed SALEM" w:date="2024-01-16T13:33:00Z"/>
                <w:sz w:val="13"/>
              </w:rPr>
            </w:pPr>
            <w:del w:id="1389" w:author="Mohamed SALEM" w:date="2024-01-16T13:39:00Z">
              <w:r>
                <w:rPr>
                  <w:spacing w:val="-4"/>
                  <w:sz w:val="13"/>
                </w:rPr>
                <w:delText>-0.00</w:delText>
              </w:r>
            </w:del>
          </w:p>
        </w:tc>
        <w:tc>
          <w:tcPr>
            <w:tcW w:w="654" w:type="dxa"/>
          </w:tcPr>
          <w:p w14:paraId="56F4E357" w14:textId="68DBF121" w:rsidR="00D62403" w:rsidRDefault="00D62403">
            <w:pPr>
              <w:pStyle w:val="TableParagraph"/>
              <w:spacing w:before="20"/>
              <w:ind w:left="25" w:right="25"/>
              <w:rPr>
                <w:del w:id="1390" w:author="Mohamed SALEM" w:date="2024-01-16T13:33:00Z"/>
                <w:sz w:val="13"/>
              </w:rPr>
            </w:pPr>
            <w:del w:id="1391" w:author="Mohamed SALEM" w:date="2024-01-16T13:39:00Z">
              <w:r>
                <w:rPr>
                  <w:spacing w:val="-4"/>
                  <w:sz w:val="13"/>
                </w:rPr>
                <w:delText>0.27</w:delText>
              </w:r>
            </w:del>
          </w:p>
        </w:tc>
        <w:tc>
          <w:tcPr>
            <w:tcW w:w="654" w:type="dxa"/>
          </w:tcPr>
          <w:p w14:paraId="0BC26084" w14:textId="1E19D85F" w:rsidR="00D62403" w:rsidRDefault="00D62403">
            <w:pPr>
              <w:pStyle w:val="TableParagraph"/>
              <w:spacing w:before="20"/>
              <w:ind w:left="25" w:right="24"/>
              <w:rPr>
                <w:del w:id="1392" w:author="Mohamed SALEM" w:date="2024-01-16T13:33:00Z"/>
                <w:sz w:val="13"/>
              </w:rPr>
            </w:pPr>
            <w:del w:id="1393" w:author="Mohamed SALEM" w:date="2024-01-16T13:39:00Z">
              <w:r>
                <w:rPr>
                  <w:spacing w:val="-4"/>
                  <w:sz w:val="13"/>
                </w:rPr>
                <w:delText>0.26</w:delText>
              </w:r>
            </w:del>
          </w:p>
        </w:tc>
        <w:tc>
          <w:tcPr>
            <w:tcW w:w="589" w:type="dxa"/>
          </w:tcPr>
          <w:p w14:paraId="3AFD6E9C" w14:textId="6DD976C0" w:rsidR="00D62403" w:rsidRDefault="00D62403">
            <w:pPr>
              <w:pStyle w:val="TableParagraph"/>
              <w:spacing w:before="20"/>
              <w:ind w:left="1"/>
              <w:rPr>
                <w:del w:id="1394" w:author="Mohamed SALEM" w:date="2024-01-16T13:33:00Z"/>
                <w:sz w:val="13"/>
              </w:rPr>
            </w:pPr>
            <w:del w:id="1395" w:author="Mohamed SALEM" w:date="2024-01-16T13:39:00Z">
              <w:r>
                <w:rPr>
                  <w:sz w:val="13"/>
                </w:rPr>
                <w:delText>-</w:delText>
              </w:r>
              <w:r>
                <w:rPr>
                  <w:spacing w:val="-4"/>
                  <w:sz w:val="13"/>
                </w:rPr>
                <w:delText>0.01</w:delText>
              </w:r>
            </w:del>
          </w:p>
        </w:tc>
      </w:tr>
      <w:tr w:rsidR="00D62403" w14:paraId="3CF8E1FC" w14:textId="77777777">
        <w:trPr>
          <w:trHeight w:val="163"/>
          <w:del w:id="1396" w:author="Mohamed SALEM" w:date="2024-01-16T13:39:00Z"/>
        </w:trPr>
        <w:tc>
          <w:tcPr>
            <w:tcW w:w="4339" w:type="dxa"/>
          </w:tcPr>
          <w:p w14:paraId="56BD7040" w14:textId="62B4563D" w:rsidR="00D62403" w:rsidRDefault="00D62403">
            <w:pPr>
              <w:pStyle w:val="TableParagraph"/>
              <w:spacing w:before="20"/>
              <w:ind w:right="138"/>
              <w:jc w:val="right"/>
              <w:rPr>
                <w:del w:id="1397" w:author="Mohamed SALEM" w:date="2024-01-16T13:33:00Z"/>
                <w:sz w:val="13"/>
              </w:rPr>
            </w:pPr>
            <w:del w:id="1398" w:author="Mohamed SALEM" w:date="2024-01-16T13:39:00Z">
              <w:r>
                <w:rPr>
                  <w:spacing w:val="-2"/>
                  <w:sz w:val="13"/>
                </w:rPr>
                <w:delText>(0.40)</w:delText>
              </w:r>
            </w:del>
          </w:p>
        </w:tc>
        <w:tc>
          <w:tcPr>
            <w:tcW w:w="654" w:type="dxa"/>
          </w:tcPr>
          <w:p w14:paraId="3C8828A8" w14:textId="071DC347" w:rsidR="00D62403" w:rsidRDefault="00D62403">
            <w:pPr>
              <w:pStyle w:val="TableParagraph"/>
              <w:spacing w:before="20"/>
              <w:ind w:left="25" w:right="25"/>
              <w:rPr>
                <w:del w:id="1399" w:author="Mohamed SALEM" w:date="2024-01-16T13:33:00Z"/>
                <w:sz w:val="13"/>
              </w:rPr>
            </w:pPr>
            <w:del w:id="1400" w:author="Mohamed SALEM" w:date="2024-01-16T13:39:00Z">
              <w:r>
                <w:rPr>
                  <w:spacing w:val="-2"/>
                  <w:sz w:val="13"/>
                </w:rPr>
                <w:delText>(0.40)</w:delText>
              </w:r>
            </w:del>
          </w:p>
        </w:tc>
        <w:tc>
          <w:tcPr>
            <w:tcW w:w="581" w:type="dxa"/>
          </w:tcPr>
          <w:p w14:paraId="4E8C93F7" w14:textId="7430117D" w:rsidR="00D62403" w:rsidRDefault="00D62403">
            <w:pPr>
              <w:pStyle w:val="TableParagraph"/>
              <w:spacing w:before="20"/>
              <w:ind w:left="10" w:right="10"/>
              <w:rPr>
                <w:del w:id="1401" w:author="Mohamed SALEM" w:date="2024-01-16T13:33:00Z"/>
                <w:sz w:val="13"/>
              </w:rPr>
            </w:pPr>
            <w:del w:id="1402" w:author="Mohamed SALEM" w:date="2024-01-16T13:39:00Z">
              <w:r>
                <w:rPr>
                  <w:spacing w:val="-2"/>
                  <w:sz w:val="13"/>
                </w:rPr>
                <w:delText>(0.84)</w:delText>
              </w:r>
            </w:del>
          </w:p>
        </w:tc>
        <w:tc>
          <w:tcPr>
            <w:tcW w:w="654" w:type="dxa"/>
          </w:tcPr>
          <w:p w14:paraId="021549E5" w14:textId="0E369D8D" w:rsidR="00D62403" w:rsidRDefault="00D62403">
            <w:pPr>
              <w:pStyle w:val="TableParagraph"/>
              <w:spacing w:before="20"/>
              <w:ind w:left="25" w:right="25"/>
              <w:rPr>
                <w:del w:id="1403" w:author="Mohamed SALEM" w:date="2024-01-16T13:33:00Z"/>
                <w:sz w:val="13"/>
              </w:rPr>
            </w:pPr>
            <w:del w:id="1404" w:author="Mohamed SALEM" w:date="2024-01-16T13:39:00Z">
              <w:r>
                <w:rPr>
                  <w:spacing w:val="-2"/>
                  <w:w w:val="105"/>
                  <w:sz w:val="13"/>
                </w:rPr>
                <w:delText>(0.46)</w:delText>
              </w:r>
            </w:del>
          </w:p>
        </w:tc>
        <w:tc>
          <w:tcPr>
            <w:tcW w:w="654" w:type="dxa"/>
          </w:tcPr>
          <w:p w14:paraId="05C07D88" w14:textId="19637153" w:rsidR="00D62403" w:rsidRDefault="00D62403">
            <w:pPr>
              <w:pStyle w:val="TableParagraph"/>
              <w:spacing w:before="20"/>
              <w:ind w:left="25" w:right="25"/>
              <w:rPr>
                <w:del w:id="1405" w:author="Mohamed SALEM" w:date="2024-01-16T13:33:00Z"/>
                <w:sz w:val="13"/>
              </w:rPr>
            </w:pPr>
            <w:del w:id="1406" w:author="Mohamed SALEM" w:date="2024-01-16T13:39:00Z">
              <w:r>
                <w:rPr>
                  <w:spacing w:val="-2"/>
                  <w:w w:val="105"/>
                  <w:sz w:val="13"/>
                </w:rPr>
                <w:delText>(0.46)</w:delText>
              </w:r>
            </w:del>
          </w:p>
        </w:tc>
        <w:tc>
          <w:tcPr>
            <w:tcW w:w="581" w:type="dxa"/>
          </w:tcPr>
          <w:p w14:paraId="449C8BBF" w14:textId="56F3A26B" w:rsidR="00D62403" w:rsidRDefault="00D62403">
            <w:pPr>
              <w:pStyle w:val="TableParagraph"/>
              <w:spacing w:before="20"/>
              <w:ind w:left="10" w:right="10"/>
              <w:rPr>
                <w:del w:id="1407" w:author="Mohamed SALEM" w:date="2024-01-16T13:33:00Z"/>
                <w:sz w:val="13"/>
              </w:rPr>
            </w:pPr>
            <w:del w:id="1408" w:author="Mohamed SALEM" w:date="2024-01-16T13:39:00Z">
              <w:r>
                <w:rPr>
                  <w:spacing w:val="-2"/>
                  <w:w w:val="105"/>
                  <w:sz w:val="13"/>
                </w:rPr>
                <w:delText>(0.94)</w:delText>
              </w:r>
            </w:del>
          </w:p>
        </w:tc>
        <w:tc>
          <w:tcPr>
            <w:tcW w:w="654" w:type="dxa"/>
          </w:tcPr>
          <w:p w14:paraId="44A9F7D7" w14:textId="41415657" w:rsidR="00D62403" w:rsidRDefault="00D62403">
            <w:pPr>
              <w:pStyle w:val="TableParagraph"/>
              <w:spacing w:before="20"/>
              <w:ind w:left="25" w:right="25"/>
              <w:rPr>
                <w:del w:id="1409" w:author="Mohamed SALEM" w:date="2024-01-16T13:33:00Z"/>
                <w:sz w:val="13"/>
              </w:rPr>
            </w:pPr>
            <w:del w:id="1410" w:author="Mohamed SALEM" w:date="2024-01-16T13:39:00Z">
              <w:r>
                <w:rPr>
                  <w:spacing w:val="-2"/>
                  <w:w w:val="105"/>
                  <w:sz w:val="13"/>
                </w:rPr>
                <w:delText>(0.44)</w:delText>
              </w:r>
            </w:del>
          </w:p>
        </w:tc>
        <w:tc>
          <w:tcPr>
            <w:tcW w:w="654" w:type="dxa"/>
          </w:tcPr>
          <w:p w14:paraId="4795DF60" w14:textId="6CF3B03D" w:rsidR="00D62403" w:rsidRDefault="00D62403">
            <w:pPr>
              <w:pStyle w:val="TableParagraph"/>
              <w:spacing w:before="20"/>
              <w:ind w:left="25" w:right="25"/>
              <w:rPr>
                <w:del w:id="1411" w:author="Mohamed SALEM" w:date="2024-01-16T13:33:00Z"/>
                <w:sz w:val="13"/>
              </w:rPr>
            </w:pPr>
            <w:del w:id="1412" w:author="Mohamed SALEM" w:date="2024-01-16T13:39:00Z">
              <w:r>
                <w:rPr>
                  <w:spacing w:val="-2"/>
                  <w:w w:val="105"/>
                  <w:sz w:val="13"/>
                </w:rPr>
                <w:delText>(0.44)</w:delText>
              </w:r>
            </w:del>
          </w:p>
        </w:tc>
        <w:tc>
          <w:tcPr>
            <w:tcW w:w="589" w:type="dxa"/>
          </w:tcPr>
          <w:p w14:paraId="5BA751C5" w14:textId="004196C6" w:rsidR="00D62403" w:rsidRDefault="00D62403">
            <w:pPr>
              <w:pStyle w:val="TableParagraph"/>
              <w:spacing w:before="20"/>
              <w:ind w:left="1" w:right="1"/>
              <w:rPr>
                <w:del w:id="1413" w:author="Mohamed SALEM" w:date="2024-01-16T13:33:00Z"/>
                <w:sz w:val="13"/>
              </w:rPr>
            </w:pPr>
            <w:del w:id="1414" w:author="Mohamed SALEM" w:date="2024-01-16T13:39:00Z">
              <w:r>
                <w:rPr>
                  <w:spacing w:val="-2"/>
                  <w:w w:val="105"/>
                  <w:sz w:val="13"/>
                </w:rPr>
                <w:delText>(0.85)</w:delText>
              </w:r>
            </w:del>
          </w:p>
        </w:tc>
      </w:tr>
      <w:tr w:rsidR="00D62403" w14:paraId="2741158A" w14:textId="77777777">
        <w:trPr>
          <w:trHeight w:val="163"/>
          <w:del w:id="1415" w:author="Mohamed SALEM" w:date="2024-01-16T13:39:00Z"/>
        </w:trPr>
        <w:tc>
          <w:tcPr>
            <w:tcW w:w="4339" w:type="dxa"/>
          </w:tcPr>
          <w:p w14:paraId="33025E35" w14:textId="31053A2A" w:rsidR="00D62403" w:rsidRDefault="00D62403">
            <w:pPr>
              <w:pStyle w:val="TableParagraph"/>
              <w:tabs>
                <w:tab w:val="right" w:pos="4038"/>
              </w:tabs>
              <w:spacing w:before="20"/>
              <w:ind w:right="194"/>
              <w:jc w:val="right"/>
              <w:rPr>
                <w:del w:id="1416" w:author="Mohamed SALEM" w:date="2024-01-16T13:33:00Z"/>
                <w:sz w:val="13"/>
              </w:rPr>
            </w:pPr>
            <w:del w:id="1417" w:author="Mohamed SALEM" w:date="2024-01-16T13:39:00Z">
              <w:r>
                <w:rPr>
                  <w:sz w:val="13"/>
                </w:rPr>
                <w:delText>Married</w:delText>
              </w:r>
              <w:r>
                <w:rPr>
                  <w:spacing w:val="51"/>
                  <w:sz w:val="13"/>
                </w:rPr>
                <w:delText xml:space="preserve"> </w:delText>
              </w:r>
              <w:r>
                <w:rPr>
                  <w:sz w:val="13"/>
                </w:rPr>
                <w:delText>Household</w:delText>
              </w:r>
              <w:r>
                <w:rPr>
                  <w:spacing w:val="51"/>
                  <w:sz w:val="13"/>
                </w:rPr>
                <w:delText xml:space="preserve"> </w:delText>
              </w:r>
              <w:r>
                <w:rPr>
                  <w:spacing w:val="-4"/>
                  <w:sz w:val="13"/>
                </w:rPr>
                <w:delText>Head</w:delText>
              </w:r>
              <w:r>
                <w:rPr>
                  <w:rFonts w:ascii="Times New Roman"/>
                  <w:sz w:val="13"/>
                </w:rPr>
                <w:tab/>
              </w:r>
              <w:r>
                <w:rPr>
                  <w:spacing w:val="-4"/>
                  <w:sz w:val="13"/>
                </w:rPr>
                <w:delText>0.24</w:delText>
              </w:r>
            </w:del>
          </w:p>
        </w:tc>
        <w:tc>
          <w:tcPr>
            <w:tcW w:w="654" w:type="dxa"/>
          </w:tcPr>
          <w:p w14:paraId="7CE4F30A" w14:textId="684CE1CB" w:rsidR="00D62403" w:rsidRDefault="00D62403">
            <w:pPr>
              <w:pStyle w:val="TableParagraph"/>
              <w:spacing w:before="20"/>
              <w:ind w:left="25" w:right="25"/>
              <w:rPr>
                <w:del w:id="1418" w:author="Mohamed SALEM" w:date="2024-01-16T13:33:00Z"/>
                <w:sz w:val="13"/>
              </w:rPr>
            </w:pPr>
            <w:del w:id="1419" w:author="Mohamed SALEM" w:date="2024-01-16T13:39:00Z">
              <w:r>
                <w:rPr>
                  <w:spacing w:val="-4"/>
                  <w:sz w:val="13"/>
                </w:rPr>
                <w:delText>0.26</w:delText>
              </w:r>
            </w:del>
          </w:p>
        </w:tc>
        <w:tc>
          <w:tcPr>
            <w:tcW w:w="581" w:type="dxa"/>
          </w:tcPr>
          <w:p w14:paraId="764CB406" w14:textId="6FB1F6B3" w:rsidR="00D62403" w:rsidRDefault="00D62403">
            <w:pPr>
              <w:pStyle w:val="TableParagraph"/>
              <w:spacing w:before="20"/>
              <w:ind w:left="10" w:right="10"/>
              <w:rPr>
                <w:del w:id="1420" w:author="Mohamed SALEM" w:date="2024-01-16T13:33:00Z"/>
                <w:sz w:val="13"/>
              </w:rPr>
            </w:pPr>
            <w:del w:id="1421" w:author="Mohamed SALEM" w:date="2024-01-16T13:39:00Z">
              <w:r>
                <w:rPr>
                  <w:spacing w:val="-4"/>
                  <w:sz w:val="13"/>
                </w:rPr>
                <w:delText>0.02</w:delText>
              </w:r>
            </w:del>
          </w:p>
        </w:tc>
        <w:tc>
          <w:tcPr>
            <w:tcW w:w="654" w:type="dxa"/>
          </w:tcPr>
          <w:p w14:paraId="77A351DF" w14:textId="7EB672F1" w:rsidR="00D62403" w:rsidRDefault="00D62403">
            <w:pPr>
              <w:pStyle w:val="TableParagraph"/>
              <w:spacing w:before="20"/>
              <w:ind w:left="25" w:right="25"/>
              <w:rPr>
                <w:del w:id="1422" w:author="Mohamed SALEM" w:date="2024-01-16T13:33:00Z"/>
                <w:sz w:val="13"/>
              </w:rPr>
            </w:pPr>
            <w:del w:id="1423" w:author="Mohamed SALEM" w:date="2024-01-16T13:39:00Z">
              <w:r>
                <w:rPr>
                  <w:spacing w:val="-4"/>
                  <w:w w:val="105"/>
                  <w:sz w:val="13"/>
                </w:rPr>
                <w:delText>0.12</w:delText>
              </w:r>
            </w:del>
          </w:p>
        </w:tc>
        <w:tc>
          <w:tcPr>
            <w:tcW w:w="654" w:type="dxa"/>
          </w:tcPr>
          <w:p w14:paraId="4F88D66A" w14:textId="03656CB0" w:rsidR="00D62403" w:rsidRDefault="00D62403">
            <w:pPr>
              <w:pStyle w:val="TableParagraph"/>
              <w:spacing w:before="20"/>
              <w:ind w:left="25" w:right="25"/>
              <w:rPr>
                <w:del w:id="1424" w:author="Mohamed SALEM" w:date="2024-01-16T13:33:00Z"/>
                <w:sz w:val="13"/>
              </w:rPr>
            </w:pPr>
            <w:del w:id="1425" w:author="Mohamed SALEM" w:date="2024-01-16T13:39:00Z">
              <w:r>
                <w:rPr>
                  <w:spacing w:val="-4"/>
                  <w:w w:val="105"/>
                  <w:sz w:val="13"/>
                </w:rPr>
                <w:delText>0.16</w:delText>
              </w:r>
            </w:del>
          </w:p>
        </w:tc>
        <w:tc>
          <w:tcPr>
            <w:tcW w:w="581" w:type="dxa"/>
          </w:tcPr>
          <w:p w14:paraId="4F968AD5" w14:textId="672D6845" w:rsidR="00D62403" w:rsidRDefault="00D62403">
            <w:pPr>
              <w:pStyle w:val="TableParagraph"/>
              <w:spacing w:before="20"/>
              <w:ind w:left="10" w:right="10"/>
              <w:rPr>
                <w:del w:id="1426" w:author="Mohamed SALEM" w:date="2024-01-16T13:33:00Z"/>
                <w:sz w:val="13"/>
              </w:rPr>
            </w:pPr>
            <w:del w:id="1427" w:author="Mohamed SALEM" w:date="2024-01-16T13:39:00Z">
              <w:r>
                <w:rPr>
                  <w:spacing w:val="-4"/>
                  <w:sz w:val="13"/>
                </w:rPr>
                <w:delText>0.03</w:delText>
              </w:r>
            </w:del>
          </w:p>
        </w:tc>
        <w:tc>
          <w:tcPr>
            <w:tcW w:w="654" w:type="dxa"/>
          </w:tcPr>
          <w:p w14:paraId="5D58DD8D" w14:textId="05F97923" w:rsidR="00D62403" w:rsidRDefault="00D62403">
            <w:pPr>
              <w:pStyle w:val="TableParagraph"/>
              <w:spacing w:before="20"/>
              <w:ind w:left="25" w:right="25"/>
              <w:rPr>
                <w:del w:id="1428" w:author="Mohamed SALEM" w:date="2024-01-16T13:33:00Z"/>
                <w:sz w:val="13"/>
              </w:rPr>
            </w:pPr>
            <w:del w:id="1429" w:author="Mohamed SALEM" w:date="2024-01-16T13:39:00Z">
              <w:r>
                <w:rPr>
                  <w:spacing w:val="-4"/>
                  <w:w w:val="105"/>
                  <w:sz w:val="13"/>
                </w:rPr>
                <w:delText>0.16</w:delText>
              </w:r>
            </w:del>
          </w:p>
        </w:tc>
        <w:tc>
          <w:tcPr>
            <w:tcW w:w="654" w:type="dxa"/>
          </w:tcPr>
          <w:p w14:paraId="353851B3" w14:textId="3EF6C8C7" w:rsidR="00D62403" w:rsidRDefault="00D62403">
            <w:pPr>
              <w:pStyle w:val="TableParagraph"/>
              <w:spacing w:before="20"/>
              <w:ind w:left="25" w:right="24"/>
              <w:rPr>
                <w:del w:id="1430" w:author="Mohamed SALEM" w:date="2024-01-16T13:33:00Z"/>
                <w:sz w:val="13"/>
              </w:rPr>
            </w:pPr>
            <w:del w:id="1431" w:author="Mohamed SALEM" w:date="2024-01-16T13:39:00Z">
              <w:r>
                <w:rPr>
                  <w:spacing w:val="-4"/>
                  <w:w w:val="105"/>
                  <w:sz w:val="13"/>
                </w:rPr>
                <w:delText>0.19</w:delText>
              </w:r>
            </w:del>
          </w:p>
        </w:tc>
        <w:tc>
          <w:tcPr>
            <w:tcW w:w="589" w:type="dxa"/>
          </w:tcPr>
          <w:p w14:paraId="4CA313F2" w14:textId="27ADD7BA" w:rsidR="00D62403" w:rsidRDefault="00D62403">
            <w:pPr>
              <w:pStyle w:val="TableParagraph"/>
              <w:spacing w:before="20"/>
              <w:ind w:left="1"/>
              <w:rPr>
                <w:del w:id="1432" w:author="Mohamed SALEM" w:date="2024-01-16T13:33:00Z"/>
                <w:sz w:val="13"/>
              </w:rPr>
            </w:pPr>
            <w:del w:id="1433" w:author="Mohamed SALEM" w:date="2024-01-16T13:39:00Z">
              <w:r>
                <w:rPr>
                  <w:spacing w:val="-4"/>
                  <w:sz w:val="13"/>
                </w:rPr>
                <w:delText>0.03</w:delText>
              </w:r>
            </w:del>
          </w:p>
        </w:tc>
      </w:tr>
      <w:tr w:rsidR="00D62403" w14:paraId="4457525F" w14:textId="77777777">
        <w:trPr>
          <w:trHeight w:val="163"/>
          <w:del w:id="1434" w:author="Mohamed SALEM" w:date="2024-01-16T13:39:00Z"/>
        </w:trPr>
        <w:tc>
          <w:tcPr>
            <w:tcW w:w="4339" w:type="dxa"/>
          </w:tcPr>
          <w:p w14:paraId="06E414D2" w14:textId="42E493C8" w:rsidR="00D62403" w:rsidRDefault="00D62403">
            <w:pPr>
              <w:pStyle w:val="TableParagraph"/>
              <w:spacing w:before="20"/>
              <w:ind w:right="138"/>
              <w:jc w:val="right"/>
              <w:rPr>
                <w:del w:id="1435" w:author="Mohamed SALEM" w:date="2024-01-16T13:33:00Z"/>
                <w:sz w:val="13"/>
              </w:rPr>
            </w:pPr>
            <w:del w:id="1436" w:author="Mohamed SALEM" w:date="2024-01-16T13:39:00Z">
              <w:r>
                <w:rPr>
                  <w:spacing w:val="-2"/>
                  <w:w w:val="105"/>
                  <w:sz w:val="13"/>
                </w:rPr>
                <w:delText>(0.43)</w:delText>
              </w:r>
            </w:del>
          </w:p>
        </w:tc>
        <w:tc>
          <w:tcPr>
            <w:tcW w:w="654" w:type="dxa"/>
          </w:tcPr>
          <w:p w14:paraId="76FF6CEA" w14:textId="476593FB" w:rsidR="00D62403" w:rsidRDefault="00D62403">
            <w:pPr>
              <w:pStyle w:val="TableParagraph"/>
              <w:spacing w:before="20"/>
              <w:ind w:left="25" w:right="25"/>
              <w:rPr>
                <w:del w:id="1437" w:author="Mohamed SALEM" w:date="2024-01-16T13:33:00Z"/>
                <w:sz w:val="13"/>
              </w:rPr>
            </w:pPr>
            <w:del w:id="1438" w:author="Mohamed SALEM" w:date="2024-01-16T13:39:00Z">
              <w:r>
                <w:rPr>
                  <w:spacing w:val="-2"/>
                  <w:w w:val="105"/>
                  <w:sz w:val="13"/>
                </w:rPr>
                <w:delText>(0.44)</w:delText>
              </w:r>
            </w:del>
          </w:p>
        </w:tc>
        <w:tc>
          <w:tcPr>
            <w:tcW w:w="581" w:type="dxa"/>
          </w:tcPr>
          <w:p w14:paraId="400248CA" w14:textId="34F80AF9" w:rsidR="00D62403" w:rsidRDefault="00D62403">
            <w:pPr>
              <w:pStyle w:val="TableParagraph"/>
              <w:spacing w:before="20"/>
              <w:ind w:left="10" w:right="10"/>
              <w:rPr>
                <w:del w:id="1439" w:author="Mohamed SALEM" w:date="2024-01-16T13:33:00Z"/>
                <w:sz w:val="13"/>
              </w:rPr>
            </w:pPr>
            <w:del w:id="1440" w:author="Mohamed SALEM" w:date="2024-01-16T13:39:00Z">
              <w:r>
                <w:rPr>
                  <w:spacing w:val="-2"/>
                  <w:w w:val="105"/>
                  <w:sz w:val="13"/>
                </w:rPr>
                <w:delText>(0.70)</w:delText>
              </w:r>
            </w:del>
          </w:p>
        </w:tc>
        <w:tc>
          <w:tcPr>
            <w:tcW w:w="654" w:type="dxa"/>
          </w:tcPr>
          <w:p w14:paraId="32AF49EC" w14:textId="16AFFF53" w:rsidR="00D62403" w:rsidRDefault="00D62403">
            <w:pPr>
              <w:pStyle w:val="TableParagraph"/>
              <w:spacing w:before="20"/>
              <w:ind w:left="25" w:right="25"/>
              <w:rPr>
                <w:del w:id="1441" w:author="Mohamed SALEM" w:date="2024-01-16T13:33:00Z"/>
                <w:sz w:val="13"/>
              </w:rPr>
            </w:pPr>
            <w:del w:id="1442" w:author="Mohamed SALEM" w:date="2024-01-16T13:39:00Z">
              <w:r>
                <w:rPr>
                  <w:spacing w:val="-2"/>
                  <w:w w:val="105"/>
                  <w:sz w:val="13"/>
                </w:rPr>
                <w:delText>(0.33)</w:delText>
              </w:r>
            </w:del>
          </w:p>
        </w:tc>
        <w:tc>
          <w:tcPr>
            <w:tcW w:w="654" w:type="dxa"/>
          </w:tcPr>
          <w:p w14:paraId="09B3A2BA" w14:textId="303E10E7" w:rsidR="00D62403" w:rsidRDefault="00D62403">
            <w:pPr>
              <w:pStyle w:val="TableParagraph"/>
              <w:spacing w:before="20"/>
              <w:ind w:left="25" w:right="25"/>
              <w:rPr>
                <w:del w:id="1443" w:author="Mohamed SALEM" w:date="2024-01-16T13:33:00Z"/>
                <w:sz w:val="13"/>
              </w:rPr>
            </w:pPr>
            <w:del w:id="1444" w:author="Mohamed SALEM" w:date="2024-01-16T13:39:00Z">
              <w:r>
                <w:rPr>
                  <w:spacing w:val="-2"/>
                  <w:w w:val="105"/>
                  <w:sz w:val="13"/>
                </w:rPr>
                <w:delText>(0.37)</w:delText>
              </w:r>
            </w:del>
          </w:p>
        </w:tc>
        <w:tc>
          <w:tcPr>
            <w:tcW w:w="581" w:type="dxa"/>
          </w:tcPr>
          <w:p w14:paraId="4B7671B1" w14:textId="25A8DCAC" w:rsidR="00D62403" w:rsidRDefault="00D62403">
            <w:pPr>
              <w:pStyle w:val="TableParagraph"/>
              <w:spacing w:before="20"/>
              <w:ind w:left="10" w:right="10"/>
              <w:rPr>
                <w:del w:id="1445" w:author="Mohamed SALEM" w:date="2024-01-16T13:33:00Z"/>
                <w:sz w:val="13"/>
              </w:rPr>
            </w:pPr>
            <w:del w:id="1446" w:author="Mohamed SALEM" w:date="2024-01-16T13:39:00Z">
              <w:r>
                <w:rPr>
                  <w:spacing w:val="-2"/>
                  <w:w w:val="110"/>
                  <w:sz w:val="13"/>
                </w:rPr>
                <w:delText>(0.18)</w:delText>
              </w:r>
            </w:del>
          </w:p>
        </w:tc>
        <w:tc>
          <w:tcPr>
            <w:tcW w:w="654" w:type="dxa"/>
          </w:tcPr>
          <w:p w14:paraId="19F46F04" w14:textId="12BCEB05" w:rsidR="00D62403" w:rsidRDefault="00D62403">
            <w:pPr>
              <w:pStyle w:val="TableParagraph"/>
              <w:spacing w:before="20"/>
              <w:ind w:left="25" w:right="25"/>
              <w:rPr>
                <w:del w:id="1447" w:author="Mohamed SALEM" w:date="2024-01-16T13:33:00Z"/>
                <w:sz w:val="13"/>
              </w:rPr>
            </w:pPr>
            <w:del w:id="1448" w:author="Mohamed SALEM" w:date="2024-01-16T13:39:00Z">
              <w:r>
                <w:rPr>
                  <w:spacing w:val="-2"/>
                  <w:w w:val="110"/>
                  <w:sz w:val="13"/>
                </w:rPr>
                <w:delText>(0.37)</w:delText>
              </w:r>
            </w:del>
          </w:p>
        </w:tc>
        <w:tc>
          <w:tcPr>
            <w:tcW w:w="654" w:type="dxa"/>
          </w:tcPr>
          <w:p w14:paraId="5153AC84" w14:textId="728FDC89" w:rsidR="00D62403" w:rsidRDefault="00D62403">
            <w:pPr>
              <w:pStyle w:val="TableParagraph"/>
              <w:spacing w:before="20"/>
              <w:ind w:left="25" w:right="25"/>
              <w:rPr>
                <w:del w:id="1449" w:author="Mohamed SALEM" w:date="2024-01-16T13:33:00Z"/>
                <w:sz w:val="13"/>
              </w:rPr>
            </w:pPr>
            <w:del w:id="1450" w:author="Mohamed SALEM" w:date="2024-01-16T13:39:00Z">
              <w:r>
                <w:rPr>
                  <w:spacing w:val="-2"/>
                  <w:w w:val="105"/>
                  <w:sz w:val="13"/>
                </w:rPr>
                <w:delText>(0.39)</w:delText>
              </w:r>
            </w:del>
          </w:p>
        </w:tc>
        <w:tc>
          <w:tcPr>
            <w:tcW w:w="589" w:type="dxa"/>
          </w:tcPr>
          <w:p w14:paraId="120E2969" w14:textId="3CC9E934" w:rsidR="00D62403" w:rsidRDefault="00D62403">
            <w:pPr>
              <w:pStyle w:val="TableParagraph"/>
              <w:spacing w:before="20"/>
              <w:ind w:left="1" w:right="1"/>
              <w:rPr>
                <w:del w:id="1451" w:author="Mohamed SALEM" w:date="2024-01-16T13:33:00Z"/>
                <w:sz w:val="13"/>
              </w:rPr>
            </w:pPr>
            <w:del w:id="1452" w:author="Mohamed SALEM" w:date="2024-01-16T13:39:00Z">
              <w:r>
                <w:rPr>
                  <w:spacing w:val="-2"/>
                  <w:w w:val="110"/>
                  <w:sz w:val="13"/>
                </w:rPr>
                <w:delText>(0.19)</w:delText>
              </w:r>
            </w:del>
          </w:p>
        </w:tc>
      </w:tr>
      <w:tr w:rsidR="00D62403" w14:paraId="192B7EDF" w14:textId="77777777">
        <w:trPr>
          <w:trHeight w:val="163"/>
          <w:del w:id="1453" w:author="Mohamed SALEM" w:date="2024-01-16T13:39:00Z"/>
        </w:trPr>
        <w:tc>
          <w:tcPr>
            <w:tcW w:w="4339" w:type="dxa"/>
          </w:tcPr>
          <w:p w14:paraId="64FFED50" w14:textId="40D08C0C" w:rsidR="00D62403" w:rsidRDefault="00D62403">
            <w:pPr>
              <w:pStyle w:val="TableParagraph"/>
              <w:tabs>
                <w:tab w:val="right" w:pos="4038"/>
              </w:tabs>
              <w:spacing w:before="20"/>
              <w:ind w:right="195"/>
              <w:jc w:val="right"/>
              <w:rPr>
                <w:del w:id="1454" w:author="Mohamed SALEM" w:date="2024-01-16T13:33:00Z"/>
                <w:sz w:val="13"/>
              </w:rPr>
            </w:pPr>
            <w:del w:id="1455" w:author="Mohamed SALEM" w:date="2024-01-16T13:39:00Z">
              <w:r>
                <w:rPr>
                  <w:sz w:val="13"/>
                </w:rPr>
                <w:delText>Household</w:delText>
              </w:r>
              <w:r>
                <w:rPr>
                  <w:spacing w:val="36"/>
                  <w:sz w:val="13"/>
                </w:rPr>
                <w:delText xml:space="preserve"> </w:delText>
              </w:r>
              <w:r>
                <w:rPr>
                  <w:sz w:val="13"/>
                </w:rPr>
                <w:delText>head</w:delText>
              </w:r>
              <w:r>
                <w:rPr>
                  <w:spacing w:val="36"/>
                  <w:sz w:val="13"/>
                </w:rPr>
                <w:delText xml:space="preserve"> </w:delText>
              </w:r>
              <w:r>
                <w:rPr>
                  <w:sz w:val="13"/>
                </w:rPr>
                <w:delText>years</w:delText>
              </w:r>
              <w:r>
                <w:rPr>
                  <w:spacing w:val="36"/>
                  <w:sz w:val="13"/>
                </w:rPr>
                <w:delText xml:space="preserve"> </w:delText>
              </w:r>
              <w:r>
                <w:rPr>
                  <w:sz w:val="13"/>
                </w:rPr>
                <w:delText>of</w:delText>
              </w:r>
              <w:r>
                <w:rPr>
                  <w:spacing w:val="36"/>
                  <w:sz w:val="13"/>
                </w:rPr>
                <w:delText xml:space="preserve"> </w:delText>
              </w:r>
              <w:r>
                <w:rPr>
                  <w:spacing w:val="-2"/>
                  <w:sz w:val="13"/>
                </w:rPr>
                <w:delText>education</w:delText>
              </w:r>
              <w:r>
                <w:rPr>
                  <w:rFonts w:ascii="Times New Roman"/>
                  <w:sz w:val="13"/>
                </w:rPr>
                <w:tab/>
              </w:r>
              <w:r>
                <w:rPr>
                  <w:spacing w:val="-4"/>
                  <w:sz w:val="13"/>
                </w:rPr>
                <w:delText>7.30</w:delText>
              </w:r>
            </w:del>
          </w:p>
        </w:tc>
        <w:tc>
          <w:tcPr>
            <w:tcW w:w="654" w:type="dxa"/>
          </w:tcPr>
          <w:p w14:paraId="493FF7FE" w14:textId="6D975401" w:rsidR="00D62403" w:rsidRDefault="00D62403">
            <w:pPr>
              <w:pStyle w:val="TableParagraph"/>
              <w:spacing w:before="20"/>
              <w:ind w:left="25" w:right="25"/>
              <w:rPr>
                <w:del w:id="1456" w:author="Mohamed SALEM" w:date="2024-01-16T13:33:00Z"/>
                <w:sz w:val="13"/>
              </w:rPr>
            </w:pPr>
            <w:del w:id="1457" w:author="Mohamed SALEM" w:date="2024-01-16T13:39:00Z">
              <w:r>
                <w:rPr>
                  <w:spacing w:val="-4"/>
                  <w:w w:val="115"/>
                  <w:sz w:val="13"/>
                </w:rPr>
                <w:delText>7.71</w:delText>
              </w:r>
            </w:del>
          </w:p>
        </w:tc>
        <w:tc>
          <w:tcPr>
            <w:tcW w:w="581" w:type="dxa"/>
          </w:tcPr>
          <w:p w14:paraId="3619B4A0" w14:textId="50E9EAE0" w:rsidR="00D62403" w:rsidRDefault="00D62403">
            <w:pPr>
              <w:pStyle w:val="TableParagraph"/>
              <w:spacing w:before="20"/>
              <w:ind w:left="10" w:right="10"/>
              <w:rPr>
                <w:del w:id="1458" w:author="Mohamed SALEM" w:date="2024-01-16T13:33:00Z"/>
                <w:sz w:val="13"/>
              </w:rPr>
            </w:pPr>
            <w:del w:id="1459" w:author="Mohamed SALEM" w:date="2024-01-16T13:39:00Z">
              <w:r>
                <w:rPr>
                  <w:spacing w:val="-4"/>
                  <w:w w:val="110"/>
                  <w:sz w:val="13"/>
                </w:rPr>
                <w:delText>0.41</w:delText>
              </w:r>
            </w:del>
          </w:p>
        </w:tc>
        <w:tc>
          <w:tcPr>
            <w:tcW w:w="654" w:type="dxa"/>
          </w:tcPr>
          <w:p w14:paraId="13332071" w14:textId="2D1C55B7" w:rsidR="00D62403" w:rsidRDefault="00D62403">
            <w:pPr>
              <w:pStyle w:val="TableParagraph"/>
              <w:spacing w:before="20"/>
              <w:ind w:left="25" w:right="25"/>
              <w:rPr>
                <w:del w:id="1460" w:author="Mohamed SALEM" w:date="2024-01-16T13:33:00Z"/>
                <w:sz w:val="13"/>
              </w:rPr>
            </w:pPr>
            <w:del w:id="1461" w:author="Mohamed SALEM" w:date="2024-01-16T13:39:00Z">
              <w:r>
                <w:rPr>
                  <w:spacing w:val="-4"/>
                  <w:w w:val="105"/>
                  <w:sz w:val="13"/>
                </w:rPr>
                <w:delText>3.32</w:delText>
              </w:r>
            </w:del>
          </w:p>
        </w:tc>
        <w:tc>
          <w:tcPr>
            <w:tcW w:w="654" w:type="dxa"/>
          </w:tcPr>
          <w:p w14:paraId="2B703903" w14:textId="332FB132" w:rsidR="00D62403" w:rsidRDefault="00D62403">
            <w:pPr>
              <w:pStyle w:val="TableParagraph"/>
              <w:spacing w:before="20"/>
              <w:ind w:left="25" w:right="25"/>
              <w:rPr>
                <w:del w:id="1462" w:author="Mohamed SALEM" w:date="2024-01-16T13:33:00Z"/>
                <w:sz w:val="13"/>
              </w:rPr>
            </w:pPr>
            <w:del w:id="1463" w:author="Mohamed SALEM" w:date="2024-01-16T13:39:00Z">
              <w:r>
                <w:rPr>
                  <w:spacing w:val="-4"/>
                  <w:sz w:val="13"/>
                </w:rPr>
                <w:delText>3.46</w:delText>
              </w:r>
            </w:del>
          </w:p>
        </w:tc>
        <w:tc>
          <w:tcPr>
            <w:tcW w:w="581" w:type="dxa"/>
          </w:tcPr>
          <w:p w14:paraId="0B47F725" w14:textId="6B130F5F" w:rsidR="00D62403" w:rsidRDefault="00D62403">
            <w:pPr>
              <w:pStyle w:val="TableParagraph"/>
              <w:spacing w:before="20"/>
              <w:ind w:left="10" w:right="10"/>
              <w:rPr>
                <w:del w:id="1464" w:author="Mohamed SALEM" w:date="2024-01-16T13:33:00Z"/>
                <w:sz w:val="13"/>
              </w:rPr>
            </w:pPr>
            <w:del w:id="1465" w:author="Mohamed SALEM" w:date="2024-01-16T13:39:00Z">
              <w:r>
                <w:rPr>
                  <w:spacing w:val="-4"/>
                  <w:w w:val="105"/>
                  <w:sz w:val="13"/>
                </w:rPr>
                <w:delText>0.13</w:delText>
              </w:r>
            </w:del>
          </w:p>
        </w:tc>
        <w:tc>
          <w:tcPr>
            <w:tcW w:w="654" w:type="dxa"/>
          </w:tcPr>
          <w:p w14:paraId="62E0EBC1" w14:textId="4FB1E2AF" w:rsidR="00D62403" w:rsidRDefault="00D62403">
            <w:pPr>
              <w:pStyle w:val="TableParagraph"/>
              <w:spacing w:before="20"/>
              <w:ind w:left="25" w:right="25"/>
              <w:rPr>
                <w:del w:id="1466" w:author="Mohamed SALEM" w:date="2024-01-16T13:33:00Z"/>
                <w:sz w:val="13"/>
              </w:rPr>
            </w:pPr>
            <w:del w:id="1467" w:author="Mohamed SALEM" w:date="2024-01-16T13:39:00Z">
              <w:r>
                <w:rPr>
                  <w:spacing w:val="-4"/>
                  <w:w w:val="105"/>
                  <w:sz w:val="13"/>
                </w:rPr>
                <w:delText>4.52</w:delText>
              </w:r>
            </w:del>
          </w:p>
        </w:tc>
        <w:tc>
          <w:tcPr>
            <w:tcW w:w="654" w:type="dxa"/>
          </w:tcPr>
          <w:p w14:paraId="69C1367C" w14:textId="4A65A484" w:rsidR="00D62403" w:rsidRDefault="00D62403">
            <w:pPr>
              <w:pStyle w:val="TableParagraph"/>
              <w:spacing w:before="20"/>
              <w:ind w:left="25" w:right="25"/>
              <w:rPr>
                <w:del w:id="1468" w:author="Mohamed SALEM" w:date="2024-01-16T13:33:00Z"/>
                <w:sz w:val="13"/>
              </w:rPr>
            </w:pPr>
            <w:del w:id="1469" w:author="Mohamed SALEM" w:date="2024-01-16T13:39:00Z">
              <w:r>
                <w:rPr>
                  <w:spacing w:val="-4"/>
                  <w:w w:val="105"/>
                  <w:sz w:val="13"/>
                </w:rPr>
                <w:delText>4.76</w:delText>
              </w:r>
            </w:del>
          </w:p>
        </w:tc>
        <w:tc>
          <w:tcPr>
            <w:tcW w:w="589" w:type="dxa"/>
          </w:tcPr>
          <w:p w14:paraId="3454180D" w14:textId="1C9CCC21" w:rsidR="00D62403" w:rsidRDefault="00D62403">
            <w:pPr>
              <w:pStyle w:val="TableParagraph"/>
              <w:spacing w:before="20"/>
              <w:ind w:left="1"/>
              <w:rPr>
                <w:del w:id="1470" w:author="Mohamed SALEM" w:date="2024-01-16T13:33:00Z"/>
                <w:sz w:val="13"/>
              </w:rPr>
            </w:pPr>
            <w:del w:id="1471" w:author="Mohamed SALEM" w:date="2024-01-16T13:39:00Z">
              <w:r>
                <w:rPr>
                  <w:spacing w:val="-4"/>
                  <w:sz w:val="13"/>
                </w:rPr>
                <w:delText>0.24</w:delText>
              </w:r>
            </w:del>
          </w:p>
        </w:tc>
      </w:tr>
      <w:tr w:rsidR="00D62403" w14:paraId="0092ED70" w14:textId="77777777">
        <w:trPr>
          <w:trHeight w:val="163"/>
          <w:del w:id="1472" w:author="Mohamed SALEM" w:date="2024-01-16T13:39:00Z"/>
        </w:trPr>
        <w:tc>
          <w:tcPr>
            <w:tcW w:w="4339" w:type="dxa"/>
          </w:tcPr>
          <w:p w14:paraId="34AEE3D0" w14:textId="4BE0B950" w:rsidR="00D62403" w:rsidRDefault="00D62403">
            <w:pPr>
              <w:pStyle w:val="TableParagraph"/>
              <w:spacing w:before="20"/>
              <w:ind w:right="138"/>
              <w:jc w:val="right"/>
              <w:rPr>
                <w:del w:id="1473" w:author="Mohamed SALEM" w:date="2024-01-16T13:33:00Z"/>
                <w:sz w:val="13"/>
              </w:rPr>
            </w:pPr>
            <w:del w:id="1474" w:author="Mohamed SALEM" w:date="2024-01-16T13:39:00Z">
              <w:r>
                <w:rPr>
                  <w:spacing w:val="-2"/>
                  <w:w w:val="105"/>
                  <w:sz w:val="13"/>
                </w:rPr>
                <w:delText>(4.04)</w:delText>
              </w:r>
            </w:del>
          </w:p>
        </w:tc>
        <w:tc>
          <w:tcPr>
            <w:tcW w:w="654" w:type="dxa"/>
          </w:tcPr>
          <w:p w14:paraId="3466823F" w14:textId="294C8892" w:rsidR="00D62403" w:rsidRDefault="00D62403">
            <w:pPr>
              <w:pStyle w:val="TableParagraph"/>
              <w:spacing w:before="20"/>
              <w:ind w:left="25" w:right="25"/>
              <w:rPr>
                <w:del w:id="1475" w:author="Mohamed SALEM" w:date="2024-01-16T13:33:00Z"/>
                <w:sz w:val="13"/>
              </w:rPr>
            </w:pPr>
            <w:del w:id="1476" w:author="Mohamed SALEM" w:date="2024-01-16T13:39:00Z">
              <w:r>
                <w:rPr>
                  <w:spacing w:val="-2"/>
                  <w:w w:val="110"/>
                  <w:sz w:val="13"/>
                </w:rPr>
                <w:delText>(4.16)</w:delText>
              </w:r>
            </w:del>
          </w:p>
        </w:tc>
        <w:tc>
          <w:tcPr>
            <w:tcW w:w="581" w:type="dxa"/>
          </w:tcPr>
          <w:p w14:paraId="5B9F8300" w14:textId="007D0ABB" w:rsidR="00D62403" w:rsidRDefault="00D62403">
            <w:pPr>
              <w:pStyle w:val="TableParagraph"/>
              <w:spacing w:before="20"/>
              <w:ind w:left="10" w:right="10"/>
              <w:rPr>
                <w:del w:id="1477" w:author="Mohamed SALEM" w:date="2024-01-16T13:33:00Z"/>
                <w:sz w:val="13"/>
              </w:rPr>
            </w:pPr>
            <w:del w:id="1478" w:author="Mohamed SALEM" w:date="2024-01-16T13:39:00Z">
              <w:r>
                <w:rPr>
                  <w:spacing w:val="-2"/>
                  <w:w w:val="105"/>
                  <w:sz w:val="13"/>
                </w:rPr>
                <w:delText>(0.38)</w:delText>
              </w:r>
            </w:del>
          </w:p>
        </w:tc>
        <w:tc>
          <w:tcPr>
            <w:tcW w:w="654" w:type="dxa"/>
          </w:tcPr>
          <w:p w14:paraId="11718838" w14:textId="2AE73419" w:rsidR="00D62403" w:rsidRDefault="00D62403">
            <w:pPr>
              <w:pStyle w:val="TableParagraph"/>
              <w:spacing w:before="20"/>
              <w:ind w:left="25" w:right="25"/>
              <w:rPr>
                <w:del w:id="1479" w:author="Mohamed SALEM" w:date="2024-01-16T13:33:00Z"/>
                <w:sz w:val="13"/>
              </w:rPr>
            </w:pPr>
            <w:del w:id="1480" w:author="Mohamed SALEM" w:date="2024-01-16T13:39:00Z">
              <w:r>
                <w:rPr>
                  <w:spacing w:val="-2"/>
                  <w:w w:val="105"/>
                  <w:sz w:val="13"/>
                </w:rPr>
                <w:delText>(3.23)</w:delText>
              </w:r>
            </w:del>
          </w:p>
        </w:tc>
        <w:tc>
          <w:tcPr>
            <w:tcW w:w="654" w:type="dxa"/>
          </w:tcPr>
          <w:p w14:paraId="4B83916D" w14:textId="1188745F" w:rsidR="00D62403" w:rsidRDefault="00D62403">
            <w:pPr>
              <w:pStyle w:val="TableParagraph"/>
              <w:spacing w:before="20"/>
              <w:ind w:left="25" w:right="25"/>
              <w:rPr>
                <w:del w:id="1481" w:author="Mohamed SALEM" w:date="2024-01-16T13:33:00Z"/>
                <w:sz w:val="13"/>
              </w:rPr>
            </w:pPr>
            <w:del w:id="1482" w:author="Mohamed SALEM" w:date="2024-01-16T13:39:00Z">
              <w:r>
                <w:rPr>
                  <w:spacing w:val="-2"/>
                  <w:w w:val="105"/>
                  <w:sz w:val="13"/>
                </w:rPr>
                <w:delText>(3.32)</w:delText>
              </w:r>
            </w:del>
          </w:p>
        </w:tc>
        <w:tc>
          <w:tcPr>
            <w:tcW w:w="581" w:type="dxa"/>
          </w:tcPr>
          <w:p w14:paraId="116EEE93" w14:textId="7FA1AC13" w:rsidR="00D62403" w:rsidRDefault="00D62403">
            <w:pPr>
              <w:pStyle w:val="TableParagraph"/>
              <w:spacing w:before="20"/>
              <w:ind w:left="10" w:right="10"/>
              <w:rPr>
                <w:del w:id="1483" w:author="Mohamed SALEM" w:date="2024-01-16T13:33:00Z"/>
                <w:sz w:val="13"/>
              </w:rPr>
            </w:pPr>
            <w:del w:id="1484" w:author="Mohamed SALEM" w:date="2024-01-16T13:39:00Z">
              <w:r>
                <w:rPr>
                  <w:spacing w:val="-2"/>
                  <w:w w:val="105"/>
                  <w:sz w:val="13"/>
                </w:rPr>
                <w:delText>(0.58)</w:delText>
              </w:r>
            </w:del>
          </w:p>
        </w:tc>
        <w:tc>
          <w:tcPr>
            <w:tcW w:w="654" w:type="dxa"/>
          </w:tcPr>
          <w:p w14:paraId="67C3270F" w14:textId="309B770E" w:rsidR="00D62403" w:rsidRDefault="00D62403">
            <w:pPr>
              <w:pStyle w:val="TableParagraph"/>
              <w:spacing w:before="20"/>
              <w:ind w:left="25" w:right="25"/>
              <w:rPr>
                <w:del w:id="1485" w:author="Mohamed SALEM" w:date="2024-01-16T13:33:00Z"/>
                <w:sz w:val="13"/>
              </w:rPr>
            </w:pPr>
            <w:del w:id="1486" w:author="Mohamed SALEM" w:date="2024-01-16T13:39:00Z">
              <w:r>
                <w:rPr>
                  <w:spacing w:val="-2"/>
                  <w:w w:val="105"/>
                  <w:sz w:val="13"/>
                </w:rPr>
                <w:delText>(3.94)</w:delText>
              </w:r>
            </w:del>
          </w:p>
        </w:tc>
        <w:tc>
          <w:tcPr>
            <w:tcW w:w="654" w:type="dxa"/>
          </w:tcPr>
          <w:p w14:paraId="44BE6A5A" w14:textId="611F72A6" w:rsidR="00D62403" w:rsidRDefault="00D62403">
            <w:pPr>
              <w:pStyle w:val="TableParagraph"/>
              <w:spacing w:before="20"/>
              <w:ind w:left="25" w:right="25"/>
              <w:rPr>
                <w:del w:id="1487" w:author="Mohamed SALEM" w:date="2024-01-16T13:33:00Z"/>
                <w:sz w:val="13"/>
              </w:rPr>
            </w:pPr>
            <w:del w:id="1488" w:author="Mohamed SALEM" w:date="2024-01-16T13:39:00Z">
              <w:r>
                <w:rPr>
                  <w:spacing w:val="-2"/>
                  <w:w w:val="105"/>
                  <w:sz w:val="13"/>
                </w:rPr>
                <w:delText>(4.09)</w:delText>
              </w:r>
            </w:del>
          </w:p>
        </w:tc>
        <w:tc>
          <w:tcPr>
            <w:tcW w:w="589" w:type="dxa"/>
          </w:tcPr>
          <w:p w14:paraId="5802DADB" w14:textId="1973E326" w:rsidR="00D62403" w:rsidRDefault="00D62403">
            <w:pPr>
              <w:pStyle w:val="TableParagraph"/>
              <w:spacing w:before="20"/>
              <w:ind w:left="1" w:right="1"/>
              <w:rPr>
                <w:del w:id="1489" w:author="Mohamed SALEM" w:date="2024-01-16T13:33:00Z"/>
                <w:sz w:val="13"/>
              </w:rPr>
            </w:pPr>
            <w:del w:id="1490" w:author="Mohamed SALEM" w:date="2024-01-16T13:39:00Z">
              <w:r>
                <w:rPr>
                  <w:spacing w:val="-2"/>
                  <w:w w:val="105"/>
                  <w:sz w:val="13"/>
                </w:rPr>
                <w:delText>(0.34)</w:delText>
              </w:r>
            </w:del>
          </w:p>
        </w:tc>
      </w:tr>
      <w:tr w:rsidR="00D62403" w14:paraId="28138AA8" w14:textId="77777777">
        <w:trPr>
          <w:trHeight w:val="163"/>
          <w:del w:id="1491" w:author="Mohamed SALEM" w:date="2024-01-16T13:39:00Z"/>
        </w:trPr>
        <w:tc>
          <w:tcPr>
            <w:tcW w:w="4339" w:type="dxa"/>
          </w:tcPr>
          <w:p w14:paraId="1FAB880E" w14:textId="4CEF89BB" w:rsidR="00D62403" w:rsidRDefault="00D62403">
            <w:pPr>
              <w:pStyle w:val="TableParagraph"/>
              <w:tabs>
                <w:tab w:val="right" w:pos="4038"/>
              </w:tabs>
              <w:spacing w:before="20"/>
              <w:ind w:right="194"/>
              <w:jc w:val="right"/>
              <w:rPr>
                <w:del w:id="1492" w:author="Mohamed SALEM" w:date="2024-01-16T13:33:00Z"/>
                <w:sz w:val="13"/>
              </w:rPr>
            </w:pPr>
            <w:del w:id="1493" w:author="Mohamed SALEM" w:date="2024-01-16T13:39:00Z">
              <w:r>
                <w:rPr>
                  <w:spacing w:val="2"/>
                  <w:sz w:val="13"/>
                </w:rPr>
                <w:delText>Displaced</w:delText>
              </w:r>
              <w:r>
                <w:rPr>
                  <w:spacing w:val="49"/>
                  <w:sz w:val="13"/>
                </w:rPr>
                <w:delText xml:space="preserve"> </w:delText>
              </w:r>
              <w:r>
                <w:rPr>
                  <w:spacing w:val="-2"/>
                  <w:sz w:val="13"/>
                </w:rPr>
                <w:delText>household</w:delText>
              </w:r>
              <w:r>
                <w:rPr>
                  <w:rFonts w:ascii="Times New Roman"/>
                  <w:sz w:val="13"/>
                </w:rPr>
                <w:tab/>
              </w:r>
              <w:r>
                <w:rPr>
                  <w:spacing w:val="-4"/>
                  <w:sz w:val="13"/>
                </w:rPr>
                <w:delText>0.13</w:delText>
              </w:r>
            </w:del>
          </w:p>
        </w:tc>
        <w:tc>
          <w:tcPr>
            <w:tcW w:w="654" w:type="dxa"/>
          </w:tcPr>
          <w:p w14:paraId="128F3491" w14:textId="009D19E2" w:rsidR="00D62403" w:rsidRDefault="00D62403">
            <w:pPr>
              <w:pStyle w:val="TableParagraph"/>
              <w:spacing w:before="20"/>
              <w:ind w:left="25" w:right="25"/>
              <w:rPr>
                <w:del w:id="1494" w:author="Mohamed SALEM" w:date="2024-01-16T13:33:00Z"/>
                <w:sz w:val="13"/>
              </w:rPr>
            </w:pPr>
            <w:del w:id="1495" w:author="Mohamed SALEM" w:date="2024-01-16T13:39:00Z">
              <w:r>
                <w:rPr>
                  <w:spacing w:val="-4"/>
                  <w:sz w:val="13"/>
                </w:rPr>
                <w:delText>0.08</w:delText>
              </w:r>
            </w:del>
          </w:p>
        </w:tc>
        <w:tc>
          <w:tcPr>
            <w:tcW w:w="581" w:type="dxa"/>
          </w:tcPr>
          <w:p w14:paraId="1AE0557D" w14:textId="42A3B23B" w:rsidR="00D62403" w:rsidRDefault="00D62403">
            <w:pPr>
              <w:pStyle w:val="TableParagraph"/>
              <w:spacing w:before="20"/>
              <w:ind w:left="10" w:right="10"/>
              <w:rPr>
                <w:del w:id="1496" w:author="Mohamed SALEM" w:date="2024-01-16T13:33:00Z"/>
                <w:sz w:val="13"/>
              </w:rPr>
            </w:pPr>
            <w:del w:id="1497" w:author="Mohamed SALEM" w:date="2024-01-16T13:39:00Z">
              <w:r>
                <w:rPr>
                  <w:spacing w:val="-2"/>
                  <w:sz w:val="13"/>
                </w:rPr>
                <w:delText>-</w:delText>
              </w:r>
              <w:r>
                <w:rPr>
                  <w:spacing w:val="-4"/>
                  <w:sz w:val="13"/>
                </w:rPr>
                <w:delText>0.06</w:delText>
              </w:r>
            </w:del>
          </w:p>
        </w:tc>
        <w:tc>
          <w:tcPr>
            <w:tcW w:w="654" w:type="dxa"/>
          </w:tcPr>
          <w:p w14:paraId="2B3C5E16" w14:textId="27757F6B" w:rsidR="00D62403" w:rsidRDefault="00D62403">
            <w:pPr>
              <w:pStyle w:val="TableParagraph"/>
              <w:spacing w:before="20"/>
              <w:ind w:left="25" w:right="25"/>
              <w:rPr>
                <w:del w:id="1498" w:author="Mohamed SALEM" w:date="2024-01-16T13:33:00Z"/>
                <w:sz w:val="13"/>
              </w:rPr>
            </w:pPr>
            <w:del w:id="1499" w:author="Mohamed SALEM" w:date="2024-01-16T13:39:00Z">
              <w:r>
                <w:rPr>
                  <w:spacing w:val="-4"/>
                  <w:sz w:val="13"/>
                </w:rPr>
                <w:delText>0.04</w:delText>
              </w:r>
            </w:del>
          </w:p>
        </w:tc>
        <w:tc>
          <w:tcPr>
            <w:tcW w:w="654" w:type="dxa"/>
          </w:tcPr>
          <w:p w14:paraId="45F240A1" w14:textId="3422A33F" w:rsidR="00D62403" w:rsidRDefault="00D62403">
            <w:pPr>
              <w:pStyle w:val="TableParagraph"/>
              <w:spacing w:before="20"/>
              <w:ind w:left="25" w:right="25"/>
              <w:rPr>
                <w:del w:id="1500" w:author="Mohamed SALEM" w:date="2024-01-16T13:33:00Z"/>
                <w:sz w:val="13"/>
              </w:rPr>
            </w:pPr>
            <w:del w:id="1501" w:author="Mohamed SALEM" w:date="2024-01-16T13:39:00Z">
              <w:r>
                <w:rPr>
                  <w:spacing w:val="-4"/>
                  <w:sz w:val="13"/>
                </w:rPr>
                <w:delText>0.02</w:delText>
              </w:r>
            </w:del>
          </w:p>
        </w:tc>
        <w:tc>
          <w:tcPr>
            <w:tcW w:w="581" w:type="dxa"/>
          </w:tcPr>
          <w:p w14:paraId="79A63F62" w14:textId="12EEEF80" w:rsidR="00D62403" w:rsidRDefault="00D62403">
            <w:pPr>
              <w:pStyle w:val="TableParagraph"/>
              <w:spacing w:before="20"/>
              <w:ind w:left="10" w:right="10"/>
              <w:rPr>
                <w:del w:id="1502" w:author="Mohamed SALEM" w:date="2024-01-16T13:33:00Z"/>
                <w:sz w:val="13"/>
              </w:rPr>
            </w:pPr>
            <w:del w:id="1503" w:author="Mohamed SALEM" w:date="2024-01-16T13:39:00Z">
              <w:r>
                <w:rPr>
                  <w:spacing w:val="-2"/>
                  <w:sz w:val="13"/>
                </w:rPr>
                <w:delText>-</w:delText>
              </w:r>
              <w:r>
                <w:rPr>
                  <w:spacing w:val="-4"/>
                  <w:sz w:val="13"/>
                </w:rPr>
                <w:delText>0.02</w:delText>
              </w:r>
            </w:del>
          </w:p>
        </w:tc>
        <w:tc>
          <w:tcPr>
            <w:tcW w:w="654" w:type="dxa"/>
          </w:tcPr>
          <w:p w14:paraId="79DA817E" w14:textId="48983134" w:rsidR="00D62403" w:rsidRDefault="00D62403">
            <w:pPr>
              <w:pStyle w:val="TableParagraph"/>
              <w:spacing w:before="20"/>
              <w:ind w:left="25" w:right="25"/>
              <w:rPr>
                <w:del w:id="1504" w:author="Mohamed SALEM" w:date="2024-01-16T13:33:00Z"/>
                <w:sz w:val="13"/>
              </w:rPr>
            </w:pPr>
            <w:del w:id="1505" w:author="Mohamed SALEM" w:date="2024-01-16T13:39:00Z">
              <w:r>
                <w:rPr>
                  <w:spacing w:val="-4"/>
                  <w:sz w:val="13"/>
                </w:rPr>
                <w:delText>0.07</w:delText>
              </w:r>
            </w:del>
          </w:p>
        </w:tc>
        <w:tc>
          <w:tcPr>
            <w:tcW w:w="654" w:type="dxa"/>
          </w:tcPr>
          <w:p w14:paraId="4EA6B862" w14:textId="6E890F23" w:rsidR="00D62403" w:rsidRDefault="00D62403">
            <w:pPr>
              <w:pStyle w:val="TableParagraph"/>
              <w:spacing w:before="20"/>
              <w:ind w:left="25" w:right="24"/>
              <w:rPr>
                <w:del w:id="1506" w:author="Mohamed SALEM" w:date="2024-01-16T13:33:00Z"/>
                <w:sz w:val="13"/>
              </w:rPr>
            </w:pPr>
            <w:del w:id="1507" w:author="Mohamed SALEM" w:date="2024-01-16T13:39:00Z">
              <w:r>
                <w:rPr>
                  <w:spacing w:val="-4"/>
                  <w:sz w:val="13"/>
                </w:rPr>
                <w:delText>0.04</w:delText>
              </w:r>
            </w:del>
          </w:p>
        </w:tc>
        <w:tc>
          <w:tcPr>
            <w:tcW w:w="589" w:type="dxa"/>
          </w:tcPr>
          <w:p w14:paraId="6CFC59F2" w14:textId="1A85EC7E" w:rsidR="00D62403" w:rsidRDefault="00D62403">
            <w:pPr>
              <w:pStyle w:val="TableParagraph"/>
              <w:spacing w:before="20"/>
              <w:ind w:left="1"/>
              <w:rPr>
                <w:del w:id="1508" w:author="Mohamed SALEM" w:date="2024-01-16T13:33:00Z"/>
                <w:sz w:val="13"/>
              </w:rPr>
            </w:pPr>
            <w:del w:id="1509" w:author="Mohamed SALEM" w:date="2024-01-16T13:39:00Z">
              <w:r>
                <w:rPr>
                  <w:sz w:val="13"/>
                </w:rPr>
                <w:delText>-</w:delText>
              </w:r>
              <w:r>
                <w:rPr>
                  <w:spacing w:val="-2"/>
                  <w:sz w:val="13"/>
                </w:rPr>
                <w:delText>0.03*</w:delText>
              </w:r>
            </w:del>
          </w:p>
        </w:tc>
      </w:tr>
      <w:tr w:rsidR="00D62403" w14:paraId="77EDB0EE" w14:textId="77777777">
        <w:trPr>
          <w:trHeight w:val="163"/>
          <w:del w:id="1510" w:author="Mohamed SALEM" w:date="2024-01-16T13:39:00Z"/>
        </w:trPr>
        <w:tc>
          <w:tcPr>
            <w:tcW w:w="4339" w:type="dxa"/>
          </w:tcPr>
          <w:p w14:paraId="10BB1EAF" w14:textId="0ED12F5A" w:rsidR="00D62403" w:rsidRDefault="00D62403">
            <w:pPr>
              <w:pStyle w:val="TableParagraph"/>
              <w:spacing w:before="20"/>
              <w:ind w:right="138"/>
              <w:jc w:val="right"/>
              <w:rPr>
                <w:del w:id="1511" w:author="Mohamed SALEM" w:date="2024-01-16T13:33:00Z"/>
                <w:sz w:val="13"/>
              </w:rPr>
            </w:pPr>
            <w:del w:id="1512" w:author="Mohamed SALEM" w:date="2024-01-16T13:39:00Z">
              <w:r>
                <w:rPr>
                  <w:spacing w:val="-2"/>
                  <w:w w:val="105"/>
                  <w:sz w:val="13"/>
                </w:rPr>
                <w:delText>(0.34)</w:delText>
              </w:r>
            </w:del>
          </w:p>
        </w:tc>
        <w:tc>
          <w:tcPr>
            <w:tcW w:w="654" w:type="dxa"/>
          </w:tcPr>
          <w:p w14:paraId="7594D645" w14:textId="7CD81BED" w:rsidR="00D62403" w:rsidRDefault="00D62403">
            <w:pPr>
              <w:pStyle w:val="TableParagraph"/>
              <w:spacing w:before="20"/>
              <w:ind w:left="25" w:right="25"/>
              <w:rPr>
                <w:del w:id="1513" w:author="Mohamed SALEM" w:date="2024-01-16T13:33:00Z"/>
                <w:sz w:val="13"/>
              </w:rPr>
            </w:pPr>
            <w:del w:id="1514" w:author="Mohamed SALEM" w:date="2024-01-16T13:39:00Z">
              <w:r>
                <w:rPr>
                  <w:spacing w:val="-2"/>
                  <w:w w:val="105"/>
                  <w:sz w:val="13"/>
                </w:rPr>
                <w:delText>(0.27)</w:delText>
              </w:r>
            </w:del>
          </w:p>
        </w:tc>
        <w:tc>
          <w:tcPr>
            <w:tcW w:w="581" w:type="dxa"/>
          </w:tcPr>
          <w:p w14:paraId="69ED05D5" w14:textId="62EFE51E" w:rsidR="00D62403" w:rsidRDefault="00D62403">
            <w:pPr>
              <w:pStyle w:val="TableParagraph"/>
              <w:spacing w:before="20"/>
              <w:ind w:left="10" w:right="10"/>
              <w:rPr>
                <w:del w:id="1515" w:author="Mohamed SALEM" w:date="2024-01-16T13:33:00Z"/>
                <w:sz w:val="13"/>
              </w:rPr>
            </w:pPr>
            <w:del w:id="1516" w:author="Mohamed SALEM" w:date="2024-01-16T13:39:00Z">
              <w:r>
                <w:rPr>
                  <w:spacing w:val="-2"/>
                  <w:w w:val="105"/>
                  <w:sz w:val="13"/>
                </w:rPr>
                <w:delText>(0.10)</w:delText>
              </w:r>
            </w:del>
          </w:p>
        </w:tc>
        <w:tc>
          <w:tcPr>
            <w:tcW w:w="654" w:type="dxa"/>
          </w:tcPr>
          <w:p w14:paraId="4505A474" w14:textId="2D39180F" w:rsidR="00D62403" w:rsidRDefault="00D62403">
            <w:pPr>
              <w:pStyle w:val="TableParagraph"/>
              <w:spacing w:before="20"/>
              <w:ind w:left="25" w:right="25"/>
              <w:rPr>
                <w:del w:id="1517" w:author="Mohamed SALEM" w:date="2024-01-16T13:33:00Z"/>
                <w:sz w:val="13"/>
              </w:rPr>
            </w:pPr>
            <w:del w:id="1518" w:author="Mohamed SALEM" w:date="2024-01-16T13:39:00Z">
              <w:r>
                <w:rPr>
                  <w:spacing w:val="-2"/>
                  <w:w w:val="110"/>
                  <w:sz w:val="13"/>
                </w:rPr>
                <w:delText>(0.21)</w:delText>
              </w:r>
            </w:del>
          </w:p>
        </w:tc>
        <w:tc>
          <w:tcPr>
            <w:tcW w:w="654" w:type="dxa"/>
          </w:tcPr>
          <w:p w14:paraId="0482DB73" w14:textId="3E2EF18C" w:rsidR="00D62403" w:rsidRDefault="00D62403">
            <w:pPr>
              <w:pStyle w:val="TableParagraph"/>
              <w:spacing w:before="20"/>
              <w:ind w:left="25" w:right="25"/>
              <w:rPr>
                <w:del w:id="1519" w:author="Mohamed SALEM" w:date="2024-01-16T13:33:00Z"/>
                <w:sz w:val="13"/>
              </w:rPr>
            </w:pPr>
            <w:del w:id="1520" w:author="Mohamed SALEM" w:date="2024-01-16T13:39:00Z">
              <w:r>
                <w:rPr>
                  <w:spacing w:val="-2"/>
                  <w:w w:val="110"/>
                  <w:sz w:val="13"/>
                </w:rPr>
                <w:delText>(0.15)</w:delText>
              </w:r>
            </w:del>
          </w:p>
        </w:tc>
        <w:tc>
          <w:tcPr>
            <w:tcW w:w="581" w:type="dxa"/>
          </w:tcPr>
          <w:p w14:paraId="2B296E12" w14:textId="43BAEF56" w:rsidR="00D62403" w:rsidRDefault="00D62403">
            <w:pPr>
              <w:pStyle w:val="TableParagraph"/>
              <w:spacing w:before="20"/>
              <w:ind w:left="10" w:right="10"/>
              <w:rPr>
                <w:del w:id="1521" w:author="Mohamed SALEM" w:date="2024-01-16T13:33:00Z"/>
                <w:sz w:val="13"/>
              </w:rPr>
            </w:pPr>
            <w:del w:id="1522" w:author="Mohamed SALEM" w:date="2024-01-16T13:39:00Z">
              <w:r>
                <w:rPr>
                  <w:spacing w:val="-2"/>
                  <w:w w:val="105"/>
                  <w:sz w:val="13"/>
                </w:rPr>
                <w:delText>(0.10)</w:delText>
              </w:r>
            </w:del>
          </w:p>
        </w:tc>
        <w:tc>
          <w:tcPr>
            <w:tcW w:w="654" w:type="dxa"/>
          </w:tcPr>
          <w:p w14:paraId="6F707138" w14:textId="441B250C" w:rsidR="00D62403" w:rsidRDefault="00D62403">
            <w:pPr>
              <w:pStyle w:val="TableParagraph"/>
              <w:spacing w:before="20"/>
              <w:ind w:left="25" w:right="25"/>
              <w:rPr>
                <w:del w:id="1523" w:author="Mohamed SALEM" w:date="2024-01-16T13:33:00Z"/>
                <w:sz w:val="13"/>
              </w:rPr>
            </w:pPr>
            <w:del w:id="1524" w:author="Mohamed SALEM" w:date="2024-01-16T13:39:00Z">
              <w:r>
                <w:rPr>
                  <w:spacing w:val="-2"/>
                  <w:w w:val="105"/>
                  <w:sz w:val="13"/>
                </w:rPr>
                <w:delText>(0.26)</w:delText>
              </w:r>
            </w:del>
          </w:p>
        </w:tc>
        <w:tc>
          <w:tcPr>
            <w:tcW w:w="654" w:type="dxa"/>
          </w:tcPr>
          <w:p w14:paraId="47B45287" w14:textId="38EB6560" w:rsidR="00D62403" w:rsidRDefault="00D62403">
            <w:pPr>
              <w:pStyle w:val="TableParagraph"/>
              <w:spacing w:before="20"/>
              <w:ind w:left="25" w:right="25"/>
              <w:rPr>
                <w:del w:id="1525" w:author="Mohamed SALEM" w:date="2024-01-16T13:33:00Z"/>
                <w:sz w:val="13"/>
              </w:rPr>
            </w:pPr>
            <w:del w:id="1526" w:author="Mohamed SALEM" w:date="2024-01-16T13:39:00Z">
              <w:r>
                <w:rPr>
                  <w:spacing w:val="-2"/>
                  <w:w w:val="110"/>
                  <w:sz w:val="13"/>
                </w:rPr>
                <w:delText>(0.19)</w:delText>
              </w:r>
            </w:del>
          </w:p>
        </w:tc>
        <w:tc>
          <w:tcPr>
            <w:tcW w:w="589" w:type="dxa"/>
          </w:tcPr>
          <w:p w14:paraId="6BCECF25" w14:textId="52E2A7F7" w:rsidR="00D62403" w:rsidRDefault="00D62403">
            <w:pPr>
              <w:pStyle w:val="TableParagraph"/>
              <w:spacing w:before="20"/>
              <w:ind w:left="1" w:right="1"/>
              <w:rPr>
                <w:del w:id="1527" w:author="Mohamed SALEM" w:date="2024-01-16T13:33:00Z"/>
                <w:sz w:val="13"/>
              </w:rPr>
            </w:pPr>
            <w:del w:id="1528" w:author="Mohamed SALEM" w:date="2024-01-16T13:39:00Z">
              <w:r>
                <w:rPr>
                  <w:spacing w:val="-2"/>
                  <w:sz w:val="13"/>
                </w:rPr>
                <w:delText>(0.02)</w:delText>
              </w:r>
            </w:del>
          </w:p>
        </w:tc>
      </w:tr>
      <w:tr w:rsidR="00D62403" w14:paraId="06DA3B1E" w14:textId="77777777">
        <w:trPr>
          <w:trHeight w:val="163"/>
          <w:del w:id="1529" w:author="Mohamed SALEM" w:date="2024-01-16T13:39:00Z"/>
        </w:trPr>
        <w:tc>
          <w:tcPr>
            <w:tcW w:w="4339" w:type="dxa"/>
          </w:tcPr>
          <w:p w14:paraId="74A98947" w14:textId="00C0FACD" w:rsidR="00D62403" w:rsidRDefault="00D62403">
            <w:pPr>
              <w:pStyle w:val="TableParagraph"/>
              <w:tabs>
                <w:tab w:val="right" w:pos="4038"/>
              </w:tabs>
              <w:spacing w:before="20"/>
              <w:ind w:right="195"/>
              <w:jc w:val="right"/>
              <w:rPr>
                <w:del w:id="1530" w:author="Mohamed SALEM" w:date="2024-01-16T13:33:00Z"/>
                <w:sz w:val="13"/>
              </w:rPr>
            </w:pPr>
            <w:del w:id="1531" w:author="Mohamed SALEM" w:date="2024-01-16T13:39:00Z">
              <w:r>
                <w:rPr>
                  <w:sz w:val="13"/>
                </w:rPr>
                <w:delText>Household</w:delText>
              </w:r>
              <w:r>
                <w:rPr>
                  <w:spacing w:val="48"/>
                  <w:sz w:val="13"/>
                </w:rPr>
                <w:delText xml:space="preserve"> </w:delText>
              </w:r>
              <w:r>
                <w:rPr>
                  <w:spacing w:val="-4"/>
                  <w:sz w:val="13"/>
                </w:rPr>
                <w:delText>size</w:delText>
              </w:r>
              <w:r>
                <w:rPr>
                  <w:rFonts w:ascii="Times New Roman"/>
                  <w:sz w:val="13"/>
                </w:rPr>
                <w:tab/>
              </w:r>
              <w:r>
                <w:rPr>
                  <w:spacing w:val="-4"/>
                  <w:sz w:val="13"/>
                </w:rPr>
                <w:delText>7.46</w:delText>
              </w:r>
            </w:del>
          </w:p>
        </w:tc>
        <w:tc>
          <w:tcPr>
            <w:tcW w:w="654" w:type="dxa"/>
          </w:tcPr>
          <w:p w14:paraId="27045B83" w14:textId="013A4D1A" w:rsidR="00D62403" w:rsidRDefault="00D62403">
            <w:pPr>
              <w:pStyle w:val="TableParagraph"/>
              <w:spacing w:before="20"/>
              <w:ind w:left="25" w:right="25"/>
              <w:rPr>
                <w:del w:id="1532" w:author="Mohamed SALEM" w:date="2024-01-16T13:33:00Z"/>
                <w:sz w:val="13"/>
              </w:rPr>
            </w:pPr>
            <w:del w:id="1533" w:author="Mohamed SALEM" w:date="2024-01-16T13:39:00Z">
              <w:r>
                <w:rPr>
                  <w:spacing w:val="-4"/>
                  <w:w w:val="115"/>
                  <w:sz w:val="13"/>
                </w:rPr>
                <w:delText>7.91</w:delText>
              </w:r>
            </w:del>
          </w:p>
        </w:tc>
        <w:tc>
          <w:tcPr>
            <w:tcW w:w="581" w:type="dxa"/>
          </w:tcPr>
          <w:p w14:paraId="6D3767A9" w14:textId="5BB89ABA" w:rsidR="00D62403" w:rsidRDefault="00D62403">
            <w:pPr>
              <w:pStyle w:val="TableParagraph"/>
              <w:spacing w:before="20"/>
              <w:ind w:left="10" w:right="10"/>
              <w:rPr>
                <w:del w:id="1534" w:author="Mohamed SALEM" w:date="2024-01-16T13:33:00Z"/>
                <w:sz w:val="13"/>
              </w:rPr>
            </w:pPr>
            <w:del w:id="1535" w:author="Mohamed SALEM" w:date="2024-01-16T13:39:00Z">
              <w:r>
                <w:rPr>
                  <w:spacing w:val="-4"/>
                  <w:sz w:val="13"/>
                </w:rPr>
                <w:delText>0.45</w:delText>
              </w:r>
            </w:del>
          </w:p>
        </w:tc>
        <w:tc>
          <w:tcPr>
            <w:tcW w:w="654" w:type="dxa"/>
          </w:tcPr>
          <w:p w14:paraId="0190ABA5" w14:textId="3C940827" w:rsidR="00D62403" w:rsidRDefault="00D62403">
            <w:pPr>
              <w:pStyle w:val="TableParagraph"/>
              <w:spacing w:before="20"/>
              <w:ind w:left="25" w:right="25"/>
              <w:rPr>
                <w:del w:id="1536" w:author="Mohamed SALEM" w:date="2024-01-16T13:33:00Z"/>
                <w:sz w:val="13"/>
              </w:rPr>
            </w:pPr>
            <w:del w:id="1537" w:author="Mohamed SALEM" w:date="2024-01-16T13:39:00Z">
              <w:r>
                <w:rPr>
                  <w:spacing w:val="-4"/>
                  <w:w w:val="115"/>
                  <w:sz w:val="13"/>
                </w:rPr>
                <w:delText>6.17</w:delText>
              </w:r>
            </w:del>
          </w:p>
        </w:tc>
        <w:tc>
          <w:tcPr>
            <w:tcW w:w="654" w:type="dxa"/>
          </w:tcPr>
          <w:p w14:paraId="26158620" w14:textId="0B267C3A" w:rsidR="00D62403" w:rsidRDefault="00D62403">
            <w:pPr>
              <w:pStyle w:val="TableParagraph"/>
              <w:spacing w:before="20"/>
              <w:ind w:left="25" w:right="25"/>
              <w:rPr>
                <w:del w:id="1538" w:author="Mohamed SALEM" w:date="2024-01-16T13:33:00Z"/>
                <w:sz w:val="13"/>
              </w:rPr>
            </w:pPr>
            <w:del w:id="1539" w:author="Mohamed SALEM" w:date="2024-01-16T13:39:00Z">
              <w:r>
                <w:rPr>
                  <w:spacing w:val="-4"/>
                  <w:sz w:val="13"/>
                </w:rPr>
                <w:delText>6.00</w:delText>
              </w:r>
            </w:del>
          </w:p>
        </w:tc>
        <w:tc>
          <w:tcPr>
            <w:tcW w:w="581" w:type="dxa"/>
          </w:tcPr>
          <w:p w14:paraId="22C74169" w14:textId="766515E4" w:rsidR="00D62403" w:rsidRDefault="00D62403">
            <w:pPr>
              <w:pStyle w:val="TableParagraph"/>
              <w:spacing w:before="20"/>
              <w:ind w:left="10" w:right="10"/>
              <w:rPr>
                <w:del w:id="1540" w:author="Mohamed SALEM" w:date="2024-01-16T13:33:00Z"/>
                <w:sz w:val="13"/>
              </w:rPr>
            </w:pPr>
            <w:del w:id="1541" w:author="Mohamed SALEM" w:date="2024-01-16T13:39:00Z">
              <w:r>
                <w:rPr>
                  <w:w w:val="105"/>
                  <w:sz w:val="13"/>
                </w:rPr>
                <w:delText>-</w:delText>
              </w:r>
              <w:r>
                <w:rPr>
                  <w:spacing w:val="-4"/>
                  <w:w w:val="110"/>
                  <w:sz w:val="13"/>
                </w:rPr>
                <w:delText>0.17</w:delText>
              </w:r>
            </w:del>
          </w:p>
        </w:tc>
        <w:tc>
          <w:tcPr>
            <w:tcW w:w="654" w:type="dxa"/>
          </w:tcPr>
          <w:p w14:paraId="51251892" w14:textId="3B93CAB0" w:rsidR="00D62403" w:rsidRDefault="00D62403">
            <w:pPr>
              <w:pStyle w:val="TableParagraph"/>
              <w:spacing w:before="20"/>
              <w:ind w:left="25" w:right="25"/>
              <w:rPr>
                <w:del w:id="1542" w:author="Mohamed SALEM" w:date="2024-01-16T13:33:00Z"/>
                <w:sz w:val="13"/>
              </w:rPr>
            </w:pPr>
            <w:del w:id="1543" w:author="Mohamed SALEM" w:date="2024-01-16T13:39:00Z">
              <w:r>
                <w:rPr>
                  <w:spacing w:val="-4"/>
                  <w:w w:val="105"/>
                  <w:sz w:val="13"/>
                </w:rPr>
                <w:delText>6.56</w:delText>
              </w:r>
            </w:del>
          </w:p>
        </w:tc>
        <w:tc>
          <w:tcPr>
            <w:tcW w:w="654" w:type="dxa"/>
          </w:tcPr>
          <w:p w14:paraId="172C7CCF" w14:textId="61E12BEC" w:rsidR="00D62403" w:rsidRDefault="00D62403">
            <w:pPr>
              <w:pStyle w:val="TableParagraph"/>
              <w:spacing w:before="20"/>
              <w:ind w:left="25" w:right="25"/>
              <w:rPr>
                <w:del w:id="1544" w:author="Mohamed SALEM" w:date="2024-01-16T13:33:00Z"/>
                <w:sz w:val="13"/>
              </w:rPr>
            </w:pPr>
            <w:del w:id="1545" w:author="Mohamed SALEM" w:date="2024-01-16T13:39:00Z">
              <w:r>
                <w:rPr>
                  <w:spacing w:val="-4"/>
                  <w:sz w:val="13"/>
                </w:rPr>
                <w:delText>6.58</w:delText>
              </w:r>
            </w:del>
          </w:p>
        </w:tc>
        <w:tc>
          <w:tcPr>
            <w:tcW w:w="589" w:type="dxa"/>
          </w:tcPr>
          <w:p w14:paraId="20BCD23D" w14:textId="537F475A" w:rsidR="00D62403" w:rsidRDefault="00D62403">
            <w:pPr>
              <w:pStyle w:val="TableParagraph"/>
              <w:spacing w:before="20"/>
              <w:ind w:left="1"/>
              <w:rPr>
                <w:del w:id="1546" w:author="Mohamed SALEM" w:date="2024-01-16T13:33:00Z"/>
                <w:sz w:val="13"/>
              </w:rPr>
            </w:pPr>
            <w:del w:id="1547" w:author="Mohamed SALEM" w:date="2024-01-16T13:39:00Z">
              <w:r>
                <w:rPr>
                  <w:spacing w:val="-4"/>
                  <w:sz w:val="13"/>
                </w:rPr>
                <w:delText>0.03</w:delText>
              </w:r>
            </w:del>
          </w:p>
        </w:tc>
      </w:tr>
      <w:tr w:rsidR="00D62403" w14:paraId="0E2772DC" w14:textId="77777777">
        <w:trPr>
          <w:trHeight w:val="163"/>
          <w:del w:id="1548" w:author="Mohamed SALEM" w:date="2024-01-16T13:39:00Z"/>
        </w:trPr>
        <w:tc>
          <w:tcPr>
            <w:tcW w:w="4339" w:type="dxa"/>
          </w:tcPr>
          <w:p w14:paraId="7D1A8FEA" w14:textId="7DCD10DE" w:rsidR="00D62403" w:rsidRDefault="00D62403">
            <w:pPr>
              <w:pStyle w:val="TableParagraph"/>
              <w:spacing w:before="20"/>
              <w:ind w:right="138"/>
              <w:jc w:val="right"/>
              <w:rPr>
                <w:del w:id="1549" w:author="Mohamed SALEM" w:date="2024-01-16T13:33:00Z"/>
                <w:sz w:val="13"/>
              </w:rPr>
            </w:pPr>
            <w:del w:id="1550" w:author="Mohamed SALEM" w:date="2024-01-16T13:39:00Z">
              <w:r>
                <w:rPr>
                  <w:spacing w:val="-2"/>
                  <w:w w:val="110"/>
                  <w:sz w:val="13"/>
                </w:rPr>
                <w:delText>(3.35)</w:delText>
              </w:r>
            </w:del>
          </w:p>
        </w:tc>
        <w:tc>
          <w:tcPr>
            <w:tcW w:w="654" w:type="dxa"/>
          </w:tcPr>
          <w:p w14:paraId="7F0FEFAD" w14:textId="70B565AB" w:rsidR="00D62403" w:rsidRDefault="00D62403">
            <w:pPr>
              <w:pStyle w:val="TableParagraph"/>
              <w:spacing w:before="20"/>
              <w:ind w:left="25" w:right="25"/>
              <w:rPr>
                <w:del w:id="1551" w:author="Mohamed SALEM" w:date="2024-01-16T13:33:00Z"/>
                <w:sz w:val="13"/>
              </w:rPr>
            </w:pPr>
            <w:del w:id="1552" w:author="Mohamed SALEM" w:date="2024-01-16T13:39:00Z">
              <w:r>
                <w:rPr>
                  <w:spacing w:val="-2"/>
                  <w:w w:val="105"/>
                  <w:sz w:val="13"/>
                </w:rPr>
                <w:delText>(3.65)</w:delText>
              </w:r>
            </w:del>
          </w:p>
        </w:tc>
        <w:tc>
          <w:tcPr>
            <w:tcW w:w="581" w:type="dxa"/>
          </w:tcPr>
          <w:p w14:paraId="216AC0CD" w14:textId="7704644F" w:rsidR="00D62403" w:rsidRDefault="00D62403">
            <w:pPr>
              <w:pStyle w:val="TableParagraph"/>
              <w:spacing w:before="20"/>
              <w:ind w:left="10" w:right="10"/>
              <w:rPr>
                <w:del w:id="1553" w:author="Mohamed SALEM" w:date="2024-01-16T13:33:00Z"/>
                <w:sz w:val="13"/>
              </w:rPr>
            </w:pPr>
            <w:del w:id="1554" w:author="Mohamed SALEM" w:date="2024-01-16T13:39:00Z">
              <w:r>
                <w:rPr>
                  <w:spacing w:val="-2"/>
                  <w:w w:val="105"/>
                  <w:sz w:val="13"/>
                </w:rPr>
                <w:delText>(0.25)</w:delText>
              </w:r>
            </w:del>
          </w:p>
        </w:tc>
        <w:tc>
          <w:tcPr>
            <w:tcW w:w="654" w:type="dxa"/>
          </w:tcPr>
          <w:p w14:paraId="1773432E" w14:textId="6FB2AC7D" w:rsidR="00D62403" w:rsidRDefault="00D62403">
            <w:pPr>
              <w:pStyle w:val="TableParagraph"/>
              <w:spacing w:before="20"/>
              <w:ind w:left="25" w:right="25"/>
              <w:rPr>
                <w:del w:id="1555" w:author="Mohamed SALEM" w:date="2024-01-16T13:33:00Z"/>
                <w:sz w:val="13"/>
              </w:rPr>
            </w:pPr>
            <w:del w:id="1556" w:author="Mohamed SALEM" w:date="2024-01-16T13:39:00Z">
              <w:r>
                <w:rPr>
                  <w:spacing w:val="-2"/>
                  <w:w w:val="105"/>
                  <w:sz w:val="13"/>
                </w:rPr>
                <w:delText>(2.82)</w:delText>
              </w:r>
            </w:del>
          </w:p>
        </w:tc>
        <w:tc>
          <w:tcPr>
            <w:tcW w:w="654" w:type="dxa"/>
          </w:tcPr>
          <w:p w14:paraId="3BE4F2DC" w14:textId="1AFA5C10" w:rsidR="00D62403" w:rsidRDefault="00D62403">
            <w:pPr>
              <w:pStyle w:val="TableParagraph"/>
              <w:spacing w:before="20"/>
              <w:ind w:left="25" w:right="25"/>
              <w:rPr>
                <w:del w:id="1557" w:author="Mohamed SALEM" w:date="2024-01-16T13:33:00Z"/>
                <w:sz w:val="13"/>
              </w:rPr>
            </w:pPr>
            <w:del w:id="1558" w:author="Mohamed SALEM" w:date="2024-01-16T13:39:00Z">
              <w:r>
                <w:rPr>
                  <w:spacing w:val="-2"/>
                  <w:w w:val="110"/>
                  <w:sz w:val="13"/>
                </w:rPr>
                <w:delText>(2.47)</w:delText>
              </w:r>
            </w:del>
          </w:p>
        </w:tc>
        <w:tc>
          <w:tcPr>
            <w:tcW w:w="581" w:type="dxa"/>
          </w:tcPr>
          <w:p w14:paraId="5945AFC5" w14:textId="560A5694" w:rsidR="00D62403" w:rsidRDefault="00D62403">
            <w:pPr>
              <w:pStyle w:val="TableParagraph"/>
              <w:spacing w:before="20"/>
              <w:ind w:left="10" w:right="10"/>
              <w:rPr>
                <w:del w:id="1559" w:author="Mohamed SALEM" w:date="2024-01-16T13:33:00Z"/>
                <w:sz w:val="13"/>
              </w:rPr>
            </w:pPr>
            <w:del w:id="1560" w:author="Mohamed SALEM" w:date="2024-01-16T13:39:00Z">
              <w:r>
                <w:rPr>
                  <w:spacing w:val="-2"/>
                  <w:w w:val="105"/>
                  <w:sz w:val="13"/>
                </w:rPr>
                <w:delText>(0.38)</w:delText>
              </w:r>
            </w:del>
          </w:p>
        </w:tc>
        <w:tc>
          <w:tcPr>
            <w:tcW w:w="654" w:type="dxa"/>
          </w:tcPr>
          <w:p w14:paraId="61750E34" w14:textId="067CDAB7" w:rsidR="00D62403" w:rsidRDefault="00D62403">
            <w:pPr>
              <w:pStyle w:val="TableParagraph"/>
              <w:spacing w:before="20"/>
              <w:ind w:left="25" w:right="25"/>
              <w:rPr>
                <w:del w:id="1561" w:author="Mohamed SALEM" w:date="2024-01-16T13:33:00Z"/>
                <w:sz w:val="13"/>
              </w:rPr>
            </w:pPr>
            <w:del w:id="1562" w:author="Mohamed SALEM" w:date="2024-01-16T13:39:00Z">
              <w:r>
                <w:rPr>
                  <w:spacing w:val="-2"/>
                  <w:w w:val="105"/>
                  <w:sz w:val="13"/>
                </w:rPr>
                <w:delText>(3.05)</w:delText>
              </w:r>
            </w:del>
          </w:p>
        </w:tc>
        <w:tc>
          <w:tcPr>
            <w:tcW w:w="654" w:type="dxa"/>
          </w:tcPr>
          <w:p w14:paraId="62AEC179" w14:textId="5597B55C" w:rsidR="00D62403" w:rsidRDefault="00D62403">
            <w:pPr>
              <w:pStyle w:val="TableParagraph"/>
              <w:spacing w:before="20"/>
              <w:ind w:left="25" w:right="25"/>
              <w:rPr>
                <w:del w:id="1563" w:author="Mohamed SALEM" w:date="2024-01-16T13:33:00Z"/>
                <w:sz w:val="13"/>
              </w:rPr>
            </w:pPr>
            <w:del w:id="1564" w:author="Mohamed SALEM" w:date="2024-01-16T13:39:00Z">
              <w:r>
                <w:rPr>
                  <w:spacing w:val="-2"/>
                  <w:w w:val="110"/>
                  <w:sz w:val="13"/>
                </w:rPr>
                <w:delText>(3.01)</w:delText>
              </w:r>
            </w:del>
          </w:p>
        </w:tc>
        <w:tc>
          <w:tcPr>
            <w:tcW w:w="589" w:type="dxa"/>
          </w:tcPr>
          <w:p w14:paraId="65411DF7" w14:textId="297A5B94" w:rsidR="00D62403" w:rsidRDefault="00D62403">
            <w:pPr>
              <w:pStyle w:val="TableParagraph"/>
              <w:spacing w:before="20"/>
              <w:ind w:left="1" w:right="1"/>
              <w:rPr>
                <w:del w:id="1565" w:author="Mohamed SALEM" w:date="2024-01-16T13:33:00Z"/>
                <w:sz w:val="13"/>
              </w:rPr>
            </w:pPr>
            <w:del w:id="1566" w:author="Mohamed SALEM" w:date="2024-01-16T13:39:00Z">
              <w:r>
                <w:rPr>
                  <w:spacing w:val="-2"/>
                  <w:sz w:val="13"/>
                </w:rPr>
                <w:delText>(0.89)</w:delText>
              </w:r>
            </w:del>
          </w:p>
        </w:tc>
      </w:tr>
      <w:tr w:rsidR="00D62403" w14:paraId="72C0D798" w14:textId="77777777">
        <w:trPr>
          <w:trHeight w:val="163"/>
          <w:del w:id="1567" w:author="Mohamed SALEM" w:date="2024-01-16T13:39:00Z"/>
        </w:trPr>
        <w:tc>
          <w:tcPr>
            <w:tcW w:w="4339" w:type="dxa"/>
          </w:tcPr>
          <w:p w14:paraId="1A6E2B81" w14:textId="2D44B005" w:rsidR="00D62403" w:rsidRDefault="00D62403">
            <w:pPr>
              <w:pStyle w:val="TableParagraph"/>
              <w:tabs>
                <w:tab w:val="right" w:pos="4038"/>
              </w:tabs>
              <w:spacing w:before="20"/>
              <w:ind w:right="195"/>
              <w:jc w:val="right"/>
              <w:rPr>
                <w:del w:id="1568" w:author="Mohamed SALEM" w:date="2024-01-16T13:33:00Z"/>
                <w:sz w:val="13"/>
              </w:rPr>
            </w:pPr>
            <w:del w:id="1569" w:author="Mohamed SALEM" w:date="2024-01-16T13:39:00Z">
              <w:r>
                <w:rPr>
                  <w:sz w:val="13"/>
                </w:rPr>
                <w:delText>Number</w:delText>
              </w:r>
              <w:r>
                <w:rPr>
                  <w:spacing w:val="44"/>
                  <w:sz w:val="13"/>
                </w:rPr>
                <w:delText xml:space="preserve"> </w:delText>
              </w:r>
              <w:r>
                <w:rPr>
                  <w:sz w:val="13"/>
                </w:rPr>
                <w:delText>of</w:delText>
              </w:r>
              <w:r>
                <w:rPr>
                  <w:spacing w:val="44"/>
                  <w:sz w:val="13"/>
                </w:rPr>
                <w:delText xml:space="preserve"> </w:delText>
              </w:r>
              <w:r>
                <w:rPr>
                  <w:sz w:val="13"/>
                </w:rPr>
                <w:delText>household</w:delText>
              </w:r>
              <w:r>
                <w:rPr>
                  <w:spacing w:val="45"/>
                  <w:sz w:val="13"/>
                </w:rPr>
                <w:delText xml:space="preserve"> </w:delText>
              </w:r>
              <w:r>
                <w:rPr>
                  <w:sz w:val="13"/>
                </w:rPr>
                <w:delText>member</w:delText>
              </w:r>
              <w:r>
                <w:rPr>
                  <w:spacing w:val="44"/>
                  <w:sz w:val="13"/>
                </w:rPr>
                <w:delText xml:space="preserve"> </w:delText>
              </w:r>
              <w:r>
                <w:rPr>
                  <w:sz w:val="13"/>
                </w:rPr>
                <w:delText>younger</w:delText>
              </w:r>
              <w:r>
                <w:rPr>
                  <w:spacing w:val="45"/>
                  <w:sz w:val="13"/>
                </w:rPr>
                <w:delText xml:space="preserve"> </w:delText>
              </w:r>
              <w:r>
                <w:rPr>
                  <w:sz w:val="13"/>
                </w:rPr>
                <w:delText>than</w:delText>
              </w:r>
              <w:r>
                <w:rPr>
                  <w:spacing w:val="44"/>
                  <w:sz w:val="13"/>
                </w:rPr>
                <w:delText xml:space="preserve"> </w:delText>
              </w:r>
              <w:r>
                <w:rPr>
                  <w:spacing w:val="-5"/>
                  <w:sz w:val="13"/>
                </w:rPr>
                <w:delText>15</w:delText>
              </w:r>
              <w:r>
                <w:rPr>
                  <w:rFonts w:ascii="Times New Roman"/>
                  <w:sz w:val="13"/>
                </w:rPr>
                <w:tab/>
              </w:r>
              <w:r>
                <w:rPr>
                  <w:spacing w:val="-4"/>
                  <w:sz w:val="13"/>
                </w:rPr>
                <w:delText>3.87</w:delText>
              </w:r>
            </w:del>
          </w:p>
        </w:tc>
        <w:tc>
          <w:tcPr>
            <w:tcW w:w="654" w:type="dxa"/>
          </w:tcPr>
          <w:p w14:paraId="0F87B594" w14:textId="0534BD80" w:rsidR="00D62403" w:rsidRDefault="00D62403">
            <w:pPr>
              <w:pStyle w:val="TableParagraph"/>
              <w:spacing w:before="20"/>
              <w:ind w:left="25" w:right="25"/>
              <w:rPr>
                <w:del w:id="1570" w:author="Mohamed SALEM" w:date="2024-01-16T13:33:00Z"/>
                <w:sz w:val="13"/>
              </w:rPr>
            </w:pPr>
            <w:del w:id="1571" w:author="Mohamed SALEM" w:date="2024-01-16T13:39:00Z">
              <w:r>
                <w:rPr>
                  <w:spacing w:val="-4"/>
                  <w:w w:val="115"/>
                  <w:sz w:val="13"/>
                </w:rPr>
                <w:delText>4.17</w:delText>
              </w:r>
            </w:del>
          </w:p>
        </w:tc>
        <w:tc>
          <w:tcPr>
            <w:tcW w:w="581" w:type="dxa"/>
          </w:tcPr>
          <w:p w14:paraId="644DADB4" w14:textId="3927359D" w:rsidR="00D62403" w:rsidRDefault="00D62403">
            <w:pPr>
              <w:pStyle w:val="TableParagraph"/>
              <w:spacing w:before="20"/>
              <w:ind w:left="10" w:right="10"/>
              <w:rPr>
                <w:del w:id="1572" w:author="Mohamed SALEM" w:date="2024-01-16T13:33:00Z"/>
                <w:sz w:val="13"/>
              </w:rPr>
            </w:pPr>
            <w:del w:id="1573" w:author="Mohamed SALEM" w:date="2024-01-16T13:39:00Z">
              <w:r>
                <w:rPr>
                  <w:spacing w:val="-4"/>
                  <w:sz w:val="13"/>
                </w:rPr>
                <w:delText>0.30</w:delText>
              </w:r>
            </w:del>
          </w:p>
        </w:tc>
        <w:tc>
          <w:tcPr>
            <w:tcW w:w="654" w:type="dxa"/>
          </w:tcPr>
          <w:p w14:paraId="130DC269" w14:textId="3BDC510C" w:rsidR="00D62403" w:rsidRDefault="00D62403">
            <w:pPr>
              <w:pStyle w:val="TableParagraph"/>
              <w:spacing w:before="20"/>
              <w:ind w:left="25" w:right="25"/>
              <w:rPr>
                <w:del w:id="1574" w:author="Mohamed SALEM" w:date="2024-01-16T13:33:00Z"/>
                <w:sz w:val="13"/>
              </w:rPr>
            </w:pPr>
            <w:del w:id="1575" w:author="Mohamed SALEM" w:date="2024-01-16T13:39:00Z">
              <w:r>
                <w:rPr>
                  <w:spacing w:val="-4"/>
                  <w:sz w:val="13"/>
                </w:rPr>
                <w:delText>3.28</w:delText>
              </w:r>
            </w:del>
          </w:p>
        </w:tc>
        <w:tc>
          <w:tcPr>
            <w:tcW w:w="654" w:type="dxa"/>
          </w:tcPr>
          <w:p w14:paraId="11E7FED4" w14:textId="301BBC7F" w:rsidR="00D62403" w:rsidRDefault="00D62403">
            <w:pPr>
              <w:pStyle w:val="TableParagraph"/>
              <w:spacing w:before="20"/>
              <w:ind w:left="25" w:right="25"/>
              <w:rPr>
                <w:del w:id="1576" w:author="Mohamed SALEM" w:date="2024-01-16T13:33:00Z"/>
                <w:sz w:val="13"/>
              </w:rPr>
            </w:pPr>
            <w:del w:id="1577" w:author="Mohamed SALEM" w:date="2024-01-16T13:39:00Z">
              <w:r>
                <w:rPr>
                  <w:spacing w:val="-4"/>
                  <w:w w:val="110"/>
                  <w:sz w:val="13"/>
                </w:rPr>
                <w:delText>3.13</w:delText>
              </w:r>
            </w:del>
          </w:p>
        </w:tc>
        <w:tc>
          <w:tcPr>
            <w:tcW w:w="581" w:type="dxa"/>
          </w:tcPr>
          <w:p w14:paraId="0C27C5D6" w14:textId="446FE90A" w:rsidR="00D62403" w:rsidRDefault="00D62403">
            <w:pPr>
              <w:pStyle w:val="TableParagraph"/>
              <w:spacing w:before="20"/>
              <w:ind w:left="10" w:right="10"/>
              <w:rPr>
                <w:del w:id="1578" w:author="Mohamed SALEM" w:date="2024-01-16T13:33:00Z"/>
                <w:sz w:val="13"/>
              </w:rPr>
            </w:pPr>
            <w:del w:id="1579" w:author="Mohamed SALEM" w:date="2024-01-16T13:39:00Z">
              <w:r>
                <w:rPr>
                  <w:w w:val="105"/>
                  <w:sz w:val="13"/>
                </w:rPr>
                <w:delText>-</w:delText>
              </w:r>
              <w:r>
                <w:rPr>
                  <w:spacing w:val="-4"/>
                  <w:w w:val="105"/>
                  <w:sz w:val="13"/>
                </w:rPr>
                <w:delText>0.15</w:delText>
              </w:r>
            </w:del>
          </w:p>
        </w:tc>
        <w:tc>
          <w:tcPr>
            <w:tcW w:w="654" w:type="dxa"/>
          </w:tcPr>
          <w:p w14:paraId="6CDD6CC5" w14:textId="403DB2D9" w:rsidR="00D62403" w:rsidRDefault="00D62403">
            <w:pPr>
              <w:pStyle w:val="TableParagraph"/>
              <w:spacing w:before="20"/>
              <w:ind w:left="25" w:right="25"/>
              <w:rPr>
                <w:del w:id="1580" w:author="Mohamed SALEM" w:date="2024-01-16T13:33:00Z"/>
                <w:sz w:val="13"/>
              </w:rPr>
            </w:pPr>
            <w:del w:id="1581" w:author="Mohamed SALEM" w:date="2024-01-16T13:39:00Z">
              <w:r>
                <w:rPr>
                  <w:spacing w:val="-4"/>
                  <w:sz w:val="13"/>
                </w:rPr>
                <w:delText>3.46</w:delText>
              </w:r>
            </w:del>
          </w:p>
        </w:tc>
        <w:tc>
          <w:tcPr>
            <w:tcW w:w="654" w:type="dxa"/>
          </w:tcPr>
          <w:p w14:paraId="05A2AD18" w14:textId="0111A46E" w:rsidR="00D62403" w:rsidRDefault="00D62403">
            <w:pPr>
              <w:pStyle w:val="TableParagraph"/>
              <w:spacing w:before="20"/>
              <w:ind w:left="25" w:right="25"/>
              <w:rPr>
                <w:del w:id="1582" w:author="Mohamed SALEM" w:date="2024-01-16T13:33:00Z"/>
                <w:sz w:val="13"/>
              </w:rPr>
            </w:pPr>
            <w:del w:id="1583" w:author="Mohamed SALEM" w:date="2024-01-16T13:39:00Z">
              <w:r>
                <w:rPr>
                  <w:spacing w:val="-4"/>
                  <w:w w:val="105"/>
                  <w:sz w:val="13"/>
                </w:rPr>
                <w:delText>3.45</w:delText>
              </w:r>
            </w:del>
          </w:p>
        </w:tc>
        <w:tc>
          <w:tcPr>
            <w:tcW w:w="589" w:type="dxa"/>
          </w:tcPr>
          <w:p w14:paraId="4CD71802" w14:textId="460FDF72" w:rsidR="00D62403" w:rsidRDefault="00D62403">
            <w:pPr>
              <w:pStyle w:val="TableParagraph"/>
              <w:spacing w:before="20"/>
              <w:ind w:left="1" w:right="1"/>
              <w:rPr>
                <w:del w:id="1584" w:author="Mohamed SALEM" w:date="2024-01-16T13:33:00Z"/>
                <w:sz w:val="13"/>
              </w:rPr>
            </w:pPr>
            <w:del w:id="1585" w:author="Mohamed SALEM" w:date="2024-01-16T13:39:00Z">
              <w:r>
                <w:rPr>
                  <w:sz w:val="13"/>
                </w:rPr>
                <w:delText>-</w:delText>
              </w:r>
              <w:r>
                <w:rPr>
                  <w:spacing w:val="-4"/>
                  <w:sz w:val="13"/>
                </w:rPr>
                <w:delText>0.01</w:delText>
              </w:r>
            </w:del>
          </w:p>
        </w:tc>
      </w:tr>
      <w:tr w:rsidR="00D62403" w14:paraId="7A7814DC" w14:textId="77777777">
        <w:trPr>
          <w:trHeight w:val="163"/>
          <w:del w:id="1586" w:author="Mohamed SALEM" w:date="2024-01-16T13:39:00Z"/>
        </w:trPr>
        <w:tc>
          <w:tcPr>
            <w:tcW w:w="4339" w:type="dxa"/>
          </w:tcPr>
          <w:p w14:paraId="6B1BDE5F" w14:textId="123CF920" w:rsidR="00D62403" w:rsidRDefault="00D62403">
            <w:pPr>
              <w:pStyle w:val="TableParagraph"/>
              <w:spacing w:before="20"/>
              <w:ind w:right="138"/>
              <w:jc w:val="right"/>
              <w:rPr>
                <w:del w:id="1587" w:author="Mohamed SALEM" w:date="2024-01-16T13:33:00Z"/>
                <w:sz w:val="13"/>
              </w:rPr>
            </w:pPr>
            <w:del w:id="1588" w:author="Mohamed SALEM" w:date="2024-01-16T13:39:00Z">
              <w:r>
                <w:rPr>
                  <w:spacing w:val="-2"/>
                  <w:w w:val="110"/>
                  <w:sz w:val="13"/>
                </w:rPr>
                <w:delText>(2.13)</w:delText>
              </w:r>
            </w:del>
          </w:p>
        </w:tc>
        <w:tc>
          <w:tcPr>
            <w:tcW w:w="654" w:type="dxa"/>
          </w:tcPr>
          <w:p w14:paraId="272EE1F7" w14:textId="286FEC74" w:rsidR="00D62403" w:rsidRDefault="00D62403">
            <w:pPr>
              <w:pStyle w:val="TableParagraph"/>
              <w:spacing w:before="20"/>
              <w:ind w:left="25" w:right="25"/>
              <w:rPr>
                <w:del w:id="1589" w:author="Mohamed SALEM" w:date="2024-01-16T13:33:00Z"/>
                <w:sz w:val="13"/>
              </w:rPr>
            </w:pPr>
            <w:del w:id="1590" w:author="Mohamed SALEM" w:date="2024-01-16T13:39:00Z">
              <w:r>
                <w:rPr>
                  <w:spacing w:val="-2"/>
                  <w:w w:val="110"/>
                  <w:sz w:val="13"/>
                </w:rPr>
                <w:delText>(2.41)</w:delText>
              </w:r>
            </w:del>
          </w:p>
        </w:tc>
        <w:tc>
          <w:tcPr>
            <w:tcW w:w="581" w:type="dxa"/>
          </w:tcPr>
          <w:p w14:paraId="4C9F9985" w14:textId="631E171E" w:rsidR="00D62403" w:rsidRDefault="00D62403">
            <w:pPr>
              <w:pStyle w:val="TableParagraph"/>
              <w:spacing w:before="20"/>
              <w:ind w:left="10" w:right="10"/>
              <w:rPr>
                <w:del w:id="1591" w:author="Mohamed SALEM" w:date="2024-01-16T13:33:00Z"/>
                <w:sz w:val="13"/>
              </w:rPr>
            </w:pPr>
            <w:del w:id="1592" w:author="Mohamed SALEM" w:date="2024-01-16T13:39:00Z">
              <w:r>
                <w:rPr>
                  <w:spacing w:val="-2"/>
                  <w:w w:val="105"/>
                  <w:sz w:val="13"/>
                </w:rPr>
                <w:delText>(0.24)</w:delText>
              </w:r>
            </w:del>
          </w:p>
        </w:tc>
        <w:tc>
          <w:tcPr>
            <w:tcW w:w="654" w:type="dxa"/>
          </w:tcPr>
          <w:p w14:paraId="21D16686" w14:textId="397F8489" w:rsidR="00D62403" w:rsidRDefault="00D62403">
            <w:pPr>
              <w:pStyle w:val="TableParagraph"/>
              <w:spacing w:before="20"/>
              <w:ind w:left="25" w:right="25"/>
              <w:rPr>
                <w:del w:id="1593" w:author="Mohamed SALEM" w:date="2024-01-16T13:33:00Z"/>
                <w:sz w:val="13"/>
              </w:rPr>
            </w:pPr>
            <w:del w:id="1594" w:author="Mohamed SALEM" w:date="2024-01-16T13:39:00Z">
              <w:r>
                <w:rPr>
                  <w:spacing w:val="-2"/>
                  <w:w w:val="105"/>
                  <w:sz w:val="13"/>
                </w:rPr>
                <w:delText>(2.07)</w:delText>
              </w:r>
            </w:del>
          </w:p>
        </w:tc>
        <w:tc>
          <w:tcPr>
            <w:tcW w:w="654" w:type="dxa"/>
          </w:tcPr>
          <w:p w14:paraId="7956E909" w14:textId="2EDE631F" w:rsidR="00D62403" w:rsidRDefault="00D62403">
            <w:pPr>
              <w:pStyle w:val="TableParagraph"/>
              <w:spacing w:before="20"/>
              <w:ind w:left="25" w:right="25"/>
              <w:rPr>
                <w:del w:id="1595" w:author="Mohamed SALEM" w:date="2024-01-16T13:33:00Z"/>
                <w:sz w:val="13"/>
              </w:rPr>
            </w:pPr>
            <w:del w:id="1596" w:author="Mohamed SALEM" w:date="2024-01-16T13:39:00Z">
              <w:r>
                <w:rPr>
                  <w:spacing w:val="-2"/>
                  <w:w w:val="115"/>
                  <w:sz w:val="13"/>
                </w:rPr>
                <w:delText>(1.74)</w:delText>
              </w:r>
            </w:del>
          </w:p>
        </w:tc>
        <w:tc>
          <w:tcPr>
            <w:tcW w:w="581" w:type="dxa"/>
          </w:tcPr>
          <w:p w14:paraId="1636ED9E" w14:textId="62828EE8" w:rsidR="00D62403" w:rsidRDefault="00D62403">
            <w:pPr>
              <w:pStyle w:val="TableParagraph"/>
              <w:spacing w:before="20"/>
              <w:ind w:left="10" w:right="10"/>
              <w:rPr>
                <w:del w:id="1597" w:author="Mohamed SALEM" w:date="2024-01-16T13:33:00Z"/>
                <w:sz w:val="13"/>
              </w:rPr>
            </w:pPr>
            <w:del w:id="1598" w:author="Mohamed SALEM" w:date="2024-01-16T13:39:00Z">
              <w:r>
                <w:rPr>
                  <w:spacing w:val="-2"/>
                  <w:w w:val="105"/>
                  <w:sz w:val="13"/>
                </w:rPr>
                <w:delText>(0.29)</w:delText>
              </w:r>
            </w:del>
          </w:p>
        </w:tc>
        <w:tc>
          <w:tcPr>
            <w:tcW w:w="654" w:type="dxa"/>
          </w:tcPr>
          <w:p w14:paraId="544676E0" w14:textId="3EF1E3D7" w:rsidR="00D62403" w:rsidRDefault="00D62403">
            <w:pPr>
              <w:pStyle w:val="TableParagraph"/>
              <w:spacing w:before="20"/>
              <w:ind w:left="25" w:right="25"/>
              <w:rPr>
                <w:del w:id="1599" w:author="Mohamed SALEM" w:date="2024-01-16T13:33:00Z"/>
                <w:sz w:val="13"/>
              </w:rPr>
            </w:pPr>
            <w:del w:id="1600" w:author="Mohamed SALEM" w:date="2024-01-16T13:39:00Z">
              <w:r>
                <w:rPr>
                  <w:spacing w:val="-2"/>
                  <w:w w:val="110"/>
                  <w:sz w:val="13"/>
                </w:rPr>
                <w:delText>(2.10)</w:delText>
              </w:r>
            </w:del>
          </w:p>
        </w:tc>
        <w:tc>
          <w:tcPr>
            <w:tcW w:w="654" w:type="dxa"/>
          </w:tcPr>
          <w:p w14:paraId="2E4B5D39" w14:textId="09E5EE96" w:rsidR="00D62403" w:rsidRDefault="00D62403">
            <w:pPr>
              <w:pStyle w:val="TableParagraph"/>
              <w:spacing w:before="20"/>
              <w:ind w:left="25" w:right="25"/>
              <w:rPr>
                <w:del w:id="1601" w:author="Mohamed SALEM" w:date="2024-01-16T13:33:00Z"/>
                <w:sz w:val="13"/>
              </w:rPr>
            </w:pPr>
            <w:del w:id="1602" w:author="Mohamed SALEM" w:date="2024-01-16T13:39:00Z">
              <w:r>
                <w:rPr>
                  <w:spacing w:val="-2"/>
                  <w:w w:val="105"/>
                  <w:sz w:val="13"/>
                </w:rPr>
                <w:delText>(2.02)</w:delText>
              </w:r>
            </w:del>
          </w:p>
        </w:tc>
        <w:tc>
          <w:tcPr>
            <w:tcW w:w="589" w:type="dxa"/>
          </w:tcPr>
          <w:p w14:paraId="1C441220" w14:textId="4AED4FD9" w:rsidR="00D62403" w:rsidRDefault="00D62403">
            <w:pPr>
              <w:pStyle w:val="TableParagraph"/>
              <w:spacing w:before="20"/>
              <w:ind w:left="1" w:right="1"/>
              <w:rPr>
                <w:del w:id="1603" w:author="Mohamed SALEM" w:date="2024-01-16T13:33:00Z"/>
                <w:sz w:val="13"/>
              </w:rPr>
            </w:pPr>
            <w:del w:id="1604" w:author="Mohamed SALEM" w:date="2024-01-16T13:39:00Z">
              <w:r>
                <w:rPr>
                  <w:spacing w:val="-2"/>
                  <w:w w:val="105"/>
                  <w:sz w:val="13"/>
                </w:rPr>
                <w:delText>(0.95)</w:delText>
              </w:r>
            </w:del>
          </w:p>
        </w:tc>
      </w:tr>
      <w:tr w:rsidR="00D62403" w14:paraId="73E29CED" w14:textId="77777777">
        <w:trPr>
          <w:trHeight w:val="163"/>
          <w:del w:id="1605" w:author="Mohamed SALEM" w:date="2024-01-16T13:39:00Z"/>
        </w:trPr>
        <w:tc>
          <w:tcPr>
            <w:tcW w:w="4339" w:type="dxa"/>
          </w:tcPr>
          <w:p w14:paraId="6BC547D0" w14:textId="02EAC8D7" w:rsidR="00D62403" w:rsidRDefault="00D62403">
            <w:pPr>
              <w:pStyle w:val="TableParagraph"/>
              <w:tabs>
                <w:tab w:val="right" w:pos="4038"/>
              </w:tabs>
              <w:spacing w:before="20"/>
              <w:ind w:right="195"/>
              <w:jc w:val="right"/>
              <w:rPr>
                <w:del w:id="1606" w:author="Mohamed SALEM" w:date="2024-01-16T13:33:00Z"/>
                <w:sz w:val="13"/>
              </w:rPr>
            </w:pPr>
            <w:del w:id="1607" w:author="Mohamed SALEM" w:date="2024-01-16T13:39:00Z">
              <w:r>
                <w:rPr>
                  <w:sz w:val="13"/>
                </w:rPr>
                <w:delText>Number</w:delText>
              </w:r>
              <w:r>
                <w:rPr>
                  <w:spacing w:val="42"/>
                  <w:sz w:val="13"/>
                </w:rPr>
                <w:delText xml:space="preserve"> </w:delText>
              </w:r>
              <w:r>
                <w:rPr>
                  <w:sz w:val="13"/>
                </w:rPr>
                <w:delText>of</w:delText>
              </w:r>
              <w:r>
                <w:rPr>
                  <w:spacing w:val="42"/>
                  <w:sz w:val="13"/>
                </w:rPr>
                <w:delText xml:space="preserve"> </w:delText>
              </w:r>
              <w:r>
                <w:rPr>
                  <w:sz w:val="13"/>
                </w:rPr>
                <w:delText>household</w:delText>
              </w:r>
              <w:r>
                <w:rPr>
                  <w:spacing w:val="42"/>
                  <w:sz w:val="13"/>
                </w:rPr>
                <w:delText xml:space="preserve"> </w:delText>
              </w:r>
              <w:r>
                <w:rPr>
                  <w:sz w:val="13"/>
                </w:rPr>
                <w:delText>member</w:delText>
              </w:r>
              <w:r>
                <w:rPr>
                  <w:spacing w:val="42"/>
                  <w:sz w:val="13"/>
                </w:rPr>
                <w:delText xml:space="preserve"> </w:delText>
              </w:r>
              <w:r>
                <w:rPr>
                  <w:sz w:val="13"/>
                </w:rPr>
                <w:delText>older</w:delText>
              </w:r>
              <w:r>
                <w:rPr>
                  <w:spacing w:val="42"/>
                  <w:sz w:val="13"/>
                </w:rPr>
                <w:delText xml:space="preserve"> </w:delText>
              </w:r>
              <w:r>
                <w:rPr>
                  <w:sz w:val="13"/>
                </w:rPr>
                <w:delText>than</w:delText>
              </w:r>
              <w:r>
                <w:rPr>
                  <w:spacing w:val="42"/>
                  <w:sz w:val="13"/>
                </w:rPr>
                <w:delText xml:space="preserve"> </w:delText>
              </w:r>
              <w:r>
                <w:rPr>
                  <w:spacing w:val="-5"/>
                  <w:sz w:val="13"/>
                </w:rPr>
                <w:delText>60</w:delText>
              </w:r>
              <w:r>
                <w:rPr>
                  <w:rFonts w:ascii="Times New Roman"/>
                  <w:sz w:val="13"/>
                </w:rPr>
                <w:tab/>
              </w:r>
              <w:r>
                <w:rPr>
                  <w:spacing w:val="-4"/>
                  <w:sz w:val="13"/>
                </w:rPr>
                <w:delText>0.21</w:delText>
              </w:r>
            </w:del>
          </w:p>
        </w:tc>
        <w:tc>
          <w:tcPr>
            <w:tcW w:w="654" w:type="dxa"/>
          </w:tcPr>
          <w:p w14:paraId="0A60D533" w14:textId="7CC2F365" w:rsidR="00D62403" w:rsidRDefault="00D62403">
            <w:pPr>
              <w:pStyle w:val="TableParagraph"/>
              <w:spacing w:before="20"/>
              <w:ind w:left="25" w:right="25"/>
              <w:rPr>
                <w:del w:id="1608" w:author="Mohamed SALEM" w:date="2024-01-16T13:33:00Z"/>
                <w:sz w:val="13"/>
              </w:rPr>
            </w:pPr>
            <w:del w:id="1609" w:author="Mohamed SALEM" w:date="2024-01-16T13:39:00Z">
              <w:r>
                <w:rPr>
                  <w:spacing w:val="-4"/>
                  <w:w w:val="105"/>
                  <w:sz w:val="13"/>
                </w:rPr>
                <w:delText>0.21</w:delText>
              </w:r>
            </w:del>
          </w:p>
        </w:tc>
        <w:tc>
          <w:tcPr>
            <w:tcW w:w="581" w:type="dxa"/>
          </w:tcPr>
          <w:p w14:paraId="3FDFC8E3" w14:textId="514CA787" w:rsidR="00D62403" w:rsidRDefault="00D62403">
            <w:pPr>
              <w:pStyle w:val="TableParagraph"/>
              <w:spacing w:before="20"/>
              <w:ind w:left="10" w:right="10"/>
              <w:rPr>
                <w:del w:id="1610" w:author="Mohamed SALEM" w:date="2024-01-16T13:33:00Z"/>
                <w:sz w:val="13"/>
              </w:rPr>
            </w:pPr>
            <w:del w:id="1611" w:author="Mohamed SALEM" w:date="2024-01-16T13:39:00Z">
              <w:r>
                <w:rPr>
                  <w:spacing w:val="-4"/>
                  <w:sz w:val="13"/>
                </w:rPr>
                <w:delText>0.00</w:delText>
              </w:r>
            </w:del>
          </w:p>
        </w:tc>
        <w:tc>
          <w:tcPr>
            <w:tcW w:w="654" w:type="dxa"/>
          </w:tcPr>
          <w:p w14:paraId="072A919F" w14:textId="674E541F" w:rsidR="00D62403" w:rsidRDefault="00D62403">
            <w:pPr>
              <w:pStyle w:val="TableParagraph"/>
              <w:spacing w:before="20"/>
              <w:ind w:left="25" w:right="25"/>
              <w:rPr>
                <w:del w:id="1612" w:author="Mohamed SALEM" w:date="2024-01-16T13:33:00Z"/>
                <w:sz w:val="13"/>
              </w:rPr>
            </w:pPr>
            <w:del w:id="1613" w:author="Mohamed SALEM" w:date="2024-01-16T13:39:00Z">
              <w:r>
                <w:rPr>
                  <w:spacing w:val="-4"/>
                  <w:w w:val="105"/>
                  <w:sz w:val="13"/>
                </w:rPr>
                <w:delText>0.19</w:delText>
              </w:r>
            </w:del>
          </w:p>
        </w:tc>
        <w:tc>
          <w:tcPr>
            <w:tcW w:w="654" w:type="dxa"/>
          </w:tcPr>
          <w:p w14:paraId="07213C7C" w14:textId="28D4CB12" w:rsidR="00D62403" w:rsidRDefault="00D62403">
            <w:pPr>
              <w:pStyle w:val="TableParagraph"/>
              <w:spacing w:before="20"/>
              <w:ind w:left="25" w:right="25"/>
              <w:rPr>
                <w:del w:id="1614" w:author="Mohamed SALEM" w:date="2024-01-16T13:33:00Z"/>
                <w:sz w:val="13"/>
              </w:rPr>
            </w:pPr>
            <w:del w:id="1615" w:author="Mohamed SALEM" w:date="2024-01-16T13:39:00Z">
              <w:r>
                <w:rPr>
                  <w:spacing w:val="-4"/>
                  <w:w w:val="105"/>
                  <w:sz w:val="13"/>
                </w:rPr>
                <w:delText>0.16</w:delText>
              </w:r>
            </w:del>
          </w:p>
        </w:tc>
        <w:tc>
          <w:tcPr>
            <w:tcW w:w="581" w:type="dxa"/>
          </w:tcPr>
          <w:p w14:paraId="211A0B9C" w14:textId="697849EC" w:rsidR="00D62403" w:rsidRDefault="00D62403">
            <w:pPr>
              <w:pStyle w:val="TableParagraph"/>
              <w:spacing w:before="20"/>
              <w:ind w:left="10" w:right="10"/>
              <w:rPr>
                <w:del w:id="1616" w:author="Mohamed SALEM" w:date="2024-01-16T13:33:00Z"/>
                <w:sz w:val="13"/>
              </w:rPr>
            </w:pPr>
            <w:del w:id="1617" w:author="Mohamed SALEM" w:date="2024-01-16T13:39:00Z">
              <w:r>
                <w:rPr>
                  <w:spacing w:val="-2"/>
                  <w:sz w:val="13"/>
                </w:rPr>
                <w:delText>-</w:delText>
              </w:r>
              <w:r>
                <w:rPr>
                  <w:spacing w:val="-4"/>
                  <w:sz w:val="13"/>
                </w:rPr>
                <w:delText>0.03</w:delText>
              </w:r>
            </w:del>
          </w:p>
        </w:tc>
        <w:tc>
          <w:tcPr>
            <w:tcW w:w="654" w:type="dxa"/>
          </w:tcPr>
          <w:p w14:paraId="7F3C19BD" w14:textId="389FDFA5" w:rsidR="00D62403" w:rsidRDefault="00D62403">
            <w:pPr>
              <w:pStyle w:val="TableParagraph"/>
              <w:spacing w:before="20"/>
              <w:ind w:left="25" w:right="25"/>
              <w:rPr>
                <w:del w:id="1618" w:author="Mohamed SALEM" w:date="2024-01-16T13:33:00Z"/>
                <w:sz w:val="13"/>
              </w:rPr>
            </w:pPr>
            <w:del w:id="1619" w:author="Mohamed SALEM" w:date="2024-01-16T13:39:00Z">
              <w:r>
                <w:rPr>
                  <w:spacing w:val="-4"/>
                  <w:sz w:val="13"/>
                </w:rPr>
                <w:delText>0.20</w:delText>
              </w:r>
            </w:del>
          </w:p>
        </w:tc>
        <w:tc>
          <w:tcPr>
            <w:tcW w:w="654" w:type="dxa"/>
          </w:tcPr>
          <w:p w14:paraId="3FB45F19" w14:textId="66C9EAFC" w:rsidR="00D62403" w:rsidRDefault="00D62403">
            <w:pPr>
              <w:pStyle w:val="TableParagraph"/>
              <w:spacing w:before="20"/>
              <w:ind w:left="25" w:right="25"/>
              <w:rPr>
                <w:del w:id="1620" w:author="Mohamed SALEM" w:date="2024-01-16T13:33:00Z"/>
                <w:sz w:val="13"/>
              </w:rPr>
            </w:pPr>
            <w:del w:id="1621" w:author="Mohamed SALEM" w:date="2024-01-16T13:39:00Z">
              <w:r>
                <w:rPr>
                  <w:spacing w:val="-4"/>
                  <w:w w:val="110"/>
                  <w:sz w:val="13"/>
                </w:rPr>
                <w:delText>0.17</w:delText>
              </w:r>
            </w:del>
          </w:p>
        </w:tc>
        <w:tc>
          <w:tcPr>
            <w:tcW w:w="589" w:type="dxa"/>
          </w:tcPr>
          <w:p w14:paraId="05B10A3E" w14:textId="7ADB6916" w:rsidR="00D62403" w:rsidRDefault="00D62403">
            <w:pPr>
              <w:pStyle w:val="TableParagraph"/>
              <w:spacing w:before="20"/>
              <w:ind w:left="1" w:right="1"/>
              <w:rPr>
                <w:del w:id="1622" w:author="Mohamed SALEM" w:date="2024-01-16T13:33:00Z"/>
                <w:sz w:val="13"/>
              </w:rPr>
            </w:pPr>
            <w:del w:id="1623" w:author="Mohamed SALEM" w:date="2024-01-16T13:39:00Z">
              <w:r>
                <w:rPr>
                  <w:spacing w:val="-2"/>
                  <w:sz w:val="13"/>
                </w:rPr>
                <w:delText>-</w:delText>
              </w:r>
              <w:r>
                <w:rPr>
                  <w:spacing w:val="-4"/>
                  <w:sz w:val="13"/>
                </w:rPr>
                <w:delText>0.02</w:delText>
              </w:r>
            </w:del>
          </w:p>
        </w:tc>
      </w:tr>
      <w:tr w:rsidR="00D62403" w14:paraId="1C00D24B" w14:textId="77777777">
        <w:trPr>
          <w:trHeight w:val="163"/>
          <w:del w:id="1624" w:author="Mohamed SALEM" w:date="2024-01-16T13:39:00Z"/>
        </w:trPr>
        <w:tc>
          <w:tcPr>
            <w:tcW w:w="4339" w:type="dxa"/>
          </w:tcPr>
          <w:p w14:paraId="57AB16F9" w14:textId="0BEFFC2A" w:rsidR="00D62403" w:rsidRDefault="00D62403">
            <w:pPr>
              <w:pStyle w:val="TableParagraph"/>
              <w:spacing w:before="20"/>
              <w:ind w:right="138"/>
              <w:jc w:val="right"/>
              <w:rPr>
                <w:del w:id="1625" w:author="Mohamed SALEM" w:date="2024-01-16T13:33:00Z"/>
                <w:sz w:val="13"/>
              </w:rPr>
            </w:pPr>
            <w:del w:id="1626" w:author="Mohamed SALEM" w:date="2024-01-16T13:39:00Z">
              <w:r>
                <w:rPr>
                  <w:spacing w:val="-2"/>
                  <w:w w:val="105"/>
                  <w:sz w:val="13"/>
                </w:rPr>
                <w:delText>(0.49)</w:delText>
              </w:r>
            </w:del>
          </w:p>
        </w:tc>
        <w:tc>
          <w:tcPr>
            <w:tcW w:w="654" w:type="dxa"/>
          </w:tcPr>
          <w:p w14:paraId="599D376E" w14:textId="558C4554" w:rsidR="00D62403" w:rsidRDefault="00D62403">
            <w:pPr>
              <w:pStyle w:val="TableParagraph"/>
              <w:spacing w:before="20"/>
              <w:ind w:left="25" w:right="25"/>
              <w:rPr>
                <w:del w:id="1627" w:author="Mohamed SALEM" w:date="2024-01-16T13:33:00Z"/>
                <w:sz w:val="13"/>
              </w:rPr>
            </w:pPr>
            <w:del w:id="1628" w:author="Mohamed SALEM" w:date="2024-01-16T13:39:00Z">
              <w:r>
                <w:rPr>
                  <w:spacing w:val="-2"/>
                  <w:w w:val="105"/>
                  <w:sz w:val="13"/>
                </w:rPr>
                <w:delText>(0.47)</w:delText>
              </w:r>
            </w:del>
          </w:p>
        </w:tc>
        <w:tc>
          <w:tcPr>
            <w:tcW w:w="581" w:type="dxa"/>
          </w:tcPr>
          <w:p w14:paraId="7F646327" w14:textId="6E3C5B0A" w:rsidR="00D62403" w:rsidRDefault="00D62403">
            <w:pPr>
              <w:pStyle w:val="TableParagraph"/>
              <w:spacing w:before="20"/>
              <w:ind w:left="10" w:right="10"/>
              <w:rPr>
                <w:del w:id="1629" w:author="Mohamed SALEM" w:date="2024-01-16T13:33:00Z"/>
                <w:sz w:val="13"/>
              </w:rPr>
            </w:pPr>
            <w:del w:id="1630" w:author="Mohamed SALEM" w:date="2024-01-16T13:39:00Z">
              <w:r>
                <w:rPr>
                  <w:spacing w:val="-2"/>
                  <w:w w:val="105"/>
                  <w:sz w:val="13"/>
                </w:rPr>
                <w:delText>(0.94)</w:delText>
              </w:r>
            </w:del>
          </w:p>
        </w:tc>
        <w:tc>
          <w:tcPr>
            <w:tcW w:w="654" w:type="dxa"/>
          </w:tcPr>
          <w:p w14:paraId="493CDA76" w14:textId="16455765" w:rsidR="00D62403" w:rsidRDefault="00D62403">
            <w:pPr>
              <w:pStyle w:val="TableParagraph"/>
              <w:spacing w:before="20"/>
              <w:ind w:left="25" w:right="25"/>
              <w:rPr>
                <w:del w:id="1631" w:author="Mohamed SALEM" w:date="2024-01-16T13:33:00Z"/>
                <w:sz w:val="13"/>
              </w:rPr>
            </w:pPr>
            <w:del w:id="1632" w:author="Mohamed SALEM" w:date="2024-01-16T13:39:00Z">
              <w:r>
                <w:rPr>
                  <w:spacing w:val="-2"/>
                  <w:w w:val="105"/>
                  <w:sz w:val="13"/>
                </w:rPr>
                <w:delText>(0.43)</w:delText>
              </w:r>
            </w:del>
          </w:p>
        </w:tc>
        <w:tc>
          <w:tcPr>
            <w:tcW w:w="654" w:type="dxa"/>
          </w:tcPr>
          <w:p w14:paraId="3E95AE1E" w14:textId="2EE7D60B" w:rsidR="00D62403" w:rsidRDefault="00D62403">
            <w:pPr>
              <w:pStyle w:val="TableParagraph"/>
              <w:spacing w:before="20"/>
              <w:ind w:left="25" w:right="25"/>
              <w:rPr>
                <w:del w:id="1633" w:author="Mohamed SALEM" w:date="2024-01-16T13:33:00Z"/>
                <w:sz w:val="13"/>
              </w:rPr>
            </w:pPr>
            <w:del w:id="1634" w:author="Mohamed SALEM" w:date="2024-01-16T13:39:00Z">
              <w:r>
                <w:rPr>
                  <w:spacing w:val="-2"/>
                  <w:w w:val="105"/>
                  <w:sz w:val="13"/>
                </w:rPr>
                <w:delText>(0.45)</w:delText>
              </w:r>
            </w:del>
          </w:p>
        </w:tc>
        <w:tc>
          <w:tcPr>
            <w:tcW w:w="581" w:type="dxa"/>
          </w:tcPr>
          <w:p w14:paraId="0F459928" w14:textId="389E8279" w:rsidR="00D62403" w:rsidRDefault="00D62403">
            <w:pPr>
              <w:pStyle w:val="TableParagraph"/>
              <w:spacing w:before="20"/>
              <w:ind w:left="10" w:right="10"/>
              <w:rPr>
                <w:del w:id="1635" w:author="Mohamed SALEM" w:date="2024-01-16T13:33:00Z"/>
                <w:sz w:val="13"/>
              </w:rPr>
            </w:pPr>
            <w:del w:id="1636" w:author="Mohamed SALEM" w:date="2024-01-16T13:39:00Z">
              <w:r>
                <w:rPr>
                  <w:spacing w:val="-2"/>
                  <w:sz w:val="13"/>
                </w:rPr>
                <w:delText>(0.30)</w:delText>
              </w:r>
            </w:del>
          </w:p>
        </w:tc>
        <w:tc>
          <w:tcPr>
            <w:tcW w:w="654" w:type="dxa"/>
          </w:tcPr>
          <w:p w14:paraId="7C11485A" w14:textId="067BAC07" w:rsidR="00D62403" w:rsidRDefault="00D62403">
            <w:pPr>
              <w:pStyle w:val="TableParagraph"/>
              <w:spacing w:before="20"/>
              <w:ind w:left="25" w:right="25"/>
              <w:rPr>
                <w:del w:id="1637" w:author="Mohamed SALEM" w:date="2024-01-16T13:33:00Z"/>
                <w:sz w:val="13"/>
              </w:rPr>
            </w:pPr>
            <w:del w:id="1638" w:author="Mohamed SALEM" w:date="2024-01-16T13:39:00Z">
              <w:r>
                <w:rPr>
                  <w:spacing w:val="-2"/>
                  <w:w w:val="105"/>
                  <w:sz w:val="13"/>
                </w:rPr>
                <w:delText>(0.45)</w:delText>
              </w:r>
            </w:del>
          </w:p>
        </w:tc>
        <w:tc>
          <w:tcPr>
            <w:tcW w:w="654" w:type="dxa"/>
          </w:tcPr>
          <w:p w14:paraId="3E11A712" w14:textId="32A81D3B" w:rsidR="00D62403" w:rsidRDefault="00D62403">
            <w:pPr>
              <w:pStyle w:val="TableParagraph"/>
              <w:spacing w:before="20"/>
              <w:ind w:left="25" w:right="25"/>
              <w:rPr>
                <w:del w:id="1639" w:author="Mohamed SALEM" w:date="2024-01-16T13:33:00Z"/>
                <w:sz w:val="13"/>
              </w:rPr>
            </w:pPr>
            <w:del w:id="1640" w:author="Mohamed SALEM" w:date="2024-01-16T13:39:00Z">
              <w:r>
                <w:rPr>
                  <w:spacing w:val="-2"/>
                  <w:w w:val="105"/>
                  <w:sz w:val="13"/>
                </w:rPr>
                <w:delText>(0.45)</w:delText>
              </w:r>
            </w:del>
          </w:p>
        </w:tc>
        <w:tc>
          <w:tcPr>
            <w:tcW w:w="589" w:type="dxa"/>
          </w:tcPr>
          <w:p w14:paraId="4643397A" w14:textId="2F58F01B" w:rsidR="00D62403" w:rsidRDefault="00D62403">
            <w:pPr>
              <w:pStyle w:val="TableParagraph"/>
              <w:spacing w:before="20"/>
              <w:ind w:left="1" w:right="1"/>
              <w:rPr>
                <w:del w:id="1641" w:author="Mohamed SALEM" w:date="2024-01-16T13:33:00Z"/>
                <w:sz w:val="13"/>
              </w:rPr>
            </w:pPr>
            <w:del w:id="1642" w:author="Mohamed SALEM" w:date="2024-01-16T13:39:00Z">
              <w:r>
                <w:rPr>
                  <w:spacing w:val="-2"/>
                  <w:w w:val="105"/>
                  <w:sz w:val="13"/>
                </w:rPr>
                <w:delText>(0.43)</w:delText>
              </w:r>
            </w:del>
          </w:p>
        </w:tc>
      </w:tr>
      <w:tr w:rsidR="00D62403" w14:paraId="57F3396F" w14:textId="77777777">
        <w:trPr>
          <w:trHeight w:val="163"/>
          <w:del w:id="1643" w:author="Mohamed SALEM" w:date="2024-01-16T13:39:00Z"/>
        </w:trPr>
        <w:tc>
          <w:tcPr>
            <w:tcW w:w="4339" w:type="dxa"/>
          </w:tcPr>
          <w:p w14:paraId="669039F8" w14:textId="48A5FDC7" w:rsidR="00D62403" w:rsidRDefault="00D62403">
            <w:pPr>
              <w:pStyle w:val="TableParagraph"/>
              <w:tabs>
                <w:tab w:val="right" w:pos="4038"/>
              </w:tabs>
              <w:spacing w:before="20"/>
              <w:ind w:right="195"/>
              <w:jc w:val="right"/>
              <w:rPr>
                <w:del w:id="1644" w:author="Mohamed SALEM" w:date="2024-01-16T13:33:00Z"/>
                <w:sz w:val="13"/>
              </w:rPr>
            </w:pPr>
            <w:del w:id="1645" w:author="Mohamed SALEM" w:date="2024-01-16T13:39:00Z">
              <w:r>
                <w:rPr>
                  <w:w w:val="110"/>
                  <w:sz w:val="13"/>
                </w:rPr>
                <w:delText>Has</w:delText>
              </w:r>
              <w:r>
                <w:rPr>
                  <w:spacing w:val="1"/>
                  <w:w w:val="110"/>
                  <w:sz w:val="13"/>
                </w:rPr>
                <w:delText xml:space="preserve"> </w:delText>
              </w:r>
              <w:r>
                <w:rPr>
                  <w:w w:val="110"/>
                  <w:sz w:val="13"/>
                </w:rPr>
                <w:delText>household</w:delText>
              </w:r>
              <w:r>
                <w:rPr>
                  <w:spacing w:val="1"/>
                  <w:w w:val="110"/>
                  <w:sz w:val="13"/>
                </w:rPr>
                <w:delText xml:space="preserve"> </w:delText>
              </w:r>
              <w:r>
                <w:rPr>
                  <w:w w:val="110"/>
                  <w:sz w:val="13"/>
                </w:rPr>
                <w:delText>member</w:delText>
              </w:r>
              <w:r>
                <w:rPr>
                  <w:spacing w:val="1"/>
                  <w:w w:val="110"/>
                  <w:sz w:val="13"/>
                </w:rPr>
                <w:delText xml:space="preserve"> </w:delText>
              </w:r>
              <w:r>
                <w:rPr>
                  <w:w w:val="110"/>
                  <w:sz w:val="13"/>
                </w:rPr>
                <w:delText>with</w:delText>
              </w:r>
              <w:r>
                <w:rPr>
                  <w:spacing w:val="1"/>
                  <w:w w:val="110"/>
                  <w:sz w:val="13"/>
                </w:rPr>
                <w:delText xml:space="preserve"> </w:delText>
              </w:r>
              <w:r>
                <w:rPr>
                  <w:w w:val="110"/>
                  <w:sz w:val="13"/>
                </w:rPr>
                <w:delText>disability/chronic</w:delText>
              </w:r>
              <w:r>
                <w:rPr>
                  <w:spacing w:val="1"/>
                  <w:w w:val="110"/>
                  <w:sz w:val="13"/>
                </w:rPr>
                <w:delText xml:space="preserve"> </w:delText>
              </w:r>
              <w:r>
                <w:rPr>
                  <w:spacing w:val="-2"/>
                  <w:w w:val="110"/>
                  <w:sz w:val="13"/>
                </w:rPr>
                <w:delText>disease</w:delText>
              </w:r>
              <w:r>
                <w:rPr>
                  <w:rFonts w:ascii="Times New Roman"/>
                  <w:sz w:val="13"/>
                </w:rPr>
                <w:tab/>
              </w:r>
              <w:r>
                <w:rPr>
                  <w:spacing w:val="-4"/>
                  <w:w w:val="110"/>
                  <w:sz w:val="13"/>
                </w:rPr>
                <w:delText>0.32</w:delText>
              </w:r>
            </w:del>
          </w:p>
        </w:tc>
        <w:tc>
          <w:tcPr>
            <w:tcW w:w="654" w:type="dxa"/>
          </w:tcPr>
          <w:p w14:paraId="460CDE2C" w14:textId="26CFBB31" w:rsidR="00D62403" w:rsidRDefault="00D62403">
            <w:pPr>
              <w:pStyle w:val="TableParagraph"/>
              <w:spacing w:before="20"/>
              <w:ind w:left="25" w:right="25"/>
              <w:rPr>
                <w:del w:id="1646" w:author="Mohamed SALEM" w:date="2024-01-16T13:33:00Z"/>
                <w:sz w:val="13"/>
              </w:rPr>
            </w:pPr>
            <w:del w:id="1647" w:author="Mohamed SALEM" w:date="2024-01-16T13:39:00Z">
              <w:r>
                <w:rPr>
                  <w:spacing w:val="-4"/>
                  <w:sz w:val="13"/>
                </w:rPr>
                <w:delText>0.27</w:delText>
              </w:r>
            </w:del>
          </w:p>
        </w:tc>
        <w:tc>
          <w:tcPr>
            <w:tcW w:w="581" w:type="dxa"/>
          </w:tcPr>
          <w:p w14:paraId="76B41A38" w14:textId="1F9A9455" w:rsidR="00D62403" w:rsidRDefault="00D62403">
            <w:pPr>
              <w:pStyle w:val="TableParagraph"/>
              <w:spacing w:before="20"/>
              <w:ind w:left="10" w:right="10"/>
              <w:rPr>
                <w:del w:id="1648" w:author="Mohamed SALEM" w:date="2024-01-16T13:33:00Z"/>
                <w:sz w:val="13"/>
              </w:rPr>
            </w:pPr>
            <w:del w:id="1649" w:author="Mohamed SALEM" w:date="2024-01-16T13:39:00Z">
              <w:r>
                <w:rPr>
                  <w:spacing w:val="-2"/>
                  <w:sz w:val="13"/>
                </w:rPr>
                <w:delText>-</w:delText>
              </w:r>
              <w:r>
                <w:rPr>
                  <w:spacing w:val="-4"/>
                  <w:sz w:val="13"/>
                </w:rPr>
                <w:delText>0.05</w:delText>
              </w:r>
            </w:del>
          </w:p>
        </w:tc>
        <w:tc>
          <w:tcPr>
            <w:tcW w:w="654" w:type="dxa"/>
          </w:tcPr>
          <w:p w14:paraId="765EC72F" w14:textId="1A126543" w:rsidR="00D62403" w:rsidRDefault="00D62403">
            <w:pPr>
              <w:pStyle w:val="TableParagraph"/>
              <w:spacing w:before="20"/>
              <w:ind w:left="25" w:right="25"/>
              <w:rPr>
                <w:del w:id="1650" w:author="Mohamed SALEM" w:date="2024-01-16T13:33:00Z"/>
                <w:sz w:val="13"/>
              </w:rPr>
            </w:pPr>
            <w:del w:id="1651" w:author="Mohamed SALEM" w:date="2024-01-16T13:39:00Z">
              <w:r>
                <w:rPr>
                  <w:spacing w:val="-4"/>
                  <w:w w:val="105"/>
                  <w:sz w:val="13"/>
                </w:rPr>
                <w:delText>0.16</w:delText>
              </w:r>
            </w:del>
          </w:p>
        </w:tc>
        <w:tc>
          <w:tcPr>
            <w:tcW w:w="654" w:type="dxa"/>
          </w:tcPr>
          <w:p w14:paraId="2D0C4532" w14:textId="3BD80A14" w:rsidR="00D62403" w:rsidRDefault="00D62403">
            <w:pPr>
              <w:pStyle w:val="TableParagraph"/>
              <w:spacing w:before="20"/>
              <w:ind w:left="25" w:right="25"/>
              <w:rPr>
                <w:del w:id="1652" w:author="Mohamed SALEM" w:date="2024-01-16T13:33:00Z"/>
                <w:sz w:val="13"/>
              </w:rPr>
            </w:pPr>
            <w:del w:id="1653" w:author="Mohamed SALEM" w:date="2024-01-16T13:39:00Z">
              <w:r>
                <w:rPr>
                  <w:spacing w:val="-4"/>
                  <w:w w:val="105"/>
                  <w:sz w:val="13"/>
                </w:rPr>
                <w:delText>0.14</w:delText>
              </w:r>
            </w:del>
          </w:p>
        </w:tc>
        <w:tc>
          <w:tcPr>
            <w:tcW w:w="581" w:type="dxa"/>
          </w:tcPr>
          <w:p w14:paraId="4AC75107" w14:textId="057CD29C" w:rsidR="00D62403" w:rsidRDefault="00D62403">
            <w:pPr>
              <w:pStyle w:val="TableParagraph"/>
              <w:spacing w:before="20"/>
              <w:ind w:left="10" w:right="10"/>
              <w:rPr>
                <w:del w:id="1654" w:author="Mohamed SALEM" w:date="2024-01-16T13:33:00Z"/>
                <w:sz w:val="13"/>
              </w:rPr>
            </w:pPr>
            <w:del w:id="1655" w:author="Mohamed SALEM" w:date="2024-01-16T13:39:00Z">
              <w:r>
                <w:rPr>
                  <w:sz w:val="13"/>
                </w:rPr>
                <w:delText>-</w:delText>
              </w:r>
              <w:r>
                <w:rPr>
                  <w:spacing w:val="-4"/>
                  <w:sz w:val="13"/>
                </w:rPr>
                <w:delText>0.01</w:delText>
              </w:r>
            </w:del>
          </w:p>
        </w:tc>
        <w:tc>
          <w:tcPr>
            <w:tcW w:w="654" w:type="dxa"/>
          </w:tcPr>
          <w:p w14:paraId="5B7C466B" w14:textId="7741BD30" w:rsidR="00D62403" w:rsidRDefault="00D62403">
            <w:pPr>
              <w:pStyle w:val="TableParagraph"/>
              <w:spacing w:before="20"/>
              <w:ind w:left="25" w:right="25"/>
              <w:rPr>
                <w:del w:id="1656" w:author="Mohamed SALEM" w:date="2024-01-16T13:33:00Z"/>
                <w:sz w:val="13"/>
              </w:rPr>
            </w:pPr>
            <w:del w:id="1657" w:author="Mohamed SALEM" w:date="2024-01-16T13:39:00Z">
              <w:r>
                <w:rPr>
                  <w:spacing w:val="-4"/>
                  <w:w w:val="105"/>
                  <w:sz w:val="13"/>
                </w:rPr>
                <w:delText>0.21</w:delText>
              </w:r>
            </w:del>
          </w:p>
        </w:tc>
        <w:tc>
          <w:tcPr>
            <w:tcW w:w="654" w:type="dxa"/>
          </w:tcPr>
          <w:p w14:paraId="49A65EA6" w14:textId="1DA8859C" w:rsidR="00D62403" w:rsidRDefault="00D62403">
            <w:pPr>
              <w:pStyle w:val="TableParagraph"/>
              <w:spacing w:before="20"/>
              <w:ind w:left="25" w:right="24"/>
              <w:rPr>
                <w:del w:id="1658" w:author="Mohamed SALEM" w:date="2024-01-16T13:33:00Z"/>
                <w:sz w:val="13"/>
              </w:rPr>
            </w:pPr>
            <w:del w:id="1659" w:author="Mohamed SALEM" w:date="2024-01-16T13:39:00Z">
              <w:r>
                <w:rPr>
                  <w:spacing w:val="-4"/>
                  <w:w w:val="105"/>
                  <w:sz w:val="13"/>
                </w:rPr>
                <w:delText>0.18</w:delText>
              </w:r>
            </w:del>
          </w:p>
        </w:tc>
        <w:tc>
          <w:tcPr>
            <w:tcW w:w="589" w:type="dxa"/>
          </w:tcPr>
          <w:p w14:paraId="0E89CFBD" w14:textId="073468A2" w:rsidR="00D62403" w:rsidRDefault="00D62403">
            <w:pPr>
              <w:pStyle w:val="TableParagraph"/>
              <w:spacing w:before="20"/>
              <w:ind w:left="1"/>
              <w:rPr>
                <w:del w:id="1660" w:author="Mohamed SALEM" w:date="2024-01-16T13:33:00Z"/>
                <w:sz w:val="13"/>
              </w:rPr>
            </w:pPr>
            <w:del w:id="1661" w:author="Mohamed SALEM" w:date="2024-01-16T13:39:00Z">
              <w:r>
                <w:rPr>
                  <w:spacing w:val="-2"/>
                  <w:sz w:val="13"/>
                </w:rPr>
                <w:delText>-</w:delText>
              </w:r>
              <w:r>
                <w:rPr>
                  <w:spacing w:val="-4"/>
                  <w:sz w:val="13"/>
                </w:rPr>
                <w:delText>0.02</w:delText>
              </w:r>
            </w:del>
          </w:p>
        </w:tc>
      </w:tr>
      <w:tr w:rsidR="00D62403" w14:paraId="5D3A3729" w14:textId="77777777">
        <w:trPr>
          <w:trHeight w:val="163"/>
          <w:del w:id="1662" w:author="Mohamed SALEM" w:date="2024-01-16T13:39:00Z"/>
        </w:trPr>
        <w:tc>
          <w:tcPr>
            <w:tcW w:w="4339" w:type="dxa"/>
          </w:tcPr>
          <w:p w14:paraId="28EF44DF" w14:textId="04EDBE66" w:rsidR="00D62403" w:rsidRDefault="00D62403">
            <w:pPr>
              <w:pStyle w:val="TableParagraph"/>
              <w:spacing w:before="20"/>
              <w:ind w:right="138"/>
              <w:jc w:val="right"/>
              <w:rPr>
                <w:del w:id="1663" w:author="Mohamed SALEM" w:date="2024-01-16T13:33:00Z"/>
                <w:sz w:val="13"/>
              </w:rPr>
            </w:pPr>
            <w:del w:id="1664" w:author="Mohamed SALEM" w:date="2024-01-16T13:39:00Z">
              <w:r>
                <w:rPr>
                  <w:spacing w:val="-2"/>
                  <w:w w:val="105"/>
                  <w:sz w:val="13"/>
                </w:rPr>
                <w:delText>(0.47)</w:delText>
              </w:r>
            </w:del>
          </w:p>
        </w:tc>
        <w:tc>
          <w:tcPr>
            <w:tcW w:w="654" w:type="dxa"/>
          </w:tcPr>
          <w:p w14:paraId="7E31E7EA" w14:textId="43479A32" w:rsidR="00D62403" w:rsidRDefault="00D62403">
            <w:pPr>
              <w:pStyle w:val="TableParagraph"/>
              <w:spacing w:before="20"/>
              <w:ind w:left="25" w:right="25"/>
              <w:rPr>
                <w:del w:id="1665" w:author="Mohamed SALEM" w:date="2024-01-16T13:33:00Z"/>
                <w:sz w:val="13"/>
              </w:rPr>
            </w:pPr>
            <w:del w:id="1666" w:author="Mohamed SALEM" w:date="2024-01-16T13:39:00Z">
              <w:r>
                <w:rPr>
                  <w:spacing w:val="-2"/>
                  <w:w w:val="105"/>
                  <w:sz w:val="13"/>
                </w:rPr>
                <w:delText>(0.44)</w:delText>
              </w:r>
            </w:del>
          </w:p>
        </w:tc>
        <w:tc>
          <w:tcPr>
            <w:tcW w:w="581" w:type="dxa"/>
          </w:tcPr>
          <w:p w14:paraId="5B9AF218" w14:textId="0E2B45DD" w:rsidR="00D62403" w:rsidRDefault="00D62403">
            <w:pPr>
              <w:pStyle w:val="TableParagraph"/>
              <w:spacing w:before="20"/>
              <w:ind w:left="10" w:right="10"/>
              <w:rPr>
                <w:del w:id="1667" w:author="Mohamed SALEM" w:date="2024-01-16T13:33:00Z"/>
                <w:sz w:val="13"/>
              </w:rPr>
            </w:pPr>
            <w:del w:id="1668" w:author="Mohamed SALEM" w:date="2024-01-16T13:39:00Z">
              <w:r>
                <w:rPr>
                  <w:spacing w:val="-2"/>
                  <w:w w:val="105"/>
                  <w:sz w:val="13"/>
                </w:rPr>
                <w:delText>(0.35)</w:delText>
              </w:r>
            </w:del>
          </w:p>
        </w:tc>
        <w:tc>
          <w:tcPr>
            <w:tcW w:w="654" w:type="dxa"/>
          </w:tcPr>
          <w:p w14:paraId="624666BF" w14:textId="56125540" w:rsidR="00D62403" w:rsidRDefault="00D62403">
            <w:pPr>
              <w:pStyle w:val="TableParagraph"/>
              <w:spacing w:before="20"/>
              <w:ind w:left="25" w:right="25"/>
              <w:rPr>
                <w:del w:id="1669" w:author="Mohamed SALEM" w:date="2024-01-16T13:33:00Z"/>
                <w:sz w:val="13"/>
              </w:rPr>
            </w:pPr>
            <w:del w:id="1670" w:author="Mohamed SALEM" w:date="2024-01-16T13:39:00Z">
              <w:r>
                <w:rPr>
                  <w:spacing w:val="-2"/>
                  <w:w w:val="105"/>
                  <w:sz w:val="13"/>
                </w:rPr>
                <w:delText>(0.36)</w:delText>
              </w:r>
            </w:del>
          </w:p>
        </w:tc>
        <w:tc>
          <w:tcPr>
            <w:tcW w:w="654" w:type="dxa"/>
          </w:tcPr>
          <w:p w14:paraId="41E09A08" w14:textId="50EEF956" w:rsidR="00D62403" w:rsidRDefault="00D62403">
            <w:pPr>
              <w:pStyle w:val="TableParagraph"/>
              <w:spacing w:before="20"/>
              <w:ind w:left="25" w:right="25"/>
              <w:rPr>
                <w:del w:id="1671" w:author="Mohamed SALEM" w:date="2024-01-16T13:33:00Z"/>
                <w:sz w:val="13"/>
              </w:rPr>
            </w:pPr>
            <w:del w:id="1672" w:author="Mohamed SALEM" w:date="2024-01-16T13:39:00Z">
              <w:r>
                <w:rPr>
                  <w:spacing w:val="-2"/>
                  <w:w w:val="105"/>
                  <w:sz w:val="13"/>
                </w:rPr>
                <w:delText>(0.35)</w:delText>
              </w:r>
            </w:del>
          </w:p>
        </w:tc>
        <w:tc>
          <w:tcPr>
            <w:tcW w:w="581" w:type="dxa"/>
          </w:tcPr>
          <w:p w14:paraId="60820D48" w14:textId="04C8EE7F" w:rsidR="00D62403" w:rsidRDefault="00D62403">
            <w:pPr>
              <w:pStyle w:val="TableParagraph"/>
              <w:spacing w:before="20"/>
              <w:ind w:left="10" w:right="10"/>
              <w:rPr>
                <w:del w:id="1673" w:author="Mohamed SALEM" w:date="2024-01-16T13:33:00Z"/>
                <w:sz w:val="13"/>
              </w:rPr>
            </w:pPr>
            <w:del w:id="1674" w:author="Mohamed SALEM" w:date="2024-01-16T13:39:00Z">
              <w:r>
                <w:rPr>
                  <w:spacing w:val="-2"/>
                  <w:w w:val="110"/>
                  <w:sz w:val="13"/>
                </w:rPr>
                <w:delText>(0.61)</w:delText>
              </w:r>
            </w:del>
          </w:p>
        </w:tc>
        <w:tc>
          <w:tcPr>
            <w:tcW w:w="654" w:type="dxa"/>
          </w:tcPr>
          <w:p w14:paraId="78445DF7" w14:textId="5695A954" w:rsidR="00D62403" w:rsidRDefault="00D62403">
            <w:pPr>
              <w:pStyle w:val="TableParagraph"/>
              <w:spacing w:before="20"/>
              <w:ind w:left="25" w:right="25"/>
              <w:rPr>
                <w:del w:id="1675" w:author="Mohamed SALEM" w:date="2024-01-16T13:33:00Z"/>
                <w:sz w:val="13"/>
              </w:rPr>
            </w:pPr>
            <w:del w:id="1676" w:author="Mohamed SALEM" w:date="2024-01-16T13:39:00Z">
              <w:r>
                <w:rPr>
                  <w:spacing w:val="-2"/>
                  <w:w w:val="105"/>
                  <w:sz w:val="13"/>
                </w:rPr>
                <w:delText>(0.40)</w:delText>
              </w:r>
            </w:del>
          </w:p>
        </w:tc>
        <w:tc>
          <w:tcPr>
            <w:tcW w:w="654" w:type="dxa"/>
          </w:tcPr>
          <w:p w14:paraId="71D5D2A0" w14:textId="4A3915FD" w:rsidR="00D62403" w:rsidRDefault="00D62403">
            <w:pPr>
              <w:pStyle w:val="TableParagraph"/>
              <w:spacing w:before="20"/>
              <w:ind w:left="25" w:right="25"/>
              <w:rPr>
                <w:del w:id="1677" w:author="Mohamed SALEM" w:date="2024-01-16T13:33:00Z"/>
                <w:sz w:val="13"/>
              </w:rPr>
            </w:pPr>
            <w:del w:id="1678" w:author="Mohamed SALEM" w:date="2024-01-16T13:39:00Z">
              <w:r>
                <w:rPr>
                  <w:spacing w:val="-2"/>
                  <w:w w:val="105"/>
                  <w:sz w:val="13"/>
                </w:rPr>
                <w:delText>(0.39)</w:delText>
              </w:r>
            </w:del>
          </w:p>
        </w:tc>
        <w:tc>
          <w:tcPr>
            <w:tcW w:w="589" w:type="dxa"/>
          </w:tcPr>
          <w:p w14:paraId="32FE34BE" w14:textId="1D09DDF9" w:rsidR="00D62403" w:rsidRDefault="00D62403">
            <w:pPr>
              <w:pStyle w:val="TableParagraph"/>
              <w:spacing w:before="20"/>
              <w:ind w:left="1" w:right="1"/>
              <w:rPr>
                <w:del w:id="1679" w:author="Mohamed SALEM" w:date="2024-01-16T13:33:00Z"/>
                <w:sz w:val="13"/>
              </w:rPr>
            </w:pPr>
            <w:del w:id="1680" w:author="Mohamed SALEM" w:date="2024-01-16T13:39:00Z">
              <w:r>
                <w:rPr>
                  <w:spacing w:val="-2"/>
                  <w:w w:val="105"/>
                  <w:sz w:val="13"/>
                </w:rPr>
                <w:delText>(0.34)</w:delText>
              </w:r>
            </w:del>
          </w:p>
        </w:tc>
      </w:tr>
      <w:tr w:rsidR="00D62403" w14:paraId="09E946B6" w14:textId="77777777">
        <w:trPr>
          <w:trHeight w:val="163"/>
          <w:del w:id="1681" w:author="Mohamed SALEM" w:date="2024-01-16T13:39:00Z"/>
        </w:trPr>
        <w:tc>
          <w:tcPr>
            <w:tcW w:w="4339" w:type="dxa"/>
          </w:tcPr>
          <w:p w14:paraId="1D630D71" w14:textId="1AA01D3B" w:rsidR="00D62403" w:rsidRDefault="00D62403">
            <w:pPr>
              <w:pStyle w:val="TableParagraph"/>
              <w:tabs>
                <w:tab w:val="right" w:pos="4038"/>
              </w:tabs>
              <w:spacing w:before="20"/>
              <w:ind w:right="195"/>
              <w:jc w:val="right"/>
              <w:rPr>
                <w:del w:id="1682" w:author="Mohamed SALEM" w:date="2024-01-16T13:33:00Z"/>
                <w:sz w:val="13"/>
              </w:rPr>
            </w:pPr>
            <w:del w:id="1683" w:author="Mohamed SALEM" w:date="2024-01-16T13:39:00Z">
              <w:r>
                <w:rPr>
                  <w:sz w:val="13"/>
                </w:rPr>
                <w:delText>Number</w:delText>
              </w:r>
              <w:r>
                <w:rPr>
                  <w:spacing w:val="36"/>
                  <w:sz w:val="13"/>
                </w:rPr>
                <w:delText xml:space="preserve"> </w:delText>
              </w:r>
              <w:r>
                <w:rPr>
                  <w:sz w:val="13"/>
                </w:rPr>
                <w:delText>of</w:delText>
              </w:r>
              <w:r>
                <w:rPr>
                  <w:spacing w:val="37"/>
                  <w:sz w:val="13"/>
                </w:rPr>
                <w:delText xml:space="preserve"> </w:delText>
              </w:r>
              <w:r>
                <w:rPr>
                  <w:spacing w:val="-2"/>
                  <w:sz w:val="13"/>
                </w:rPr>
                <w:delText>rooms</w:delText>
              </w:r>
              <w:r>
                <w:rPr>
                  <w:rFonts w:ascii="Times New Roman"/>
                  <w:sz w:val="13"/>
                </w:rPr>
                <w:tab/>
              </w:r>
              <w:r>
                <w:rPr>
                  <w:spacing w:val="-4"/>
                  <w:sz w:val="13"/>
                </w:rPr>
                <w:delText>2.78</w:delText>
              </w:r>
            </w:del>
          </w:p>
        </w:tc>
        <w:tc>
          <w:tcPr>
            <w:tcW w:w="654" w:type="dxa"/>
          </w:tcPr>
          <w:p w14:paraId="7C0770F4" w14:textId="671706DD" w:rsidR="00D62403" w:rsidRDefault="00D62403">
            <w:pPr>
              <w:pStyle w:val="TableParagraph"/>
              <w:spacing w:before="20"/>
              <w:ind w:left="25" w:right="25"/>
              <w:rPr>
                <w:del w:id="1684" w:author="Mohamed SALEM" w:date="2024-01-16T13:33:00Z"/>
                <w:sz w:val="13"/>
              </w:rPr>
            </w:pPr>
            <w:del w:id="1685" w:author="Mohamed SALEM" w:date="2024-01-16T13:39:00Z">
              <w:r>
                <w:rPr>
                  <w:spacing w:val="-4"/>
                  <w:sz w:val="13"/>
                </w:rPr>
                <w:delText>2.90</w:delText>
              </w:r>
            </w:del>
          </w:p>
        </w:tc>
        <w:tc>
          <w:tcPr>
            <w:tcW w:w="581" w:type="dxa"/>
          </w:tcPr>
          <w:p w14:paraId="448536BA" w14:textId="3A2193C3" w:rsidR="00D62403" w:rsidRDefault="00D62403">
            <w:pPr>
              <w:pStyle w:val="TableParagraph"/>
              <w:spacing w:before="20"/>
              <w:ind w:left="10" w:right="10"/>
              <w:rPr>
                <w:del w:id="1686" w:author="Mohamed SALEM" w:date="2024-01-16T13:33:00Z"/>
                <w:sz w:val="13"/>
              </w:rPr>
            </w:pPr>
            <w:del w:id="1687" w:author="Mohamed SALEM" w:date="2024-01-16T13:39:00Z">
              <w:r>
                <w:rPr>
                  <w:spacing w:val="-4"/>
                  <w:w w:val="105"/>
                  <w:sz w:val="13"/>
                </w:rPr>
                <w:delText>0.12</w:delText>
              </w:r>
            </w:del>
          </w:p>
        </w:tc>
        <w:tc>
          <w:tcPr>
            <w:tcW w:w="654" w:type="dxa"/>
          </w:tcPr>
          <w:p w14:paraId="45916199" w14:textId="4FC2FF21" w:rsidR="00D62403" w:rsidRDefault="00D62403">
            <w:pPr>
              <w:pStyle w:val="TableParagraph"/>
              <w:spacing w:before="20"/>
              <w:ind w:left="25" w:right="25"/>
              <w:rPr>
                <w:del w:id="1688" w:author="Mohamed SALEM" w:date="2024-01-16T13:33:00Z"/>
                <w:sz w:val="13"/>
              </w:rPr>
            </w:pPr>
            <w:del w:id="1689" w:author="Mohamed SALEM" w:date="2024-01-16T13:39:00Z">
              <w:r>
                <w:rPr>
                  <w:spacing w:val="-4"/>
                  <w:sz w:val="13"/>
                </w:rPr>
                <w:delText>2.02</w:delText>
              </w:r>
            </w:del>
          </w:p>
        </w:tc>
        <w:tc>
          <w:tcPr>
            <w:tcW w:w="654" w:type="dxa"/>
          </w:tcPr>
          <w:p w14:paraId="755A173A" w14:textId="6BB55199" w:rsidR="00D62403" w:rsidRDefault="00D62403">
            <w:pPr>
              <w:pStyle w:val="TableParagraph"/>
              <w:spacing w:before="20"/>
              <w:ind w:left="25" w:right="25"/>
              <w:rPr>
                <w:del w:id="1690" w:author="Mohamed SALEM" w:date="2024-01-16T13:33:00Z"/>
                <w:sz w:val="13"/>
              </w:rPr>
            </w:pPr>
            <w:del w:id="1691" w:author="Mohamed SALEM" w:date="2024-01-16T13:39:00Z">
              <w:r>
                <w:rPr>
                  <w:spacing w:val="-4"/>
                  <w:w w:val="105"/>
                  <w:sz w:val="13"/>
                </w:rPr>
                <w:delText>1.89</w:delText>
              </w:r>
            </w:del>
          </w:p>
        </w:tc>
        <w:tc>
          <w:tcPr>
            <w:tcW w:w="581" w:type="dxa"/>
          </w:tcPr>
          <w:p w14:paraId="1C39F473" w14:textId="084AFDA1" w:rsidR="00D62403" w:rsidRDefault="00D62403">
            <w:pPr>
              <w:pStyle w:val="TableParagraph"/>
              <w:spacing w:before="20"/>
              <w:ind w:left="10" w:right="10"/>
              <w:rPr>
                <w:del w:id="1692" w:author="Mohamed SALEM" w:date="2024-01-16T13:33:00Z"/>
                <w:sz w:val="13"/>
              </w:rPr>
            </w:pPr>
            <w:del w:id="1693" w:author="Mohamed SALEM" w:date="2024-01-16T13:39:00Z">
              <w:r>
                <w:rPr>
                  <w:w w:val="105"/>
                  <w:sz w:val="13"/>
                </w:rPr>
                <w:delText>-</w:delText>
              </w:r>
              <w:r>
                <w:rPr>
                  <w:spacing w:val="-4"/>
                  <w:w w:val="105"/>
                  <w:sz w:val="13"/>
                </w:rPr>
                <w:delText>0.13</w:delText>
              </w:r>
            </w:del>
          </w:p>
        </w:tc>
        <w:tc>
          <w:tcPr>
            <w:tcW w:w="654" w:type="dxa"/>
          </w:tcPr>
          <w:p w14:paraId="7663944D" w14:textId="1137E549" w:rsidR="00D62403" w:rsidRDefault="00D62403">
            <w:pPr>
              <w:pStyle w:val="TableParagraph"/>
              <w:spacing w:before="20"/>
              <w:ind w:left="25" w:right="25"/>
              <w:rPr>
                <w:del w:id="1694" w:author="Mohamed SALEM" w:date="2024-01-16T13:33:00Z"/>
                <w:sz w:val="13"/>
              </w:rPr>
            </w:pPr>
            <w:del w:id="1695" w:author="Mohamed SALEM" w:date="2024-01-16T13:39:00Z">
              <w:r>
                <w:rPr>
                  <w:spacing w:val="-4"/>
                  <w:w w:val="105"/>
                  <w:sz w:val="13"/>
                </w:rPr>
                <w:delText>2.25</w:delText>
              </w:r>
            </w:del>
          </w:p>
        </w:tc>
        <w:tc>
          <w:tcPr>
            <w:tcW w:w="654" w:type="dxa"/>
          </w:tcPr>
          <w:p w14:paraId="653D3479" w14:textId="1A257E58" w:rsidR="00D62403" w:rsidRDefault="00D62403">
            <w:pPr>
              <w:pStyle w:val="TableParagraph"/>
              <w:spacing w:before="20"/>
              <w:ind w:left="25" w:right="25"/>
              <w:rPr>
                <w:del w:id="1696" w:author="Mohamed SALEM" w:date="2024-01-16T13:33:00Z"/>
                <w:sz w:val="13"/>
              </w:rPr>
            </w:pPr>
            <w:del w:id="1697" w:author="Mohamed SALEM" w:date="2024-01-16T13:39:00Z">
              <w:r>
                <w:rPr>
                  <w:spacing w:val="-4"/>
                  <w:sz w:val="13"/>
                </w:rPr>
                <w:delText>2.20</w:delText>
              </w:r>
            </w:del>
          </w:p>
        </w:tc>
        <w:tc>
          <w:tcPr>
            <w:tcW w:w="589" w:type="dxa"/>
          </w:tcPr>
          <w:p w14:paraId="7812F260" w14:textId="17C2A7BC" w:rsidR="00D62403" w:rsidRDefault="00D62403">
            <w:pPr>
              <w:pStyle w:val="TableParagraph"/>
              <w:spacing w:before="20"/>
              <w:ind w:left="1" w:right="1"/>
              <w:rPr>
                <w:del w:id="1698" w:author="Mohamed SALEM" w:date="2024-01-16T13:33:00Z"/>
                <w:sz w:val="13"/>
              </w:rPr>
            </w:pPr>
            <w:del w:id="1699" w:author="Mohamed SALEM" w:date="2024-01-16T13:39:00Z">
              <w:r>
                <w:rPr>
                  <w:spacing w:val="-2"/>
                  <w:sz w:val="13"/>
                </w:rPr>
                <w:delText>-</w:delText>
              </w:r>
              <w:r>
                <w:rPr>
                  <w:spacing w:val="-4"/>
                  <w:sz w:val="13"/>
                </w:rPr>
                <w:delText>0.05</w:delText>
              </w:r>
            </w:del>
          </w:p>
        </w:tc>
      </w:tr>
      <w:tr w:rsidR="00D62403" w14:paraId="3BACA6B5" w14:textId="77777777">
        <w:trPr>
          <w:trHeight w:val="163"/>
          <w:del w:id="1700" w:author="Mohamed SALEM" w:date="2024-01-16T13:39:00Z"/>
        </w:trPr>
        <w:tc>
          <w:tcPr>
            <w:tcW w:w="4339" w:type="dxa"/>
          </w:tcPr>
          <w:p w14:paraId="554A7514" w14:textId="79F84B04" w:rsidR="00D62403" w:rsidRDefault="00D62403">
            <w:pPr>
              <w:pStyle w:val="TableParagraph"/>
              <w:spacing w:before="20"/>
              <w:ind w:right="138"/>
              <w:jc w:val="right"/>
              <w:rPr>
                <w:del w:id="1701" w:author="Mohamed SALEM" w:date="2024-01-16T13:33:00Z"/>
                <w:sz w:val="13"/>
              </w:rPr>
            </w:pPr>
            <w:del w:id="1702" w:author="Mohamed SALEM" w:date="2024-01-16T13:39:00Z">
              <w:r>
                <w:rPr>
                  <w:spacing w:val="-2"/>
                  <w:w w:val="115"/>
                  <w:sz w:val="13"/>
                </w:rPr>
                <w:delText>(1.25)</w:delText>
              </w:r>
            </w:del>
          </w:p>
        </w:tc>
        <w:tc>
          <w:tcPr>
            <w:tcW w:w="654" w:type="dxa"/>
          </w:tcPr>
          <w:p w14:paraId="247A6C9D" w14:textId="7B44009A" w:rsidR="00D62403" w:rsidRDefault="00D62403">
            <w:pPr>
              <w:pStyle w:val="TableParagraph"/>
              <w:spacing w:before="20"/>
              <w:ind w:left="25" w:right="25"/>
              <w:rPr>
                <w:del w:id="1703" w:author="Mohamed SALEM" w:date="2024-01-16T13:33:00Z"/>
                <w:sz w:val="13"/>
              </w:rPr>
            </w:pPr>
            <w:del w:id="1704" w:author="Mohamed SALEM" w:date="2024-01-16T13:39:00Z">
              <w:r>
                <w:rPr>
                  <w:spacing w:val="-2"/>
                  <w:w w:val="110"/>
                  <w:sz w:val="13"/>
                </w:rPr>
                <w:delText>(1.24)</w:delText>
              </w:r>
            </w:del>
          </w:p>
        </w:tc>
        <w:tc>
          <w:tcPr>
            <w:tcW w:w="581" w:type="dxa"/>
          </w:tcPr>
          <w:p w14:paraId="07A58F8A" w14:textId="50755183" w:rsidR="00D62403" w:rsidRDefault="00D62403">
            <w:pPr>
              <w:pStyle w:val="TableParagraph"/>
              <w:spacing w:before="20"/>
              <w:ind w:left="10" w:right="10"/>
              <w:rPr>
                <w:del w:id="1705" w:author="Mohamed SALEM" w:date="2024-01-16T13:33:00Z"/>
                <w:sz w:val="13"/>
              </w:rPr>
            </w:pPr>
            <w:del w:id="1706" w:author="Mohamed SALEM" w:date="2024-01-16T13:39:00Z">
              <w:r>
                <w:rPr>
                  <w:spacing w:val="-2"/>
                  <w:w w:val="105"/>
                  <w:sz w:val="13"/>
                </w:rPr>
                <w:delText>(0.38)</w:delText>
              </w:r>
            </w:del>
          </w:p>
        </w:tc>
        <w:tc>
          <w:tcPr>
            <w:tcW w:w="654" w:type="dxa"/>
          </w:tcPr>
          <w:p w14:paraId="75806610" w14:textId="7FFE96AA" w:rsidR="00D62403" w:rsidRDefault="00D62403">
            <w:pPr>
              <w:pStyle w:val="TableParagraph"/>
              <w:spacing w:before="20"/>
              <w:ind w:left="25" w:right="25"/>
              <w:rPr>
                <w:del w:id="1707" w:author="Mohamed SALEM" w:date="2024-01-16T13:33:00Z"/>
                <w:sz w:val="13"/>
              </w:rPr>
            </w:pPr>
            <w:del w:id="1708" w:author="Mohamed SALEM" w:date="2024-01-16T13:39:00Z">
              <w:r>
                <w:rPr>
                  <w:spacing w:val="-2"/>
                  <w:w w:val="115"/>
                  <w:sz w:val="13"/>
                </w:rPr>
                <w:delText>(1.10)</w:delText>
              </w:r>
            </w:del>
          </w:p>
        </w:tc>
        <w:tc>
          <w:tcPr>
            <w:tcW w:w="654" w:type="dxa"/>
          </w:tcPr>
          <w:p w14:paraId="59D87836" w14:textId="0AE33434" w:rsidR="00D62403" w:rsidRDefault="00D62403">
            <w:pPr>
              <w:pStyle w:val="TableParagraph"/>
              <w:spacing w:before="20"/>
              <w:ind w:left="25" w:right="25"/>
              <w:rPr>
                <w:del w:id="1709" w:author="Mohamed SALEM" w:date="2024-01-16T13:33:00Z"/>
                <w:sz w:val="13"/>
              </w:rPr>
            </w:pPr>
            <w:del w:id="1710" w:author="Mohamed SALEM" w:date="2024-01-16T13:39:00Z">
              <w:r>
                <w:rPr>
                  <w:spacing w:val="-2"/>
                  <w:w w:val="110"/>
                  <w:sz w:val="13"/>
                </w:rPr>
                <w:delText>(1.05)</w:delText>
              </w:r>
            </w:del>
          </w:p>
        </w:tc>
        <w:tc>
          <w:tcPr>
            <w:tcW w:w="581" w:type="dxa"/>
          </w:tcPr>
          <w:p w14:paraId="608887F5" w14:textId="15303D7C" w:rsidR="00D62403" w:rsidRDefault="00D62403">
            <w:pPr>
              <w:pStyle w:val="TableParagraph"/>
              <w:spacing w:before="20"/>
              <w:ind w:left="10" w:right="10"/>
              <w:rPr>
                <w:del w:id="1711" w:author="Mohamed SALEM" w:date="2024-01-16T13:33:00Z"/>
                <w:sz w:val="13"/>
              </w:rPr>
            </w:pPr>
            <w:del w:id="1712" w:author="Mohamed SALEM" w:date="2024-01-16T13:39:00Z">
              <w:r>
                <w:rPr>
                  <w:spacing w:val="-2"/>
                  <w:w w:val="105"/>
                  <w:sz w:val="13"/>
                </w:rPr>
                <w:delText>(0.10)</w:delText>
              </w:r>
            </w:del>
          </w:p>
        </w:tc>
        <w:tc>
          <w:tcPr>
            <w:tcW w:w="654" w:type="dxa"/>
          </w:tcPr>
          <w:p w14:paraId="70D4A1C2" w14:textId="5BF4A069" w:rsidR="00D62403" w:rsidRDefault="00D62403">
            <w:pPr>
              <w:pStyle w:val="TableParagraph"/>
              <w:spacing w:before="20"/>
              <w:ind w:left="25" w:right="25"/>
              <w:rPr>
                <w:del w:id="1713" w:author="Mohamed SALEM" w:date="2024-01-16T13:33:00Z"/>
                <w:sz w:val="13"/>
              </w:rPr>
            </w:pPr>
            <w:del w:id="1714" w:author="Mohamed SALEM" w:date="2024-01-16T13:39:00Z">
              <w:r>
                <w:rPr>
                  <w:spacing w:val="-2"/>
                  <w:w w:val="110"/>
                  <w:sz w:val="13"/>
                </w:rPr>
                <w:delText>(1.20)</w:delText>
              </w:r>
            </w:del>
          </w:p>
        </w:tc>
        <w:tc>
          <w:tcPr>
            <w:tcW w:w="654" w:type="dxa"/>
          </w:tcPr>
          <w:p w14:paraId="284E94ED" w14:textId="64B85E9B" w:rsidR="00D62403" w:rsidRDefault="00D62403">
            <w:pPr>
              <w:pStyle w:val="TableParagraph"/>
              <w:spacing w:before="20"/>
              <w:ind w:left="25" w:right="25"/>
              <w:rPr>
                <w:del w:id="1715" w:author="Mohamed SALEM" w:date="2024-01-16T13:33:00Z"/>
                <w:sz w:val="13"/>
              </w:rPr>
            </w:pPr>
            <w:del w:id="1716" w:author="Mohamed SALEM" w:date="2024-01-16T13:39:00Z">
              <w:r>
                <w:rPr>
                  <w:spacing w:val="-2"/>
                  <w:w w:val="110"/>
                  <w:sz w:val="13"/>
                </w:rPr>
                <w:delText>(1.20)</w:delText>
              </w:r>
            </w:del>
          </w:p>
        </w:tc>
        <w:tc>
          <w:tcPr>
            <w:tcW w:w="589" w:type="dxa"/>
          </w:tcPr>
          <w:p w14:paraId="69B40EE7" w14:textId="2AE260B7" w:rsidR="00D62403" w:rsidRDefault="00D62403">
            <w:pPr>
              <w:pStyle w:val="TableParagraph"/>
              <w:spacing w:before="20"/>
              <w:ind w:left="1" w:right="1"/>
              <w:rPr>
                <w:del w:id="1717" w:author="Mohamed SALEM" w:date="2024-01-16T13:33:00Z"/>
                <w:sz w:val="13"/>
              </w:rPr>
            </w:pPr>
            <w:del w:id="1718" w:author="Mohamed SALEM" w:date="2024-01-16T13:39:00Z">
              <w:r>
                <w:rPr>
                  <w:spacing w:val="-2"/>
                  <w:w w:val="105"/>
                  <w:sz w:val="13"/>
                </w:rPr>
                <w:delText>(0.50)</w:delText>
              </w:r>
            </w:del>
          </w:p>
        </w:tc>
      </w:tr>
      <w:tr w:rsidR="00D62403" w14:paraId="77F35C73" w14:textId="77777777">
        <w:trPr>
          <w:trHeight w:val="163"/>
          <w:del w:id="1719" w:author="Mohamed SALEM" w:date="2024-01-16T13:39:00Z"/>
        </w:trPr>
        <w:tc>
          <w:tcPr>
            <w:tcW w:w="4339" w:type="dxa"/>
          </w:tcPr>
          <w:p w14:paraId="69845215" w14:textId="6BB510ED" w:rsidR="00D62403" w:rsidRDefault="00D62403">
            <w:pPr>
              <w:pStyle w:val="TableParagraph"/>
              <w:tabs>
                <w:tab w:val="right" w:pos="4038"/>
              </w:tabs>
              <w:spacing w:before="20"/>
              <w:ind w:right="195"/>
              <w:jc w:val="right"/>
              <w:rPr>
                <w:del w:id="1720" w:author="Mohamed SALEM" w:date="2024-01-16T13:33:00Z"/>
                <w:sz w:val="13"/>
              </w:rPr>
            </w:pPr>
            <w:del w:id="1721" w:author="Mohamed SALEM" w:date="2024-01-16T13:39:00Z">
              <w:r>
                <w:rPr>
                  <w:sz w:val="13"/>
                </w:rPr>
                <w:delText>Household</w:delText>
              </w:r>
              <w:r>
                <w:rPr>
                  <w:spacing w:val="58"/>
                  <w:sz w:val="13"/>
                </w:rPr>
                <w:delText xml:space="preserve"> </w:delText>
              </w:r>
              <w:r>
                <w:rPr>
                  <w:sz w:val="13"/>
                </w:rPr>
                <w:delText>Crowding</w:delText>
              </w:r>
              <w:r>
                <w:rPr>
                  <w:spacing w:val="59"/>
                  <w:sz w:val="13"/>
                </w:rPr>
                <w:delText xml:space="preserve"> </w:delText>
              </w:r>
              <w:r>
                <w:rPr>
                  <w:spacing w:val="-2"/>
                  <w:sz w:val="13"/>
                </w:rPr>
                <w:delText>Index</w:delText>
              </w:r>
              <w:r>
                <w:rPr>
                  <w:rFonts w:ascii="Times New Roman"/>
                  <w:sz w:val="13"/>
                </w:rPr>
                <w:tab/>
              </w:r>
              <w:r>
                <w:rPr>
                  <w:spacing w:val="-4"/>
                  <w:sz w:val="13"/>
                </w:rPr>
                <w:delText>3.04</w:delText>
              </w:r>
            </w:del>
          </w:p>
        </w:tc>
        <w:tc>
          <w:tcPr>
            <w:tcW w:w="654" w:type="dxa"/>
          </w:tcPr>
          <w:p w14:paraId="144DD1CA" w14:textId="5B3057D4" w:rsidR="00D62403" w:rsidRDefault="00D62403">
            <w:pPr>
              <w:pStyle w:val="TableParagraph"/>
              <w:spacing w:before="20"/>
              <w:ind w:left="25" w:right="25"/>
              <w:rPr>
                <w:del w:id="1722" w:author="Mohamed SALEM" w:date="2024-01-16T13:33:00Z"/>
                <w:sz w:val="13"/>
              </w:rPr>
            </w:pPr>
            <w:del w:id="1723" w:author="Mohamed SALEM" w:date="2024-01-16T13:39:00Z">
              <w:r>
                <w:rPr>
                  <w:spacing w:val="-4"/>
                  <w:w w:val="110"/>
                  <w:sz w:val="13"/>
                </w:rPr>
                <w:delText>3.13</w:delText>
              </w:r>
            </w:del>
          </w:p>
        </w:tc>
        <w:tc>
          <w:tcPr>
            <w:tcW w:w="581" w:type="dxa"/>
          </w:tcPr>
          <w:p w14:paraId="0875E3EA" w14:textId="4C767330" w:rsidR="00D62403" w:rsidRDefault="00D62403">
            <w:pPr>
              <w:pStyle w:val="TableParagraph"/>
              <w:spacing w:before="20"/>
              <w:ind w:left="10" w:right="10"/>
              <w:rPr>
                <w:del w:id="1724" w:author="Mohamed SALEM" w:date="2024-01-16T13:33:00Z"/>
                <w:sz w:val="13"/>
              </w:rPr>
            </w:pPr>
            <w:del w:id="1725" w:author="Mohamed SALEM" w:date="2024-01-16T13:39:00Z">
              <w:r>
                <w:rPr>
                  <w:spacing w:val="-4"/>
                  <w:sz w:val="13"/>
                </w:rPr>
                <w:delText>0.08</w:delText>
              </w:r>
            </w:del>
          </w:p>
        </w:tc>
        <w:tc>
          <w:tcPr>
            <w:tcW w:w="654" w:type="dxa"/>
          </w:tcPr>
          <w:p w14:paraId="2DB53DF5" w14:textId="32C0ACC9" w:rsidR="00D62403" w:rsidRDefault="00D62403">
            <w:pPr>
              <w:pStyle w:val="TableParagraph"/>
              <w:spacing w:before="20"/>
              <w:ind w:left="25" w:right="25"/>
              <w:rPr>
                <w:del w:id="1726" w:author="Mohamed SALEM" w:date="2024-01-16T13:33:00Z"/>
                <w:sz w:val="13"/>
              </w:rPr>
            </w:pPr>
            <w:del w:id="1727" w:author="Mohamed SALEM" w:date="2024-01-16T13:39:00Z">
              <w:r>
                <w:rPr>
                  <w:spacing w:val="-4"/>
                  <w:sz w:val="13"/>
                </w:rPr>
                <w:delText>3.88</w:delText>
              </w:r>
            </w:del>
          </w:p>
        </w:tc>
        <w:tc>
          <w:tcPr>
            <w:tcW w:w="654" w:type="dxa"/>
          </w:tcPr>
          <w:p w14:paraId="1D16B174" w14:textId="472D69F9" w:rsidR="00D62403" w:rsidRDefault="00D62403">
            <w:pPr>
              <w:pStyle w:val="TableParagraph"/>
              <w:spacing w:before="20"/>
              <w:ind w:left="25" w:right="25"/>
              <w:rPr>
                <w:del w:id="1728" w:author="Mohamed SALEM" w:date="2024-01-16T13:33:00Z"/>
                <w:sz w:val="13"/>
              </w:rPr>
            </w:pPr>
            <w:del w:id="1729" w:author="Mohamed SALEM" w:date="2024-01-16T13:39:00Z">
              <w:r>
                <w:rPr>
                  <w:spacing w:val="-4"/>
                  <w:w w:val="115"/>
                  <w:sz w:val="13"/>
                </w:rPr>
                <w:delText>4.17</w:delText>
              </w:r>
            </w:del>
          </w:p>
        </w:tc>
        <w:tc>
          <w:tcPr>
            <w:tcW w:w="581" w:type="dxa"/>
          </w:tcPr>
          <w:p w14:paraId="0AA273A1" w14:textId="2E9D2993" w:rsidR="00D62403" w:rsidRDefault="00D62403">
            <w:pPr>
              <w:pStyle w:val="TableParagraph"/>
              <w:spacing w:before="20"/>
              <w:ind w:left="10" w:right="10"/>
              <w:rPr>
                <w:del w:id="1730" w:author="Mohamed SALEM" w:date="2024-01-16T13:33:00Z"/>
                <w:sz w:val="13"/>
              </w:rPr>
            </w:pPr>
            <w:del w:id="1731" w:author="Mohamed SALEM" w:date="2024-01-16T13:39:00Z">
              <w:r>
                <w:rPr>
                  <w:spacing w:val="-4"/>
                  <w:sz w:val="13"/>
                </w:rPr>
                <w:delText>0.29</w:delText>
              </w:r>
            </w:del>
          </w:p>
        </w:tc>
        <w:tc>
          <w:tcPr>
            <w:tcW w:w="654" w:type="dxa"/>
          </w:tcPr>
          <w:p w14:paraId="153A9BB7" w14:textId="5C2E060E" w:rsidR="00D62403" w:rsidRDefault="00D62403">
            <w:pPr>
              <w:pStyle w:val="TableParagraph"/>
              <w:spacing w:before="20"/>
              <w:ind w:left="25" w:right="25"/>
              <w:rPr>
                <w:del w:id="1732" w:author="Mohamed SALEM" w:date="2024-01-16T13:33:00Z"/>
                <w:sz w:val="13"/>
              </w:rPr>
            </w:pPr>
            <w:del w:id="1733" w:author="Mohamed SALEM" w:date="2024-01-16T13:39:00Z">
              <w:r>
                <w:rPr>
                  <w:spacing w:val="-4"/>
                  <w:w w:val="105"/>
                  <w:sz w:val="13"/>
                </w:rPr>
                <w:delText>3.63</w:delText>
              </w:r>
            </w:del>
          </w:p>
        </w:tc>
        <w:tc>
          <w:tcPr>
            <w:tcW w:w="654" w:type="dxa"/>
          </w:tcPr>
          <w:p w14:paraId="0474861D" w14:textId="7F45914C" w:rsidR="00D62403" w:rsidRDefault="00D62403">
            <w:pPr>
              <w:pStyle w:val="TableParagraph"/>
              <w:spacing w:before="20"/>
              <w:ind w:left="25" w:right="25"/>
              <w:rPr>
                <w:del w:id="1734" w:author="Mohamed SALEM" w:date="2024-01-16T13:33:00Z"/>
                <w:sz w:val="13"/>
              </w:rPr>
            </w:pPr>
            <w:del w:id="1735" w:author="Mohamed SALEM" w:date="2024-01-16T13:39:00Z">
              <w:r>
                <w:rPr>
                  <w:spacing w:val="-4"/>
                  <w:sz w:val="13"/>
                </w:rPr>
                <w:delText>3.85</w:delText>
              </w:r>
            </w:del>
          </w:p>
        </w:tc>
        <w:tc>
          <w:tcPr>
            <w:tcW w:w="589" w:type="dxa"/>
          </w:tcPr>
          <w:p w14:paraId="0549B6B8" w14:textId="08A5617D" w:rsidR="00D62403" w:rsidRDefault="00D62403">
            <w:pPr>
              <w:pStyle w:val="TableParagraph"/>
              <w:spacing w:before="20"/>
              <w:ind w:left="1" w:right="1"/>
              <w:rPr>
                <w:del w:id="1736" w:author="Mohamed SALEM" w:date="2024-01-16T13:33:00Z"/>
                <w:sz w:val="13"/>
              </w:rPr>
            </w:pPr>
            <w:del w:id="1737" w:author="Mohamed SALEM" w:date="2024-01-16T13:39:00Z">
              <w:r>
                <w:rPr>
                  <w:spacing w:val="-4"/>
                  <w:sz w:val="13"/>
                </w:rPr>
                <w:delText>0.22</w:delText>
              </w:r>
            </w:del>
          </w:p>
        </w:tc>
      </w:tr>
      <w:tr w:rsidR="00D62403" w14:paraId="09124612" w14:textId="77777777">
        <w:trPr>
          <w:trHeight w:val="163"/>
          <w:del w:id="1738" w:author="Mohamed SALEM" w:date="2024-01-16T13:39:00Z"/>
        </w:trPr>
        <w:tc>
          <w:tcPr>
            <w:tcW w:w="4339" w:type="dxa"/>
          </w:tcPr>
          <w:p w14:paraId="4E2E9D0A" w14:textId="6292CB26" w:rsidR="00D62403" w:rsidRDefault="00D62403">
            <w:pPr>
              <w:pStyle w:val="TableParagraph"/>
              <w:spacing w:before="20"/>
              <w:ind w:right="138"/>
              <w:jc w:val="right"/>
              <w:rPr>
                <w:del w:id="1739" w:author="Mohamed SALEM" w:date="2024-01-16T13:33:00Z"/>
                <w:sz w:val="13"/>
              </w:rPr>
            </w:pPr>
            <w:del w:id="1740" w:author="Mohamed SALEM" w:date="2024-01-16T13:39:00Z">
              <w:r>
                <w:rPr>
                  <w:spacing w:val="-2"/>
                  <w:w w:val="120"/>
                  <w:sz w:val="13"/>
                </w:rPr>
                <w:delText>(1.71)</w:delText>
              </w:r>
            </w:del>
          </w:p>
        </w:tc>
        <w:tc>
          <w:tcPr>
            <w:tcW w:w="654" w:type="dxa"/>
          </w:tcPr>
          <w:p w14:paraId="6D4B6CCF" w14:textId="6D92D75E" w:rsidR="00D62403" w:rsidRDefault="00D62403">
            <w:pPr>
              <w:pStyle w:val="TableParagraph"/>
              <w:spacing w:before="20"/>
              <w:ind w:left="25" w:right="25"/>
              <w:rPr>
                <w:del w:id="1741" w:author="Mohamed SALEM" w:date="2024-01-16T13:33:00Z"/>
                <w:sz w:val="13"/>
              </w:rPr>
            </w:pPr>
            <w:del w:id="1742" w:author="Mohamed SALEM" w:date="2024-01-16T13:39:00Z">
              <w:r>
                <w:rPr>
                  <w:spacing w:val="-2"/>
                  <w:w w:val="110"/>
                  <w:sz w:val="13"/>
                </w:rPr>
                <w:delText>(1.89)</w:delText>
              </w:r>
            </w:del>
          </w:p>
        </w:tc>
        <w:tc>
          <w:tcPr>
            <w:tcW w:w="581" w:type="dxa"/>
          </w:tcPr>
          <w:p w14:paraId="019A3BC9" w14:textId="506C7BC6" w:rsidR="00D62403" w:rsidRDefault="00D62403">
            <w:pPr>
              <w:pStyle w:val="TableParagraph"/>
              <w:spacing w:before="20"/>
              <w:ind w:left="10" w:right="10"/>
              <w:rPr>
                <w:del w:id="1743" w:author="Mohamed SALEM" w:date="2024-01-16T13:33:00Z"/>
                <w:sz w:val="13"/>
              </w:rPr>
            </w:pPr>
            <w:del w:id="1744" w:author="Mohamed SALEM" w:date="2024-01-16T13:39:00Z">
              <w:r>
                <w:rPr>
                  <w:spacing w:val="-2"/>
                  <w:w w:val="105"/>
                  <w:sz w:val="13"/>
                </w:rPr>
                <w:delText>(0.67)</w:delText>
              </w:r>
            </w:del>
          </w:p>
        </w:tc>
        <w:tc>
          <w:tcPr>
            <w:tcW w:w="654" w:type="dxa"/>
          </w:tcPr>
          <w:p w14:paraId="14F447CB" w14:textId="4A7B998F" w:rsidR="00D62403" w:rsidRDefault="00D62403">
            <w:pPr>
              <w:pStyle w:val="TableParagraph"/>
              <w:spacing w:before="20"/>
              <w:ind w:left="25" w:right="25"/>
              <w:rPr>
                <w:del w:id="1745" w:author="Mohamed SALEM" w:date="2024-01-16T13:33:00Z"/>
                <w:sz w:val="13"/>
              </w:rPr>
            </w:pPr>
            <w:del w:id="1746" w:author="Mohamed SALEM" w:date="2024-01-16T13:39:00Z">
              <w:r>
                <w:rPr>
                  <w:spacing w:val="-2"/>
                  <w:w w:val="110"/>
                  <w:sz w:val="13"/>
                </w:rPr>
                <w:delText>(2.76)</w:delText>
              </w:r>
            </w:del>
          </w:p>
        </w:tc>
        <w:tc>
          <w:tcPr>
            <w:tcW w:w="654" w:type="dxa"/>
          </w:tcPr>
          <w:p w14:paraId="7A72EBF1" w14:textId="6CD31DF4" w:rsidR="00D62403" w:rsidRDefault="00D62403">
            <w:pPr>
              <w:pStyle w:val="TableParagraph"/>
              <w:spacing w:before="20"/>
              <w:ind w:left="25" w:right="25"/>
              <w:rPr>
                <w:del w:id="1747" w:author="Mohamed SALEM" w:date="2024-01-16T13:33:00Z"/>
                <w:sz w:val="13"/>
              </w:rPr>
            </w:pPr>
            <w:del w:id="1748" w:author="Mohamed SALEM" w:date="2024-01-16T13:39:00Z">
              <w:r>
                <w:rPr>
                  <w:spacing w:val="-2"/>
                  <w:w w:val="110"/>
                  <w:sz w:val="13"/>
                </w:rPr>
                <w:delText>(3.13)</w:delText>
              </w:r>
            </w:del>
          </w:p>
        </w:tc>
        <w:tc>
          <w:tcPr>
            <w:tcW w:w="581" w:type="dxa"/>
          </w:tcPr>
          <w:p w14:paraId="25D286E8" w14:textId="44E24860" w:rsidR="00D62403" w:rsidRDefault="00D62403">
            <w:pPr>
              <w:pStyle w:val="TableParagraph"/>
              <w:spacing w:before="20"/>
              <w:ind w:left="10" w:right="10"/>
              <w:rPr>
                <w:del w:id="1749" w:author="Mohamed SALEM" w:date="2024-01-16T13:33:00Z"/>
                <w:sz w:val="13"/>
              </w:rPr>
            </w:pPr>
            <w:del w:id="1750" w:author="Mohamed SALEM" w:date="2024-01-16T13:39:00Z">
              <w:r>
                <w:rPr>
                  <w:spacing w:val="-2"/>
                  <w:w w:val="110"/>
                  <w:sz w:val="13"/>
                </w:rPr>
                <w:delText>(0.18)</w:delText>
              </w:r>
            </w:del>
          </w:p>
        </w:tc>
        <w:tc>
          <w:tcPr>
            <w:tcW w:w="654" w:type="dxa"/>
          </w:tcPr>
          <w:p w14:paraId="188E4860" w14:textId="58DC33C7" w:rsidR="00D62403" w:rsidRDefault="00D62403">
            <w:pPr>
              <w:pStyle w:val="TableParagraph"/>
              <w:spacing w:before="20"/>
              <w:ind w:left="25" w:right="25"/>
              <w:rPr>
                <w:del w:id="1751" w:author="Mohamed SALEM" w:date="2024-01-16T13:33:00Z"/>
                <w:sz w:val="13"/>
              </w:rPr>
            </w:pPr>
            <w:del w:id="1752" w:author="Mohamed SALEM" w:date="2024-01-16T13:39:00Z">
              <w:r>
                <w:rPr>
                  <w:spacing w:val="-2"/>
                  <w:w w:val="110"/>
                  <w:sz w:val="13"/>
                </w:rPr>
                <w:delText>(2.52)</w:delText>
              </w:r>
            </w:del>
          </w:p>
        </w:tc>
        <w:tc>
          <w:tcPr>
            <w:tcW w:w="654" w:type="dxa"/>
          </w:tcPr>
          <w:p w14:paraId="257B5967" w14:textId="322CB675" w:rsidR="00D62403" w:rsidRDefault="00D62403">
            <w:pPr>
              <w:pStyle w:val="TableParagraph"/>
              <w:spacing w:before="20"/>
              <w:ind w:left="25" w:right="25"/>
              <w:rPr>
                <w:del w:id="1753" w:author="Mohamed SALEM" w:date="2024-01-16T13:33:00Z"/>
                <w:sz w:val="13"/>
              </w:rPr>
            </w:pPr>
            <w:del w:id="1754" w:author="Mohamed SALEM" w:date="2024-01-16T13:39:00Z">
              <w:r>
                <w:rPr>
                  <w:spacing w:val="-2"/>
                  <w:w w:val="105"/>
                  <w:sz w:val="13"/>
                </w:rPr>
                <w:delText>(2.85)</w:delText>
              </w:r>
            </w:del>
          </w:p>
        </w:tc>
        <w:tc>
          <w:tcPr>
            <w:tcW w:w="589" w:type="dxa"/>
          </w:tcPr>
          <w:p w14:paraId="082185AF" w14:textId="2648A2C0" w:rsidR="00D62403" w:rsidRDefault="00D62403">
            <w:pPr>
              <w:pStyle w:val="TableParagraph"/>
              <w:spacing w:before="20"/>
              <w:ind w:left="1" w:right="1"/>
              <w:rPr>
                <w:del w:id="1755" w:author="Mohamed SALEM" w:date="2024-01-16T13:33:00Z"/>
                <w:sz w:val="13"/>
              </w:rPr>
            </w:pPr>
            <w:del w:id="1756" w:author="Mohamed SALEM" w:date="2024-01-16T13:39:00Z">
              <w:r>
                <w:rPr>
                  <w:spacing w:val="-2"/>
                  <w:w w:val="110"/>
                  <w:sz w:val="13"/>
                </w:rPr>
                <w:delText>(0.18)</w:delText>
              </w:r>
            </w:del>
          </w:p>
        </w:tc>
      </w:tr>
      <w:tr w:rsidR="00D62403" w14:paraId="5979B2B7" w14:textId="77777777">
        <w:trPr>
          <w:trHeight w:val="163"/>
          <w:del w:id="1757" w:author="Mohamed SALEM" w:date="2024-01-16T13:39:00Z"/>
        </w:trPr>
        <w:tc>
          <w:tcPr>
            <w:tcW w:w="4339" w:type="dxa"/>
          </w:tcPr>
          <w:p w14:paraId="1D16DC8F" w14:textId="6C191952" w:rsidR="00D62403" w:rsidRDefault="00D62403">
            <w:pPr>
              <w:pStyle w:val="TableParagraph"/>
              <w:tabs>
                <w:tab w:val="right" w:pos="4038"/>
              </w:tabs>
              <w:spacing w:before="20"/>
              <w:ind w:right="195"/>
              <w:jc w:val="right"/>
              <w:rPr>
                <w:del w:id="1758" w:author="Mohamed SALEM" w:date="2024-01-16T13:33:00Z"/>
                <w:sz w:val="13"/>
              </w:rPr>
            </w:pPr>
            <w:del w:id="1759" w:author="Mohamed SALEM" w:date="2024-01-16T13:39:00Z">
              <w:r>
                <w:rPr>
                  <w:sz w:val="13"/>
                </w:rPr>
                <w:delText>Household</w:delText>
              </w:r>
              <w:r>
                <w:rPr>
                  <w:spacing w:val="47"/>
                  <w:sz w:val="13"/>
                </w:rPr>
                <w:delText xml:space="preserve"> </w:delText>
              </w:r>
              <w:r>
                <w:rPr>
                  <w:sz w:val="13"/>
                </w:rPr>
                <w:delText>has</w:delText>
              </w:r>
              <w:r>
                <w:rPr>
                  <w:spacing w:val="47"/>
                  <w:sz w:val="13"/>
                </w:rPr>
                <w:delText xml:space="preserve"> </w:delText>
              </w:r>
              <w:r>
                <w:rPr>
                  <w:sz w:val="13"/>
                </w:rPr>
                <w:delText>impoverished</w:delText>
              </w:r>
              <w:r>
                <w:rPr>
                  <w:spacing w:val="48"/>
                  <w:sz w:val="13"/>
                </w:rPr>
                <w:delText xml:space="preserve"> </w:delText>
              </w:r>
              <w:r>
                <w:rPr>
                  <w:spacing w:val="-4"/>
                  <w:sz w:val="13"/>
                </w:rPr>
                <w:delText>roof</w:delText>
              </w:r>
              <w:r>
                <w:rPr>
                  <w:rFonts w:ascii="Times New Roman"/>
                  <w:sz w:val="13"/>
                </w:rPr>
                <w:tab/>
              </w:r>
              <w:r>
                <w:rPr>
                  <w:spacing w:val="-4"/>
                  <w:sz w:val="13"/>
                </w:rPr>
                <w:delText>0.70</w:delText>
              </w:r>
            </w:del>
          </w:p>
        </w:tc>
        <w:tc>
          <w:tcPr>
            <w:tcW w:w="654" w:type="dxa"/>
          </w:tcPr>
          <w:p w14:paraId="11182063" w14:textId="40CCBA55" w:rsidR="00D62403" w:rsidRDefault="00D62403">
            <w:pPr>
              <w:pStyle w:val="TableParagraph"/>
              <w:spacing w:before="20"/>
              <w:ind w:left="25" w:right="25"/>
              <w:rPr>
                <w:del w:id="1760" w:author="Mohamed SALEM" w:date="2024-01-16T13:33:00Z"/>
                <w:sz w:val="13"/>
              </w:rPr>
            </w:pPr>
            <w:del w:id="1761" w:author="Mohamed SALEM" w:date="2024-01-16T13:39:00Z">
              <w:r>
                <w:rPr>
                  <w:spacing w:val="-4"/>
                  <w:sz w:val="13"/>
                </w:rPr>
                <w:delText>0.63</w:delText>
              </w:r>
            </w:del>
          </w:p>
        </w:tc>
        <w:tc>
          <w:tcPr>
            <w:tcW w:w="581" w:type="dxa"/>
          </w:tcPr>
          <w:p w14:paraId="659F1F8C" w14:textId="5B190F71" w:rsidR="00D62403" w:rsidRDefault="00D62403">
            <w:pPr>
              <w:pStyle w:val="TableParagraph"/>
              <w:spacing w:before="20"/>
              <w:ind w:left="10" w:right="10"/>
              <w:rPr>
                <w:del w:id="1762" w:author="Mohamed SALEM" w:date="2024-01-16T13:33:00Z"/>
                <w:sz w:val="13"/>
              </w:rPr>
            </w:pPr>
            <w:del w:id="1763" w:author="Mohamed SALEM" w:date="2024-01-16T13:39:00Z">
              <w:r>
                <w:rPr>
                  <w:spacing w:val="-2"/>
                  <w:sz w:val="13"/>
                </w:rPr>
                <w:delText>-</w:delText>
              </w:r>
              <w:r>
                <w:rPr>
                  <w:spacing w:val="-4"/>
                  <w:sz w:val="13"/>
                </w:rPr>
                <w:delText>0.06</w:delText>
              </w:r>
            </w:del>
          </w:p>
        </w:tc>
        <w:tc>
          <w:tcPr>
            <w:tcW w:w="654" w:type="dxa"/>
          </w:tcPr>
          <w:p w14:paraId="248A36CC" w14:textId="19845F16" w:rsidR="00D62403" w:rsidRDefault="00D62403">
            <w:pPr>
              <w:pStyle w:val="TableParagraph"/>
              <w:spacing w:before="20"/>
              <w:ind w:left="25" w:right="25"/>
              <w:rPr>
                <w:del w:id="1764" w:author="Mohamed SALEM" w:date="2024-01-16T13:33:00Z"/>
                <w:sz w:val="13"/>
              </w:rPr>
            </w:pPr>
            <w:del w:id="1765" w:author="Mohamed SALEM" w:date="2024-01-16T13:39:00Z">
              <w:r>
                <w:rPr>
                  <w:spacing w:val="-4"/>
                  <w:sz w:val="13"/>
                </w:rPr>
                <w:delText>0.84</w:delText>
              </w:r>
            </w:del>
          </w:p>
        </w:tc>
        <w:tc>
          <w:tcPr>
            <w:tcW w:w="654" w:type="dxa"/>
          </w:tcPr>
          <w:p w14:paraId="6564EA07" w14:textId="77C25A42" w:rsidR="00D62403" w:rsidRDefault="00D62403">
            <w:pPr>
              <w:pStyle w:val="TableParagraph"/>
              <w:spacing w:before="20"/>
              <w:ind w:left="25" w:right="25"/>
              <w:rPr>
                <w:del w:id="1766" w:author="Mohamed SALEM" w:date="2024-01-16T13:33:00Z"/>
                <w:sz w:val="13"/>
              </w:rPr>
            </w:pPr>
            <w:del w:id="1767" w:author="Mohamed SALEM" w:date="2024-01-16T13:39:00Z">
              <w:r>
                <w:rPr>
                  <w:spacing w:val="-4"/>
                  <w:sz w:val="13"/>
                </w:rPr>
                <w:delText>0.86</w:delText>
              </w:r>
            </w:del>
          </w:p>
        </w:tc>
        <w:tc>
          <w:tcPr>
            <w:tcW w:w="581" w:type="dxa"/>
          </w:tcPr>
          <w:p w14:paraId="6B72F80A" w14:textId="00028E96" w:rsidR="00D62403" w:rsidRDefault="00D62403">
            <w:pPr>
              <w:pStyle w:val="TableParagraph"/>
              <w:spacing w:before="20"/>
              <w:ind w:left="10" w:right="10"/>
              <w:rPr>
                <w:del w:id="1768" w:author="Mohamed SALEM" w:date="2024-01-16T13:33:00Z"/>
                <w:sz w:val="13"/>
              </w:rPr>
            </w:pPr>
            <w:del w:id="1769" w:author="Mohamed SALEM" w:date="2024-01-16T13:39:00Z">
              <w:r>
                <w:rPr>
                  <w:spacing w:val="-4"/>
                  <w:sz w:val="13"/>
                </w:rPr>
                <w:delText>0.02</w:delText>
              </w:r>
            </w:del>
          </w:p>
        </w:tc>
        <w:tc>
          <w:tcPr>
            <w:tcW w:w="654" w:type="dxa"/>
          </w:tcPr>
          <w:p w14:paraId="34A28E3F" w14:textId="05C11B4E" w:rsidR="00D62403" w:rsidRDefault="00D62403">
            <w:pPr>
              <w:pStyle w:val="TableParagraph"/>
              <w:spacing w:before="20"/>
              <w:ind w:left="25" w:right="25"/>
              <w:rPr>
                <w:del w:id="1770" w:author="Mohamed SALEM" w:date="2024-01-16T13:33:00Z"/>
                <w:sz w:val="13"/>
              </w:rPr>
            </w:pPr>
            <w:del w:id="1771" w:author="Mohamed SALEM" w:date="2024-01-16T13:39:00Z">
              <w:r>
                <w:rPr>
                  <w:spacing w:val="-4"/>
                  <w:sz w:val="13"/>
                </w:rPr>
                <w:delText>0.79</w:delText>
              </w:r>
            </w:del>
          </w:p>
        </w:tc>
        <w:tc>
          <w:tcPr>
            <w:tcW w:w="654" w:type="dxa"/>
          </w:tcPr>
          <w:p w14:paraId="5B37CF0B" w14:textId="4ED0CA02" w:rsidR="00D62403" w:rsidRDefault="00D62403">
            <w:pPr>
              <w:pStyle w:val="TableParagraph"/>
              <w:spacing w:before="20"/>
              <w:ind w:left="25" w:right="25"/>
              <w:rPr>
                <w:del w:id="1772" w:author="Mohamed SALEM" w:date="2024-01-16T13:33:00Z"/>
                <w:sz w:val="13"/>
              </w:rPr>
            </w:pPr>
            <w:del w:id="1773" w:author="Mohamed SALEM" w:date="2024-01-16T13:39:00Z">
              <w:r>
                <w:rPr>
                  <w:spacing w:val="-4"/>
                  <w:sz w:val="13"/>
                </w:rPr>
                <w:delText>0.79</w:delText>
              </w:r>
            </w:del>
          </w:p>
        </w:tc>
        <w:tc>
          <w:tcPr>
            <w:tcW w:w="589" w:type="dxa"/>
          </w:tcPr>
          <w:p w14:paraId="070EAFC4" w14:textId="1DF4877E" w:rsidR="00D62403" w:rsidRDefault="00D62403">
            <w:pPr>
              <w:pStyle w:val="TableParagraph"/>
              <w:spacing w:before="20"/>
              <w:ind w:left="1"/>
              <w:rPr>
                <w:del w:id="1774" w:author="Mohamed SALEM" w:date="2024-01-16T13:33:00Z"/>
                <w:sz w:val="13"/>
              </w:rPr>
            </w:pPr>
            <w:del w:id="1775" w:author="Mohamed SALEM" w:date="2024-01-16T13:39:00Z">
              <w:r>
                <w:rPr>
                  <w:spacing w:val="-4"/>
                  <w:sz w:val="13"/>
                </w:rPr>
                <w:delText>-0.00</w:delText>
              </w:r>
            </w:del>
          </w:p>
        </w:tc>
      </w:tr>
      <w:tr w:rsidR="00D62403" w14:paraId="6E05C824" w14:textId="77777777">
        <w:trPr>
          <w:trHeight w:val="163"/>
          <w:del w:id="1776" w:author="Mohamed SALEM" w:date="2024-01-16T13:39:00Z"/>
        </w:trPr>
        <w:tc>
          <w:tcPr>
            <w:tcW w:w="4339" w:type="dxa"/>
          </w:tcPr>
          <w:p w14:paraId="2CC9FF62" w14:textId="75DBA176" w:rsidR="00D62403" w:rsidRDefault="00D62403">
            <w:pPr>
              <w:pStyle w:val="TableParagraph"/>
              <w:spacing w:before="20"/>
              <w:ind w:right="138"/>
              <w:jc w:val="right"/>
              <w:rPr>
                <w:del w:id="1777" w:author="Mohamed SALEM" w:date="2024-01-16T13:33:00Z"/>
                <w:sz w:val="13"/>
              </w:rPr>
            </w:pPr>
            <w:del w:id="1778" w:author="Mohamed SALEM" w:date="2024-01-16T13:39:00Z">
              <w:r>
                <w:rPr>
                  <w:spacing w:val="-2"/>
                  <w:w w:val="105"/>
                  <w:sz w:val="13"/>
                </w:rPr>
                <w:delText>(0.46)</w:delText>
              </w:r>
            </w:del>
          </w:p>
        </w:tc>
        <w:tc>
          <w:tcPr>
            <w:tcW w:w="654" w:type="dxa"/>
          </w:tcPr>
          <w:p w14:paraId="5C571177" w14:textId="523E17B2" w:rsidR="00D62403" w:rsidRDefault="00D62403">
            <w:pPr>
              <w:pStyle w:val="TableParagraph"/>
              <w:spacing w:before="20"/>
              <w:ind w:left="25" w:right="25"/>
              <w:rPr>
                <w:del w:id="1779" w:author="Mohamed SALEM" w:date="2024-01-16T13:33:00Z"/>
                <w:sz w:val="13"/>
              </w:rPr>
            </w:pPr>
            <w:del w:id="1780" w:author="Mohamed SALEM" w:date="2024-01-16T13:39:00Z">
              <w:r>
                <w:rPr>
                  <w:spacing w:val="-2"/>
                  <w:sz w:val="13"/>
                </w:rPr>
                <w:delText>(0.48)</w:delText>
              </w:r>
            </w:del>
          </w:p>
        </w:tc>
        <w:tc>
          <w:tcPr>
            <w:tcW w:w="581" w:type="dxa"/>
          </w:tcPr>
          <w:p w14:paraId="1345EB48" w14:textId="69FDF951" w:rsidR="00D62403" w:rsidRDefault="00D62403">
            <w:pPr>
              <w:pStyle w:val="TableParagraph"/>
              <w:spacing w:before="20"/>
              <w:ind w:left="10" w:right="10"/>
              <w:rPr>
                <w:del w:id="1781" w:author="Mohamed SALEM" w:date="2024-01-16T13:33:00Z"/>
                <w:sz w:val="13"/>
              </w:rPr>
            </w:pPr>
            <w:del w:id="1782" w:author="Mohamed SALEM" w:date="2024-01-16T13:39:00Z">
              <w:r>
                <w:rPr>
                  <w:spacing w:val="-2"/>
                  <w:w w:val="105"/>
                  <w:sz w:val="13"/>
                </w:rPr>
                <w:delText>(0.25)</w:delText>
              </w:r>
            </w:del>
          </w:p>
        </w:tc>
        <w:tc>
          <w:tcPr>
            <w:tcW w:w="654" w:type="dxa"/>
          </w:tcPr>
          <w:p w14:paraId="7C5FF5F4" w14:textId="2BD92B24" w:rsidR="00D62403" w:rsidRDefault="00D62403">
            <w:pPr>
              <w:pStyle w:val="TableParagraph"/>
              <w:spacing w:before="20"/>
              <w:ind w:left="25" w:right="25"/>
              <w:rPr>
                <w:del w:id="1783" w:author="Mohamed SALEM" w:date="2024-01-16T13:33:00Z"/>
                <w:sz w:val="13"/>
              </w:rPr>
            </w:pPr>
            <w:del w:id="1784" w:author="Mohamed SALEM" w:date="2024-01-16T13:39:00Z">
              <w:r>
                <w:rPr>
                  <w:spacing w:val="-2"/>
                  <w:w w:val="105"/>
                  <w:sz w:val="13"/>
                </w:rPr>
                <w:delText>(0.37)</w:delText>
              </w:r>
            </w:del>
          </w:p>
        </w:tc>
        <w:tc>
          <w:tcPr>
            <w:tcW w:w="654" w:type="dxa"/>
          </w:tcPr>
          <w:p w14:paraId="086B98D1" w14:textId="79B71B09" w:rsidR="00D62403" w:rsidRDefault="00D62403">
            <w:pPr>
              <w:pStyle w:val="TableParagraph"/>
              <w:spacing w:before="20"/>
              <w:ind w:left="25" w:right="25"/>
              <w:rPr>
                <w:del w:id="1785" w:author="Mohamed SALEM" w:date="2024-01-16T13:33:00Z"/>
                <w:sz w:val="13"/>
              </w:rPr>
            </w:pPr>
            <w:del w:id="1786" w:author="Mohamed SALEM" w:date="2024-01-16T13:39:00Z">
              <w:r>
                <w:rPr>
                  <w:spacing w:val="-2"/>
                  <w:w w:val="105"/>
                  <w:sz w:val="13"/>
                </w:rPr>
                <w:delText>(0.35)</w:delText>
              </w:r>
            </w:del>
          </w:p>
        </w:tc>
        <w:tc>
          <w:tcPr>
            <w:tcW w:w="581" w:type="dxa"/>
          </w:tcPr>
          <w:p w14:paraId="22D2311E" w14:textId="757AD8E9" w:rsidR="00D62403" w:rsidRDefault="00D62403">
            <w:pPr>
              <w:pStyle w:val="TableParagraph"/>
              <w:spacing w:before="20"/>
              <w:ind w:left="10" w:right="10"/>
              <w:rPr>
                <w:del w:id="1787" w:author="Mohamed SALEM" w:date="2024-01-16T13:33:00Z"/>
                <w:sz w:val="13"/>
              </w:rPr>
            </w:pPr>
            <w:del w:id="1788" w:author="Mohamed SALEM" w:date="2024-01-16T13:39:00Z">
              <w:r>
                <w:rPr>
                  <w:spacing w:val="-2"/>
                  <w:w w:val="105"/>
                  <w:sz w:val="13"/>
                </w:rPr>
                <w:delText>(0.36)</w:delText>
              </w:r>
            </w:del>
          </w:p>
        </w:tc>
        <w:tc>
          <w:tcPr>
            <w:tcW w:w="654" w:type="dxa"/>
          </w:tcPr>
          <w:p w14:paraId="74B2FF4C" w14:textId="2DB32DC3" w:rsidR="00D62403" w:rsidRDefault="00D62403">
            <w:pPr>
              <w:pStyle w:val="TableParagraph"/>
              <w:spacing w:before="20"/>
              <w:ind w:left="25" w:right="25"/>
              <w:rPr>
                <w:del w:id="1789" w:author="Mohamed SALEM" w:date="2024-01-16T13:33:00Z"/>
                <w:sz w:val="13"/>
              </w:rPr>
            </w:pPr>
            <w:del w:id="1790" w:author="Mohamed SALEM" w:date="2024-01-16T13:39:00Z">
              <w:r>
                <w:rPr>
                  <w:spacing w:val="-2"/>
                  <w:w w:val="110"/>
                  <w:sz w:val="13"/>
                </w:rPr>
                <w:delText>(0.41)</w:delText>
              </w:r>
            </w:del>
          </w:p>
        </w:tc>
        <w:tc>
          <w:tcPr>
            <w:tcW w:w="654" w:type="dxa"/>
          </w:tcPr>
          <w:p w14:paraId="11F8F7AE" w14:textId="73287938" w:rsidR="00D62403" w:rsidRDefault="00D62403">
            <w:pPr>
              <w:pStyle w:val="TableParagraph"/>
              <w:spacing w:before="20"/>
              <w:ind w:left="25" w:right="25"/>
              <w:rPr>
                <w:del w:id="1791" w:author="Mohamed SALEM" w:date="2024-01-16T13:33:00Z"/>
                <w:sz w:val="13"/>
              </w:rPr>
            </w:pPr>
            <w:del w:id="1792" w:author="Mohamed SALEM" w:date="2024-01-16T13:39:00Z">
              <w:r>
                <w:rPr>
                  <w:spacing w:val="-2"/>
                  <w:w w:val="110"/>
                  <w:sz w:val="13"/>
                </w:rPr>
                <w:delText>(0.41)</w:delText>
              </w:r>
            </w:del>
          </w:p>
        </w:tc>
        <w:tc>
          <w:tcPr>
            <w:tcW w:w="589" w:type="dxa"/>
          </w:tcPr>
          <w:p w14:paraId="17428570" w14:textId="3034948B" w:rsidR="00D62403" w:rsidRDefault="00D62403">
            <w:pPr>
              <w:pStyle w:val="TableParagraph"/>
              <w:spacing w:before="20"/>
              <w:ind w:left="1" w:right="1"/>
              <w:rPr>
                <w:del w:id="1793" w:author="Mohamed SALEM" w:date="2024-01-16T13:33:00Z"/>
                <w:sz w:val="13"/>
              </w:rPr>
            </w:pPr>
            <w:del w:id="1794" w:author="Mohamed SALEM" w:date="2024-01-16T13:39:00Z">
              <w:r>
                <w:rPr>
                  <w:spacing w:val="-2"/>
                  <w:w w:val="105"/>
                  <w:sz w:val="13"/>
                </w:rPr>
                <w:delText>(0.92)</w:delText>
              </w:r>
            </w:del>
          </w:p>
        </w:tc>
      </w:tr>
      <w:tr w:rsidR="00D62403" w14:paraId="76AF965F" w14:textId="77777777">
        <w:trPr>
          <w:trHeight w:val="163"/>
          <w:del w:id="1795" w:author="Mohamed SALEM" w:date="2024-01-16T13:39:00Z"/>
        </w:trPr>
        <w:tc>
          <w:tcPr>
            <w:tcW w:w="4339" w:type="dxa"/>
          </w:tcPr>
          <w:p w14:paraId="6EDBFE98" w14:textId="4D39E94B" w:rsidR="00D62403" w:rsidRDefault="00D62403">
            <w:pPr>
              <w:pStyle w:val="TableParagraph"/>
              <w:tabs>
                <w:tab w:val="right" w:pos="4038"/>
              </w:tabs>
              <w:spacing w:before="20"/>
              <w:ind w:right="195"/>
              <w:jc w:val="right"/>
              <w:rPr>
                <w:del w:id="1796" w:author="Mohamed SALEM" w:date="2024-01-16T13:33:00Z"/>
                <w:sz w:val="13"/>
              </w:rPr>
            </w:pPr>
            <w:del w:id="1797" w:author="Mohamed SALEM" w:date="2024-01-16T13:39:00Z">
              <w:r>
                <w:rPr>
                  <w:sz w:val="13"/>
                </w:rPr>
                <w:delText>Household</w:delText>
              </w:r>
              <w:r>
                <w:rPr>
                  <w:spacing w:val="47"/>
                  <w:sz w:val="13"/>
                </w:rPr>
                <w:delText xml:space="preserve"> </w:delText>
              </w:r>
              <w:r>
                <w:rPr>
                  <w:sz w:val="13"/>
                </w:rPr>
                <w:delText>has</w:delText>
              </w:r>
              <w:r>
                <w:rPr>
                  <w:spacing w:val="47"/>
                  <w:sz w:val="13"/>
                </w:rPr>
                <w:delText xml:space="preserve"> </w:delText>
              </w:r>
              <w:r>
                <w:rPr>
                  <w:sz w:val="13"/>
                </w:rPr>
                <w:delText>impoverished</w:delText>
              </w:r>
              <w:r>
                <w:rPr>
                  <w:spacing w:val="48"/>
                  <w:sz w:val="13"/>
                </w:rPr>
                <w:delText xml:space="preserve"> </w:delText>
              </w:r>
              <w:r>
                <w:rPr>
                  <w:spacing w:val="-4"/>
                  <w:sz w:val="13"/>
                </w:rPr>
                <w:delText>floor</w:delText>
              </w:r>
              <w:r>
                <w:rPr>
                  <w:rFonts w:ascii="Times New Roman"/>
                  <w:sz w:val="13"/>
                </w:rPr>
                <w:tab/>
              </w:r>
              <w:r>
                <w:rPr>
                  <w:spacing w:val="-4"/>
                  <w:sz w:val="13"/>
                </w:rPr>
                <w:delText>0.92</w:delText>
              </w:r>
            </w:del>
          </w:p>
        </w:tc>
        <w:tc>
          <w:tcPr>
            <w:tcW w:w="654" w:type="dxa"/>
          </w:tcPr>
          <w:p w14:paraId="08C2EE41" w14:textId="43CB063B" w:rsidR="00D62403" w:rsidRDefault="00D62403">
            <w:pPr>
              <w:pStyle w:val="TableParagraph"/>
              <w:spacing w:before="20"/>
              <w:ind w:left="25" w:right="25"/>
              <w:rPr>
                <w:del w:id="1798" w:author="Mohamed SALEM" w:date="2024-01-16T13:33:00Z"/>
                <w:sz w:val="13"/>
              </w:rPr>
            </w:pPr>
            <w:del w:id="1799" w:author="Mohamed SALEM" w:date="2024-01-16T13:39:00Z">
              <w:r>
                <w:rPr>
                  <w:spacing w:val="-4"/>
                  <w:sz w:val="13"/>
                </w:rPr>
                <w:delText>0.85</w:delText>
              </w:r>
            </w:del>
          </w:p>
        </w:tc>
        <w:tc>
          <w:tcPr>
            <w:tcW w:w="581" w:type="dxa"/>
          </w:tcPr>
          <w:p w14:paraId="393AEFC8" w14:textId="69E839C3" w:rsidR="00D62403" w:rsidRDefault="00D62403">
            <w:pPr>
              <w:pStyle w:val="TableParagraph"/>
              <w:spacing w:before="20"/>
              <w:ind w:left="10" w:right="10"/>
              <w:rPr>
                <w:del w:id="1800" w:author="Mohamed SALEM" w:date="2024-01-16T13:33:00Z"/>
                <w:sz w:val="13"/>
              </w:rPr>
            </w:pPr>
            <w:del w:id="1801" w:author="Mohamed SALEM" w:date="2024-01-16T13:39:00Z">
              <w:r>
                <w:rPr>
                  <w:sz w:val="13"/>
                </w:rPr>
                <w:delText>-</w:delText>
              </w:r>
              <w:r>
                <w:rPr>
                  <w:spacing w:val="-4"/>
                  <w:sz w:val="13"/>
                </w:rPr>
                <w:delText>0.07</w:delText>
              </w:r>
            </w:del>
          </w:p>
        </w:tc>
        <w:tc>
          <w:tcPr>
            <w:tcW w:w="654" w:type="dxa"/>
          </w:tcPr>
          <w:p w14:paraId="250DA007" w14:textId="5B39F0B7" w:rsidR="00D62403" w:rsidRDefault="00D62403">
            <w:pPr>
              <w:pStyle w:val="TableParagraph"/>
              <w:spacing w:before="20"/>
              <w:ind w:left="25" w:right="25"/>
              <w:rPr>
                <w:del w:id="1802" w:author="Mohamed SALEM" w:date="2024-01-16T13:33:00Z"/>
                <w:sz w:val="13"/>
              </w:rPr>
            </w:pPr>
            <w:del w:id="1803" w:author="Mohamed SALEM" w:date="2024-01-16T13:39:00Z">
              <w:r>
                <w:rPr>
                  <w:spacing w:val="-4"/>
                  <w:sz w:val="13"/>
                </w:rPr>
                <w:delText>0.96</w:delText>
              </w:r>
            </w:del>
          </w:p>
        </w:tc>
        <w:tc>
          <w:tcPr>
            <w:tcW w:w="654" w:type="dxa"/>
          </w:tcPr>
          <w:p w14:paraId="16C0F441" w14:textId="6A5E92DD" w:rsidR="00D62403" w:rsidRDefault="00D62403">
            <w:pPr>
              <w:pStyle w:val="TableParagraph"/>
              <w:spacing w:before="20"/>
              <w:ind w:left="25" w:right="25"/>
              <w:rPr>
                <w:del w:id="1804" w:author="Mohamed SALEM" w:date="2024-01-16T13:33:00Z"/>
                <w:sz w:val="13"/>
              </w:rPr>
            </w:pPr>
            <w:del w:id="1805" w:author="Mohamed SALEM" w:date="2024-01-16T13:39:00Z">
              <w:r>
                <w:rPr>
                  <w:spacing w:val="-4"/>
                  <w:sz w:val="13"/>
                </w:rPr>
                <w:delText>0.96</w:delText>
              </w:r>
            </w:del>
          </w:p>
        </w:tc>
        <w:tc>
          <w:tcPr>
            <w:tcW w:w="581" w:type="dxa"/>
          </w:tcPr>
          <w:p w14:paraId="03670E93" w14:textId="148D958C" w:rsidR="00D62403" w:rsidRDefault="00D62403">
            <w:pPr>
              <w:pStyle w:val="TableParagraph"/>
              <w:spacing w:before="20"/>
              <w:ind w:left="10" w:right="10"/>
              <w:rPr>
                <w:del w:id="1806" w:author="Mohamed SALEM" w:date="2024-01-16T13:33:00Z"/>
                <w:sz w:val="13"/>
              </w:rPr>
            </w:pPr>
            <w:del w:id="1807" w:author="Mohamed SALEM" w:date="2024-01-16T13:39:00Z">
              <w:r>
                <w:rPr>
                  <w:spacing w:val="-4"/>
                  <w:sz w:val="13"/>
                </w:rPr>
                <w:delText>0.00</w:delText>
              </w:r>
            </w:del>
          </w:p>
        </w:tc>
        <w:tc>
          <w:tcPr>
            <w:tcW w:w="654" w:type="dxa"/>
          </w:tcPr>
          <w:p w14:paraId="23A6D048" w14:textId="4B0D0B26" w:rsidR="00D62403" w:rsidRDefault="00D62403">
            <w:pPr>
              <w:pStyle w:val="TableParagraph"/>
              <w:spacing w:before="20"/>
              <w:ind w:left="25" w:right="25"/>
              <w:rPr>
                <w:del w:id="1808" w:author="Mohamed SALEM" w:date="2024-01-16T13:33:00Z"/>
                <w:sz w:val="13"/>
              </w:rPr>
            </w:pPr>
            <w:del w:id="1809" w:author="Mohamed SALEM" w:date="2024-01-16T13:39:00Z">
              <w:r>
                <w:rPr>
                  <w:spacing w:val="-4"/>
                  <w:sz w:val="13"/>
                </w:rPr>
                <w:delText>0.95</w:delText>
              </w:r>
            </w:del>
          </w:p>
        </w:tc>
        <w:tc>
          <w:tcPr>
            <w:tcW w:w="654" w:type="dxa"/>
          </w:tcPr>
          <w:p w14:paraId="51911A72" w14:textId="7300A335" w:rsidR="00D62403" w:rsidRDefault="00D62403">
            <w:pPr>
              <w:pStyle w:val="TableParagraph"/>
              <w:spacing w:before="20"/>
              <w:ind w:left="25" w:right="24"/>
              <w:rPr>
                <w:del w:id="1810" w:author="Mohamed SALEM" w:date="2024-01-16T13:33:00Z"/>
                <w:sz w:val="13"/>
              </w:rPr>
            </w:pPr>
            <w:del w:id="1811" w:author="Mohamed SALEM" w:date="2024-01-16T13:39:00Z">
              <w:r>
                <w:rPr>
                  <w:spacing w:val="-4"/>
                  <w:sz w:val="13"/>
                </w:rPr>
                <w:delText>0.93</w:delText>
              </w:r>
            </w:del>
          </w:p>
        </w:tc>
        <w:tc>
          <w:tcPr>
            <w:tcW w:w="589" w:type="dxa"/>
          </w:tcPr>
          <w:p w14:paraId="46B05B69" w14:textId="2608239A" w:rsidR="00D62403" w:rsidRDefault="00D62403">
            <w:pPr>
              <w:pStyle w:val="TableParagraph"/>
              <w:spacing w:before="20"/>
              <w:ind w:left="1"/>
              <w:rPr>
                <w:del w:id="1812" w:author="Mohamed SALEM" w:date="2024-01-16T13:33:00Z"/>
                <w:sz w:val="13"/>
              </w:rPr>
            </w:pPr>
            <w:del w:id="1813" w:author="Mohamed SALEM" w:date="2024-01-16T13:39:00Z">
              <w:r>
                <w:rPr>
                  <w:spacing w:val="-2"/>
                  <w:sz w:val="13"/>
                </w:rPr>
                <w:delText>-</w:delText>
              </w:r>
              <w:r>
                <w:rPr>
                  <w:spacing w:val="-4"/>
                  <w:sz w:val="13"/>
                </w:rPr>
                <w:delText>0.02</w:delText>
              </w:r>
            </w:del>
          </w:p>
        </w:tc>
      </w:tr>
      <w:tr w:rsidR="00D62403" w14:paraId="1A2943CC" w14:textId="77777777">
        <w:trPr>
          <w:trHeight w:val="174"/>
          <w:del w:id="1814" w:author="Mohamed SALEM" w:date="2024-01-16T13:39:00Z"/>
        </w:trPr>
        <w:tc>
          <w:tcPr>
            <w:tcW w:w="4339" w:type="dxa"/>
            <w:tcBorders>
              <w:bottom w:val="single" w:sz="4" w:space="0" w:color="000000"/>
            </w:tcBorders>
          </w:tcPr>
          <w:p w14:paraId="4928A270" w14:textId="1A24129E" w:rsidR="00D62403" w:rsidRDefault="00D62403">
            <w:pPr>
              <w:pStyle w:val="TableParagraph"/>
              <w:spacing w:before="20" w:line="147" w:lineRule="exact"/>
              <w:ind w:right="138"/>
              <w:jc w:val="right"/>
              <w:rPr>
                <w:del w:id="1815" w:author="Mohamed SALEM" w:date="2024-01-16T13:33:00Z"/>
                <w:sz w:val="13"/>
              </w:rPr>
            </w:pPr>
            <w:del w:id="1816" w:author="Mohamed SALEM" w:date="2024-01-16T13:39:00Z">
              <w:r>
                <w:rPr>
                  <w:spacing w:val="-2"/>
                  <w:w w:val="105"/>
                  <w:sz w:val="13"/>
                </w:rPr>
                <w:delText>(0.27)</w:delText>
              </w:r>
            </w:del>
          </w:p>
        </w:tc>
        <w:tc>
          <w:tcPr>
            <w:tcW w:w="654" w:type="dxa"/>
            <w:tcBorders>
              <w:bottom w:val="single" w:sz="4" w:space="0" w:color="000000"/>
            </w:tcBorders>
          </w:tcPr>
          <w:p w14:paraId="36EC7A21" w14:textId="7486366E" w:rsidR="00D62403" w:rsidRDefault="00D62403">
            <w:pPr>
              <w:pStyle w:val="TableParagraph"/>
              <w:spacing w:before="20" w:line="147" w:lineRule="exact"/>
              <w:ind w:left="25" w:right="25"/>
              <w:rPr>
                <w:del w:id="1817" w:author="Mohamed SALEM" w:date="2024-01-16T13:33:00Z"/>
                <w:sz w:val="13"/>
              </w:rPr>
            </w:pPr>
            <w:del w:id="1818" w:author="Mohamed SALEM" w:date="2024-01-16T13:39:00Z">
              <w:r>
                <w:rPr>
                  <w:spacing w:val="-2"/>
                  <w:w w:val="105"/>
                  <w:sz w:val="13"/>
                </w:rPr>
                <w:delText>(0.36)</w:delText>
              </w:r>
            </w:del>
          </w:p>
        </w:tc>
        <w:tc>
          <w:tcPr>
            <w:tcW w:w="581" w:type="dxa"/>
            <w:tcBorders>
              <w:bottom w:val="single" w:sz="4" w:space="0" w:color="000000"/>
            </w:tcBorders>
          </w:tcPr>
          <w:p w14:paraId="29161CDB" w14:textId="319518D6" w:rsidR="00D62403" w:rsidRDefault="00D62403">
            <w:pPr>
              <w:pStyle w:val="TableParagraph"/>
              <w:spacing w:before="20" w:line="147" w:lineRule="exact"/>
              <w:ind w:left="10" w:right="10"/>
              <w:rPr>
                <w:del w:id="1819" w:author="Mohamed SALEM" w:date="2024-01-16T13:33:00Z"/>
                <w:sz w:val="13"/>
              </w:rPr>
            </w:pPr>
            <w:del w:id="1820" w:author="Mohamed SALEM" w:date="2024-01-16T13:39:00Z">
              <w:r>
                <w:rPr>
                  <w:spacing w:val="-2"/>
                  <w:sz w:val="13"/>
                </w:rPr>
                <w:delText>(0.06)</w:delText>
              </w:r>
            </w:del>
          </w:p>
        </w:tc>
        <w:tc>
          <w:tcPr>
            <w:tcW w:w="654" w:type="dxa"/>
            <w:tcBorders>
              <w:bottom w:val="single" w:sz="4" w:space="0" w:color="000000"/>
            </w:tcBorders>
          </w:tcPr>
          <w:p w14:paraId="505DC15E" w14:textId="0A4A28E8" w:rsidR="00D62403" w:rsidRDefault="00D62403">
            <w:pPr>
              <w:pStyle w:val="TableParagraph"/>
              <w:spacing w:before="20" w:line="147" w:lineRule="exact"/>
              <w:ind w:left="25" w:right="25"/>
              <w:rPr>
                <w:del w:id="1821" w:author="Mohamed SALEM" w:date="2024-01-16T13:33:00Z"/>
                <w:sz w:val="13"/>
              </w:rPr>
            </w:pPr>
            <w:del w:id="1822" w:author="Mohamed SALEM" w:date="2024-01-16T13:39:00Z">
              <w:r>
                <w:rPr>
                  <w:spacing w:val="-2"/>
                  <w:w w:val="110"/>
                  <w:sz w:val="13"/>
                </w:rPr>
                <w:delText>(0.19)</w:delText>
              </w:r>
            </w:del>
          </w:p>
        </w:tc>
        <w:tc>
          <w:tcPr>
            <w:tcW w:w="654" w:type="dxa"/>
            <w:tcBorders>
              <w:bottom w:val="single" w:sz="4" w:space="0" w:color="000000"/>
            </w:tcBorders>
          </w:tcPr>
          <w:p w14:paraId="37D01BC0" w14:textId="30A3005E" w:rsidR="00D62403" w:rsidRDefault="00D62403">
            <w:pPr>
              <w:pStyle w:val="TableParagraph"/>
              <w:spacing w:before="20" w:line="147" w:lineRule="exact"/>
              <w:ind w:left="25" w:right="25"/>
              <w:rPr>
                <w:del w:id="1823" w:author="Mohamed SALEM" w:date="2024-01-16T13:33:00Z"/>
                <w:sz w:val="13"/>
              </w:rPr>
            </w:pPr>
            <w:del w:id="1824" w:author="Mohamed SALEM" w:date="2024-01-16T13:39:00Z">
              <w:r>
                <w:rPr>
                  <w:spacing w:val="-2"/>
                  <w:w w:val="110"/>
                  <w:sz w:val="13"/>
                </w:rPr>
                <w:delText>(0.19)</w:delText>
              </w:r>
            </w:del>
          </w:p>
        </w:tc>
        <w:tc>
          <w:tcPr>
            <w:tcW w:w="581" w:type="dxa"/>
            <w:tcBorders>
              <w:bottom w:val="single" w:sz="4" w:space="0" w:color="000000"/>
            </w:tcBorders>
          </w:tcPr>
          <w:p w14:paraId="45C55E1B" w14:textId="7A11B2D9" w:rsidR="00D62403" w:rsidRDefault="00D62403">
            <w:pPr>
              <w:pStyle w:val="TableParagraph"/>
              <w:spacing w:before="20" w:line="147" w:lineRule="exact"/>
              <w:ind w:left="10" w:right="10"/>
              <w:rPr>
                <w:del w:id="1825" w:author="Mohamed SALEM" w:date="2024-01-16T13:33:00Z"/>
                <w:sz w:val="13"/>
              </w:rPr>
            </w:pPr>
            <w:del w:id="1826" w:author="Mohamed SALEM" w:date="2024-01-16T13:39:00Z">
              <w:r>
                <w:rPr>
                  <w:spacing w:val="-2"/>
                  <w:w w:val="105"/>
                  <w:sz w:val="13"/>
                </w:rPr>
                <w:delText>(0.85)</w:delText>
              </w:r>
            </w:del>
          </w:p>
        </w:tc>
        <w:tc>
          <w:tcPr>
            <w:tcW w:w="654" w:type="dxa"/>
            <w:tcBorders>
              <w:bottom w:val="single" w:sz="4" w:space="0" w:color="000000"/>
            </w:tcBorders>
          </w:tcPr>
          <w:p w14:paraId="3FB804FB" w14:textId="6FF81CCB" w:rsidR="00D62403" w:rsidRDefault="00D62403">
            <w:pPr>
              <w:pStyle w:val="TableParagraph"/>
              <w:spacing w:before="20" w:line="147" w:lineRule="exact"/>
              <w:ind w:left="25" w:right="25"/>
              <w:rPr>
                <w:del w:id="1827" w:author="Mohamed SALEM" w:date="2024-01-16T13:33:00Z"/>
                <w:sz w:val="13"/>
              </w:rPr>
            </w:pPr>
            <w:del w:id="1828" w:author="Mohamed SALEM" w:date="2024-01-16T13:39:00Z">
              <w:r>
                <w:rPr>
                  <w:spacing w:val="-2"/>
                  <w:w w:val="105"/>
                  <w:sz w:val="13"/>
                </w:rPr>
                <w:delText>(0.22)</w:delText>
              </w:r>
            </w:del>
          </w:p>
        </w:tc>
        <w:tc>
          <w:tcPr>
            <w:tcW w:w="654" w:type="dxa"/>
            <w:tcBorders>
              <w:bottom w:val="single" w:sz="4" w:space="0" w:color="000000"/>
            </w:tcBorders>
          </w:tcPr>
          <w:p w14:paraId="11A3DC7D" w14:textId="64CF0868" w:rsidR="00D62403" w:rsidRDefault="00D62403">
            <w:pPr>
              <w:pStyle w:val="TableParagraph"/>
              <w:spacing w:before="20" w:line="147" w:lineRule="exact"/>
              <w:ind w:left="25" w:right="25"/>
              <w:rPr>
                <w:del w:id="1829" w:author="Mohamed SALEM" w:date="2024-01-16T13:33:00Z"/>
                <w:sz w:val="13"/>
              </w:rPr>
            </w:pPr>
            <w:del w:id="1830" w:author="Mohamed SALEM" w:date="2024-01-16T13:39:00Z">
              <w:r>
                <w:rPr>
                  <w:spacing w:val="-2"/>
                  <w:w w:val="105"/>
                  <w:sz w:val="13"/>
                </w:rPr>
                <w:delText>(0.26)</w:delText>
              </w:r>
            </w:del>
          </w:p>
        </w:tc>
        <w:tc>
          <w:tcPr>
            <w:tcW w:w="589" w:type="dxa"/>
            <w:tcBorders>
              <w:bottom w:val="single" w:sz="4" w:space="0" w:color="000000"/>
            </w:tcBorders>
          </w:tcPr>
          <w:p w14:paraId="564E6FF1" w14:textId="2739BFFA" w:rsidR="00D62403" w:rsidRDefault="00D62403">
            <w:pPr>
              <w:pStyle w:val="TableParagraph"/>
              <w:spacing w:before="20" w:line="147" w:lineRule="exact"/>
              <w:ind w:left="1" w:right="1"/>
              <w:rPr>
                <w:del w:id="1831" w:author="Mohamed SALEM" w:date="2024-01-16T13:33:00Z"/>
                <w:sz w:val="13"/>
              </w:rPr>
            </w:pPr>
            <w:del w:id="1832" w:author="Mohamed SALEM" w:date="2024-01-16T13:39:00Z">
              <w:r>
                <w:rPr>
                  <w:spacing w:val="-2"/>
                  <w:w w:val="110"/>
                  <w:sz w:val="13"/>
                </w:rPr>
                <w:delText>(0.19)</w:delText>
              </w:r>
            </w:del>
          </w:p>
        </w:tc>
      </w:tr>
      <w:tr w:rsidR="00D62403" w14:paraId="68936302" w14:textId="77777777">
        <w:trPr>
          <w:trHeight w:val="183"/>
          <w:del w:id="1833" w:author="Mohamed SALEM" w:date="2024-01-16T13:39:00Z"/>
        </w:trPr>
        <w:tc>
          <w:tcPr>
            <w:tcW w:w="9360" w:type="dxa"/>
            <w:gridSpan w:val="9"/>
            <w:tcBorders>
              <w:top w:val="single" w:sz="4" w:space="0" w:color="000000"/>
              <w:bottom w:val="double" w:sz="4" w:space="0" w:color="000000"/>
            </w:tcBorders>
          </w:tcPr>
          <w:p w14:paraId="3C1ABB62" w14:textId="0BF4AD0F" w:rsidR="00D62403" w:rsidRDefault="00D62403">
            <w:pPr>
              <w:pStyle w:val="TableParagraph"/>
              <w:tabs>
                <w:tab w:val="left" w:pos="3901"/>
                <w:tab w:val="left" w:pos="4555"/>
                <w:tab w:val="left" w:pos="5172"/>
                <w:tab w:val="left" w:pos="5790"/>
                <w:tab w:val="left" w:pos="6444"/>
                <w:tab w:val="left" w:pos="7062"/>
                <w:tab w:val="left" w:pos="7679"/>
                <w:tab w:val="left" w:pos="8333"/>
                <w:tab w:val="left" w:pos="8898"/>
              </w:tabs>
              <w:spacing w:line="141" w:lineRule="exact"/>
              <w:ind w:left="103"/>
              <w:jc w:val="left"/>
              <w:rPr>
                <w:del w:id="1834" w:author="Mohamed SALEM" w:date="2024-01-16T13:33:00Z"/>
                <w:sz w:val="13"/>
              </w:rPr>
            </w:pPr>
            <w:del w:id="1835" w:author="Mohamed SALEM" w:date="2024-01-16T13:39:00Z">
              <w:r>
                <w:rPr>
                  <w:spacing w:val="-2"/>
                  <w:w w:val="110"/>
                  <w:sz w:val="13"/>
                </w:rPr>
                <w:delText>Observations</w:delText>
              </w:r>
              <w:r>
                <w:rPr>
                  <w:sz w:val="13"/>
                </w:rPr>
                <w:tab/>
              </w:r>
              <w:r>
                <w:rPr>
                  <w:spacing w:val="-5"/>
                  <w:w w:val="110"/>
                  <w:sz w:val="13"/>
                </w:rPr>
                <w:delText>164</w:delText>
              </w:r>
              <w:r>
                <w:rPr>
                  <w:sz w:val="13"/>
                </w:rPr>
                <w:tab/>
              </w:r>
              <w:r>
                <w:rPr>
                  <w:spacing w:val="-5"/>
                  <w:w w:val="110"/>
                  <w:sz w:val="13"/>
                </w:rPr>
                <w:delText>156</w:delText>
              </w:r>
              <w:r>
                <w:rPr>
                  <w:sz w:val="13"/>
                </w:rPr>
                <w:tab/>
              </w:r>
              <w:r>
                <w:rPr>
                  <w:spacing w:val="-5"/>
                  <w:w w:val="110"/>
                  <w:sz w:val="13"/>
                </w:rPr>
                <w:delText>320</w:delText>
              </w:r>
              <w:r>
                <w:rPr>
                  <w:sz w:val="13"/>
                </w:rPr>
                <w:tab/>
              </w:r>
              <w:r>
                <w:rPr>
                  <w:spacing w:val="-5"/>
                  <w:w w:val="110"/>
                  <w:sz w:val="13"/>
                </w:rPr>
                <w:delText>382</w:delText>
              </w:r>
              <w:r>
                <w:rPr>
                  <w:sz w:val="13"/>
                </w:rPr>
                <w:tab/>
              </w:r>
              <w:r>
                <w:rPr>
                  <w:spacing w:val="-5"/>
                  <w:w w:val="110"/>
                  <w:sz w:val="13"/>
                </w:rPr>
                <w:delText>355</w:delText>
              </w:r>
              <w:r>
                <w:rPr>
                  <w:sz w:val="13"/>
                </w:rPr>
                <w:tab/>
              </w:r>
              <w:r>
                <w:rPr>
                  <w:spacing w:val="-5"/>
                  <w:w w:val="110"/>
                  <w:sz w:val="13"/>
                </w:rPr>
                <w:delText>737</w:delText>
              </w:r>
              <w:r>
                <w:rPr>
                  <w:sz w:val="13"/>
                </w:rPr>
                <w:tab/>
              </w:r>
              <w:r>
                <w:rPr>
                  <w:spacing w:val="-5"/>
                  <w:w w:val="110"/>
                  <w:sz w:val="13"/>
                </w:rPr>
                <w:delText>546</w:delText>
              </w:r>
              <w:r>
                <w:rPr>
                  <w:sz w:val="13"/>
                </w:rPr>
                <w:tab/>
              </w:r>
              <w:r>
                <w:rPr>
                  <w:spacing w:val="-5"/>
                  <w:w w:val="110"/>
                  <w:sz w:val="13"/>
                </w:rPr>
                <w:delText>511</w:delText>
              </w:r>
              <w:r>
                <w:rPr>
                  <w:sz w:val="13"/>
                </w:rPr>
                <w:tab/>
              </w:r>
              <w:r>
                <w:rPr>
                  <w:spacing w:val="-2"/>
                  <w:w w:val="110"/>
                  <w:sz w:val="13"/>
                </w:rPr>
                <w:delText>1,057</w:delText>
              </w:r>
            </w:del>
          </w:p>
        </w:tc>
      </w:tr>
    </w:tbl>
    <w:p w14:paraId="794A3DB5" w14:textId="7E6F3AC3" w:rsidR="00D62403" w:rsidRDefault="00D62403" w:rsidP="00D62403">
      <w:pPr>
        <w:spacing w:before="62"/>
        <w:ind w:left="573"/>
        <w:rPr>
          <w:del w:id="1836" w:author="Mohamed SALEM" w:date="2024-01-16T13:33:00Z"/>
          <w:sz w:val="13"/>
        </w:rPr>
      </w:pPr>
      <w:del w:id="1837" w:author="Mohamed SALEM" w:date="2024-01-16T13:39:00Z">
        <w:r>
          <w:rPr>
            <w:w w:val="115"/>
            <w:sz w:val="13"/>
          </w:rPr>
          <w:delText>Note:</w:delText>
        </w:r>
        <w:r>
          <w:rPr>
            <w:spacing w:val="10"/>
            <w:w w:val="115"/>
            <w:sz w:val="13"/>
          </w:rPr>
          <w:delText xml:space="preserve"> </w:delText>
        </w:r>
        <w:r>
          <w:rPr>
            <w:w w:val="115"/>
            <w:sz w:val="13"/>
          </w:rPr>
          <w:delText>Robust</w:delText>
        </w:r>
        <w:r>
          <w:rPr>
            <w:spacing w:val="-2"/>
            <w:w w:val="115"/>
            <w:sz w:val="13"/>
          </w:rPr>
          <w:delText xml:space="preserve"> </w:delText>
        </w:r>
        <w:r>
          <w:rPr>
            <w:w w:val="115"/>
            <w:sz w:val="13"/>
          </w:rPr>
          <w:delText>standard</w:delText>
        </w:r>
        <w:r>
          <w:rPr>
            <w:spacing w:val="-1"/>
            <w:w w:val="115"/>
            <w:sz w:val="13"/>
          </w:rPr>
          <w:delText xml:space="preserve"> </w:delText>
        </w:r>
        <w:r>
          <w:rPr>
            <w:w w:val="115"/>
            <w:sz w:val="13"/>
          </w:rPr>
          <w:delText>errors</w:delText>
        </w:r>
        <w:r>
          <w:rPr>
            <w:spacing w:val="-1"/>
            <w:w w:val="115"/>
            <w:sz w:val="13"/>
          </w:rPr>
          <w:delText xml:space="preserve"> </w:delText>
        </w:r>
        <w:r>
          <w:rPr>
            <w:w w:val="115"/>
            <w:sz w:val="13"/>
          </w:rPr>
          <w:delText>in</w:delText>
        </w:r>
        <w:r>
          <w:rPr>
            <w:spacing w:val="-2"/>
            <w:w w:val="115"/>
            <w:sz w:val="13"/>
          </w:rPr>
          <w:delText xml:space="preserve"> </w:delText>
        </w:r>
        <w:r>
          <w:rPr>
            <w:w w:val="115"/>
            <w:sz w:val="13"/>
          </w:rPr>
          <w:delText>parentheses;</w:delText>
        </w:r>
        <w:r>
          <w:rPr>
            <w:spacing w:val="-1"/>
            <w:w w:val="115"/>
            <w:sz w:val="13"/>
          </w:rPr>
          <w:delText xml:space="preserve"> </w:delText>
        </w:r>
        <w:r>
          <w:rPr>
            <w:w w:val="115"/>
            <w:sz w:val="13"/>
          </w:rPr>
          <w:delText>*</w:delText>
        </w:r>
        <w:r>
          <w:rPr>
            <w:spacing w:val="-1"/>
            <w:w w:val="115"/>
            <w:sz w:val="13"/>
          </w:rPr>
          <w:delText xml:space="preserve"> </w:delText>
        </w:r>
        <w:r>
          <w:rPr>
            <w:w w:val="115"/>
            <w:sz w:val="13"/>
          </w:rPr>
          <w:delText>p</w:delText>
        </w:r>
        <w:r>
          <w:rPr>
            <w:rFonts w:ascii="Calibri"/>
            <w:i/>
            <w:w w:val="115"/>
            <w:sz w:val="13"/>
          </w:rPr>
          <w:delText>&lt;</w:delText>
        </w:r>
        <w:r>
          <w:rPr>
            <w:w w:val="115"/>
            <w:sz w:val="13"/>
          </w:rPr>
          <w:delText>0.1,</w:delText>
        </w:r>
        <w:r>
          <w:rPr>
            <w:spacing w:val="-2"/>
            <w:w w:val="115"/>
            <w:sz w:val="13"/>
          </w:rPr>
          <w:delText xml:space="preserve"> </w:delText>
        </w:r>
        <w:r>
          <w:rPr>
            <w:w w:val="115"/>
            <w:sz w:val="13"/>
          </w:rPr>
          <w:delText>**</w:delText>
        </w:r>
        <w:r>
          <w:rPr>
            <w:spacing w:val="-1"/>
            <w:w w:val="115"/>
            <w:sz w:val="13"/>
          </w:rPr>
          <w:delText xml:space="preserve"> </w:delText>
        </w:r>
        <w:r>
          <w:rPr>
            <w:w w:val="115"/>
            <w:sz w:val="13"/>
          </w:rPr>
          <w:delText>p</w:delText>
        </w:r>
        <w:r>
          <w:rPr>
            <w:rFonts w:ascii="Calibri"/>
            <w:i/>
            <w:w w:val="115"/>
            <w:sz w:val="13"/>
          </w:rPr>
          <w:delText>&lt;</w:delText>
        </w:r>
        <w:r>
          <w:rPr>
            <w:w w:val="115"/>
            <w:sz w:val="13"/>
          </w:rPr>
          <w:delText>0.05,</w:delText>
        </w:r>
        <w:r>
          <w:rPr>
            <w:spacing w:val="-2"/>
            <w:w w:val="115"/>
            <w:sz w:val="13"/>
          </w:rPr>
          <w:delText xml:space="preserve"> </w:delText>
        </w:r>
        <w:r>
          <w:rPr>
            <w:w w:val="115"/>
            <w:sz w:val="13"/>
          </w:rPr>
          <w:delText>***</w:delText>
        </w:r>
        <w:r>
          <w:rPr>
            <w:spacing w:val="-1"/>
            <w:w w:val="115"/>
            <w:sz w:val="13"/>
          </w:rPr>
          <w:delText xml:space="preserve"> </w:delText>
        </w:r>
        <w:r>
          <w:rPr>
            <w:spacing w:val="-2"/>
            <w:w w:val="115"/>
            <w:sz w:val="13"/>
          </w:rPr>
          <w:delText>p</w:delText>
        </w:r>
        <w:r>
          <w:rPr>
            <w:rFonts w:ascii="Calibri"/>
            <w:i/>
            <w:spacing w:val="-2"/>
            <w:w w:val="115"/>
            <w:sz w:val="13"/>
          </w:rPr>
          <w:delText>&lt;</w:delText>
        </w:r>
        <w:r>
          <w:rPr>
            <w:spacing w:val="-2"/>
            <w:w w:val="115"/>
            <w:sz w:val="13"/>
          </w:rPr>
          <w:delText>0.01.</w:delText>
        </w:r>
      </w:del>
    </w:p>
    <w:p w14:paraId="302E3DDE" w14:textId="0C2E4FD7" w:rsidR="00D62403" w:rsidRDefault="00D62403" w:rsidP="00D62403">
      <w:pPr>
        <w:pStyle w:val="BodyText"/>
        <w:rPr>
          <w:del w:id="1838" w:author="Mohamed SALEM" w:date="2024-01-16T13:33:00Z"/>
          <w:sz w:val="13"/>
        </w:rPr>
      </w:pPr>
    </w:p>
    <w:p w14:paraId="790843E3" w14:textId="67B9AE77" w:rsidR="00D62403" w:rsidRDefault="00D62403" w:rsidP="00D62403">
      <w:pPr>
        <w:pStyle w:val="BodyText"/>
        <w:rPr>
          <w:del w:id="1839" w:author="Mohamed SALEM" w:date="2024-01-16T13:33:00Z"/>
          <w:sz w:val="13"/>
        </w:rPr>
      </w:pPr>
    </w:p>
    <w:p w14:paraId="4D215E4A" w14:textId="5966F062" w:rsidR="00D62403" w:rsidRDefault="00D62403" w:rsidP="00D62403">
      <w:pPr>
        <w:pStyle w:val="BodyText"/>
        <w:rPr>
          <w:del w:id="1840" w:author="Mohamed SALEM" w:date="2024-01-16T13:33:00Z"/>
          <w:sz w:val="13"/>
        </w:rPr>
      </w:pPr>
    </w:p>
    <w:p w14:paraId="142B1C6B" w14:textId="5D20C1AE" w:rsidR="00D62403" w:rsidRDefault="00D62403" w:rsidP="00D62403">
      <w:pPr>
        <w:pStyle w:val="BodyText"/>
        <w:rPr>
          <w:del w:id="1841" w:author="Mohamed SALEM" w:date="2024-01-16T13:33:00Z"/>
          <w:sz w:val="13"/>
        </w:rPr>
      </w:pPr>
    </w:p>
    <w:p w14:paraId="54EDFF0D" w14:textId="4CB3277F" w:rsidR="00D62403" w:rsidRDefault="00D62403" w:rsidP="00D62403">
      <w:pPr>
        <w:pStyle w:val="BodyText"/>
        <w:spacing w:before="20"/>
        <w:rPr>
          <w:del w:id="1842" w:author="Mohamed SALEM" w:date="2024-01-16T13:33:00Z"/>
          <w:sz w:val="13"/>
        </w:rPr>
      </w:pPr>
    </w:p>
    <w:p w14:paraId="495E68D1" w14:textId="44A86857" w:rsidR="00D62403" w:rsidRDefault="00D62403" w:rsidP="00D62403">
      <w:pPr>
        <w:ind w:left="684"/>
        <w:rPr>
          <w:del w:id="1843" w:author="Mohamed SALEM" w:date="2024-01-16T13:33:00Z"/>
          <w:sz w:val="19"/>
        </w:rPr>
      </w:pPr>
      <w:del w:id="1844" w:author="Mohamed SALEM" w:date="2024-01-16T13:39:00Z">
        <w:r>
          <w:rPr>
            <w:spacing w:val="-2"/>
            <w:sz w:val="19"/>
          </w:rPr>
          <w:delText>Table</w:delText>
        </w:r>
        <w:r>
          <w:rPr>
            <w:spacing w:val="4"/>
            <w:sz w:val="19"/>
          </w:rPr>
          <w:delText xml:space="preserve"> </w:delText>
        </w:r>
        <w:r>
          <w:rPr>
            <w:spacing w:val="-2"/>
            <w:sz w:val="19"/>
          </w:rPr>
          <w:delText>4:</w:delText>
        </w:r>
        <w:r>
          <w:rPr>
            <w:spacing w:val="20"/>
            <w:sz w:val="19"/>
          </w:rPr>
          <w:delText xml:space="preserve"> </w:delText>
        </w:r>
        <w:r>
          <w:rPr>
            <w:spacing w:val="-2"/>
            <w:sz w:val="19"/>
          </w:rPr>
          <w:delText>Balance</w:delText>
        </w:r>
        <w:r>
          <w:rPr>
            <w:spacing w:val="5"/>
            <w:sz w:val="19"/>
          </w:rPr>
          <w:delText xml:space="preserve"> </w:delText>
        </w:r>
        <w:r>
          <w:rPr>
            <w:spacing w:val="-2"/>
            <w:sz w:val="19"/>
          </w:rPr>
          <w:delText>Table</w:delText>
        </w:r>
        <w:r>
          <w:rPr>
            <w:spacing w:val="4"/>
            <w:sz w:val="19"/>
          </w:rPr>
          <w:delText xml:space="preserve"> </w:delText>
        </w:r>
        <w:r>
          <w:rPr>
            <w:spacing w:val="-2"/>
            <w:sz w:val="19"/>
          </w:rPr>
          <w:delText>for</w:delText>
        </w:r>
        <w:r>
          <w:rPr>
            <w:spacing w:val="4"/>
            <w:sz w:val="19"/>
          </w:rPr>
          <w:delText xml:space="preserve"> </w:delText>
        </w:r>
        <w:r>
          <w:rPr>
            <w:spacing w:val="-2"/>
            <w:sz w:val="19"/>
          </w:rPr>
          <w:delText>Randomized</w:delText>
        </w:r>
        <w:r>
          <w:rPr>
            <w:spacing w:val="3"/>
            <w:sz w:val="19"/>
          </w:rPr>
          <w:delText xml:space="preserve"> </w:delText>
        </w:r>
        <w:r>
          <w:rPr>
            <w:spacing w:val="-2"/>
            <w:sz w:val="19"/>
          </w:rPr>
          <w:delText>Questionnaire</w:delText>
        </w:r>
        <w:r>
          <w:rPr>
            <w:spacing w:val="5"/>
            <w:sz w:val="19"/>
          </w:rPr>
          <w:delText xml:space="preserve"> </w:delText>
        </w:r>
        <w:r>
          <w:rPr>
            <w:spacing w:val="-2"/>
            <w:sz w:val="19"/>
          </w:rPr>
          <w:delText>Length</w:delText>
        </w:r>
        <w:r>
          <w:rPr>
            <w:spacing w:val="3"/>
            <w:sz w:val="19"/>
          </w:rPr>
          <w:delText xml:space="preserve"> </w:delText>
        </w:r>
        <w:r>
          <w:rPr>
            <w:spacing w:val="-2"/>
            <w:sz w:val="19"/>
          </w:rPr>
          <w:delText>Assignment</w:delText>
        </w:r>
        <w:r>
          <w:rPr>
            <w:spacing w:val="5"/>
            <w:sz w:val="19"/>
          </w:rPr>
          <w:delText xml:space="preserve"> </w:delText>
        </w:r>
        <w:r>
          <w:rPr>
            <w:spacing w:val="-2"/>
            <w:sz w:val="19"/>
          </w:rPr>
          <w:delText>in</w:delText>
        </w:r>
        <w:r>
          <w:rPr>
            <w:spacing w:val="3"/>
            <w:sz w:val="19"/>
          </w:rPr>
          <w:delText xml:space="preserve"> </w:delText>
        </w:r>
        <w:r>
          <w:rPr>
            <w:spacing w:val="-2"/>
            <w:sz w:val="19"/>
          </w:rPr>
          <w:delText>Remote</w:delText>
        </w:r>
        <w:r>
          <w:rPr>
            <w:spacing w:val="5"/>
            <w:sz w:val="19"/>
          </w:rPr>
          <w:delText xml:space="preserve"> </w:delText>
        </w:r>
        <w:r>
          <w:rPr>
            <w:spacing w:val="-2"/>
            <w:sz w:val="19"/>
          </w:rPr>
          <w:delText>Survey:</w:delText>
        </w:r>
        <w:r>
          <w:rPr>
            <w:spacing w:val="20"/>
            <w:sz w:val="19"/>
          </w:rPr>
          <w:delText xml:space="preserve"> </w:delText>
        </w:r>
        <w:r>
          <w:rPr>
            <w:spacing w:val="-2"/>
            <w:sz w:val="19"/>
          </w:rPr>
          <w:delText>Long</w:delText>
        </w:r>
        <w:r>
          <w:rPr>
            <w:spacing w:val="5"/>
            <w:sz w:val="19"/>
          </w:rPr>
          <w:delText xml:space="preserve"> </w:delText>
        </w:r>
        <w:r>
          <w:rPr>
            <w:spacing w:val="-2"/>
            <w:sz w:val="19"/>
          </w:rPr>
          <w:delText>vs.</w:delText>
        </w:r>
        <w:r>
          <w:rPr>
            <w:spacing w:val="20"/>
            <w:sz w:val="19"/>
          </w:rPr>
          <w:delText xml:space="preserve"> </w:delText>
        </w:r>
        <w:r>
          <w:rPr>
            <w:spacing w:val="-2"/>
            <w:sz w:val="19"/>
          </w:rPr>
          <w:delText>Short</w:delText>
        </w:r>
      </w:del>
    </w:p>
    <w:p w14:paraId="45E804A0" w14:textId="21867716" w:rsidR="00D62403" w:rsidRDefault="00D62403" w:rsidP="00D62403">
      <w:pPr>
        <w:pStyle w:val="BodyText"/>
        <w:spacing w:before="6"/>
        <w:rPr>
          <w:del w:id="1845" w:author="Mohamed SALEM" w:date="2024-01-16T13:33:00Z"/>
          <w:sz w:val="15"/>
        </w:rPr>
      </w:pPr>
      <w:del w:id="1846" w:author="Mohamed SALEM" w:date="2024-01-16T13:39:00Z">
        <w:r>
          <w:rPr>
            <w:noProof/>
          </w:rPr>
          <mc:AlternateContent>
            <mc:Choice Requires="wpg">
              <w:drawing>
                <wp:anchor distT="0" distB="0" distL="0" distR="0" simplePos="0" relativeHeight="251658258" behindDoc="1" locked="0" layoutInCell="1" allowOverlap="1" wp14:anchorId="2A80895A" wp14:editId="202205CF">
                  <wp:simplePos x="0" y="0"/>
                  <wp:positionH relativeFrom="page">
                    <wp:posOffset>914400</wp:posOffset>
                  </wp:positionH>
                  <wp:positionV relativeFrom="paragraph">
                    <wp:posOffset>127948</wp:posOffset>
                  </wp:positionV>
                  <wp:extent cx="5944235" cy="3111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31115"/>
                            <a:chOff x="0" y="0"/>
                            <a:chExt cx="5944235" cy="31115"/>
                          </a:xfrm>
                        </wpg:grpSpPr>
                        <wps:wsp>
                          <wps:cNvPr id="11" name="Graphic 11"/>
                          <wps:cNvSpPr/>
                          <wps:spPr>
                            <a:xfrm>
                              <a:off x="0" y="2186"/>
                              <a:ext cx="5944235" cy="1270"/>
                            </a:xfrm>
                            <a:custGeom>
                              <a:avLst/>
                              <a:gdLst/>
                              <a:ahLst/>
                              <a:cxnLst/>
                              <a:rect l="l" t="t" r="r" b="b"/>
                              <a:pathLst>
                                <a:path w="5944235">
                                  <a:moveTo>
                                    <a:pt x="0" y="0"/>
                                  </a:moveTo>
                                  <a:lnTo>
                                    <a:pt x="5943678" y="0"/>
                                  </a:lnTo>
                                </a:path>
                              </a:pathLst>
                            </a:custGeom>
                            <a:ln w="4373">
                              <a:solidFill>
                                <a:srgbClr val="000000"/>
                              </a:solidFill>
                              <a:prstDash val="solid"/>
                            </a:ln>
                          </wps:spPr>
                          <wps:bodyPr wrap="square" lIns="0" tIns="0" rIns="0" bIns="0" rtlCol="0">
                            <a:prstTxWarp prst="textNoShape">
                              <a:avLst/>
                            </a:prstTxWarp>
                            <a:noAutofit/>
                          </wps:bodyPr>
                        </wps:wsp>
                        <wps:wsp>
                          <wps:cNvPr id="12" name="Graphic 12"/>
                          <wps:cNvSpPr/>
                          <wps:spPr>
                            <a:xfrm>
                              <a:off x="0" y="28462"/>
                              <a:ext cx="5944235" cy="1270"/>
                            </a:xfrm>
                            <a:custGeom>
                              <a:avLst/>
                              <a:gdLst/>
                              <a:ahLst/>
                              <a:cxnLst/>
                              <a:rect l="l" t="t" r="r" b="b"/>
                              <a:pathLst>
                                <a:path w="5944235">
                                  <a:moveTo>
                                    <a:pt x="0" y="0"/>
                                  </a:moveTo>
                                  <a:lnTo>
                                    <a:pt x="5943678" y="0"/>
                                  </a:lnTo>
                                </a:path>
                              </a:pathLst>
                            </a:custGeom>
                            <a:ln w="4373">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1B522E27" id="Group 10" o:spid="_x0000_s1026" style="position:absolute;margin-left:1in;margin-top:10.05pt;width:468.05pt;height:2.45pt;z-index:-251635712;mso-wrap-distance-left:0;mso-wrap-distance-right:0;mso-position-horizontal-relative:page" coordsize="59442,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">
                  <v:shape id="Graphic 11" o:spid="_x0000_s1027" style="position:absolute;top:21;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" path="m,l5943678,e" filled="f" strokeweight=".1215mm">
                    <v:path arrowok="t"/>
                  </v:shape>
                  <v:shape id="Graphic 12" o:spid="_x0000_s1028" style="position:absolute;top:284;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" path="m,l5943678,e" filled="f" strokeweight=".1215mm">
                    <v:path arrowok="t"/>
                  </v:shape>
                  <w10:wrap type="topAndBottom" anchorx="page"/>
                </v:group>
              </w:pict>
            </mc:Fallback>
          </mc:AlternateContent>
        </w:r>
      </w:del>
    </w:p>
    <w:p w14:paraId="71063AC6" w14:textId="4A512392" w:rsidR="00D62403" w:rsidRDefault="00D62403" w:rsidP="00D62403">
      <w:pPr>
        <w:tabs>
          <w:tab w:val="left" w:pos="6747"/>
          <w:tab w:val="left" w:pos="8516"/>
        </w:tabs>
        <w:ind w:left="4797"/>
        <w:rPr>
          <w:del w:id="1847" w:author="Mohamed SALEM" w:date="2024-01-16T13:33:00Z"/>
          <w:sz w:val="13"/>
        </w:rPr>
      </w:pPr>
      <w:del w:id="1848" w:author="Mohamed SALEM" w:date="2024-01-16T13:39:00Z">
        <w:r>
          <w:rPr>
            <w:w w:val="110"/>
            <w:sz w:val="13"/>
          </w:rPr>
          <w:delText>Own</w:delText>
        </w:r>
        <w:r>
          <w:rPr>
            <w:spacing w:val="16"/>
            <w:w w:val="110"/>
            <w:sz w:val="13"/>
          </w:rPr>
          <w:delText xml:space="preserve"> </w:delText>
        </w:r>
        <w:r>
          <w:rPr>
            <w:spacing w:val="-2"/>
            <w:w w:val="110"/>
            <w:sz w:val="13"/>
          </w:rPr>
          <w:delText>Phone</w:delText>
        </w:r>
        <w:r>
          <w:rPr>
            <w:sz w:val="13"/>
          </w:rPr>
          <w:tab/>
        </w:r>
        <w:r>
          <w:rPr>
            <w:w w:val="110"/>
            <w:sz w:val="13"/>
          </w:rPr>
          <w:delText>No</w:delText>
        </w:r>
        <w:r>
          <w:rPr>
            <w:spacing w:val="8"/>
            <w:w w:val="110"/>
            <w:sz w:val="13"/>
          </w:rPr>
          <w:delText xml:space="preserve"> </w:delText>
        </w:r>
        <w:r>
          <w:rPr>
            <w:spacing w:val="-2"/>
            <w:w w:val="110"/>
            <w:sz w:val="13"/>
          </w:rPr>
          <w:delText>Phone</w:delText>
        </w:r>
        <w:r>
          <w:rPr>
            <w:sz w:val="13"/>
          </w:rPr>
          <w:tab/>
        </w:r>
        <w:r>
          <w:rPr>
            <w:w w:val="110"/>
            <w:sz w:val="13"/>
          </w:rPr>
          <w:delText>Total</w:delText>
        </w:r>
        <w:r>
          <w:rPr>
            <w:spacing w:val="22"/>
            <w:w w:val="110"/>
            <w:sz w:val="13"/>
          </w:rPr>
          <w:delText xml:space="preserve"> </w:delText>
        </w:r>
        <w:r>
          <w:rPr>
            <w:spacing w:val="-2"/>
            <w:w w:val="110"/>
            <w:sz w:val="13"/>
          </w:rPr>
          <w:delText>Remote</w:delText>
        </w:r>
      </w:del>
    </w:p>
    <w:p w14:paraId="1709B72B" w14:textId="61525B5C" w:rsidR="00D62403" w:rsidRDefault="00D62403" w:rsidP="00D62403">
      <w:pPr>
        <w:tabs>
          <w:tab w:val="left" w:pos="4395"/>
          <w:tab w:val="left" w:pos="5034"/>
          <w:tab w:val="left" w:pos="5708"/>
          <w:tab w:val="left" w:pos="6285"/>
          <w:tab w:val="left" w:pos="6925"/>
          <w:tab w:val="left" w:pos="7599"/>
          <w:tab w:val="left" w:pos="8176"/>
          <w:tab w:val="left" w:pos="8816"/>
          <w:tab w:val="left" w:pos="9490"/>
        </w:tabs>
        <w:spacing w:before="11" w:after="25"/>
        <w:ind w:left="643"/>
        <w:rPr>
          <w:del w:id="1849" w:author="Mohamed SALEM" w:date="2024-01-16T13:33:00Z"/>
          <w:sz w:val="13"/>
        </w:rPr>
      </w:pPr>
      <w:del w:id="1850" w:author="Mohamed SALEM" w:date="2024-01-16T13:39:00Z">
        <w:r>
          <w:rPr>
            <w:spacing w:val="-2"/>
            <w:w w:val="110"/>
            <w:sz w:val="13"/>
          </w:rPr>
          <w:delText>Variable</w:delText>
        </w:r>
        <w:r>
          <w:rPr>
            <w:sz w:val="13"/>
          </w:rPr>
          <w:tab/>
        </w:r>
        <w:r>
          <w:rPr>
            <w:spacing w:val="-4"/>
            <w:w w:val="110"/>
            <w:sz w:val="13"/>
          </w:rPr>
          <w:delText>Long</w:delText>
        </w:r>
        <w:r>
          <w:rPr>
            <w:sz w:val="13"/>
          </w:rPr>
          <w:tab/>
        </w:r>
        <w:r>
          <w:rPr>
            <w:spacing w:val="-2"/>
            <w:w w:val="110"/>
            <w:sz w:val="13"/>
          </w:rPr>
          <w:delText>Short</w:delText>
        </w:r>
        <w:r>
          <w:rPr>
            <w:sz w:val="13"/>
          </w:rPr>
          <w:tab/>
        </w:r>
        <w:r>
          <w:rPr>
            <w:spacing w:val="-4"/>
            <w:w w:val="110"/>
            <w:sz w:val="13"/>
          </w:rPr>
          <w:delText>Diff</w:delText>
        </w:r>
        <w:r>
          <w:rPr>
            <w:sz w:val="13"/>
          </w:rPr>
          <w:tab/>
        </w:r>
        <w:r>
          <w:rPr>
            <w:spacing w:val="-4"/>
            <w:w w:val="110"/>
            <w:sz w:val="13"/>
          </w:rPr>
          <w:delText>Long</w:delText>
        </w:r>
        <w:r>
          <w:rPr>
            <w:sz w:val="13"/>
          </w:rPr>
          <w:tab/>
        </w:r>
        <w:r>
          <w:rPr>
            <w:spacing w:val="-2"/>
            <w:w w:val="110"/>
            <w:sz w:val="13"/>
          </w:rPr>
          <w:delText>Short</w:delText>
        </w:r>
        <w:r>
          <w:rPr>
            <w:sz w:val="13"/>
          </w:rPr>
          <w:tab/>
        </w:r>
        <w:r>
          <w:rPr>
            <w:spacing w:val="-4"/>
            <w:w w:val="110"/>
            <w:sz w:val="13"/>
          </w:rPr>
          <w:delText>Diff</w:delText>
        </w:r>
        <w:r>
          <w:rPr>
            <w:sz w:val="13"/>
          </w:rPr>
          <w:tab/>
        </w:r>
        <w:r>
          <w:rPr>
            <w:spacing w:val="-4"/>
            <w:w w:val="110"/>
            <w:sz w:val="13"/>
          </w:rPr>
          <w:delText>Long</w:delText>
        </w:r>
        <w:r>
          <w:rPr>
            <w:sz w:val="13"/>
          </w:rPr>
          <w:tab/>
        </w:r>
        <w:r>
          <w:rPr>
            <w:spacing w:val="-2"/>
            <w:w w:val="110"/>
            <w:sz w:val="13"/>
          </w:rPr>
          <w:delText>Short</w:delText>
        </w:r>
        <w:r>
          <w:rPr>
            <w:sz w:val="13"/>
          </w:rPr>
          <w:tab/>
        </w:r>
        <w:r>
          <w:rPr>
            <w:spacing w:val="-4"/>
            <w:w w:val="110"/>
            <w:sz w:val="13"/>
          </w:rPr>
          <w:delText>Diff</w:delText>
        </w:r>
      </w:del>
    </w:p>
    <w:tbl>
      <w:tblPr>
        <w:tblW w:w="0" w:type="auto"/>
        <w:tblInd w:w="547" w:type="dxa"/>
        <w:tblLayout w:type="fixed"/>
        <w:tblCellMar>
          <w:left w:w="0" w:type="dxa"/>
          <w:right w:w="0" w:type="dxa"/>
        </w:tblCellMar>
        <w:tblLook w:val="01E0" w:firstRow="1" w:lastRow="1" w:firstColumn="1" w:lastColumn="1" w:noHBand="0" w:noVBand="0"/>
      </w:tblPr>
      <w:tblGrid>
        <w:gridCol w:w="4342"/>
        <w:gridCol w:w="654"/>
        <w:gridCol w:w="581"/>
        <w:gridCol w:w="654"/>
        <w:gridCol w:w="654"/>
        <w:gridCol w:w="581"/>
        <w:gridCol w:w="654"/>
        <w:gridCol w:w="654"/>
        <w:gridCol w:w="581"/>
      </w:tblGrid>
      <w:tr w:rsidR="00D62403" w14:paraId="554FB779" w14:textId="77777777">
        <w:trPr>
          <w:trHeight w:val="137"/>
          <w:del w:id="1851" w:author="Mohamed SALEM" w:date="2024-01-16T13:39:00Z"/>
        </w:trPr>
        <w:tc>
          <w:tcPr>
            <w:tcW w:w="4342" w:type="dxa"/>
            <w:tcBorders>
              <w:top w:val="single" w:sz="4" w:space="0" w:color="000000"/>
            </w:tcBorders>
          </w:tcPr>
          <w:p w14:paraId="6AC49C33" w14:textId="7C9479E6" w:rsidR="00D62403" w:rsidRDefault="00D62403">
            <w:pPr>
              <w:pStyle w:val="TableParagraph"/>
              <w:tabs>
                <w:tab w:val="right" w:pos="4078"/>
              </w:tabs>
              <w:spacing w:line="118" w:lineRule="exact"/>
              <w:ind w:right="157"/>
              <w:jc w:val="right"/>
              <w:rPr>
                <w:del w:id="1852" w:author="Mohamed SALEM" w:date="2024-01-16T13:33:00Z"/>
                <w:sz w:val="13"/>
              </w:rPr>
            </w:pPr>
            <w:del w:id="1853" w:author="Mohamed SALEM" w:date="2024-01-16T13:39:00Z">
              <w:r>
                <w:rPr>
                  <w:w w:val="110"/>
                  <w:sz w:val="13"/>
                </w:rPr>
                <w:delText>List</w:delText>
              </w:r>
              <w:r>
                <w:rPr>
                  <w:spacing w:val="6"/>
                  <w:w w:val="110"/>
                  <w:sz w:val="13"/>
                </w:rPr>
                <w:delText xml:space="preserve"> </w:delText>
              </w:r>
              <w:r>
                <w:rPr>
                  <w:w w:val="110"/>
                  <w:sz w:val="13"/>
                </w:rPr>
                <w:delText>respondent</w:delText>
              </w:r>
              <w:r>
                <w:rPr>
                  <w:spacing w:val="6"/>
                  <w:w w:val="110"/>
                  <w:sz w:val="13"/>
                </w:rPr>
                <w:delText xml:space="preserve"> </w:delText>
              </w:r>
              <w:r>
                <w:rPr>
                  <w:spacing w:val="-5"/>
                  <w:w w:val="110"/>
                  <w:sz w:val="13"/>
                </w:rPr>
                <w:delText>age</w:delText>
              </w:r>
              <w:r>
                <w:rPr>
                  <w:rFonts w:ascii="Times New Roman"/>
                  <w:sz w:val="13"/>
                </w:rPr>
                <w:tab/>
              </w:r>
              <w:r>
                <w:rPr>
                  <w:spacing w:val="-2"/>
                  <w:w w:val="110"/>
                  <w:sz w:val="13"/>
                </w:rPr>
                <w:delText>37.14</w:delText>
              </w:r>
            </w:del>
          </w:p>
        </w:tc>
        <w:tc>
          <w:tcPr>
            <w:tcW w:w="654" w:type="dxa"/>
            <w:tcBorders>
              <w:top w:val="single" w:sz="4" w:space="0" w:color="000000"/>
            </w:tcBorders>
          </w:tcPr>
          <w:p w14:paraId="13A9377B" w14:textId="3B592777" w:rsidR="00D62403" w:rsidRDefault="00D62403">
            <w:pPr>
              <w:pStyle w:val="TableParagraph"/>
              <w:spacing w:line="118" w:lineRule="exact"/>
              <w:ind w:left="25" w:right="24"/>
              <w:rPr>
                <w:del w:id="1854" w:author="Mohamed SALEM" w:date="2024-01-16T13:33:00Z"/>
                <w:sz w:val="13"/>
              </w:rPr>
            </w:pPr>
            <w:del w:id="1855" w:author="Mohamed SALEM" w:date="2024-01-16T13:39:00Z">
              <w:r>
                <w:rPr>
                  <w:spacing w:val="-2"/>
                  <w:sz w:val="13"/>
                </w:rPr>
                <w:delText>38.07</w:delText>
              </w:r>
            </w:del>
          </w:p>
        </w:tc>
        <w:tc>
          <w:tcPr>
            <w:tcW w:w="581" w:type="dxa"/>
            <w:tcBorders>
              <w:top w:val="single" w:sz="4" w:space="0" w:color="000000"/>
            </w:tcBorders>
          </w:tcPr>
          <w:p w14:paraId="5DC23330" w14:textId="080AC9EE" w:rsidR="00D62403" w:rsidRDefault="00D62403">
            <w:pPr>
              <w:pStyle w:val="TableParagraph"/>
              <w:spacing w:line="118" w:lineRule="exact"/>
              <w:ind w:left="10" w:right="8"/>
              <w:rPr>
                <w:del w:id="1856" w:author="Mohamed SALEM" w:date="2024-01-16T13:33:00Z"/>
                <w:sz w:val="13"/>
              </w:rPr>
            </w:pPr>
            <w:del w:id="1857" w:author="Mohamed SALEM" w:date="2024-01-16T13:39:00Z">
              <w:r>
                <w:rPr>
                  <w:spacing w:val="-4"/>
                  <w:sz w:val="13"/>
                </w:rPr>
                <w:delText>0.93</w:delText>
              </w:r>
            </w:del>
          </w:p>
        </w:tc>
        <w:tc>
          <w:tcPr>
            <w:tcW w:w="654" w:type="dxa"/>
            <w:tcBorders>
              <w:top w:val="single" w:sz="4" w:space="0" w:color="000000"/>
            </w:tcBorders>
          </w:tcPr>
          <w:p w14:paraId="7E32998B" w14:textId="662E5136" w:rsidR="00D62403" w:rsidRDefault="00D62403">
            <w:pPr>
              <w:pStyle w:val="TableParagraph"/>
              <w:spacing w:line="118" w:lineRule="exact"/>
              <w:ind w:left="25" w:right="21"/>
              <w:rPr>
                <w:del w:id="1858" w:author="Mohamed SALEM" w:date="2024-01-16T13:33:00Z"/>
                <w:sz w:val="13"/>
              </w:rPr>
            </w:pPr>
            <w:del w:id="1859" w:author="Mohamed SALEM" w:date="2024-01-16T13:39:00Z">
              <w:r>
                <w:rPr>
                  <w:spacing w:val="-2"/>
                  <w:sz w:val="13"/>
                </w:rPr>
                <w:delText>39.42</w:delText>
              </w:r>
            </w:del>
          </w:p>
        </w:tc>
        <w:tc>
          <w:tcPr>
            <w:tcW w:w="654" w:type="dxa"/>
            <w:tcBorders>
              <w:top w:val="single" w:sz="4" w:space="0" w:color="000000"/>
            </w:tcBorders>
          </w:tcPr>
          <w:p w14:paraId="763952EB" w14:textId="6DE8E3C7" w:rsidR="00D62403" w:rsidRDefault="00D62403">
            <w:pPr>
              <w:pStyle w:val="TableParagraph"/>
              <w:spacing w:line="118" w:lineRule="exact"/>
              <w:ind w:left="25" w:right="20"/>
              <w:rPr>
                <w:del w:id="1860" w:author="Mohamed SALEM" w:date="2024-01-16T13:33:00Z"/>
                <w:sz w:val="13"/>
              </w:rPr>
            </w:pPr>
            <w:del w:id="1861" w:author="Mohamed SALEM" w:date="2024-01-16T13:39:00Z">
              <w:r>
                <w:rPr>
                  <w:spacing w:val="-2"/>
                  <w:sz w:val="13"/>
                </w:rPr>
                <w:delText>39.28</w:delText>
              </w:r>
            </w:del>
          </w:p>
        </w:tc>
        <w:tc>
          <w:tcPr>
            <w:tcW w:w="581" w:type="dxa"/>
            <w:tcBorders>
              <w:top w:val="single" w:sz="4" w:space="0" w:color="000000"/>
            </w:tcBorders>
          </w:tcPr>
          <w:p w14:paraId="102EF118" w14:textId="4C79608A" w:rsidR="00D62403" w:rsidRDefault="00D62403">
            <w:pPr>
              <w:pStyle w:val="TableParagraph"/>
              <w:spacing w:line="118" w:lineRule="exact"/>
              <w:ind w:left="10" w:right="4"/>
              <w:rPr>
                <w:del w:id="1862" w:author="Mohamed SALEM" w:date="2024-01-16T13:33:00Z"/>
                <w:sz w:val="13"/>
              </w:rPr>
            </w:pPr>
            <w:del w:id="1863" w:author="Mohamed SALEM" w:date="2024-01-16T13:39:00Z">
              <w:r>
                <w:rPr>
                  <w:w w:val="105"/>
                  <w:sz w:val="13"/>
                </w:rPr>
                <w:delText>-</w:delText>
              </w:r>
              <w:r>
                <w:rPr>
                  <w:spacing w:val="-4"/>
                  <w:w w:val="105"/>
                  <w:sz w:val="13"/>
                </w:rPr>
                <w:delText>0.14</w:delText>
              </w:r>
            </w:del>
          </w:p>
        </w:tc>
        <w:tc>
          <w:tcPr>
            <w:tcW w:w="654" w:type="dxa"/>
            <w:tcBorders>
              <w:top w:val="single" w:sz="4" w:space="0" w:color="000000"/>
            </w:tcBorders>
          </w:tcPr>
          <w:p w14:paraId="73E3D299" w14:textId="3682998C" w:rsidR="00D62403" w:rsidRDefault="00D62403">
            <w:pPr>
              <w:pStyle w:val="TableParagraph"/>
              <w:spacing w:line="118" w:lineRule="exact"/>
              <w:ind w:left="25" w:right="18"/>
              <w:rPr>
                <w:del w:id="1864" w:author="Mohamed SALEM" w:date="2024-01-16T13:33:00Z"/>
                <w:sz w:val="13"/>
              </w:rPr>
            </w:pPr>
            <w:del w:id="1865" w:author="Mohamed SALEM" w:date="2024-01-16T13:39:00Z">
              <w:r>
                <w:rPr>
                  <w:spacing w:val="-2"/>
                  <w:w w:val="110"/>
                  <w:sz w:val="13"/>
                </w:rPr>
                <w:delText>38.71</w:delText>
              </w:r>
            </w:del>
          </w:p>
        </w:tc>
        <w:tc>
          <w:tcPr>
            <w:tcW w:w="654" w:type="dxa"/>
            <w:tcBorders>
              <w:top w:val="single" w:sz="4" w:space="0" w:color="000000"/>
            </w:tcBorders>
          </w:tcPr>
          <w:p w14:paraId="06133038" w14:textId="5663B7FF" w:rsidR="00D62403" w:rsidRDefault="00D62403">
            <w:pPr>
              <w:pStyle w:val="TableParagraph"/>
              <w:spacing w:line="118" w:lineRule="exact"/>
              <w:ind w:left="25" w:right="16"/>
              <w:rPr>
                <w:del w:id="1866" w:author="Mohamed SALEM" w:date="2024-01-16T13:33:00Z"/>
                <w:sz w:val="13"/>
              </w:rPr>
            </w:pPr>
            <w:del w:id="1867" w:author="Mohamed SALEM" w:date="2024-01-16T13:39:00Z">
              <w:r>
                <w:rPr>
                  <w:spacing w:val="-2"/>
                  <w:sz w:val="13"/>
                </w:rPr>
                <w:delText>38.93</w:delText>
              </w:r>
            </w:del>
          </w:p>
        </w:tc>
        <w:tc>
          <w:tcPr>
            <w:tcW w:w="581" w:type="dxa"/>
            <w:tcBorders>
              <w:top w:val="single" w:sz="4" w:space="0" w:color="000000"/>
            </w:tcBorders>
          </w:tcPr>
          <w:p w14:paraId="292D98E8" w14:textId="0F00FB82" w:rsidR="00D62403" w:rsidRDefault="00D62403">
            <w:pPr>
              <w:pStyle w:val="TableParagraph"/>
              <w:spacing w:line="118" w:lineRule="exact"/>
              <w:ind w:left="10"/>
              <w:rPr>
                <w:del w:id="1868" w:author="Mohamed SALEM" w:date="2024-01-16T13:33:00Z"/>
                <w:sz w:val="13"/>
              </w:rPr>
            </w:pPr>
            <w:del w:id="1869" w:author="Mohamed SALEM" w:date="2024-01-16T13:39:00Z">
              <w:r>
                <w:rPr>
                  <w:spacing w:val="-4"/>
                  <w:sz w:val="13"/>
                </w:rPr>
                <w:delText>0.22</w:delText>
              </w:r>
            </w:del>
          </w:p>
        </w:tc>
      </w:tr>
      <w:tr w:rsidR="00D62403" w14:paraId="48151732" w14:textId="77777777">
        <w:trPr>
          <w:trHeight w:val="163"/>
          <w:del w:id="1870" w:author="Mohamed SALEM" w:date="2024-01-16T13:39:00Z"/>
        </w:trPr>
        <w:tc>
          <w:tcPr>
            <w:tcW w:w="4342" w:type="dxa"/>
          </w:tcPr>
          <w:p w14:paraId="6E3E89D3" w14:textId="1ADA136F" w:rsidR="00D62403" w:rsidRDefault="00D62403">
            <w:pPr>
              <w:pStyle w:val="TableParagraph"/>
              <w:spacing w:before="20"/>
              <w:ind w:right="101"/>
              <w:jc w:val="right"/>
              <w:rPr>
                <w:del w:id="1871" w:author="Mohamed SALEM" w:date="2024-01-16T13:33:00Z"/>
                <w:sz w:val="13"/>
              </w:rPr>
            </w:pPr>
            <w:del w:id="1872" w:author="Mohamed SALEM" w:date="2024-01-16T13:39:00Z">
              <w:r>
                <w:rPr>
                  <w:spacing w:val="-2"/>
                  <w:w w:val="115"/>
                  <w:sz w:val="13"/>
                </w:rPr>
                <w:delText>(13.19)</w:delText>
              </w:r>
            </w:del>
          </w:p>
        </w:tc>
        <w:tc>
          <w:tcPr>
            <w:tcW w:w="654" w:type="dxa"/>
          </w:tcPr>
          <w:p w14:paraId="703A60EE" w14:textId="12B6EA61" w:rsidR="00D62403" w:rsidRDefault="00D62403">
            <w:pPr>
              <w:pStyle w:val="TableParagraph"/>
              <w:spacing w:before="20"/>
              <w:ind w:left="25" w:right="24"/>
              <w:rPr>
                <w:del w:id="1873" w:author="Mohamed SALEM" w:date="2024-01-16T13:33:00Z"/>
                <w:sz w:val="13"/>
              </w:rPr>
            </w:pPr>
            <w:del w:id="1874" w:author="Mohamed SALEM" w:date="2024-01-16T13:39:00Z">
              <w:r>
                <w:rPr>
                  <w:spacing w:val="-2"/>
                  <w:w w:val="110"/>
                  <w:sz w:val="13"/>
                </w:rPr>
                <w:delText>(12.29)</w:delText>
              </w:r>
            </w:del>
          </w:p>
        </w:tc>
        <w:tc>
          <w:tcPr>
            <w:tcW w:w="581" w:type="dxa"/>
          </w:tcPr>
          <w:p w14:paraId="0AA57F47" w14:textId="528E160E" w:rsidR="00D62403" w:rsidRDefault="00D62403">
            <w:pPr>
              <w:pStyle w:val="TableParagraph"/>
              <w:spacing w:before="20"/>
              <w:ind w:left="10" w:right="8"/>
              <w:rPr>
                <w:del w:id="1875" w:author="Mohamed SALEM" w:date="2024-01-16T13:33:00Z"/>
                <w:sz w:val="13"/>
              </w:rPr>
            </w:pPr>
            <w:del w:id="1876" w:author="Mohamed SALEM" w:date="2024-01-16T13:39:00Z">
              <w:r>
                <w:rPr>
                  <w:spacing w:val="-2"/>
                  <w:w w:val="105"/>
                  <w:sz w:val="13"/>
                </w:rPr>
                <w:delText>(0.52)</w:delText>
              </w:r>
            </w:del>
          </w:p>
        </w:tc>
        <w:tc>
          <w:tcPr>
            <w:tcW w:w="654" w:type="dxa"/>
          </w:tcPr>
          <w:p w14:paraId="0A10812A" w14:textId="4AF29347" w:rsidR="00D62403" w:rsidRDefault="00D62403">
            <w:pPr>
              <w:pStyle w:val="TableParagraph"/>
              <w:spacing w:before="20"/>
              <w:ind w:left="25" w:right="22"/>
              <w:rPr>
                <w:del w:id="1877" w:author="Mohamed SALEM" w:date="2024-01-16T13:33:00Z"/>
                <w:sz w:val="13"/>
              </w:rPr>
            </w:pPr>
            <w:del w:id="1878" w:author="Mohamed SALEM" w:date="2024-01-16T13:39:00Z">
              <w:r>
                <w:rPr>
                  <w:spacing w:val="-2"/>
                  <w:w w:val="110"/>
                  <w:sz w:val="13"/>
                </w:rPr>
                <w:delText>(14.01)</w:delText>
              </w:r>
            </w:del>
          </w:p>
        </w:tc>
        <w:tc>
          <w:tcPr>
            <w:tcW w:w="654" w:type="dxa"/>
          </w:tcPr>
          <w:p w14:paraId="3637EED7" w14:textId="0912E53A" w:rsidR="00D62403" w:rsidRDefault="00D62403">
            <w:pPr>
              <w:pStyle w:val="TableParagraph"/>
              <w:spacing w:before="20"/>
              <w:ind w:left="25" w:right="21"/>
              <w:rPr>
                <w:del w:id="1879" w:author="Mohamed SALEM" w:date="2024-01-16T13:33:00Z"/>
                <w:sz w:val="13"/>
              </w:rPr>
            </w:pPr>
            <w:del w:id="1880" w:author="Mohamed SALEM" w:date="2024-01-16T13:39:00Z">
              <w:r>
                <w:rPr>
                  <w:spacing w:val="-2"/>
                  <w:w w:val="110"/>
                  <w:sz w:val="13"/>
                </w:rPr>
                <w:delText>(14.48)</w:delText>
              </w:r>
            </w:del>
          </w:p>
        </w:tc>
        <w:tc>
          <w:tcPr>
            <w:tcW w:w="581" w:type="dxa"/>
          </w:tcPr>
          <w:p w14:paraId="1AD28BFE" w14:textId="0F8E6C0A" w:rsidR="00D62403" w:rsidRDefault="00D62403">
            <w:pPr>
              <w:pStyle w:val="TableParagraph"/>
              <w:spacing w:before="20"/>
              <w:ind w:left="10" w:right="5"/>
              <w:rPr>
                <w:del w:id="1881" w:author="Mohamed SALEM" w:date="2024-01-16T13:33:00Z"/>
                <w:sz w:val="13"/>
              </w:rPr>
            </w:pPr>
            <w:del w:id="1882" w:author="Mohamed SALEM" w:date="2024-01-16T13:39:00Z">
              <w:r>
                <w:rPr>
                  <w:spacing w:val="-2"/>
                  <w:sz w:val="13"/>
                </w:rPr>
                <w:delText>(0.90)</w:delText>
              </w:r>
            </w:del>
          </w:p>
        </w:tc>
        <w:tc>
          <w:tcPr>
            <w:tcW w:w="654" w:type="dxa"/>
          </w:tcPr>
          <w:p w14:paraId="1A51599B" w14:textId="7C4EABD9" w:rsidR="00D62403" w:rsidRDefault="00D62403">
            <w:pPr>
              <w:pStyle w:val="TableParagraph"/>
              <w:spacing w:before="20"/>
              <w:ind w:left="25" w:right="19"/>
              <w:rPr>
                <w:del w:id="1883" w:author="Mohamed SALEM" w:date="2024-01-16T13:33:00Z"/>
                <w:sz w:val="13"/>
              </w:rPr>
            </w:pPr>
            <w:del w:id="1884" w:author="Mohamed SALEM" w:date="2024-01-16T13:39:00Z">
              <w:r>
                <w:rPr>
                  <w:spacing w:val="-2"/>
                  <w:w w:val="110"/>
                  <w:sz w:val="13"/>
                </w:rPr>
                <w:delText>(13.79)</w:delText>
              </w:r>
            </w:del>
          </w:p>
        </w:tc>
        <w:tc>
          <w:tcPr>
            <w:tcW w:w="654" w:type="dxa"/>
          </w:tcPr>
          <w:p w14:paraId="3DE749FA" w14:textId="7E86E887" w:rsidR="00D62403" w:rsidRDefault="00D62403">
            <w:pPr>
              <w:pStyle w:val="TableParagraph"/>
              <w:spacing w:before="20"/>
              <w:ind w:left="25" w:right="17"/>
              <w:rPr>
                <w:del w:id="1885" w:author="Mohamed SALEM" w:date="2024-01-16T13:33:00Z"/>
                <w:sz w:val="13"/>
              </w:rPr>
            </w:pPr>
            <w:del w:id="1886" w:author="Mohamed SALEM" w:date="2024-01-16T13:39:00Z">
              <w:r>
                <w:rPr>
                  <w:spacing w:val="-2"/>
                  <w:w w:val="105"/>
                  <w:sz w:val="13"/>
                </w:rPr>
                <w:delText>(13.88)</w:delText>
              </w:r>
            </w:del>
          </w:p>
        </w:tc>
        <w:tc>
          <w:tcPr>
            <w:tcW w:w="581" w:type="dxa"/>
          </w:tcPr>
          <w:p w14:paraId="6D0DDE46" w14:textId="6F3E4CB3" w:rsidR="00D62403" w:rsidRDefault="00D62403">
            <w:pPr>
              <w:pStyle w:val="TableParagraph"/>
              <w:spacing w:before="20"/>
              <w:ind w:left="10" w:right="1"/>
              <w:rPr>
                <w:del w:id="1887" w:author="Mohamed SALEM" w:date="2024-01-16T13:33:00Z"/>
                <w:sz w:val="13"/>
              </w:rPr>
            </w:pPr>
            <w:del w:id="1888" w:author="Mohamed SALEM" w:date="2024-01-16T13:39:00Z">
              <w:r>
                <w:rPr>
                  <w:spacing w:val="-2"/>
                  <w:sz w:val="13"/>
                </w:rPr>
                <w:delText>(0.80)</w:delText>
              </w:r>
            </w:del>
          </w:p>
        </w:tc>
      </w:tr>
      <w:tr w:rsidR="00D62403" w14:paraId="1B282DA2" w14:textId="77777777">
        <w:trPr>
          <w:trHeight w:val="163"/>
          <w:del w:id="1889" w:author="Mohamed SALEM" w:date="2024-01-16T13:39:00Z"/>
        </w:trPr>
        <w:tc>
          <w:tcPr>
            <w:tcW w:w="4342" w:type="dxa"/>
          </w:tcPr>
          <w:p w14:paraId="6C27A510" w14:textId="298E6064" w:rsidR="00D62403" w:rsidRDefault="00D62403">
            <w:pPr>
              <w:pStyle w:val="TableParagraph"/>
              <w:tabs>
                <w:tab w:val="right" w:pos="4041"/>
              </w:tabs>
              <w:spacing w:before="20"/>
              <w:ind w:right="194"/>
              <w:jc w:val="right"/>
              <w:rPr>
                <w:del w:id="1890" w:author="Mohamed SALEM" w:date="2024-01-16T13:33:00Z"/>
                <w:sz w:val="13"/>
              </w:rPr>
            </w:pPr>
            <w:del w:id="1891" w:author="Mohamed SALEM" w:date="2024-01-16T13:39:00Z">
              <w:r>
                <w:rPr>
                  <w:sz w:val="13"/>
                </w:rPr>
                <w:delText>Household</w:delText>
              </w:r>
              <w:r>
                <w:rPr>
                  <w:spacing w:val="35"/>
                  <w:sz w:val="13"/>
                </w:rPr>
                <w:delText xml:space="preserve"> </w:delText>
              </w:r>
              <w:r>
                <w:rPr>
                  <w:sz w:val="13"/>
                </w:rPr>
                <w:delText>head</w:delText>
              </w:r>
              <w:r>
                <w:rPr>
                  <w:spacing w:val="36"/>
                  <w:sz w:val="13"/>
                </w:rPr>
                <w:delText xml:space="preserve"> </w:delText>
              </w:r>
              <w:r>
                <w:rPr>
                  <w:sz w:val="13"/>
                </w:rPr>
                <w:delText>is</w:delText>
              </w:r>
              <w:r>
                <w:rPr>
                  <w:spacing w:val="36"/>
                  <w:sz w:val="13"/>
                </w:rPr>
                <w:delText xml:space="preserve"> </w:delText>
              </w:r>
              <w:r>
                <w:rPr>
                  <w:sz w:val="13"/>
                </w:rPr>
                <w:delText>the</w:delText>
              </w:r>
              <w:r>
                <w:rPr>
                  <w:spacing w:val="36"/>
                  <w:sz w:val="13"/>
                </w:rPr>
                <w:delText xml:space="preserve"> </w:delText>
              </w:r>
              <w:r>
                <w:rPr>
                  <w:spacing w:val="-2"/>
                  <w:sz w:val="13"/>
                </w:rPr>
                <w:delText>respondent</w:delText>
              </w:r>
              <w:r>
                <w:rPr>
                  <w:rFonts w:ascii="Times New Roman"/>
                  <w:sz w:val="13"/>
                </w:rPr>
                <w:tab/>
              </w:r>
              <w:r>
                <w:rPr>
                  <w:spacing w:val="-4"/>
                  <w:sz w:val="13"/>
                </w:rPr>
                <w:delText>0.75</w:delText>
              </w:r>
            </w:del>
          </w:p>
        </w:tc>
        <w:tc>
          <w:tcPr>
            <w:tcW w:w="654" w:type="dxa"/>
          </w:tcPr>
          <w:p w14:paraId="47F45717" w14:textId="73F67D48" w:rsidR="00D62403" w:rsidRDefault="00D62403">
            <w:pPr>
              <w:pStyle w:val="TableParagraph"/>
              <w:spacing w:before="20"/>
              <w:ind w:left="25" w:right="24"/>
              <w:rPr>
                <w:del w:id="1892" w:author="Mohamed SALEM" w:date="2024-01-16T13:33:00Z"/>
                <w:sz w:val="13"/>
              </w:rPr>
            </w:pPr>
            <w:del w:id="1893" w:author="Mohamed SALEM" w:date="2024-01-16T13:39:00Z">
              <w:r>
                <w:rPr>
                  <w:spacing w:val="-4"/>
                  <w:w w:val="110"/>
                  <w:sz w:val="13"/>
                </w:rPr>
                <w:delText>0.71</w:delText>
              </w:r>
            </w:del>
          </w:p>
        </w:tc>
        <w:tc>
          <w:tcPr>
            <w:tcW w:w="581" w:type="dxa"/>
          </w:tcPr>
          <w:p w14:paraId="03BDE600" w14:textId="6CE2693D" w:rsidR="00D62403" w:rsidRDefault="00D62403">
            <w:pPr>
              <w:pStyle w:val="TableParagraph"/>
              <w:spacing w:before="20"/>
              <w:ind w:left="10" w:right="7"/>
              <w:rPr>
                <w:del w:id="1894" w:author="Mohamed SALEM" w:date="2024-01-16T13:33:00Z"/>
                <w:sz w:val="13"/>
              </w:rPr>
            </w:pPr>
            <w:del w:id="1895" w:author="Mohamed SALEM" w:date="2024-01-16T13:39:00Z">
              <w:r>
                <w:rPr>
                  <w:spacing w:val="-2"/>
                  <w:sz w:val="13"/>
                </w:rPr>
                <w:delText>-</w:delText>
              </w:r>
              <w:r>
                <w:rPr>
                  <w:spacing w:val="-4"/>
                  <w:sz w:val="13"/>
                </w:rPr>
                <w:delText>0.03</w:delText>
              </w:r>
            </w:del>
          </w:p>
        </w:tc>
        <w:tc>
          <w:tcPr>
            <w:tcW w:w="654" w:type="dxa"/>
          </w:tcPr>
          <w:p w14:paraId="272D3CE8" w14:textId="37B6074F" w:rsidR="00D62403" w:rsidRDefault="00D62403">
            <w:pPr>
              <w:pStyle w:val="TableParagraph"/>
              <w:spacing w:before="20"/>
              <w:ind w:left="25" w:right="21"/>
              <w:rPr>
                <w:del w:id="1896" w:author="Mohamed SALEM" w:date="2024-01-16T13:33:00Z"/>
                <w:sz w:val="13"/>
              </w:rPr>
            </w:pPr>
            <w:del w:id="1897" w:author="Mohamed SALEM" w:date="2024-01-16T13:39:00Z">
              <w:r>
                <w:rPr>
                  <w:spacing w:val="-4"/>
                  <w:w w:val="105"/>
                  <w:sz w:val="13"/>
                </w:rPr>
                <w:delText>0.81</w:delText>
              </w:r>
            </w:del>
          </w:p>
        </w:tc>
        <w:tc>
          <w:tcPr>
            <w:tcW w:w="654" w:type="dxa"/>
          </w:tcPr>
          <w:p w14:paraId="0D865EE2" w14:textId="763EDB16" w:rsidR="00D62403" w:rsidRDefault="00D62403">
            <w:pPr>
              <w:pStyle w:val="TableParagraph"/>
              <w:spacing w:before="20"/>
              <w:ind w:left="25" w:right="20"/>
              <w:rPr>
                <w:del w:id="1898" w:author="Mohamed SALEM" w:date="2024-01-16T13:33:00Z"/>
                <w:sz w:val="13"/>
              </w:rPr>
            </w:pPr>
            <w:del w:id="1899" w:author="Mohamed SALEM" w:date="2024-01-16T13:39:00Z">
              <w:r>
                <w:rPr>
                  <w:spacing w:val="-4"/>
                  <w:sz w:val="13"/>
                </w:rPr>
                <w:delText>0.78</w:delText>
              </w:r>
            </w:del>
          </w:p>
        </w:tc>
        <w:tc>
          <w:tcPr>
            <w:tcW w:w="581" w:type="dxa"/>
          </w:tcPr>
          <w:p w14:paraId="76F2CC54" w14:textId="01C2440E" w:rsidR="00D62403" w:rsidRDefault="00D62403">
            <w:pPr>
              <w:pStyle w:val="TableParagraph"/>
              <w:spacing w:before="20"/>
              <w:ind w:left="10" w:right="4"/>
              <w:rPr>
                <w:del w:id="1900" w:author="Mohamed SALEM" w:date="2024-01-16T13:33:00Z"/>
                <w:sz w:val="13"/>
              </w:rPr>
            </w:pPr>
            <w:del w:id="1901" w:author="Mohamed SALEM" w:date="2024-01-16T13:39:00Z">
              <w:r>
                <w:rPr>
                  <w:spacing w:val="-2"/>
                  <w:sz w:val="13"/>
                </w:rPr>
                <w:delText>-</w:delText>
              </w:r>
              <w:r>
                <w:rPr>
                  <w:spacing w:val="-4"/>
                  <w:sz w:val="13"/>
                </w:rPr>
                <w:delText>0.03</w:delText>
              </w:r>
            </w:del>
          </w:p>
        </w:tc>
        <w:tc>
          <w:tcPr>
            <w:tcW w:w="654" w:type="dxa"/>
          </w:tcPr>
          <w:p w14:paraId="5B95B69D" w14:textId="285B55F5" w:rsidR="00D62403" w:rsidRDefault="00D62403">
            <w:pPr>
              <w:pStyle w:val="TableParagraph"/>
              <w:spacing w:before="20"/>
              <w:ind w:left="25" w:right="17"/>
              <w:rPr>
                <w:del w:id="1902" w:author="Mohamed SALEM" w:date="2024-01-16T13:33:00Z"/>
                <w:sz w:val="13"/>
              </w:rPr>
            </w:pPr>
            <w:del w:id="1903" w:author="Mohamed SALEM" w:date="2024-01-16T13:39:00Z">
              <w:r>
                <w:rPr>
                  <w:spacing w:val="-4"/>
                  <w:sz w:val="13"/>
                </w:rPr>
                <w:delText>0.79</w:delText>
              </w:r>
            </w:del>
          </w:p>
        </w:tc>
        <w:tc>
          <w:tcPr>
            <w:tcW w:w="654" w:type="dxa"/>
          </w:tcPr>
          <w:p w14:paraId="198B87DE" w14:textId="5AA2EB27" w:rsidR="00D62403" w:rsidRDefault="00D62403">
            <w:pPr>
              <w:pStyle w:val="TableParagraph"/>
              <w:spacing w:before="20"/>
              <w:ind w:left="25" w:right="16"/>
              <w:rPr>
                <w:del w:id="1904" w:author="Mohamed SALEM" w:date="2024-01-16T13:33:00Z"/>
                <w:sz w:val="13"/>
              </w:rPr>
            </w:pPr>
            <w:del w:id="1905" w:author="Mohamed SALEM" w:date="2024-01-16T13:39:00Z">
              <w:r>
                <w:rPr>
                  <w:spacing w:val="-4"/>
                  <w:sz w:val="13"/>
                </w:rPr>
                <w:delText>0.76</w:delText>
              </w:r>
            </w:del>
          </w:p>
        </w:tc>
        <w:tc>
          <w:tcPr>
            <w:tcW w:w="581" w:type="dxa"/>
          </w:tcPr>
          <w:p w14:paraId="18E81988" w14:textId="0DEBF78F" w:rsidR="00D62403" w:rsidRDefault="00D62403">
            <w:pPr>
              <w:pStyle w:val="TableParagraph"/>
              <w:spacing w:before="20"/>
              <w:ind w:left="10"/>
              <w:rPr>
                <w:del w:id="1906" w:author="Mohamed SALEM" w:date="2024-01-16T13:33:00Z"/>
                <w:sz w:val="13"/>
              </w:rPr>
            </w:pPr>
            <w:del w:id="1907" w:author="Mohamed SALEM" w:date="2024-01-16T13:39:00Z">
              <w:r>
                <w:rPr>
                  <w:spacing w:val="-2"/>
                  <w:sz w:val="13"/>
                </w:rPr>
                <w:delText>-</w:delText>
              </w:r>
              <w:r>
                <w:rPr>
                  <w:spacing w:val="-4"/>
                  <w:sz w:val="13"/>
                </w:rPr>
                <w:delText>0.03</w:delText>
              </w:r>
            </w:del>
          </w:p>
        </w:tc>
      </w:tr>
      <w:tr w:rsidR="00D62403" w14:paraId="3437D971" w14:textId="77777777">
        <w:trPr>
          <w:trHeight w:val="163"/>
          <w:del w:id="1908" w:author="Mohamed SALEM" w:date="2024-01-16T13:39:00Z"/>
        </w:trPr>
        <w:tc>
          <w:tcPr>
            <w:tcW w:w="4342" w:type="dxa"/>
          </w:tcPr>
          <w:p w14:paraId="6F6B4E4E" w14:textId="2F32E8F3" w:rsidR="00D62403" w:rsidRDefault="00D62403">
            <w:pPr>
              <w:pStyle w:val="TableParagraph"/>
              <w:spacing w:before="20"/>
              <w:ind w:right="137"/>
              <w:jc w:val="right"/>
              <w:rPr>
                <w:del w:id="1909" w:author="Mohamed SALEM" w:date="2024-01-16T13:33:00Z"/>
                <w:sz w:val="13"/>
              </w:rPr>
            </w:pPr>
            <w:del w:id="1910" w:author="Mohamed SALEM" w:date="2024-01-16T13:39:00Z">
              <w:r>
                <w:rPr>
                  <w:spacing w:val="-2"/>
                  <w:w w:val="105"/>
                  <w:sz w:val="13"/>
                </w:rPr>
                <w:delText>(0.44)</w:delText>
              </w:r>
            </w:del>
          </w:p>
        </w:tc>
        <w:tc>
          <w:tcPr>
            <w:tcW w:w="654" w:type="dxa"/>
          </w:tcPr>
          <w:p w14:paraId="02A7F7DB" w14:textId="09186385" w:rsidR="00D62403" w:rsidRDefault="00D62403">
            <w:pPr>
              <w:pStyle w:val="TableParagraph"/>
              <w:spacing w:before="20"/>
              <w:ind w:left="25" w:right="24"/>
              <w:rPr>
                <w:del w:id="1911" w:author="Mohamed SALEM" w:date="2024-01-16T13:33:00Z"/>
                <w:sz w:val="13"/>
              </w:rPr>
            </w:pPr>
            <w:del w:id="1912" w:author="Mohamed SALEM" w:date="2024-01-16T13:39:00Z">
              <w:r>
                <w:rPr>
                  <w:spacing w:val="-2"/>
                  <w:w w:val="105"/>
                  <w:sz w:val="13"/>
                </w:rPr>
                <w:delText>(0.45)</w:delText>
              </w:r>
            </w:del>
          </w:p>
        </w:tc>
        <w:tc>
          <w:tcPr>
            <w:tcW w:w="581" w:type="dxa"/>
          </w:tcPr>
          <w:p w14:paraId="00DC473B" w14:textId="52DA5661" w:rsidR="00D62403" w:rsidRDefault="00D62403">
            <w:pPr>
              <w:pStyle w:val="TableParagraph"/>
              <w:spacing w:before="20"/>
              <w:ind w:left="10" w:right="8"/>
              <w:rPr>
                <w:del w:id="1913" w:author="Mohamed SALEM" w:date="2024-01-16T13:33:00Z"/>
                <w:sz w:val="13"/>
              </w:rPr>
            </w:pPr>
            <w:del w:id="1914" w:author="Mohamed SALEM" w:date="2024-01-16T13:39:00Z">
              <w:r>
                <w:rPr>
                  <w:spacing w:val="-2"/>
                  <w:w w:val="105"/>
                  <w:sz w:val="13"/>
                </w:rPr>
                <w:delText>(0.54)</w:delText>
              </w:r>
            </w:del>
          </w:p>
        </w:tc>
        <w:tc>
          <w:tcPr>
            <w:tcW w:w="654" w:type="dxa"/>
          </w:tcPr>
          <w:p w14:paraId="1DA55E88" w14:textId="6ED1003A" w:rsidR="00D62403" w:rsidRDefault="00D62403">
            <w:pPr>
              <w:pStyle w:val="TableParagraph"/>
              <w:spacing w:before="20"/>
              <w:ind w:left="25" w:right="22"/>
              <w:rPr>
                <w:del w:id="1915" w:author="Mohamed SALEM" w:date="2024-01-16T13:33:00Z"/>
                <w:sz w:val="13"/>
              </w:rPr>
            </w:pPr>
            <w:del w:id="1916" w:author="Mohamed SALEM" w:date="2024-01-16T13:39:00Z">
              <w:r>
                <w:rPr>
                  <w:spacing w:val="-2"/>
                  <w:w w:val="105"/>
                  <w:sz w:val="13"/>
                </w:rPr>
                <w:delText>(0.39)</w:delText>
              </w:r>
            </w:del>
          </w:p>
        </w:tc>
        <w:tc>
          <w:tcPr>
            <w:tcW w:w="654" w:type="dxa"/>
          </w:tcPr>
          <w:p w14:paraId="6C284570" w14:textId="770D368E" w:rsidR="00D62403" w:rsidRDefault="00D62403">
            <w:pPr>
              <w:pStyle w:val="TableParagraph"/>
              <w:spacing w:before="20"/>
              <w:ind w:left="25" w:right="21"/>
              <w:rPr>
                <w:del w:id="1917" w:author="Mohamed SALEM" w:date="2024-01-16T13:33:00Z"/>
                <w:sz w:val="13"/>
              </w:rPr>
            </w:pPr>
            <w:del w:id="1918" w:author="Mohamed SALEM" w:date="2024-01-16T13:39:00Z">
              <w:r>
                <w:rPr>
                  <w:spacing w:val="-2"/>
                  <w:w w:val="105"/>
                  <w:sz w:val="13"/>
                </w:rPr>
                <w:delText>(0.42)</w:delText>
              </w:r>
            </w:del>
          </w:p>
        </w:tc>
        <w:tc>
          <w:tcPr>
            <w:tcW w:w="581" w:type="dxa"/>
          </w:tcPr>
          <w:p w14:paraId="5FFCD608" w14:textId="11E1E2A6" w:rsidR="00D62403" w:rsidRDefault="00D62403">
            <w:pPr>
              <w:pStyle w:val="TableParagraph"/>
              <w:spacing w:before="20"/>
              <w:ind w:left="10" w:right="5"/>
              <w:rPr>
                <w:del w:id="1919" w:author="Mohamed SALEM" w:date="2024-01-16T13:33:00Z"/>
                <w:sz w:val="13"/>
              </w:rPr>
            </w:pPr>
            <w:del w:id="1920" w:author="Mohamed SALEM" w:date="2024-01-16T13:39:00Z">
              <w:r>
                <w:rPr>
                  <w:spacing w:val="-2"/>
                  <w:sz w:val="13"/>
                </w:rPr>
                <w:delText>(0.30)</w:delText>
              </w:r>
            </w:del>
          </w:p>
        </w:tc>
        <w:tc>
          <w:tcPr>
            <w:tcW w:w="654" w:type="dxa"/>
          </w:tcPr>
          <w:p w14:paraId="01ABC834" w14:textId="764DD50B" w:rsidR="00D62403" w:rsidRDefault="00D62403">
            <w:pPr>
              <w:pStyle w:val="TableParagraph"/>
              <w:spacing w:before="20"/>
              <w:ind w:left="25" w:right="19"/>
              <w:rPr>
                <w:del w:id="1921" w:author="Mohamed SALEM" w:date="2024-01-16T13:33:00Z"/>
                <w:sz w:val="13"/>
              </w:rPr>
            </w:pPr>
            <w:del w:id="1922" w:author="Mohamed SALEM" w:date="2024-01-16T13:39:00Z">
              <w:r>
                <w:rPr>
                  <w:spacing w:val="-2"/>
                  <w:w w:val="110"/>
                  <w:sz w:val="13"/>
                </w:rPr>
                <w:delText>(0.41)</w:delText>
              </w:r>
            </w:del>
          </w:p>
        </w:tc>
        <w:tc>
          <w:tcPr>
            <w:tcW w:w="654" w:type="dxa"/>
          </w:tcPr>
          <w:p w14:paraId="362C1775" w14:textId="5EB5F4BA" w:rsidR="00D62403" w:rsidRDefault="00D62403">
            <w:pPr>
              <w:pStyle w:val="TableParagraph"/>
              <w:spacing w:before="20"/>
              <w:ind w:left="25" w:right="17"/>
              <w:rPr>
                <w:del w:id="1923" w:author="Mohamed SALEM" w:date="2024-01-16T13:33:00Z"/>
                <w:sz w:val="13"/>
              </w:rPr>
            </w:pPr>
            <w:del w:id="1924" w:author="Mohamed SALEM" w:date="2024-01-16T13:39:00Z">
              <w:r>
                <w:rPr>
                  <w:spacing w:val="-2"/>
                  <w:w w:val="105"/>
                  <w:sz w:val="13"/>
                </w:rPr>
                <w:delText>(0.43)</w:delText>
              </w:r>
            </w:del>
          </w:p>
        </w:tc>
        <w:tc>
          <w:tcPr>
            <w:tcW w:w="581" w:type="dxa"/>
          </w:tcPr>
          <w:p w14:paraId="548CAF8F" w14:textId="4391E8FB" w:rsidR="00D62403" w:rsidRDefault="00D62403">
            <w:pPr>
              <w:pStyle w:val="TableParagraph"/>
              <w:spacing w:before="20"/>
              <w:ind w:left="10" w:right="1"/>
              <w:rPr>
                <w:del w:id="1925" w:author="Mohamed SALEM" w:date="2024-01-16T13:33:00Z"/>
                <w:sz w:val="13"/>
              </w:rPr>
            </w:pPr>
            <w:del w:id="1926" w:author="Mohamed SALEM" w:date="2024-01-16T13:39:00Z">
              <w:r>
                <w:rPr>
                  <w:spacing w:val="-2"/>
                  <w:w w:val="105"/>
                  <w:sz w:val="13"/>
                </w:rPr>
                <w:delText>(0.25)</w:delText>
              </w:r>
            </w:del>
          </w:p>
        </w:tc>
      </w:tr>
      <w:tr w:rsidR="00D62403" w14:paraId="38858668" w14:textId="77777777">
        <w:trPr>
          <w:trHeight w:val="163"/>
          <w:del w:id="1927" w:author="Mohamed SALEM" w:date="2024-01-16T13:39:00Z"/>
        </w:trPr>
        <w:tc>
          <w:tcPr>
            <w:tcW w:w="4342" w:type="dxa"/>
          </w:tcPr>
          <w:p w14:paraId="5D9D8B62" w14:textId="2A523961" w:rsidR="00D62403" w:rsidRDefault="00D62403">
            <w:pPr>
              <w:pStyle w:val="TableParagraph"/>
              <w:tabs>
                <w:tab w:val="right" w:pos="4041"/>
              </w:tabs>
              <w:spacing w:before="20"/>
              <w:ind w:right="194"/>
              <w:jc w:val="right"/>
              <w:rPr>
                <w:del w:id="1928" w:author="Mohamed SALEM" w:date="2024-01-16T13:33:00Z"/>
                <w:sz w:val="13"/>
              </w:rPr>
            </w:pPr>
            <w:del w:id="1929" w:author="Mohamed SALEM" w:date="2024-01-16T13:39:00Z">
              <w:r>
                <w:rPr>
                  <w:sz w:val="13"/>
                </w:rPr>
                <w:delText>Female</w:delText>
              </w:r>
              <w:r>
                <w:rPr>
                  <w:spacing w:val="45"/>
                  <w:sz w:val="13"/>
                </w:rPr>
                <w:delText xml:space="preserve"> </w:delText>
              </w:r>
              <w:r>
                <w:rPr>
                  <w:sz w:val="13"/>
                </w:rPr>
                <w:delText>Household</w:delText>
              </w:r>
              <w:r>
                <w:rPr>
                  <w:spacing w:val="45"/>
                  <w:sz w:val="13"/>
                </w:rPr>
                <w:delText xml:space="preserve"> </w:delText>
              </w:r>
              <w:r>
                <w:rPr>
                  <w:spacing w:val="-4"/>
                  <w:sz w:val="13"/>
                </w:rPr>
                <w:delText>Head</w:delText>
              </w:r>
              <w:r>
                <w:rPr>
                  <w:rFonts w:ascii="Times New Roman"/>
                  <w:sz w:val="13"/>
                </w:rPr>
                <w:tab/>
              </w:r>
              <w:r>
                <w:rPr>
                  <w:spacing w:val="-4"/>
                  <w:sz w:val="13"/>
                </w:rPr>
                <w:delText>0.20</w:delText>
              </w:r>
            </w:del>
          </w:p>
        </w:tc>
        <w:tc>
          <w:tcPr>
            <w:tcW w:w="654" w:type="dxa"/>
          </w:tcPr>
          <w:p w14:paraId="7FF90571" w14:textId="769E33DF" w:rsidR="00D62403" w:rsidRDefault="00D62403">
            <w:pPr>
              <w:pStyle w:val="TableParagraph"/>
              <w:spacing w:before="20"/>
              <w:ind w:left="25" w:right="24"/>
              <w:rPr>
                <w:del w:id="1930" w:author="Mohamed SALEM" w:date="2024-01-16T13:33:00Z"/>
                <w:sz w:val="13"/>
              </w:rPr>
            </w:pPr>
            <w:del w:id="1931" w:author="Mohamed SALEM" w:date="2024-01-16T13:39:00Z">
              <w:r>
                <w:rPr>
                  <w:spacing w:val="-4"/>
                  <w:w w:val="105"/>
                  <w:sz w:val="13"/>
                </w:rPr>
                <w:delText>0.27</w:delText>
              </w:r>
            </w:del>
          </w:p>
        </w:tc>
        <w:tc>
          <w:tcPr>
            <w:tcW w:w="581" w:type="dxa"/>
          </w:tcPr>
          <w:p w14:paraId="0F52ADE6" w14:textId="57B150BF" w:rsidR="00D62403" w:rsidRDefault="00D62403">
            <w:pPr>
              <w:pStyle w:val="TableParagraph"/>
              <w:spacing w:before="20"/>
              <w:ind w:left="10" w:right="8"/>
              <w:rPr>
                <w:del w:id="1932" w:author="Mohamed SALEM" w:date="2024-01-16T13:33:00Z"/>
                <w:sz w:val="13"/>
              </w:rPr>
            </w:pPr>
            <w:del w:id="1933" w:author="Mohamed SALEM" w:date="2024-01-16T13:39:00Z">
              <w:r>
                <w:rPr>
                  <w:spacing w:val="-4"/>
                  <w:sz w:val="13"/>
                </w:rPr>
                <w:delText>0.07</w:delText>
              </w:r>
            </w:del>
          </w:p>
        </w:tc>
        <w:tc>
          <w:tcPr>
            <w:tcW w:w="654" w:type="dxa"/>
          </w:tcPr>
          <w:p w14:paraId="71E60F1E" w14:textId="1510947A" w:rsidR="00D62403" w:rsidRDefault="00D62403">
            <w:pPr>
              <w:pStyle w:val="TableParagraph"/>
              <w:spacing w:before="20"/>
              <w:ind w:left="25" w:right="21"/>
              <w:rPr>
                <w:del w:id="1934" w:author="Mohamed SALEM" w:date="2024-01-16T13:33:00Z"/>
                <w:sz w:val="13"/>
              </w:rPr>
            </w:pPr>
            <w:del w:id="1935" w:author="Mohamed SALEM" w:date="2024-01-16T13:39:00Z">
              <w:r>
                <w:rPr>
                  <w:spacing w:val="-4"/>
                  <w:w w:val="105"/>
                  <w:sz w:val="13"/>
                </w:rPr>
                <w:delText>0.31</w:delText>
              </w:r>
            </w:del>
          </w:p>
        </w:tc>
        <w:tc>
          <w:tcPr>
            <w:tcW w:w="654" w:type="dxa"/>
          </w:tcPr>
          <w:p w14:paraId="21DEE571" w14:textId="41DCE7F2" w:rsidR="00D62403" w:rsidRDefault="00D62403">
            <w:pPr>
              <w:pStyle w:val="TableParagraph"/>
              <w:spacing w:before="20"/>
              <w:ind w:left="25" w:right="20"/>
              <w:rPr>
                <w:del w:id="1936" w:author="Mohamed SALEM" w:date="2024-01-16T13:33:00Z"/>
                <w:sz w:val="13"/>
              </w:rPr>
            </w:pPr>
            <w:del w:id="1937" w:author="Mohamed SALEM" w:date="2024-01-16T13:39:00Z">
              <w:r>
                <w:rPr>
                  <w:spacing w:val="-4"/>
                  <w:w w:val="105"/>
                  <w:sz w:val="13"/>
                </w:rPr>
                <w:delText>0.31</w:delText>
              </w:r>
            </w:del>
          </w:p>
        </w:tc>
        <w:tc>
          <w:tcPr>
            <w:tcW w:w="581" w:type="dxa"/>
          </w:tcPr>
          <w:p w14:paraId="7F14D71F" w14:textId="6C0988C2" w:rsidR="00D62403" w:rsidRDefault="00D62403">
            <w:pPr>
              <w:pStyle w:val="TableParagraph"/>
              <w:spacing w:before="20"/>
              <w:ind w:left="10" w:right="4"/>
              <w:rPr>
                <w:del w:id="1938" w:author="Mohamed SALEM" w:date="2024-01-16T13:33:00Z"/>
                <w:sz w:val="13"/>
              </w:rPr>
            </w:pPr>
            <w:del w:id="1939" w:author="Mohamed SALEM" w:date="2024-01-16T13:39:00Z">
              <w:r>
                <w:rPr>
                  <w:spacing w:val="-4"/>
                  <w:sz w:val="13"/>
                </w:rPr>
                <w:delText>-0.00</w:delText>
              </w:r>
            </w:del>
          </w:p>
        </w:tc>
        <w:tc>
          <w:tcPr>
            <w:tcW w:w="654" w:type="dxa"/>
          </w:tcPr>
          <w:p w14:paraId="5D8DAD81" w14:textId="09E2FADC" w:rsidR="00D62403" w:rsidRDefault="00D62403">
            <w:pPr>
              <w:pStyle w:val="TableParagraph"/>
              <w:spacing w:before="20"/>
              <w:ind w:left="25" w:right="18"/>
              <w:rPr>
                <w:del w:id="1940" w:author="Mohamed SALEM" w:date="2024-01-16T13:33:00Z"/>
                <w:sz w:val="13"/>
              </w:rPr>
            </w:pPr>
            <w:del w:id="1941" w:author="Mohamed SALEM" w:date="2024-01-16T13:39:00Z">
              <w:r>
                <w:rPr>
                  <w:spacing w:val="-4"/>
                  <w:sz w:val="13"/>
                </w:rPr>
                <w:delText>0.28</w:delText>
              </w:r>
            </w:del>
          </w:p>
        </w:tc>
        <w:tc>
          <w:tcPr>
            <w:tcW w:w="654" w:type="dxa"/>
          </w:tcPr>
          <w:p w14:paraId="1F4627C6" w14:textId="1E7B9C9E" w:rsidR="00D62403" w:rsidRDefault="00D62403">
            <w:pPr>
              <w:pStyle w:val="TableParagraph"/>
              <w:spacing w:before="20"/>
              <w:ind w:left="25" w:right="16"/>
              <w:rPr>
                <w:del w:id="1942" w:author="Mohamed SALEM" w:date="2024-01-16T13:33:00Z"/>
                <w:sz w:val="13"/>
              </w:rPr>
            </w:pPr>
            <w:del w:id="1943" w:author="Mohamed SALEM" w:date="2024-01-16T13:39:00Z">
              <w:r>
                <w:rPr>
                  <w:spacing w:val="-4"/>
                  <w:sz w:val="13"/>
                </w:rPr>
                <w:delText>0.29</w:delText>
              </w:r>
            </w:del>
          </w:p>
        </w:tc>
        <w:tc>
          <w:tcPr>
            <w:tcW w:w="581" w:type="dxa"/>
          </w:tcPr>
          <w:p w14:paraId="61709EB6" w14:textId="735499BE" w:rsidR="00D62403" w:rsidRDefault="00D62403">
            <w:pPr>
              <w:pStyle w:val="TableParagraph"/>
              <w:spacing w:before="20"/>
              <w:ind w:left="10"/>
              <w:rPr>
                <w:del w:id="1944" w:author="Mohamed SALEM" w:date="2024-01-16T13:33:00Z"/>
                <w:sz w:val="13"/>
              </w:rPr>
            </w:pPr>
            <w:del w:id="1945" w:author="Mohamed SALEM" w:date="2024-01-16T13:39:00Z">
              <w:r>
                <w:rPr>
                  <w:spacing w:val="-4"/>
                  <w:sz w:val="13"/>
                </w:rPr>
                <w:delText>0.02</w:delText>
              </w:r>
            </w:del>
          </w:p>
        </w:tc>
      </w:tr>
      <w:tr w:rsidR="00D62403" w14:paraId="2C4A8E49" w14:textId="77777777">
        <w:trPr>
          <w:trHeight w:val="163"/>
          <w:del w:id="1946" w:author="Mohamed SALEM" w:date="2024-01-16T13:39:00Z"/>
        </w:trPr>
        <w:tc>
          <w:tcPr>
            <w:tcW w:w="4342" w:type="dxa"/>
          </w:tcPr>
          <w:p w14:paraId="758218E6" w14:textId="0EC92F72" w:rsidR="00D62403" w:rsidRDefault="00D62403">
            <w:pPr>
              <w:pStyle w:val="TableParagraph"/>
              <w:spacing w:before="20"/>
              <w:ind w:right="137"/>
              <w:jc w:val="right"/>
              <w:rPr>
                <w:del w:id="1947" w:author="Mohamed SALEM" w:date="2024-01-16T13:33:00Z"/>
                <w:sz w:val="13"/>
              </w:rPr>
            </w:pPr>
            <w:del w:id="1948" w:author="Mohamed SALEM" w:date="2024-01-16T13:39:00Z">
              <w:r>
                <w:rPr>
                  <w:spacing w:val="-2"/>
                  <w:sz w:val="13"/>
                </w:rPr>
                <w:delText>(0.40)</w:delText>
              </w:r>
            </w:del>
          </w:p>
        </w:tc>
        <w:tc>
          <w:tcPr>
            <w:tcW w:w="654" w:type="dxa"/>
          </w:tcPr>
          <w:p w14:paraId="1B021695" w14:textId="17A9B0DD" w:rsidR="00D62403" w:rsidRDefault="00D62403">
            <w:pPr>
              <w:pStyle w:val="TableParagraph"/>
              <w:spacing w:before="20"/>
              <w:ind w:left="25" w:right="24"/>
              <w:rPr>
                <w:del w:id="1949" w:author="Mohamed SALEM" w:date="2024-01-16T13:33:00Z"/>
                <w:sz w:val="13"/>
              </w:rPr>
            </w:pPr>
            <w:del w:id="1950" w:author="Mohamed SALEM" w:date="2024-01-16T13:39:00Z">
              <w:r>
                <w:rPr>
                  <w:spacing w:val="-2"/>
                  <w:w w:val="105"/>
                  <w:sz w:val="13"/>
                </w:rPr>
                <w:delText>(0.44)</w:delText>
              </w:r>
            </w:del>
          </w:p>
        </w:tc>
        <w:tc>
          <w:tcPr>
            <w:tcW w:w="581" w:type="dxa"/>
          </w:tcPr>
          <w:p w14:paraId="3A2922AD" w14:textId="723130D2" w:rsidR="00D62403" w:rsidRDefault="00D62403">
            <w:pPr>
              <w:pStyle w:val="TableParagraph"/>
              <w:spacing w:before="20"/>
              <w:ind w:left="10" w:right="8"/>
              <w:rPr>
                <w:del w:id="1951" w:author="Mohamed SALEM" w:date="2024-01-16T13:33:00Z"/>
                <w:sz w:val="13"/>
              </w:rPr>
            </w:pPr>
            <w:del w:id="1952" w:author="Mohamed SALEM" w:date="2024-01-16T13:39:00Z">
              <w:r>
                <w:rPr>
                  <w:spacing w:val="-2"/>
                  <w:w w:val="110"/>
                  <w:sz w:val="13"/>
                </w:rPr>
                <w:delText>(0.17)</w:delText>
              </w:r>
            </w:del>
          </w:p>
        </w:tc>
        <w:tc>
          <w:tcPr>
            <w:tcW w:w="654" w:type="dxa"/>
          </w:tcPr>
          <w:p w14:paraId="57242ACD" w14:textId="5B8DCDE2" w:rsidR="00D62403" w:rsidRDefault="00D62403">
            <w:pPr>
              <w:pStyle w:val="TableParagraph"/>
              <w:spacing w:before="20"/>
              <w:ind w:left="25" w:right="22"/>
              <w:rPr>
                <w:del w:id="1953" w:author="Mohamed SALEM" w:date="2024-01-16T13:33:00Z"/>
                <w:sz w:val="13"/>
              </w:rPr>
            </w:pPr>
            <w:del w:id="1954" w:author="Mohamed SALEM" w:date="2024-01-16T13:39:00Z">
              <w:r>
                <w:rPr>
                  <w:spacing w:val="-2"/>
                  <w:w w:val="105"/>
                  <w:sz w:val="13"/>
                </w:rPr>
                <w:delText>(0.46)</w:delText>
              </w:r>
            </w:del>
          </w:p>
        </w:tc>
        <w:tc>
          <w:tcPr>
            <w:tcW w:w="654" w:type="dxa"/>
          </w:tcPr>
          <w:p w14:paraId="218AE027" w14:textId="72722328" w:rsidR="00D62403" w:rsidRDefault="00D62403">
            <w:pPr>
              <w:pStyle w:val="TableParagraph"/>
              <w:spacing w:before="20"/>
              <w:ind w:left="25" w:right="21"/>
              <w:rPr>
                <w:del w:id="1955" w:author="Mohamed SALEM" w:date="2024-01-16T13:33:00Z"/>
                <w:sz w:val="13"/>
              </w:rPr>
            </w:pPr>
            <w:del w:id="1956" w:author="Mohamed SALEM" w:date="2024-01-16T13:39:00Z">
              <w:r>
                <w:rPr>
                  <w:spacing w:val="-2"/>
                  <w:w w:val="105"/>
                  <w:sz w:val="13"/>
                </w:rPr>
                <w:delText>(0.46)</w:delText>
              </w:r>
            </w:del>
          </w:p>
        </w:tc>
        <w:tc>
          <w:tcPr>
            <w:tcW w:w="581" w:type="dxa"/>
          </w:tcPr>
          <w:p w14:paraId="67C5FE4C" w14:textId="7D5D7474" w:rsidR="00D62403" w:rsidRDefault="00D62403">
            <w:pPr>
              <w:pStyle w:val="TableParagraph"/>
              <w:spacing w:before="20"/>
              <w:ind w:left="10" w:right="5"/>
              <w:rPr>
                <w:del w:id="1957" w:author="Mohamed SALEM" w:date="2024-01-16T13:33:00Z"/>
                <w:sz w:val="13"/>
              </w:rPr>
            </w:pPr>
            <w:del w:id="1958" w:author="Mohamed SALEM" w:date="2024-01-16T13:39:00Z">
              <w:r>
                <w:rPr>
                  <w:spacing w:val="-2"/>
                  <w:w w:val="105"/>
                  <w:sz w:val="13"/>
                </w:rPr>
                <w:delText>(0.89)</w:delText>
              </w:r>
            </w:del>
          </w:p>
        </w:tc>
        <w:tc>
          <w:tcPr>
            <w:tcW w:w="654" w:type="dxa"/>
          </w:tcPr>
          <w:p w14:paraId="31B9AA6A" w14:textId="7123CABE" w:rsidR="00D62403" w:rsidRDefault="00D62403">
            <w:pPr>
              <w:pStyle w:val="TableParagraph"/>
              <w:spacing w:before="20"/>
              <w:ind w:left="25" w:right="19"/>
              <w:rPr>
                <w:del w:id="1959" w:author="Mohamed SALEM" w:date="2024-01-16T13:33:00Z"/>
                <w:sz w:val="13"/>
              </w:rPr>
            </w:pPr>
            <w:del w:id="1960" w:author="Mohamed SALEM" w:date="2024-01-16T13:39:00Z">
              <w:r>
                <w:rPr>
                  <w:spacing w:val="-2"/>
                  <w:w w:val="105"/>
                  <w:sz w:val="13"/>
                </w:rPr>
                <w:delText>(0.45)</w:delText>
              </w:r>
            </w:del>
          </w:p>
        </w:tc>
        <w:tc>
          <w:tcPr>
            <w:tcW w:w="654" w:type="dxa"/>
          </w:tcPr>
          <w:p w14:paraId="3ACB6133" w14:textId="1946A729" w:rsidR="00D62403" w:rsidRDefault="00D62403">
            <w:pPr>
              <w:pStyle w:val="TableParagraph"/>
              <w:spacing w:before="20"/>
              <w:ind w:left="25" w:right="17"/>
              <w:rPr>
                <w:del w:id="1961" w:author="Mohamed SALEM" w:date="2024-01-16T13:33:00Z"/>
                <w:sz w:val="13"/>
              </w:rPr>
            </w:pPr>
            <w:del w:id="1962" w:author="Mohamed SALEM" w:date="2024-01-16T13:39:00Z">
              <w:r>
                <w:rPr>
                  <w:spacing w:val="-2"/>
                  <w:w w:val="105"/>
                  <w:sz w:val="13"/>
                </w:rPr>
                <w:delText>(0.46)</w:delText>
              </w:r>
            </w:del>
          </w:p>
        </w:tc>
        <w:tc>
          <w:tcPr>
            <w:tcW w:w="581" w:type="dxa"/>
          </w:tcPr>
          <w:p w14:paraId="275CC050" w14:textId="5A48A858" w:rsidR="00D62403" w:rsidRDefault="00D62403">
            <w:pPr>
              <w:pStyle w:val="TableParagraph"/>
              <w:spacing w:before="20"/>
              <w:ind w:left="10" w:right="1"/>
              <w:rPr>
                <w:del w:id="1963" w:author="Mohamed SALEM" w:date="2024-01-16T13:33:00Z"/>
                <w:sz w:val="13"/>
              </w:rPr>
            </w:pPr>
            <w:del w:id="1964" w:author="Mohamed SALEM" w:date="2024-01-16T13:39:00Z">
              <w:r>
                <w:rPr>
                  <w:spacing w:val="-2"/>
                  <w:w w:val="105"/>
                  <w:sz w:val="13"/>
                </w:rPr>
                <w:delText>(0.52)</w:delText>
              </w:r>
            </w:del>
          </w:p>
        </w:tc>
      </w:tr>
      <w:tr w:rsidR="00D62403" w14:paraId="728F78E0" w14:textId="77777777">
        <w:trPr>
          <w:trHeight w:val="163"/>
          <w:del w:id="1965" w:author="Mohamed SALEM" w:date="2024-01-16T13:39:00Z"/>
        </w:trPr>
        <w:tc>
          <w:tcPr>
            <w:tcW w:w="4342" w:type="dxa"/>
          </w:tcPr>
          <w:p w14:paraId="43415C76" w14:textId="7B0DE22B" w:rsidR="00D62403" w:rsidRDefault="00D62403">
            <w:pPr>
              <w:pStyle w:val="TableParagraph"/>
              <w:tabs>
                <w:tab w:val="right" w:pos="4042"/>
              </w:tabs>
              <w:spacing w:before="20"/>
              <w:ind w:right="194"/>
              <w:jc w:val="right"/>
              <w:rPr>
                <w:del w:id="1966" w:author="Mohamed SALEM" w:date="2024-01-16T13:33:00Z"/>
                <w:sz w:val="13"/>
              </w:rPr>
            </w:pPr>
            <w:del w:id="1967" w:author="Mohamed SALEM" w:date="2024-01-16T13:39:00Z">
              <w:r>
                <w:rPr>
                  <w:sz w:val="13"/>
                </w:rPr>
                <w:delText>Married</w:delText>
              </w:r>
              <w:r>
                <w:rPr>
                  <w:spacing w:val="51"/>
                  <w:sz w:val="13"/>
                </w:rPr>
                <w:delText xml:space="preserve"> </w:delText>
              </w:r>
              <w:r>
                <w:rPr>
                  <w:sz w:val="13"/>
                </w:rPr>
                <w:delText>Household</w:delText>
              </w:r>
              <w:r>
                <w:rPr>
                  <w:spacing w:val="51"/>
                  <w:sz w:val="13"/>
                </w:rPr>
                <w:delText xml:space="preserve"> </w:delText>
              </w:r>
              <w:r>
                <w:rPr>
                  <w:spacing w:val="-4"/>
                  <w:sz w:val="13"/>
                </w:rPr>
                <w:delText>Head</w:delText>
              </w:r>
              <w:r>
                <w:rPr>
                  <w:rFonts w:ascii="Times New Roman"/>
                  <w:sz w:val="13"/>
                </w:rPr>
                <w:tab/>
              </w:r>
              <w:r>
                <w:rPr>
                  <w:spacing w:val="-4"/>
                  <w:sz w:val="13"/>
                </w:rPr>
                <w:delText>0.23</w:delText>
              </w:r>
            </w:del>
          </w:p>
        </w:tc>
        <w:tc>
          <w:tcPr>
            <w:tcW w:w="654" w:type="dxa"/>
          </w:tcPr>
          <w:p w14:paraId="3D8501D2" w14:textId="4E69FEEB" w:rsidR="00D62403" w:rsidRDefault="00D62403">
            <w:pPr>
              <w:pStyle w:val="TableParagraph"/>
              <w:spacing w:before="20"/>
              <w:ind w:left="25" w:right="23"/>
              <w:rPr>
                <w:del w:id="1968" w:author="Mohamed SALEM" w:date="2024-01-16T13:33:00Z"/>
                <w:sz w:val="13"/>
              </w:rPr>
            </w:pPr>
            <w:del w:id="1969" w:author="Mohamed SALEM" w:date="2024-01-16T13:39:00Z">
              <w:r>
                <w:rPr>
                  <w:spacing w:val="-4"/>
                  <w:sz w:val="13"/>
                </w:rPr>
                <w:delText>0.29</w:delText>
              </w:r>
            </w:del>
          </w:p>
        </w:tc>
        <w:tc>
          <w:tcPr>
            <w:tcW w:w="581" w:type="dxa"/>
          </w:tcPr>
          <w:p w14:paraId="32A39ECB" w14:textId="7228A047" w:rsidR="00D62403" w:rsidRDefault="00D62403">
            <w:pPr>
              <w:pStyle w:val="TableParagraph"/>
              <w:spacing w:before="20"/>
              <w:ind w:left="10" w:right="7"/>
              <w:rPr>
                <w:del w:id="1970" w:author="Mohamed SALEM" w:date="2024-01-16T13:33:00Z"/>
                <w:sz w:val="13"/>
              </w:rPr>
            </w:pPr>
            <w:del w:id="1971" w:author="Mohamed SALEM" w:date="2024-01-16T13:39:00Z">
              <w:r>
                <w:rPr>
                  <w:spacing w:val="-4"/>
                  <w:sz w:val="13"/>
                </w:rPr>
                <w:delText>0.06</w:delText>
              </w:r>
            </w:del>
          </w:p>
        </w:tc>
        <w:tc>
          <w:tcPr>
            <w:tcW w:w="654" w:type="dxa"/>
          </w:tcPr>
          <w:p w14:paraId="4A0FB2DA" w14:textId="7309D5F0" w:rsidR="00D62403" w:rsidRDefault="00D62403">
            <w:pPr>
              <w:pStyle w:val="TableParagraph"/>
              <w:spacing w:before="20"/>
              <w:ind w:left="25" w:right="21"/>
              <w:rPr>
                <w:del w:id="1972" w:author="Mohamed SALEM" w:date="2024-01-16T13:33:00Z"/>
                <w:sz w:val="13"/>
              </w:rPr>
            </w:pPr>
            <w:del w:id="1973" w:author="Mohamed SALEM" w:date="2024-01-16T13:39:00Z">
              <w:r>
                <w:rPr>
                  <w:spacing w:val="-4"/>
                  <w:w w:val="115"/>
                  <w:sz w:val="13"/>
                </w:rPr>
                <w:delText>0.11</w:delText>
              </w:r>
            </w:del>
          </w:p>
        </w:tc>
        <w:tc>
          <w:tcPr>
            <w:tcW w:w="654" w:type="dxa"/>
          </w:tcPr>
          <w:p w14:paraId="574D3E9E" w14:textId="3F4F743F" w:rsidR="00D62403" w:rsidRDefault="00D62403">
            <w:pPr>
              <w:pStyle w:val="TableParagraph"/>
              <w:spacing w:before="20"/>
              <w:ind w:left="25" w:right="20"/>
              <w:rPr>
                <w:del w:id="1974" w:author="Mohamed SALEM" w:date="2024-01-16T13:33:00Z"/>
                <w:sz w:val="13"/>
              </w:rPr>
            </w:pPr>
            <w:del w:id="1975" w:author="Mohamed SALEM" w:date="2024-01-16T13:39:00Z">
              <w:r>
                <w:rPr>
                  <w:spacing w:val="-4"/>
                  <w:w w:val="115"/>
                  <w:sz w:val="13"/>
                </w:rPr>
                <w:delText>0.11</w:delText>
              </w:r>
            </w:del>
          </w:p>
        </w:tc>
        <w:tc>
          <w:tcPr>
            <w:tcW w:w="581" w:type="dxa"/>
          </w:tcPr>
          <w:p w14:paraId="4968230B" w14:textId="2B9CC33C" w:rsidR="00D62403" w:rsidRDefault="00D62403">
            <w:pPr>
              <w:pStyle w:val="TableParagraph"/>
              <w:spacing w:before="20"/>
              <w:ind w:left="10" w:right="3"/>
              <w:rPr>
                <w:del w:id="1976" w:author="Mohamed SALEM" w:date="2024-01-16T13:33:00Z"/>
                <w:sz w:val="13"/>
              </w:rPr>
            </w:pPr>
            <w:del w:id="1977" w:author="Mohamed SALEM" w:date="2024-01-16T13:39:00Z">
              <w:r>
                <w:rPr>
                  <w:spacing w:val="-4"/>
                  <w:sz w:val="13"/>
                </w:rPr>
                <w:delText>-0.00</w:delText>
              </w:r>
            </w:del>
          </w:p>
        </w:tc>
        <w:tc>
          <w:tcPr>
            <w:tcW w:w="654" w:type="dxa"/>
          </w:tcPr>
          <w:p w14:paraId="3B152933" w14:textId="25136B85" w:rsidR="00D62403" w:rsidRDefault="00D62403">
            <w:pPr>
              <w:pStyle w:val="TableParagraph"/>
              <w:spacing w:before="20"/>
              <w:ind w:left="25" w:right="17"/>
              <w:rPr>
                <w:del w:id="1978" w:author="Mohamed SALEM" w:date="2024-01-16T13:33:00Z"/>
                <w:sz w:val="13"/>
              </w:rPr>
            </w:pPr>
            <w:del w:id="1979" w:author="Mohamed SALEM" w:date="2024-01-16T13:39:00Z">
              <w:r>
                <w:rPr>
                  <w:spacing w:val="-4"/>
                  <w:w w:val="110"/>
                  <w:sz w:val="13"/>
                </w:rPr>
                <w:delText>0.15</w:delText>
              </w:r>
            </w:del>
          </w:p>
        </w:tc>
        <w:tc>
          <w:tcPr>
            <w:tcW w:w="654" w:type="dxa"/>
          </w:tcPr>
          <w:p w14:paraId="35DA58F4" w14:textId="19B0294D" w:rsidR="00D62403" w:rsidRDefault="00D62403">
            <w:pPr>
              <w:pStyle w:val="TableParagraph"/>
              <w:spacing w:before="20"/>
              <w:ind w:left="25" w:right="16"/>
              <w:rPr>
                <w:del w:id="1980" w:author="Mohamed SALEM" w:date="2024-01-16T13:33:00Z"/>
                <w:sz w:val="13"/>
              </w:rPr>
            </w:pPr>
            <w:del w:id="1981" w:author="Mohamed SALEM" w:date="2024-01-16T13:39:00Z">
              <w:r>
                <w:rPr>
                  <w:spacing w:val="-4"/>
                  <w:w w:val="105"/>
                  <w:sz w:val="13"/>
                </w:rPr>
                <w:delText>0.16</w:delText>
              </w:r>
            </w:del>
          </w:p>
        </w:tc>
        <w:tc>
          <w:tcPr>
            <w:tcW w:w="581" w:type="dxa"/>
          </w:tcPr>
          <w:p w14:paraId="149350CD" w14:textId="60947926" w:rsidR="00D62403" w:rsidRDefault="00D62403">
            <w:pPr>
              <w:pStyle w:val="TableParagraph"/>
              <w:spacing w:before="20"/>
              <w:ind w:left="10"/>
              <w:rPr>
                <w:del w:id="1982" w:author="Mohamed SALEM" w:date="2024-01-16T13:33:00Z"/>
                <w:sz w:val="13"/>
              </w:rPr>
            </w:pPr>
            <w:del w:id="1983" w:author="Mohamed SALEM" w:date="2024-01-16T13:39:00Z">
              <w:r>
                <w:rPr>
                  <w:spacing w:val="-4"/>
                  <w:w w:val="105"/>
                  <w:sz w:val="13"/>
                </w:rPr>
                <w:delText>0.01</w:delText>
              </w:r>
            </w:del>
          </w:p>
        </w:tc>
      </w:tr>
      <w:tr w:rsidR="00D62403" w14:paraId="2DAF513B" w14:textId="77777777">
        <w:trPr>
          <w:trHeight w:val="163"/>
          <w:del w:id="1984" w:author="Mohamed SALEM" w:date="2024-01-16T13:39:00Z"/>
        </w:trPr>
        <w:tc>
          <w:tcPr>
            <w:tcW w:w="4342" w:type="dxa"/>
          </w:tcPr>
          <w:p w14:paraId="051D1041" w14:textId="78D6E1AF" w:rsidR="00D62403" w:rsidRDefault="00D62403">
            <w:pPr>
              <w:pStyle w:val="TableParagraph"/>
              <w:spacing w:before="20"/>
              <w:ind w:right="137"/>
              <w:jc w:val="right"/>
              <w:rPr>
                <w:del w:id="1985" w:author="Mohamed SALEM" w:date="2024-01-16T13:33:00Z"/>
                <w:sz w:val="13"/>
              </w:rPr>
            </w:pPr>
            <w:del w:id="1986" w:author="Mohamed SALEM" w:date="2024-01-16T13:39:00Z">
              <w:r>
                <w:rPr>
                  <w:spacing w:val="-2"/>
                  <w:w w:val="105"/>
                  <w:sz w:val="13"/>
                </w:rPr>
                <w:delText>(0.42)</w:delText>
              </w:r>
            </w:del>
          </w:p>
        </w:tc>
        <w:tc>
          <w:tcPr>
            <w:tcW w:w="654" w:type="dxa"/>
          </w:tcPr>
          <w:p w14:paraId="47055039" w14:textId="2AFF6CB8" w:rsidR="00D62403" w:rsidRDefault="00D62403">
            <w:pPr>
              <w:pStyle w:val="TableParagraph"/>
              <w:spacing w:before="20"/>
              <w:ind w:left="25" w:right="24"/>
              <w:rPr>
                <w:del w:id="1987" w:author="Mohamed SALEM" w:date="2024-01-16T13:33:00Z"/>
                <w:sz w:val="13"/>
              </w:rPr>
            </w:pPr>
            <w:del w:id="1988" w:author="Mohamed SALEM" w:date="2024-01-16T13:39:00Z">
              <w:r>
                <w:rPr>
                  <w:spacing w:val="-2"/>
                  <w:w w:val="105"/>
                  <w:sz w:val="13"/>
                </w:rPr>
                <w:delText>(0.46)</w:delText>
              </w:r>
            </w:del>
          </w:p>
        </w:tc>
        <w:tc>
          <w:tcPr>
            <w:tcW w:w="581" w:type="dxa"/>
          </w:tcPr>
          <w:p w14:paraId="31E386E8" w14:textId="5FF58C77" w:rsidR="00D62403" w:rsidRDefault="00D62403">
            <w:pPr>
              <w:pStyle w:val="TableParagraph"/>
              <w:spacing w:before="20"/>
              <w:ind w:left="10" w:right="8"/>
              <w:rPr>
                <w:del w:id="1989" w:author="Mohamed SALEM" w:date="2024-01-16T13:33:00Z"/>
                <w:sz w:val="13"/>
              </w:rPr>
            </w:pPr>
            <w:del w:id="1990" w:author="Mohamed SALEM" w:date="2024-01-16T13:39:00Z">
              <w:r>
                <w:rPr>
                  <w:spacing w:val="-2"/>
                  <w:w w:val="110"/>
                  <w:sz w:val="13"/>
                </w:rPr>
                <w:delText>(0.21)</w:delText>
              </w:r>
            </w:del>
          </w:p>
        </w:tc>
        <w:tc>
          <w:tcPr>
            <w:tcW w:w="654" w:type="dxa"/>
          </w:tcPr>
          <w:p w14:paraId="00BB30DA" w14:textId="16F7277B" w:rsidR="00D62403" w:rsidRDefault="00D62403">
            <w:pPr>
              <w:pStyle w:val="TableParagraph"/>
              <w:spacing w:before="20"/>
              <w:ind w:left="25" w:right="22"/>
              <w:rPr>
                <w:del w:id="1991" w:author="Mohamed SALEM" w:date="2024-01-16T13:33:00Z"/>
                <w:sz w:val="13"/>
              </w:rPr>
            </w:pPr>
            <w:del w:id="1992" w:author="Mohamed SALEM" w:date="2024-01-16T13:39:00Z">
              <w:r>
                <w:rPr>
                  <w:spacing w:val="-2"/>
                  <w:w w:val="105"/>
                  <w:sz w:val="13"/>
                </w:rPr>
                <w:delText>(0.32)</w:delText>
              </w:r>
            </w:del>
          </w:p>
        </w:tc>
        <w:tc>
          <w:tcPr>
            <w:tcW w:w="654" w:type="dxa"/>
          </w:tcPr>
          <w:p w14:paraId="284DC203" w14:textId="3057AC43" w:rsidR="00D62403" w:rsidRDefault="00D62403">
            <w:pPr>
              <w:pStyle w:val="TableParagraph"/>
              <w:spacing w:before="20"/>
              <w:ind w:left="25" w:right="21"/>
              <w:rPr>
                <w:del w:id="1993" w:author="Mohamed SALEM" w:date="2024-01-16T13:33:00Z"/>
                <w:sz w:val="13"/>
              </w:rPr>
            </w:pPr>
            <w:del w:id="1994" w:author="Mohamed SALEM" w:date="2024-01-16T13:39:00Z">
              <w:r>
                <w:rPr>
                  <w:spacing w:val="-2"/>
                  <w:w w:val="110"/>
                  <w:sz w:val="13"/>
                </w:rPr>
                <w:delText>(0.31)</w:delText>
              </w:r>
            </w:del>
          </w:p>
        </w:tc>
        <w:tc>
          <w:tcPr>
            <w:tcW w:w="581" w:type="dxa"/>
          </w:tcPr>
          <w:p w14:paraId="4A18A403" w14:textId="591D4CC1" w:rsidR="00D62403" w:rsidRDefault="00D62403">
            <w:pPr>
              <w:pStyle w:val="TableParagraph"/>
              <w:spacing w:before="20"/>
              <w:ind w:left="10" w:right="5"/>
              <w:rPr>
                <w:del w:id="1995" w:author="Mohamed SALEM" w:date="2024-01-16T13:33:00Z"/>
                <w:sz w:val="13"/>
              </w:rPr>
            </w:pPr>
            <w:del w:id="1996" w:author="Mohamed SALEM" w:date="2024-01-16T13:39:00Z">
              <w:r>
                <w:rPr>
                  <w:spacing w:val="-2"/>
                  <w:w w:val="105"/>
                  <w:sz w:val="13"/>
                </w:rPr>
                <w:delText>(0.92)</w:delText>
              </w:r>
            </w:del>
          </w:p>
        </w:tc>
        <w:tc>
          <w:tcPr>
            <w:tcW w:w="654" w:type="dxa"/>
          </w:tcPr>
          <w:p w14:paraId="2E58F1E7" w14:textId="7D02D96B" w:rsidR="00D62403" w:rsidRDefault="00D62403">
            <w:pPr>
              <w:pStyle w:val="TableParagraph"/>
              <w:spacing w:before="20"/>
              <w:ind w:left="25" w:right="19"/>
              <w:rPr>
                <w:del w:id="1997" w:author="Mohamed SALEM" w:date="2024-01-16T13:33:00Z"/>
                <w:sz w:val="13"/>
              </w:rPr>
            </w:pPr>
            <w:del w:id="1998" w:author="Mohamed SALEM" w:date="2024-01-16T13:39:00Z">
              <w:r>
                <w:rPr>
                  <w:spacing w:val="-2"/>
                  <w:w w:val="105"/>
                  <w:sz w:val="13"/>
                </w:rPr>
                <w:delText>(0.36)</w:delText>
              </w:r>
            </w:del>
          </w:p>
        </w:tc>
        <w:tc>
          <w:tcPr>
            <w:tcW w:w="654" w:type="dxa"/>
          </w:tcPr>
          <w:p w14:paraId="2544EECE" w14:textId="699790ED" w:rsidR="00D62403" w:rsidRDefault="00D62403">
            <w:pPr>
              <w:pStyle w:val="TableParagraph"/>
              <w:spacing w:before="20"/>
              <w:ind w:left="25" w:right="17"/>
              <w:rPr>
                <w:del w:id="1999" w:author="Mohamed SALEM" w:date="2024-01-16T13:33:00Z"/>
                <w:sz w:val="13"/>
              </w:rPr>
            </w:pPr>
            <w:del w:id="2000" w:author="Mohamed SALEM" w:date="2024-01-16T13:39:00Z">
              <w:r>
                <w:rPr>
                  <w:spacing w:val="-2"/>
                  <w:w w:val="105"/>
                  <w:sz w:val="13"/>
                </w:rPr>
                <w:delText>(0.37)</w:delText>
              </w:r>
            </w:del>
          </w:p>
        </w:tc>
        <w:tc>
          <w:tcPr>
            <w:tcW w:w="581" w:type="dxa"/>
          </w:tcPr>
          <w:p w14:paraId="608A1E0A" w14:textId="67761B22" w:rsidR="00D62403" w:rsidRDefault="00D62403">
            <w:pPr>
              <w:pStyle w:val="TableParagraph"/>
              <w:spacing w:before="20"/>
              <w:ind w:left="10" w:right="1"/>
              <w:rPr>
                <w:del w:id="2001" w:author="Mohamed SALEM" w:date="2024-01-16T13:33:00Z"/>
                <w:sz w:val="13"/>
              </w:rPr>
            </w:pPr>
            <w:del w:id="2002" w:author="Mohamed SALEM" w:date="2024-01-16T13:39:00Z">
              <w:r>
                <w:rPr>
                  <w:spacing w:val="-2"/>
                  <w:w w:val="105"/>
                  <w:sz w:val="13"/>
                </w:rPr>
                <w:delText>(0.53)</w:delText>
              </w:r>
            </w:del>
          </w:p>
        </w:tc>
      </w:tr>
      <w:tr w:rsidR="00D62403" w14:paraId="6C2594EB" w14:textId="77777777">
        <w:trPr>
          <w:trHeight w:val="163"/>
          <w:del w:id="2003" w:author="Mohamed SALEM" w:date="2024-01-16T13:39:00Z"/>
        </w:trPr>
        <w:tc>
          <w:tcPr>
            <w:tcW w:w="4342" w:type="dxa"/>
          </w:tcPr>
          <w:p w14:paraId="39CC17FB" w14:textId="1DCE7727" w:rsidR="00D62403" w:rsidRDefault="00D62403">
            <w:pPr>
              <w:pStyle w:val="TableParagraph"/>
              <w:tabs>
                <w:tab w:val="right" w:pos="4041"/>
              </w:tabs>
              <w:spacing w:before="20"/>
              <w:ind w:right="194"/>
              <w:jc w:val="right"/>
              <w:rPr>
                <w:del w:id="2004" w:author="Mohamed SALEM" w:date="2024-01-16T13:33:00Z"/>
                <w:sz w:val="13"/>
              </w:rPr>
            </w:pPr>
            <w:del w:id="2005" w:author="Mohamed SALEM" w:date="2024-01-16T13:39:00Z">
              <w:r>
                <w:rPr>
                  <w:sz w:val="13"/>
                </w:rPr>
                <w:delText>Household</w:delText>
              </w:r>
              <w:r>
                <w:rPr>
                  <w:spacing w:val="37"/>
                  <w:sz w:val="13"/>
                </w:rPr>
                <w:delText xml:space="preserve"> </w:delText>
              </w:r>
              <w:r>
                <w:rPr>
                  <w:sz w:val="13"/>
                </w:rPr>
                <w:delText>head</w:delText>
              </w:r>
              <w:r>
                <w:rPr>
                  <w:spacing w:val="37"/>
                  <w:sz w:val="13"/>
                </w:rPr>
                <w:delText xml:space="preserve"> </w:delText>
              </w:r>
              <w:r>
                <w:rPr>
                  <w:sz w:val="13"/>
                </w:rPr>
                <w:delText>years</w:delText>
              </w:r>
              <w:r>
                <w:rPr>
                  <w:spacing w:val="37"/>
                  <w:sz w:val="13"/>
                </w:rPr>
                <w:delText xml:space="preserve"> </w:delText>
              </w:r>
              <w:r>
                <w:rPr>
                  <w:sz w:val="13"/>
                </w:rPr>
                <w:delText>of</w:delText>
              </w:r>
              <w:r>
                <w:rPr>
                  <w:spacing w:val="37"/>
                  <w:sz w:val="13"/>
                </w:rPr>
                <w:delText xml:space="preserve"> </w:delText>
              </w:r>
              <w:r>
                <w:rPr>
                  <w:spacing w:val="-2"/>
                  <w:sz w:val="13"/>
                </w:rPr>
                <w:delText>education</w:delText>
              </w:r>
              <w:r>
                <w:rPr>
                  <w:rFonts w:ascii="Times New Roman"/>
                  <w:sz w:val="13"/>
                </w:rPr>
                <w:tab/>
              </w:r>
              <w:r>
                <w:rPr>
                  <w:spacing w:val="-4"/>
                  <w:sz w:val="13"/>
                </w:rPr>
                <w:delText>7.69</w:delText>
              </w:r>
            </w:del>
          </w:p>
        </w:tc>
        <w:tc>
          <w:tcPr>
            <w:tcW w:w="654" w:type="dxa"/>
          </w:tcPr>
          <w:p w14:paraId="65C0BFF7" w14:textId="4F7A799D" w:rsidR="00D62403" w:rsidRDefault="00D62403">
            <w:pPr>
              <w:pStyle w:val="TableParagraph"/>
              <w:spacing w:before="20"/>
              <w:ind w:left="25" w:right="24"/>
              <w:rPr>
                <w:del w:id="2006" w:author="Mohamed SALEM" w:date="2024-01-16T13:33:00Z"/>
                <w:sz w:val="13"/>
              </w:rPr>
            </w:pPr>
            <w:del w:id="2007" w:author="Mohamed SALEM" w:date="2024-01-16T13:39:00Z">
              <w:r>
                <w:rPr>
                  <w:spacing w:val="-4"/>
                  <w:w w:val="110"/>
                  <w:sz w:val="13"/>
                </w:rPr>
                <w:delText>7.27</w:delText>
              </w:r>
            </w:del>
          </w:p>
        </w:tc>
        <w:tc>
          <w:tcPr>
            <w:tcW w:w="581" w:type="dxa"/>
          </w:tcPr>
          <w:p w14:paraId="2E914105" w14:textId="094FDE69" w:rsidR="00D62403" w:rsidRDefault="00D62403">
            <w:pPr>
              <w:pStyle w:val="TableParagraph"/>
              <w:spacing w:before="20"/>
              <w:ind w:left="10" w:right="8"/>
              <w:rPr>
                <w:del w:id="2008" w:author="Mohamed SALEM" w:date="2024-01-16T13:33:00Z"/>
                <w:sz w:val="13"/>
              </w:rPr>
            </w:pPr>
            <w:del w:id="2009" w:author="Mohamed SALEM" w:date="2024-01-16T13:39:00Z">
              <w:r>
                <w:rPr>
                  <w:spacing w:val="-2"/>
                  <w:sz w:val="13"/>
                </w:rPr>
                <w:delText>-</w:delText>
              </w:r>
              <w:r>
                <w:rPr>
                  <w:spacing w:val="-4"/>
                  <w:sz w:val="13"/>
                </w:rPr>
                <w:delText>0.42</w:delText>
              </w:r>
            </w:del>
          </w:p>
        </w:tc>
        <w:tc>
          <w:tcPr>
            <w:tcW w:w="654" w:type="dxa"/>
          </w:tcPr>
          <w:p w14:paraId="157831F0" w14:textId="137D5E3C" w:rsidR="00D62403" w:rsidRDefault="00D62403">
            <w:pPr>
              <w:pStyle w:val="TableParagraph"/>
              <w:spacing w:before="20"/>
              <w:ind w:left="25" w:right="21"/>
              <w:rPr>
                <w:del w:id="2010" w:author="Mohamed SALEM" w:date="2024-01-16T13:33:00Z"/>
                <w:sz w:val="13"/>
              </w:rPr>
            </w:pPr>
            <w:del w:id="2011" w:author="Mohamed SALEM" w:date="2024-01-16T13:39:00Z">
              <w:r>
                <w:rPr>
                  <w:spacing w:val="-4"/>
                  <w:w w:val="110"/>
                  <w:sz w:val="13"/>
                </w:rPr>
                <w:delText>3.51</w:delText>
              </w:r>
            </w:del>
          </w:p>
        </w:tc>
        <w:tc>
          <w:tcPr>
            <w:tcW w:w="654" w:type="dxa"/>
          </w:tcPr>
          <w:p w14:paraId="3F2084DA" w14:textId="26A93A66" w:rsidR="00D62403" w:rsidRDefault="00D62403">
            <w:pPr>
              <w:pStyle w:val="TableParagraph"/>
              <w:spacing w:before="20"/>
              <w:ind w:left="25" w:right="20"/>
              <w:rPr>
                <w:del w:id="2012" w:author="Mohamed SALEM" w:date="2024-01-16T13:33:00Z"/>
                <w:sz w:val="13"/>
              </w:rPr>
            </w:pPr>
            <w:del w:id="2013" w:author="Mohamed SALEM" w:date="2024-01-16T13:39:00Z">
              <w:r>
                <w:rPr>
                  <w:spacing w:val="-4"/>
                  <w:w w:val="105"/>
                  <w:sz w:val="13"/>
                </w:rPr>
                <w:delText>3.10</w:delText>
              </w:r>
            </w:del>
          </w:p>
        </w:tc>
        <w:tc>
          <w:tcPr>
            <w:tcW w:w="581" w:type="dxa"/>
          </w:tcPr>
          <w:p w14:paraId="5D956FAB" w14:textId="100B385B" w:rsidR="00D62403" w:rsidRDefault="00D62403">
            <w:pPr>
              <w:pStyle w:val="TableParagraph"/>
              <w:spacing w:before="20"/>
              <w:ind w:left="10" w:right="4"/>
              <w:rPr>
                <w:del w:id="2014" w:author="Mohamed SALEM" w:date="2024-01-16T13:33:00Z"/>
                <w:sz w:val="13"/>
              </w:rPr>
            </w:pPr>
            <w:del w:id="2015" w:author="Mohamed SALEM" w:date="2024-01-16T13:39:00Z">
              <w:r>
                <w:rPr>
                  <w:w w:val="105"/>
                  <w:sz w:val="13"/>
                </w:rPr>
                <w:delText>-</w:delText>
              </w:r>
              <w:r>
                <w:rPr>
                  <w:spacing w:val="-4"/>
                  <w:w w:val="105"/>
                  <w:sz w:val="13"/>
                </w:rPr>
                <w:delText>0.41</w:delText>
              </w:r>
            </w:del>
          </w:p>
        </w:tc>
        <w:tc>
          <w:tcPr>
            <w:tcW w:w="654" w:type="dxa"/>
          </w:tcPr>
          <w:p w14:paraId="48E9D01B" w14:textId="076C5AA0" w:rsidR="00D62403" w:rsidRDefault="00D62403">
            <w:pPr>
              <w:pStyle w:val="TableParagraph"/>
              <w:spacing w:before="20"/>
              <w:ind w:left="25" w:right="18"/>
              <w:rPr>
                <w:del w:id="2016" w:author="Mohamed SALEM" w:date="2024-01-16T13:33:00Z"/>
                <w:sz w:val="13"/>
              </w:rPr>
            </w:pPr>
            <w:del w:id="2017" w:author="Mohamed SALEM" w:date="2024-01-16T13:39:00Z">
              <w:r>
                <w:rPr>
                  <w:spacing w:val="-4"/>
                  <w:w w:val="105"/>
                  <w:sz w:val="13"/>
                </w:rPr>
                <w:delText>4.81</w:delText>
              </w:r>
            </w:del>
          </w:p>
        </w:tc>
        <w:tc>
          <w:tcPr>
            <w:tcW w:w="654" w:type="dxa"/>
          </w:tcPr>
          <w:p w14:paraId="4CE1859B" w14:textId="5FE61CEB" w:rsidR="00D62403" w:rsidRDefault="00D62403">
            <w:pPr>
              <w:pStyle w:val="TableParagraph"/>
              <w:spacing w:before="20"/>
              <w:ind w:left="25" w:right="16"/>
              <w:rPr>
                <w:del w:id="2018" w:author="Mohamed SALEM" w:date="2024-01-16T13:33:00Z"/>
                <w:sz w:val="13"/>
              </w:rPr>
            </w:pPr>
            <w:del w:id="2019" w:author="Mohamed SALEM" w:date="2024-01-16T13:39:00Z">
              <w:r>
                <w:rPr>
                  <w:spacing w:val="-4"/>
                  <w:w w:val="110"/>
                  <w:sz w:val="13"/>
                </w:rPr>
                <w:delText>4.31</w:delText>
              </w:r>
            </w:del>
          </w:p>
        </w:tc>
        <w:tc>
          <w:tcPr>
            <w:tcW w:w="581" w:type="dxa"/>
          </w:tcPr>
          <w:p w14:paraId="02CF776F" w14:textId="08223C7F" w:rsidR="00D62403" w:rsidRDefault="00D62403">
            <w:pPr>
              <w:pStyle w:val="TableParagraph"/>
              <w:spacing w:before="20"/>
              <w:ind w:left="10"/>
              <w:rPr>
                <w:del w:id="2020" w:author="Mohamed SALEM" w:date="2024-01-16T13:33:00Z"/>
                <w:sz w:val="13"/>
              </w:rPr>
            </w:pPr>
            <w:del w:id="2021" w:author="Mohamed SALEM" w:date="2024-01-16T13:39:00Z">
              <w:r>
                <w:rPr>
                  <w:spacing w:val="-2"/>
                  <w:sz w:val="13"/>
                </w:rPr>
                <w:delText>-</w:delText>
              </w:r>
              <w:r>
                <w:rPr>
                  <w:spacing w:val="-4"/>
                  <w:sz w:val="13"/>
                </w:rPr>
                <w:delText>0.49</w:delText>
              </w:r>
            </w:del>
          </w:p>
        </w:tc>
      </w:tr>
      <w:tr w:rsidR="00D62403" w14:paraId="6E6F537F" w14:textId="77777777">
        <w:trPr>
          <w:trHeight w:val="163"/>
          <w:del w:id="2022" w:author="Mohamed SALEM" w:date="2024-01-16T13:39:00Z"/>
        </w:trPr>
        <w:tc>
          <w:tcPr>
            <w:tcW w:w="4342" w:type="dxa"/>
          </w:tcPr>
          <w:p w14:paraId="78CEF308" w14:textId="34FC7E1D" w:rsidR="00D62403" w:rsidRDefault="00D62403">
            <w:pPr>
              <w:pStyle w:val="TableParagraph"/>
              <w:spacing w:before="20"/>
              <w:ind w:right="137"/>
              <w:jc w:val="right"/>
              <w:rPr>
                <w:del w:id="2023" w:author="Mohamed SALEM" w:date="2024-01-16T13:33:00Z"/>
                <w:sz w:val="13"/>
              </w:rPr>
            </w:pPr>
            <w:del w:id="2024" w:author="Mohamed SALEM" w:date="2024-01-16T13:39:00Z">
              <w:r>
                <w:rPr>
                  <w:spacing w:val="-2"/>
                  <w:w w:val="110"/>
                  <w:sz w:val="13"/>
                </w:rPr>
                <w:delText>(4.35)</w:delText>
              </w:r>
            </w:del>
          </w:p>
        </w:tc>
        <w:tc>
          <w:tcPr>
            <w:tcW w:w="654" w:type="dxa"/>
          </w:tcPr>
          <w:p w14:paraId="364E6DD2" w14:textId="004B0C3C" w:rsidR="00D62403" w:rsidRDefault="00D62403">
            <w:pPr>
              <w:pStyle w:val="TableParagraph"/>
              <w:spacing w:before="20"/>
              <w:ind w:left="25" w:right="24"/>
              <w:rPr>
                <w:del w:id="2025" w:author="Mohamed SALEM" w:date="2024-01-16T13:33:00Z"/>
                <w:sz w:val="13"/>
              </w:rPr>
            </w:pPr>
            <w:del w:id="2026" w:author="Mohamed SALEM" w:date="2024-01-16T13:39:00Z">
              <w:r>
                <w:rPr>
                  <w:spacing w:val="-2"/>
                  <w:w w:val="105"/>
                  <w:sz w:val="13"/>
                </w:rPr>
                <w:delText>(4.66)</w:delText>
              </w:r>
            </w:del>
          </w:p>
        </w:tc>
        <w:tc>
          <w:tcPr>
            <w:tcW w:w="581" w:type="dxa"/>
          </w:tcPr>
          <w:p w14:paraId="79D7EB20" w14:textId="42CA53CD" w:rsidR="00D62403" w:rsidRDefault="00D62403">
            <w:pPr>
              <w:pStyle w:val="TableParagraph"/>
              <w:spacing w:before="20"/>
              <w:ind w:left="10" w:right="8"/>
              <w:rPr>
                <w:del w:id="2027" w:author="Mohamed SALEM" w:date="2024-01-16T13:33:00Z"/>
                <w:sz w:val="13"/>
              </w:rPr>
            </w:pPr>
            <w:del w:id="2028" w:author="Mohamed SALEM" w:date="2024-01-16T13:39:00Z">
              <w:r>
                <w:rPr>
                  <w:spacing w:val="-2"/>
                  <w:w w:val="110"/>
                  <w:sz w:val="13"/>
                </w:rPr>
                <w:delText>(0.41)</w:delText>
              </w:r>
            </w:del>
          </w:p>
        </w:tc>
        <w:tc>
          <w:tcPr>
            <w:tcW w:w="654" w:type="dxa"/>
          </w:tcPr>
          <w:p w14:paraId="6B6422A8" w14:textId="2BD844F9" w:rsidR="00D62403" w:rsidRDefault="00D62403">
            <w:pPr>
              <w:pStyle w:val="TableParagraph"/>
              <w:spacing w:before="20"/>
              <w:ind w:left="25" w:right="22"/>
              <w:rPr>
                <w:del w:id="2029" w:author="Mohamed SALEM" w:date="2024-01-16T13:33:00Z"/>
                <w:sz w:val="13"/>
              </w:rPr>
            </w:pPr>
            <w:del w:id="2030" w:author="Mohamed SALEM" w:date="2024-01-16T13:39:00Z">
              <w:r>
                <w:rPr>
                  <w:spacing w:val="-2"/>
                  <w:w w:val="110"/>
                  <w:sz w:val="13"/>
                </w:rPr>
                <w:delText>(3.31)</w:delText>
              </w:r>
            </w:del>
          </w:p>
        </w:tc>
        <w:tc>
          <w:tcPr>
            <w:tcW w:w="654" w:type="dxa"/>
          </w:tcPr>
          <w:p w14:paraId="7B9286EE" w14:textId="3F3BD60D" w:rsidR="00D62403" w:rsidRDefault="00D62403">
            <w:pPr>
              <w:pStyle w:val="TableParagraph"/>
              <w:spacing w:before="20"/>
              <w:ind w:left="25" w:right="21"/>
              <w:rPr>
                <w:del w:id="2031" w:author="Mohamed SALEM" w:date="2024-01-16T13:33:00Z"/>
                <w:sz w:val="13"/>
              </w:rPr>
            </w:pPr>
            <w:del w:id="2032" w:author="Mohamed SALEM" w:date="2024-01-16T13:39:00Z">
              <w:r>
                <w:rPr>
                  <w:spacing w:val="-2"/>
                  <w:w w:val="110"/>
                  <w:sz w:val="13"/>
                </w:rPr>
                <w:delText>(3.13)</w:delText>
              </w:r>
            </w:del>
          </w:p>
        </w:tc>
        <w:tc>
          <w:tcPr>
            <w:tcW w:w="581" w:type="dxa"/>
          </w:tcPr>
          <w:p w14:paraId="3F4F5B10" w14:textId="200E191D" w:rsidR="00D62403" w:rsidRDefault="00D62403">
            <w:pPr>
              <w:pStyle w:val="TableParagraph"/>
              <w:spacing w:before="20"/>
              <w:ind w:left="10" w:right="5"/>
              <w:rPr>
                <w:del w:id="2033" w:author="Mohamed SALEM" w:date="2024-01-16T13:33:00Z"/>
                <w:sz w:val="13"/>
              </w:rPr>
            </w:pPr>
            <w:del w:id="2034" w:author="Mohamed SALEM" w:date="2024-01-16T13:39:00Z">
              <w:r>
                <w:rPr>
                  <w:spacing w:val="-2"/>
                  <w:sz w:val="13"/>
                </w:rPr>
                <w:delText>(0.09)</w:delText>
              </w:r>
            </w:del>
          </w:p>
        </w:tc>
        <w:tc>
          <w:tcPr>
            <w:tcW w:w="654" w:type="dxa"/>
          </w:tcPr>
          <w:p w14:paraId="62653F5D" w14:textId="3636579A" w:rsidR="00D62403" w:rsidRDefault="00D62403">
            <w:pPr>
              <w:pStyle w:val="TableParagraph"/>
              <w:spacing w:before="20"/>
              <w:ind w:left="25" w:right="19"/>
              <w:rPr>
                <w:del w:id="2035" w:author="Mohamed SALEM" w:date="2024-01-16T13:33:00Z"/>
                <w:sz w:val="13"/>
              </w:rPr>
            </w:pPr>
            <w:del w:id="2036" w:author="Mohamed SALEM" w:date="2024-01-16T13:39:00Z">
              <w:r>
                <w:rPr>
                  <w:spacing w:val="-2"/>
                  <w:w w:val="110"/>
                  <w:sz w:val="13"/>
                </w:rPr>
                <w:delText>(4.14)</w:delText>
              </w:r>
            </w:del>
          </w:p>
        </w:tc>
        <w:tc>
          <w:tcPr>
            <w:tcW w:w="654" w:type="dxa"/>
          </w:tcPr>
          <w:p w14:paraId="613CC8B8" w14:textId="641D5AC2" w:rsidR="00D62403" w:rsidRDefault="00D62403">
            <w:pPr>
              <w:pStyle w:val="TableParagraph"/>
              <w:spacing w:before="20"/>
              <w:ind w:left="25" w:right="17"/>
              <w:rPr>
                <w:del w:id="2037" w:author="Mohamed SALEM" w:date="2024-01-16T13:33:00Z"/>
                <w:sz w:val="13"/>
              </w:rPr>
            </w:pPr>
            <w:del w:id="2038" w:author="Mohamed SALEM" w:date="2024-01-16T13:39:00Z">
              <w:r>
                <w:rPr>
                  <w:spacing w:val="-2"/>
                  <w:w w:val="110"/>
                  <w:sz w:val="13"/>
                </w:rPr>
                <w:delText>(4.10)</w:delText>
              </w:r>
            </w:del>
          </w:p>
        </w:tc>
        <w:tc>
          <w:tcPr>
            <w:tcW w:w="581" w:type="dxa"/>
          </w:tcPr>
          <w:p w14:paraId="73ED374C" w14:textId="22E9EC49" w:rsidR="00D62403" w:rsidRDefault="00D62403">
            <w:pPr>
              <w:pStyle w:val="TableParagraph"/>
              <w:spacing w:before="20"/>
              <w:ind w:left="10" w:right="1"/>
              <w:rPr>
                <w:del w:id="2039" w:author="Mohamed SALEM" w:date="2024-01-16T13:33:00Z"/>
                <w:sz w:val="13"/>
              </w:rPr>
            </w:pPr>
            <w:del w:id="2040" w:author="Mohamed SALEM" w:date="2024-01-16T13:39:00Z">
              <w:r>
                <w:rPr>
                  <w:spacing w:val="-2"/>
                  <w:sz w:val="13"/>
                </w:rPr>
                <w:delText>(0.06)</w:delText>
              </w:r>
            </w:del>
          </w:p>
        </w:tc>
      </w:tr>
      <w:tr w:rsidR="00D62403" w14:paraId="1C5006AB" w14:textId="77777777">
        <w:trPr>
          <w:trHeight w:val="163"/>
          <w:del w:id="2041" w:author="Mohamed SALEM" w:date="2024-01-16T13:39:00Z"/>
        </w:trPr>
        <w:tc>
          <w:tcPr>
            <w:tcW w:w="4342" w:type="dxa"/>
          </w:tcPr>
          <w:p w14:paraId="3FE316C3" w14:textId="6F9BCE6D" w:rsidR="00D62403" w:rsidRDefault="00D62403">
            <w:pPr>
              <w:pStyle w:val="TableParagraph"/>
              <w:tabs>
                <w:tab w:val="right" w:pos="4042"/>
              </w:tabs>
              <w:spacing w:before="20"/>
              <w:ind w:right="194"/>
              <w:jc w:val="right"/>
              <w:rPr>
                <w:del w:id="2042" w:author="Mohamed SALEM" w:date="2024-01-16T13:33:00Z"/>
                <w:sz w:val="13"/>
              </w:rPr>
            </w:pPr>
            <w:del w:id="2043" w:author="Mohamed SALEM" w:date="2024-01-16T13:39:00Z">
              <w:r>
                <w:rPr>
                  <w:w w:val="110"/>
                  <w:sz w:val="13"/>
                </w:rPr>
                <w:delText>Displaced</w:delText>
              </w:r>
              <w:r>
                <w:rPr>
                  <w:spacing w:val="8"/>
                  <w:w w:val="110"/>
                  <w:sz w:val="13"/>
                </w:rPr>
                <w:delText xml:space="preserve"> </w:delText>
              </w:r>
              <w:r>
                <w:rPr>
                  <w:spacing w:val="-2"/>
                  <w:w w:val="110"/>
                  <w:sz w:val="13"/>
                </w:rPr>
                <w:delText>household</w:delText>
              </w:r>
              <w:r>
                <w:rPr>
                  <w:rFonts w:ascii="Times New Roman"/>
                  <w:sz w:val="13"/>
                </w:rPr>
                <w:tab/>
              </w:r>
              <w:r>
                <w:rPr>
                  <w:spacing w:val="-4"/>
                  <w:w w:val="110"/>
                  <w:sz w:val="13"/>
                </w:rPr>
                <w:delText>0.11</w:delText>
              </w:r>
            </w:del>
          </w:p>
        </w:tc>
        <w:tc>
          <w:tcPr>
            <w:tcW w:w="654" w:type="dxa"/>
          </w:tcPr>
          <w:p w14:paraId="05ED18C6" w14:textId="28C835A3" w:rsidR="00D62403" w:rsidRDefault="00D62403">
            <w:pPr>
              <w:pStyle w:val="TableParagraph"/>
              <w:spacing w:before="20"/>
              <w:ind w:left="25" w:right="24"/>
              <w:rPr>
                <w:del w:id="2044" w:author="Mohamed SALEM" w:date="2024-01-16T13:33:00Z"/>
                <w:sz w:val="13"/>
              </w:rPr>
            </w:pPr>
            <w:del w:id="2045" w:author="Mohamed SALEM" w:date="2024-01-16T13:39:00Z">
              <w:r>
                <w:rPr>
                  <w:spacing w:val="-4"/>
                  <w:w w:val="105"/>
                  <w:sz w:val="13"/>
                </w:rPr>
                <w:delText>0.12</w:delText>
              </w:r>
            </w:del>
          </w:p>
        </w:tc>
        <w:tc>
          <w:tcPr>
            <w:tcW w:w="581" w:type="dxa"/>
          </w:tcPr>
          <w:p w14:paraId="73DC26EA" w14:textId="5C7C9507" w:rsidR="00D62403" w:rsidRDefault="00D62403">
            <w:pPr>
              <w:pStyle w:val="TableParagraph"/>
              <w:spacing w:before="20"/>
              <w:ind w:left="10" w:right="7"/>
              <w:rPr>
                <w:del w:id="2046" w:author="Mohamed SALEM" w:date="2024-01-16T13:33:00Z"/>
                <w:sz w:val="13"/>
              </w:rPr>
            </w:pPr>
            <w:del w:id="2047" w:author="Mohamed SALEM" w:date="2024-01-16T13:39:00Z">
              <w:r>
                <w:rPr>
                  <w:spacing w:val="-4"/>
                  <w:w w:val="105"/>
                  <w:sz w:val="13"/>
                </w:rPr>
                <w:delText>0.01</w:delText>
              </w:r>
            </w:del>
          </w:p>
        </w:tc>
        <w:tc>
          <w:tcPr>
            <w:tcW w:w="654" w:type="dxa"/>
          </w:tcPr>
          <w:p w14:paraId="5FCDC7AE" w14:textId="44BBCE24" w:rsidR="00D62403" w:rsidRDefault="00D62403">
            <w:pPr>
              <w:pStyle w:val="TableParagraph"/>
              <w:spacing w:before="20"/>
              <w:ind w:left="25" w:right="21"/>
              <w:rPr>
                <w:del w:id="2048" w:author="Mohamed SALEM" w:date="2024-01-16T13:33:00Z"/>
                <w:sz w:val="13"/>
              </w:rPr>
            </w:pPr>
            <w:del w:id="2049" w:author="Mohamed SALEM" w:date="2024-01-16T13:39:00Z">
              <w:r>
                <w:rPr>
                  <w:spacing w:val="-4"/>
                  <w:sz w:val="13"/>
                </w:rPr>
                <w:delText>0.04</w:delText>
              </w:r>
            </w:del>
          </w:p>
        </w:tc>
        <w:tc>
          <w:tcPr>
            <w:tcW w:w="654" w:type="dxa"/>
          </w:tcPr>
          <w:p w14:paraId="747254F8" w14:textId="7652EFC1" w:rsidR="00D62403" w:rsidRDefault="00D62403">
            <w:pPr>
              <w:pStyle w:val="TableParagraph"/>
              <w:spacing w:before="20"/>
              <w:ind w:left="25" w:right="20"/>
              <w:rPr>
                <w:del w:id="2050" w:author="Mohamed SALEM" w:date="2024-01-16T13:33:00Z"/>
                <w:sz w:val="13"/>
              </w:rPr>
            </w:pPr>
            <w:del w:id="2051" w:author="Mohamed SALEM" w:date="2024-01-16T13:39:00Z">
              <w:r>
                <w:rPr>
                  <w:spacing w:val="-4"/>
                  <w:sz w:val="13"/>
                </w:rPr>
                <w:delText>0.03</w:delText>
              </w:r>
            </w:del>
          </w:p>
        </w:tc>
        <w:tc>
          <w:tcPr>
            <w:tcW w:w="581" w:type="dxa"/>
          </w:tcPr>
          <w:p w14:paraId="6132AA79" w14:textId="60A78E90" w:rsidR="00D62403" w:rsidRDefault="00D62403">
            <w:pPr>
              <w:pStyle w:val="TableParagraph"/>
              <w:spacing w:before="20"/>
              <w:ind w:left="10" w:right="4"/>
              <w:rPr>
                <w:del w:id="2052" w:author="Mohamed SALEM" w:date="2024-01-16T13:33:00Z"/>
                <w:sz w:val="13"/>
              </w:rPr>
            </w:pPr>
            <w:del w:id="2053" w:author="Mohamed SALEM" w:date="2024-01-16T13:39:00Z">
              <w:r>
                <w:rPr>
                  <w:sz w:val="13"/>
                </w:rPr>
                <w:delText>-</w:delText>
              </w:r>
              <w:r>
                <w:rPr>
                  <w:spacing w:val="-4"/>
                  <w:sz w:val="13"/>
                </w:rPr>
                <w:delText>0.01</w:delText>
              </w:r>
            </w:del>
          </w:p>
        </w:tc>
        <w:tc>
          <w:tcPr>
            <w:tcW w:w="654" w:type="dxa"/>
          </w:tcPr>
          <w:p w14:paraId="6FC2D1E0" w14:textId="21046786" w:rsidR="00D62403" w:rsidRDefault="00D62403">
            <w:pPr>
              <w:pStyle w:val="TableParagraph"/>
              <w:spacing w:before="20"/>
              <w:ind w:left="25" w:right="17"/>
              <w:rPr>
                <w:del w:id="2054" w:author="Mohamed SALEM" w:date="2024-01-16T13:33:00Z"/>
                <w:sz w:val="13"/>
              </w:rPr>
            </w:pPr>
            <w:del w:id="2055" w:author="Mohamed SALEM" w:date="2024-01-16T13:39:00Z">
              <w:r>
                <w:rPr>
                  <w:spacing w:val="-4"/>
                  <w:sz w:val="13"/>
                </w:rPr>
                <w:delText>0.06</w:delText>
              </w:r>
            </w:del>
          </w:p>
        </w:tc>
        <w:tc>
          <w:tcPr>
            <w:tcW w:w="654" w:type="dxa"/>
          </w:tcPr>
          <w:p w14:paraId="1FFA6A20" w14:textId="5E2D5D86" w:rsidR="00D62403" w:rsidRDefault="00D62403">
            <w:pPr>
              <w:pStyle w:val="TableParagraph"/>
              <w:spacing w:before="20"/>
              <w:ind w:left="25" w:right="16"/>
              <w:rPr>
                <w:del w:id="2056" w:author="Mohamed SALEM" w:date="2024-01-16T13:33:00Z"/>
                <w:sz w:val="13"/>
              </w:rPr>
            </w:pPr>
            <w:del w:id="2057" w:author="Mohamed SALEM" w:date="2024-01-16T13:39:00Z">
              <w:r>
                <w:rPr>
                  <w:spacing w:val="-4"/>
                  <w:sz w:val="13"/>
                </w:rPr>
                <w:delText>0.05</w:delText>
              </w:r>
            </w:del>
          </w:p>
        </w:tc>
        <w:tc>
          <w:tcPr>
            <w:tcW w:w="581" w:type="dxa"/>
          </w:tcPr>
          <w:p w14:paraId="64C608E4" w14:textId="2A8E60EE" w:rsidR="00D62403" w:rsidRDefault="00D62403">
            <w:pPr>
              <w:pStyle w:val="TableParagraph"/>
              <w:spacing w:before="20"/>
              <w:ind w:left="10"/>
              <w:rPr>
                <w:del w:id="2058" w:author="Mohamed SALEM" w:date="2024-01-16T13:33:00Z"/>
                <w:sz w:val="13"/>
              </w:rPr>
            </w:pPr>
            <w:del w:id="2059" w:author="Mohamed SALEM" w:date="2024-01-16T13:39:00Z">
              <w:r>
                <w:rPr>
                  <w:sz w:val="13"/>
                </w:rPr>
                <w:delText>-</w:delText>
              </w:r>
              <w:r>
                <w:rPr>
                  <w:spacing w:val="-4"/>
                  <w:sz w:val="13"/>
                </w:rPr>
                <w:delText>0.01</w:delText>
              </w:r>
            </w:del>
          </w:p>
        </w:tc>
      </w:tr>
      <w:tr w:rsidR="00D62403" w14:paraId="37481342" w14:textId="77777777">
        <w:trPr>
          <w:trHeight w:val="163"/>
          <w:del w:id="2060" w:author="Mohamed SALEM" w:date="2024-01-16T13:39:00Z"/>
        </w:trPr>
        <w:tc>
          <w:tcPr>
            <w:tcW w:w="4342" w:type="dxa"/>
          </w:tcPr>
          <w:p w14:paraId="451CA0EB" w14:textId="3C60FB64" w:rsidR="00D62403" w:rsidRDefault="00D62403">
            <w:pPr>
              <w:pStyle w:val="TableParagraph"/>
              <w:spacing w:before="20"/>
              <w:ind w:right="137"/>
              <w:jc w:val="right"/>
              <w:rPr>
                <w:del w:id="2061" w:author="Mohamed SALEM" w:date="2024-01-16T13:33:00Z"/>
                <w:sz w:val="13"/>
              </w:rPr>
            </w:pPr>
            <w:del w:id="2062" w:author="Mohamed SALEM" w:date="2024-01-16T13:39:00Z">
              <w:r>
                <w:rPr>
                  <w:spacing w:val="-2"/>
                  <w:w w:val="105"/>
                  <w:sz w:val="13"/>
                </w:rPr>
                <w:delText>(0.32)</w:delText>
              </w:r>
            </w:del>
          </w:p>
        </w:tc>
        <w:tc>
          <w:tcPr>
            <w:tcW w:w="654" w:type="dxa"/>
          </w:tcPr>
          <w:p w14:paraId="76562631" w14:textId="5D314B3D" w:rsidR="00D62403" w:rsidRDefault="00D62403">
            <w:pPr>
              <w:pStyle w:val="TableParagraph"/>
              <w:spacing w:before="20"/>
              <w:ind w:left="25" w:right="24"/>
              <w:rPr>
                <w:del w:id="2063" w:author="Mohamed SALEM" w:date="2024-01-16T13:33:00Z"/>
                <w:sz w:val="13"/>
              </w:rPr>
            </w:pPr>
            <w:del w:id="2064" w:author="Mohamed SALEM" w:date="2024-01-16T13:39:00Z">
              <w:r>
                <w:rPr>
                  <w:spacing w:val="-2"/>
                  <w:w w:val="105"/>
                  <w:sz w:val="13"/>
                </w:rPr>
                <w:delText>(0.33)</w:delText>
              </w:r>
            </w:del>
          </w:p>
        </w:tc>
        <w:tc>
          <w:tcPr>
            <w:tcW w:w="581" w:type="dxa"/>
          </w:tcPr>
          <w:p w14:paraId="6204294C" w14:textId="3D82DBA2" w:rsidR="00D62403" w:rsidRDefault="00D62403">
            <w:pPr>
              <w:pStyle w:val="TableParagraph"/>
              <w:spacing w:before="20"/>
              <w:ind w:left="10" w:right="8"/>
              <w:rPr>
                <w:del w:id="2065" w:author="Mohamed SALEM" w:date="2024-01-16T13:33:00Z"/>
                <w:sz w:val="13"/>
              </w:rPr>
            </w:pPr>
            <w:del w:id="2066" w:author="Mohamed SALEM" w:date="2024-01-16T13:39:00Z">
              <w:r>
                <w:rPr>
                  <w:spacing w:val="-2"/>
                  <w:w w:val="110"/>
                  <w:sz w:val="13"/>
                </w:rPr>
                <w:delText>(0.77)</w:delText>
              </w:r>
            </w:del>
          </w:p>
        </w:tc>
        <w:tc>
          <w:tcPr>
            <w:tcW w:w="654" w:type="dxa"/>
          </w:tcPr>
          <w:p w14:paraId="54B1406B" w14:textId="48019D44" w:rsidR="00D62403" w:rsidRDefault="00D62403">
            <w:pPr>
              <w:pStyle w:val="TableParagraph"/>
              <w:spacing w:before="20"/>
              <w:ind w:left="25" w:right="22"/>
              <w:rPr>
                <w:del w:id="2067" w:author="Mohamed SALEM" w:date="2024-01-16T13:33:00Z"/>
                <w:sz w:val="13"/>
              </w:rPr>
            </w:pPr>
            <w:del w:id="2068" w:author="Mohamed SALEM" w:date="2024-01-16T13:39:00Z">
              <w:r>
                <w:rPr>
                  <w:spacing w:val="-2"/>
                  <w:w w:val="110"/>
                  <w:sz w:val="13"/>
                </w:rPr>
                <w:delText>(0.19)</w:delText>
              </w:r>
            </w:del>
          </w:p>
        </w:tc>
        <w:tc>
          <w:tcPr>
            <w:tcW w:w="654" w:type="dxa"/>
          </w:tcPr>
          <w:p w14:paraId="2F0133B8" w14:textId="38DF278D" w:rsidR="00D62403" w:rsidRDefault="00D62403">
            <w:pPr>
              <w:pStyle w:val="TableParagraph"/>
              <w:spacing w:before="20"/>
              <w:ind w:left="25" w:right="21"/>
              <w:rPr>
                <w:del w:id="2069" w:author="Mohamed SALEM" w:date="2024-01-16T13:33:00Z"/>
                <w:sz w:val="13"/>
              </w:rPr>
            </w:pPr>
            <w:del w:id="2070" w:author="Mohamed SALEM" w:date="2024-01-16T13:39:00Z">
              <w:r>
                <w:rPr>
                  <w:spacing w:val="-2"/>
                  <w:w w:val="110"/>
                  <w:sz w:val="13"/>
                </w:rPr>
                <w:delText>(0.16)</w:delText>
              </w:r>
            </w:del>
          </w:p>
        </w:tc>
        <w:tc>
          <w:tcPr>
            <w:tcW w:w="581" w:type="dxa"/>
          </w:tcPr>
          <w:p w14:paraId="5C29F46E" w14:textId="011A576B" w:rsidR="00D62403" w:rsidRDefault="00D62403">
            <w:pPr>
              <w:pStyle w:val="TableParagraph"/>
              <w:spacing w:before="20"/>
              <w:ind w:left="10" w:right="5"/>
              <w:rPr>
                <w:del w:id="2071" w:author="Mohamed SALEM" w:date="2024-01-16T13:33:00Z"/>
                <w:sz w:val="13"/>
              </w:rPr>
            </w:pPr>
            <w:del w:id="2072" w:author="Mohamed SALEM" w:date="2024-01-16T13:39:00Z">
              <w:r>
                <w:rPr>
                  <w:spacing w:val="-2"/>
                  <w:w w:val="105"/>
                  <w:sz w:val="13"/>
                </w:rPr>
                <w:delText>(0.29)</w:delText>
              </w:r>
            </w:del>
          </w:p>
        </w:tc>
        <w:tc>
          <w:tcPr>
            <w:tcW w:w="654" w:type="dxa"/>
          </w:tcPr>
          <w:p w14:paraId="509310F4" w14:textId="7239190B" w:rsidR="00D62403" w:rsidRDefault="00D62403">
            <w:pPr>
              <w:pStyle w:val="TableParagraph"/>
              <w:spacing w:before="20"/>
              <w:ind w:left="25" w:right="19"/>
              <w:rPr>
                <w:del w:id="2073" w:author="Mohamed SALEM" w:date="2024-01-16T13:33:00Z"/>
                <w:sz w:val="13"/>
              </w:rPr>
            </w:pPr>
            <w:del w:id="2074" w:author="Mohamed SALEM" w:date="2024-01-16T13:39:00Z">
              <w:r>
                <w:rPr>
                  <w:spacing w:val="-2"/>
                  <w:w w:val="105"/>
                  <w:sz w:val="13"/>
                </w:rPr>
                <w:delText>(0.24)</w:delText>
              </w:r>
            </w:del>
          </w:p>
        </w:tc>
        <w:tc>
          <w:tcPr>
            <w:tcW w:w="654" w:type="dxa"/>
          </w:tcPr>
          <w:p w14:paraId="34FE372F" w14:textId="196B643E" w:rsidR="00D62403" w:rsidRDefault="00D62403">
            <w:pPr>
              <w:pStyle w:val="TableParagraph"/>
              <w:spacing w:before="20"/>
              <w:ind w:left="25" w:right="17"/>
              <w:rPr>
                <w:del w:id="2075" w:author="Mohamed SALEM" w:date="2024-01-16T13:33:00Z"/>
                <w:sz w:val="13"/>
              </w:rPr>
            </w:pPr>
            <w:del w:id="2076" w:author="Mohamed SALEM" w:date="2024-01-16T13:39:00Z">
              <w:r>
                <w:rPr>
                  <w:spacing w:val="-2"/>
                  <w:w w:val="105"/>
                  <w:sz w:val="13"/>
                </w:rPr>
                <w:delText>(0.23)</w:delText>
              </w:r>
            </w:del>
          </w:p>
        </w:tc>
        <w:tc>
          <w:tcPr>
            <w:tcW w:w="581" w:type="dxa"/>
          </w:tcPr>
          <w:p w14:paraId="1797D80C" w14:textId="11ACA71D" w:rsidR="00D62403" w:rsidRDefault="00D62403">
            <w:pPr>
              <w:pStyle w:val="TableParagraph"/>
              <w:spacing w:before="20"/>
              <w:ind w:left="10" w:right="1"/>
              <w:rPr>
                <w:del w:id="2077" w:author="Mohamed SALEM" w:date="2024-01-16T13:33:00Z"/>
                <w:sz w:val="13"/>
              </w:rPr>
            </w:pPr>
            <w:del w:id="2078" w:author="Mohamed SALEM" w:date="2024-01-16T13:39:00Z">
              <w:r>
                <w:rPr>
                  <w:spacing w:val="-2"/>
                  <w:w w:val="105"/>
                  <w:sz w:val="13"/>
                </w:rPr>
                <w:delText>(0.58)</w:delText>
              </w:r>
            </w:del>
          </w:p>
        </w:tc>
      </w:tr>
      <w:tr w:rsidR="00D62403" w14:paraId="05E153DD" w14:textId="77777777">
        <w:trPr>
          <w:trHeight w:val="163"/>
          <w:del w:id="2079" w:author="Mohamed SALEM" w:date="2024-01-16T13:39:00Z"/>
        </w:trPr>
        <w:tc>
          <w:tcPr>
            <w:tcW w:w="4342" w:type="dxa"/>
          </w:tcPr>
          <w:p w14:paraId="6317AF14" w14:textId="6DB21047" w:rsidR="00D62403" w:rsidRDefault="00D62403">
            <w:pPr>
              <w:pStyle w:val="TableParagraph"/>
              <w:tabs>
                <w:tab w:val="right" w:pos="4041"/>
              </w:tabs>
              <w:spacing w:before="20"/>
              <w:ind w:right="194"/>
              <w:jc w:val="right"/>
              <w:rPr>
                <w:del w:id="2080" w:author="Mohamed SALEM" w:date="2024-01-16T13:33:00Z"/>
                <w:sz w:val="13"/>
              </w:rPr>
            </w:pPr>
            <w:del w:id="2081" w:author="Mohamed SALEM" w:date="2024-01-16T13:39:00Z">
              <w:r>
                <w:rPr>
                  <w:sz w:val="13"/>
                </w:rPr>
                <w:delText>Household</w:delText>
              </w:r>
              <w:r>
                <w:rPr>
                  <w:spacing w:val="48"/>
                  <w:sz w:val="13"/>
                </w:rPr>
                <w:delText xml:space="preserve"> </w:delText>
              </w:r>
              <w:r>
                <w:rPr>
                  <w:spacing w:val="-4"/>
                  <w:sz w:val="13"/>
                </w:rPr>
                <w:delText>size</w:delText>
              </w:r>
              <w:r>
                <w:rPr>
                  <w:rFonts w:ascii="Times New Roman"/>
                  <w:sz w:val="13"/>
                </w:rPr>
                <w:tab/>
              </w:r>
              <w:r>
                <w:rPr>
                  <w:spacing w:val="-4"/>
                  <w:sz w:val="13"/>
                </w:rPr>
                <w:delText>7.99</w:delText>
              </w:r>
            </w:del>
          </w:p>
        </w:tc>
        <w:tc>
          <w:tcPr>
            <w:tcW w:w="654" w:type="dxa"/>
          </w:tcPr>
          <w:p w14:paraId="1EA485E2" w14:textId="785834E3" w:rsidR="00D62403" w:rsidRDefault="00D62403">
            <w:pPr>
              <w:pStyle w:val="TableParagraph"/>
              <w:spacing w:before="20"/>
              <w:ind w:left="25" w:right="24"/>
              <w:rPr>
                <w:del w:id="2082" w:author="Mohamed SALEM" w:date="2024-01-16T13:33:00Z"/>
                <w:sz w:val="13"/>
              </w:rPr>
            </w:pPr>
            <w:del w:id="2083" w:author="Mohamed SALEM" w:date="2024-01-16T13:39:00Z">
              <w:r>
                <w:rPr>
                  <w:spacing w:val="-4"/>
                  <w:w w:val="105"/>
                  <w:sz w:val="13"/>
                </w:rPr>
                <w:delText>7.92</w:delText>
              </w:r>
            </w:del>
          </w:p>
        </w:tc>
        <w:tc>
          <w:tcPr>
            <w:tcW w:w="581" w:type="dxa"/>
          </w:tcPr>
          <w:p w14:paraId="28B0ECFE" w14:textId="599246AB" w:rsidR="00D62403" w:rsidRDefault="00D62403">
            <w:pPr>
              <w:pStyle w:val="TableParagraph"/>
              <w:spacing w:before="20"/>
              <w:ind w:left="10" w:right="7"/>
              <w:rPr>
                <w:del w:id="2084" w:author="Mohamed SALEM" w:date="2024-01-16T13:33:00Z"/>
                <w:sz w:val="13"/>
              </w:rPr>
            </w:pPr>
            <w:del w:id="2085" w:author="Mohamed SALEM" w:date="2024-01-16T13:39:00Z">
              <w:r>
                <w:rPr>
                  <w:spacing w:val="-4"/>
                  <w:sz w:val="13"/>
                </w:rPr>
                <w:delText>-0.07</w:delText>
              </w:r>
            </w:del>
          </w:p>
        </w:tc>
        <w:tc>
          <w:tcPr>
            <w:tcW w:w="654" w:type="dxa"/>
          </w:tcPr>
          <w:p w14:paraId="2680A777" w14:textId="3B2F8874" w:rsidR="00D62403" w:rsidRDefault="00D62403">
            <w:pPr>
              <w:pStyle w:val="TableParagraph"/>
              <w:spacing w:before="20"/>
              <w:ind w:left="25" w:right="21"/>
              <w:rPr>
                <w:del w:id="2086" w:author="Mohamed SALEM" w:date="2024-01-16T13:33:00Z"/>
                <w:sz w:val="13"/>
              </w:rPr>
            </w:pPr>
            <w:del w:id="2087" w:author="Mohamed SALEM" w:date="2024-01-16T13:39:00Z">
              <w:r>
                <w:rPr>
                  <w:spacing w:val="-4"/>
                  <w:w w:val="110"/>
                  <w:sz w:val="13"/>
                </w:rPr>
                <w:delText>5.91</w:delText>
              </w:r>
            </w:del>
          </w:p>
        </w:tc>
        <w:tc>
          <w:tcPr>
            <w:tcW w:w="654" w:type="dxa"/>
          </w:tcPr>
          <w:p w14:paraId="30A535E1" w14:textId="76178EFA" w:rsidR="00D62403" w:rsidRDefault="00D62403">
            <w:pPr>
              <w:pStyle w:val="TableParagraph"/>
              <w:spacing w:before="20"/>
              <w:ind w:left="25" w:right="20"/>
              <w:rPr>
                <w:del w:id="2088" w:author="Mohamed SALEM" w:date="2024-01-16T13:33:00Z"/>
                <w:sz w:val="13"/>
              </w:rPr>
            </w:pPr>
            <w:del w:id="2089" w:author="Mohamed SALEM" w:date="2024-01-16T13:39:00Z">
              <w:r>
                <w:rPr>
                  <w:spacing w:val="-4"/>
                  <w:sz w:val="13"/>
                </w:rPr>
                <w:delText>6.02</w:delText>
              </w:r>
            </w:del>
          </w:p>
        </w:tc>
        <w:tc>
          <w:tcPr>
            <w:tcW w:w="581" w:type="dxa"/>
          </w:tcPr>
          <w:p w14:paraId="4D10D4AD" w14:textId="093BE71A" w:rsidR="00D62403" w:rsidRDefault="00D62403">
            <w:pPr>
              <w:pStyle w:val="TableParagraph"/>
              <w:spacing w:before="20"/>
              <w:ind w:left="10" w:right="4"/>
              <w:rPr>
                <w:del w:id="2090" w:author="Mohamed SALEM" w:date="2024-01-16T13:33:00Z"/>
                <w:sz w:val="13"/>
              </w:rPr>
            </w:pPr>
            <w:del w:id="2091" w:author="Mohamed SALEM" w:date="2024-01-16T13:39:00Z">
              <w:r>
                <w:rPr>
                  <w:spacing w:val="-4"/>
                  <w:w w:val="115"/>
                  <w:sz w:val="13"/>
                </w:rPr>
                <w:delText>0.11</w:delText>
              </w:r>
            </w:del>
          </w:p>
        </w:tc>
        <w:tc>
          <w:tcPr>
            <w:tcW w:w="654" w:type="dxa"/>
          </w:tcPr>
          <w:p w14:paraId="19BBC5D2" w14:textId="39637185" w:rsidR="00D62403" w:rsidRDefault="00D62403">
            <w:pPr>
              <w:pStyle w:val="TableParagraph"/>
              <w:spacing w:before="20"/>
              <w:ind w:left="25" w:right="17"/>
              <w:rPr>
                <w:del w:id="2092" w:author="Mohamed SALEM" w:date="2024-01-16T13:33:00Z"/>
                <w:sz w:val="13"/>
              </w:rPr>
            </w:pPr>
            <w:del w:id="2093" w:author="Mohamed SALEM" w:date="2024-01-16T13:39:00Z">
              <w:r>
                <w:rPr>
                  <w:spacing w:val="-4"/>
                  <w:w w:val="105"/>
                  <w:sz w:val="13"/>
                </w:rPr>
                <w:delText>6.55</w:delText>
              </w:r>
            </w:del>
          </w:p>
        </w:tc>
        <w:tc>
          <w:tcPr>
            <w:tcW w:w="654" w:type="dxa"/>
          </w:tcPr>
          <w:p w14:paraId="53A0BC04" w14:textId="1C740DF9" w:rsidR="00D62403" w:rsidRDefault="00D62403">
            <w:pPr>
              <w:pStyle w:val="TableParagraph"/>
              <w:spacing w:before="20"/>
              <w:ind w:left="25" w:right="16"/>
              <w:rPr>
                <w:del w:id="2094" w:author="Mohamed SALEM" w:date="2024-01-16T13:33:00Z"/>
                <w:sz w:val="13"/>
              </w:rPr>
            </w:pPr>
            <w:del w:id="2095" w:author="Mohamed SALEM" w:date="2024-01-16T13:39:00Z">
              <w:r>
                <w:rPr>
                  <w:spacing w:val="-4"/>
                  <w:w w:val="105"/>
                  <w:sz w:val="13"/>
                </w:rPr>
                <w:delText>6.57</w:delText>
              </w:r>
            </w:del>
          </w:p>
        </w:tc>
        <w:tc>
          <w:tcPr>
            <w:tcW w:w="581" w:type="dxa"/>
          </w:tcPr>
          <w:p w14:paraId="5859BE2B" w14:textId="22427A74" w:rsidR="00D62403" w:rsidRDefault="00D62403">
            <w:pPr>
              <w:pStyle w:val="TableParagraph"/>
              <w:spacing w:before="20"/>
              <w:ind w:left="10"/>
              <w:rPr>
                <w:del w:id="2096" w:author="Mohamed SALEM" w:date="2024-01-16T13:33:00Z"/>
                <w:sz w:val="13"/>
              </w:rPr>
            </w:pPr>
            <w:del w:id="2097" w:author="Mohamed SALEM" w:date="2024-01-16T13:39:00Z">
              <w:r>
                <w:rPr>
                  <w:spacing w:val="-4"/>
                  <w:sz w:val="13"/>
                </w:rPr>
                <w:delText>0.02</w:delText>
              </w:r>
            </w:del>
          </w:p>
        </w:tc>
      </w:tr>
      <w:tr w:rsidR="00D62403" w14:paraId="44DBD66E" w14:textId="77777777">
        <w:trPr>
          <w:trHeight w:val="163"/>
          <w:del w:id="2098" w:author="Mohamed SALEM" w:date="2024-01-16T13:39:00Z"/>
        </w:trPr>
        <w:tc>
          <w:tcPr>
            <w:tcW w:w="4342" w:type="dxa"/>
          </w:tcPr>
          <w:p w14:paraId="305AE967" w14:textId="3B7D1D17" w:rsidR="00D62403" w:rsidRDefault="00D62403">
            <w:pPr>
              <w:pStyle w:val="TableParagraph"/>
              <w:spacing w:before="20"/>
              <w:ind w:right="137"/>
              <w:jc w:val="right"/>
              <w:rPr>
                <w:del w:id="2099" w:author="Mohamed SALEM" w:date="2024-01-16T13:33:00Z"/>
                <w:sz w:val="13"/>
              </w:rPr>
            </w:pPr>
            <w:del w:id="2100" w:author="Mohamed SALEM" w:date="2024-01-16T13:39:00Z">
              <w:r>
                <w:rPr>
                  <w:spacing w:val="-2"/>
                  <w:w w:val="105"/>
                  <w:sz w:val="13"/>
                </w:rPr>
                <w:delText>(3.30)</w:delText>
              </w:r>
            </w:del>
          </w:p>
        </w:tc>
        <w:tc>
          <w:tcPr>
            <w:tcW w:w="654" w:type="dxa"/>
          </w:tcPr>
          <w:p w14:paraId="2AB8DD06" w14:textId="0F744D4A" w:rsidR="00D62403" w:rsidRDefault="00D62403">
            <w:pPr>
              <w:pStyle w:val="TableParagraph"/>
              <w:spacing w:before="20"/>
              <w:ind w:left="25" w:right="24"/>
              <w:rPr>
                <w:del w:id="2101" w:author="Mohamed SALEM" w:date="2024-01-16T13:33:00Z"/>
                <w:sz w:val="13"/>
              </w:rPr>
            </w:pPr>
            <w:del w:id="2102" w:author="Mohamed SALEM" w:date="2024-01-16T13:39:00Z">
              <w:r>
                <w:rPr>
                  <w:spacing w:val="-2"/>
                  <w:w w:val="110"/>
                  <w:sz w:val="13"/>
                </w:rPr>
                <w:delText>(4.57)</w:delText>
              </w:r>
            </w:del>
          </w:p>
        </w:tc>
        <w:tc>
          <w:tcPr>
            <w:tcW w:w="581" w:type="dxa"/>
          </w:tcPr>
          <w:p w14:paraId="11040966" w14:textId="707688F7" w:rsidR="00D62403" w:rsidRDefault="00D62403">
            <w:pPr>
              <w:pStyle w:val="TableParagraph"/>
              <w:spacing w:before="20"/>
              <w:ind w:left="10" w:right="8"/>
              <w:rPr>
                <w:del w:id="2103" w:author="Mohamed SALEM" w:date="2024-01-16T13:33:00Z"/>
                <w:sz w:val="13"/>
              </w:rPr>
            </w:pPr>
            <w:del w:id="2104" w:author="Mohamed SALEM" w:date="2024-01-16T13:39:00Z">
              <w:r>
                <w:rPr>
                  <w:spacing w:val="-2"/>
                  <w:sz w:val="13"/>
                </w:rPr>
                <w:delText>(0.88)</w:delText>
              </w:r>
            </w:del>
          </w:p>
        </w:tc>
        <w:tc>
          <w:tcPr>
            <w:tcW w:w="654" w:type="dxa"/>
          </w:tcPr>
          <w:p w14:paraId="62E935D7" w14:textId="2F498CF4" w:rsidR="00D62403" w:rsidRDefault="00D62403">
            <w:pPr>
              <w:pStyle w:val="TableParagraph"/>
              <w:spacing w:before="20"/>
              <w:ind w:left="25" w:right="22"/>
              <w:rPr>
                <w:del w:id="2105" w:author="Mohamed SALEM" w:date="2024-01-16T13:33:00Z"/>
                <w:sz w:val="13"/>
              </w:rPr>
            </w:pPr>
            <w:del w:id="2106" w:author="Mohamed SALEM" w:date="2024-01-16T13:39:00Z">
              <w:r>
                <w:rPr>
                  <w:spacing w:val="-2"/>
                  <w:w w:val="110"/>
                  <w:sz w:val="13"/>
                </w:rPr>
                <w:delText>(2.79)</w:delText>
              </w:r>
            </w:del>
          </w:p>
        </w:tc>
        <w:tc>
          <w:tcPr>
            <w:tcW w:w="654" w:type="dxa"/>
          </w:tcPr>
          <w:p w14:paraId="27C36441" w14:textId="30BEE751" w:rsidR="00D62403" w:rsidRDefault="00D62403">
            <w:pPr>
              <w:pStyle w:val="TableParagraph"/>
              <w:spacing w:before="20"/>
              <w:ind w:left="25" w:right="21"/>
              <w:rPr>
                <w:del w:id="2107" w:author="Mohamed SALEM" w:date="2024-01-16T13:33:00Z"/>
                <w:sz w:val="13"/>
              </w:rPr>
            </w:pPr>
            <w:del w:id="2108" w:author="Mohamed SALEM" w:date="2024-01-16T13:39:00Z">
              <w:r>
                <w:rPr>
                  <w:spacing w:val="-2"/>
                  <w:w w:val="115"/>
                  <w:sz w:val="13"/>
                </w:rPr>
                <w:delText>(2.51)</w:delText>
              </w:r>
            </w:del>
          </w:p>
        </w:tc>
        <w:tc>
          <w:tcPr>
            <w:tcW w:w="581" w:type="dxa"/>
          </w:tcPr>
          <w:p w14:paraId="0DE9E1B7" w14:textId="368C3CDF" w:rsidR="00D62403" w:rsidRDefault="00D62403">
            <w:pPr>
              <w:pStyle w:val="TableParagraph"/>
              <w:spacing w:before="20"/>
              <w:ind w:left="10" w:right="5"/>
              <w:rPr>
                <w:del w:id="2109" w:author="Mohamed SALEM" w:date="2024-01-16T13:33:00Z"/>
                <w:sz w:val="13"/>
              </w:rPr>
            </w:pPr>
            <w:del w:id="2110" w:author="Mohamed SALEM" w:date="2024-01-16T13:39:00Z">
              <w:r>
                <w:rPr>
                  <w:spacing w:val="-2"/>
                  <w:w w:val="105"/>
                  <w:sz w:val="13"/>
                </w:rPr>
                <w:delText>(0.58)</w:delText>
              </w:r>
            </w:del>
          </w:p>
        </w:tc>
        <w:tc>
          <w:tcPr>
            <w:tcW w:w="654" w:type="dxa"/>
          </w:tcPr>
          <w:p w14:paraId="6084E3A0" w14:textId="75BE17EE" w:rsidR="00D62403" w:rsidRDefault="00D62403">
            <w:pPr>
              <w:pStyle w:val="TableParagraph"/>
              <w:spacing w:before="20"/>
              <w:ind w:left="25" w:right="19"/>
              <w:rPr>
                <w:del w:id="2111" w:author="Mohamed SALEM" w:date="2024-01-16T13:33:00Z"/>
                <w:sz w:val="13"/>
              </w:rPr>
            </w:pPr>
            <w:del w:id="2112" w:author="Mohamed SALEM" w:date="2024-01-16T13:39:00Z">
              <w:r>
                <w:rPr>
                  <w:spacing w:val="-2"/>
                  <w:w w:val="120"/>
                  <w:sz w:val="13"/>
                </w:rPr>
                <w:delText>(3.11)</w:delText>
              </w:r>
            </w:del>
          </w:p>
        </w:tc>
        <w:tc>
          <w:tcPr>
            <w:tcW w:w="654" w:type="dxa"/>
          </w:tcPr>
          <w:p w14:paraId="651D492A" w14:textId="25E98C57" w:rsidR="00D62403" w:rsidRDefault="00D62403">
            <w:pPr>
              <w:pStyle w:val="TableParagraph"/>
              <w:spacing w:before="20"/>
              <w:ind w:left="25" w:right="17"/>
              <w:rPr>
                <w:del w:id="2113" w:author="Mohamed SALEM" w:date="2024-01-16T13:33:00Z"/>
                <w:sz w:val="13"/>
              </w:rPr>
            </w:pPr>
            <w:del w:id="2114" w:author="Mohamed SALEM" w:date="2024-01-16T13:39:00Z">
              <w:r>
                <w:rPr>
                  <w:spacing w:val="-2"/>
                  <w:w w:val="105"/>
                  <w:sz w:val="13"/>
                </w:rPr>
                <w:delText>(3.36)</w:delText>
              </w:r>
            </w:del>
          </w:p>
        </w:tc>
        <w:tc>
          <w:tcPr>
            <w:tcW w:w="581" w:type="dxa"/>
          </w:tcPr>
          <w:p w14:paraId="2F8CBA82" w14:textId="6B5A9EFA" w:rsidR="00D62403" w:rsidRDefault="00D62403">
            <w:pPr>
              <w:pStyle w:val="TableParagraph"/>
              <w:spacing w:before="20"/>
              <w:ind w:left="10" w:right="1"/>
              <w:rPr>
                <w:del w:id="2115" w:author="Mohamed SALEM" w:date="2024-01-16T13:33:00Z"/>
                <w:sz w:val="13"/>
              </w:rPr>
            </w:pPr>
            <w:del w:id="2116" w:author="Mohamed SALEM" w:date="2024-01-16T13:39:00Z">
              <w:r>
                <w:rPr>
                  <w:spacing w:val="-2"/>
                  <w:w w:val="105"/>
                  <w:sz w:val="13"/>
                </w:rPr>
                <w:delText>(0.93)</w:delText>
              </w:r>
            </w:del>
          </w:p>
        </w:tc>
      </w:tr>
      <w:tr w:rsidR="00D62403" w14:paraId="0E47D83B" w14:textId="77777777">
        <w:trPr>
          <w:trHeight w:val="163"/>
          <w:del w:id="2117" w:author="Mohamed SALEM" w:date="2024-01-16T13:39:00Z"/>
        </w:trPr>
        <w:tc>
          <w:tcPr>
            <w:tcW w:w="4342" w:type="dxa"/>
          </w:tcPr>
          <w:p w14:paraId="40BE258F" w14:textId="23622F5C" w:rsidR="00D62403" w:rsidRDefault="00D62403">
            <w:pPr>
              <w:pStyle w:val="TableParagraph"/>
              <w:tabs>
                <w:tab w:val="right" w:pos="4041"/>
              </w:tabs>
              <w:spacing w:before="20"/>
              <w:ind w:right="194"/>
              <w:jc w:val="right"/>
              <w:rPr>
                <w:del w:id="2118" w:author="Mohamed SALEM" w:date="2024-01-16T13:33:00Z"/>
                <w:sz w:val="13"/>
              </w:rPr>
            </w:pPr>
            <w:del w:id="2119" w:author="Mohamed SALEM" w:date="2024-01-16T13:39:00Z">
              <w:r>
                <w:rPr>
                  <w:sz w:val="13"/>
                </w:rPr>
                <w:delText>Number</w:delText>
              </w:r>
              <w:r>
                <w:rPr>
                  <w:spacing w:val="44"/>
                  <w:sz w:val="13"/>
                </w:rPr>
                <w:delText xml:space="preserve"> </w:delText>
              </w:r>
              <w:r>
                <w:rPr>
                  <w:sz w:val="13"/>
                </w:rPr>
                <w:delText>of</w:delText>
              </w:r>
              <w:r>
                <w:rPr>
                  <w:spacing w:val="45"/>
                  <w:sz w:val="13"/>
                </w:rPr>
                <w:delText xml:space="preserve"> </w:delText>
              </w:r>
              <w:r>
                <w:rPr>
                  <w:sz w:val="13"/>
                </w:rPr>
                <w:delText>household</w:delText>
              </w:r>
              <w:r>
                <w:rPr>
                  <w:spacing w:val="44"/>
                  <w:sz w:val="13"/>
                </w:rPr>
                <w:delText xml:space="preserve"> </w:delText>
              </w:r>
              <w:r>
                <w:rPr>
                  <w:sz w:val="13"/>
                </w:rPr>
                <w:delText>member</w:delText>
              </w:r>
              <w:r>
                <w:rPr>
                  <w:spacing w:val="45"/>
                  <w:sz w:val="13"/>
                </w:rPr>
                <w:delText xml:space="preserve"> </w:delText>
              </w:r>
              <w:r>
                <w:rPr>
                  <w:sz w:val="13"/>
                </w:rPr>
                <w:delText>younger</w:delText>
              </w:r>
              <w:r>
                <w:rPr>
                  <w:spacing w:val="44"/>
                  <w:sz w:val="13"/>
                </w:rPr>
                <w:delText xml:space="preserve"> </w:delText>
              </w:r>
              <w:r>
                <w:rPr>
                  <w:sz w:val="13"/>
                </w:rPr>
                <w:delText>than</w:delText>
              </w:r>
              <w:r>
                <w:rPr>
                  <w:spacing w:val="45"/>
                  <w:sz w:val="13"/>
                </w:rPr>
                <w:delText xml:space="preserve"> </w:delText>
              </w:r>
              <w:r>
                <w:rPr>
                  <w:spacing w:val="-5"/>
                  <w:sz w:val="13"/>
                </w:rPr>
                <w:delText>15</w:delText>
              </w:r>
              <w:r>
                <w:rPr>
                  <w:rFonts w:ascii="Times New Roman"/>
                  <w:sz w:val="13"/>
                </w:rPr>
                <w:tab/>
              </w:r>
              <w:r>
                <w:rPr>
                  <w:spacing w:val="-4"/>
                  <w:sz w:val="13"/>
                </w:rPr>
                <w:delText>3.96</w:delText>
              </w:r>
            </w:del>
          </w:p>
        </w:tc>
        <w:tc>
          <w:tcPr>
            <w:tcW w:w="654" w:type="dxa"/>
          </w:tcPr>
          <w:p w14:paraId="59B3B27E" w14:textId="39508D19" w:rsidR="00D62403" w:rsidRDefault="00D62403">
            <w:pPr>
              <w:pStyle w:val="TableParagraph"/>
              <w:spacing w:before="20"/>
              <w:ind w:left="25" w:right="24"/>
              <w:rPr>
                <w:del w:id="2120" w:author="Mohamed SALEM" w:date="2024-01-16T13:33:00Z"/>
                <w:sz w:val="13"/>
              </w:rPr>
            </w:pPr>
            <w:del w:id="2121" w:author="Mohamed SALEM" w:date="2024-01-16T13:39:00Z">
              <w:r>
                <w:rPr>
                  <w:spacing w:val="-4"/>
                  <w:sz w:val="13"/>
                </w:rPr>
                <w:delText>4.05</w:delText>
              </w:r>
            </w:del>
          </w:p>
        </w:tc>
        <w:tc>
          <w:tcPr>
            <w:tcW w:w="581" w:type="dxa"/>
          </w:tcPr>
          <w:p w14:paraId="5DD379EB" w14:textId="0EC962D2" w:rsidR="00D62403" w:rsidRDefault="00D62403">
            <w:pPr>
              <w:pStyle w:val="TableParagraph"/>
              <w:spacing w:before="20"/>
              <w:ind w:left="10" w:right="8"/>
              <w:rPr>
                <w:del w:id="2122" w:author="Mohamed SALEM" w:date="2024-01-16T13:33:00Z"/>
                <w:sz w:val="13"/>
              </w:rPr>
            </w:pPr>
            <w:del w:id="2123" w:author="Mohamed SALEM" w:date="2024-01-16T13:39:00Z">
              <w:r>
                <w:rPr>
                  <w:spacing w:val="-4"/>
                  <w:sz w:val="13"/>
                </w:rPr>
                <w:delText>0.08</w:delText>
              </w:r>
            </w:del>
          </w:p>
        </w:tc>
        <w:tc>
          <w:tcPr>
            <w:tcW w:w="654" w:type="dxa"/>
          </w:tcPr>
          <w:p w14:paraId="14F906AA" w14:textId="6F71A8FC" w:rsidR="00D62403" w:rsidRDefault="00D62403">
            <w:pPr>
              <w:pStyle w:val="TableParagraph"/>
              <w:spacing w:before="20"/>
              <w:ind w:left="25" w:right="22"/>
              <w:rPr>
                <w:del w:id="2124" w:author="Mohamed SALEM" w:date="2024-01-16T13:33:00Z"/>
                <w:sz w:val="13"/>
              </w:rPr>
            </w:pPr>
            <w:del w:id="2125" w:author="Mohamed SALEM" w:date="2024-01-16T13:39:00Z">
              <w:r>
                <w:rPr>
                  <w:spacing w:val="-4"/>
                  <w:sz w:val="13"/>
                </w:rPr>
                <w:delText>3.08</w:delText>
              </w:r>
            </w:del>
          </w:p>
        </w:tc>
        <w:tc>
          <w:tcPr>
            <w:tcW w:w="654" w:type="dxa"/>
          </w:tcPr>
          <w:p w14:paraId="30815684" w14:textId="4638FD6D" w:rsidR="00D62403" w:rsidRDefault="00D62403">
            <w:pPr>
              <w:pStyle w:val="TableParagraph"/>
              <w:spacing w:before="20"/>
              <w:ind w:left="25" w:right="20"/>
              <w:rPr>
                <w:del w:id="2126" w:author="Mohamed SALEM" w:date="2024-01-16T13:33:00Z"/>
                <w:sz w:val="13"/>
              </w:rPr>
            </w:pPr>
            <w:del w:id="2127" w:author="Mohamed SALEM" w:date="2024-01-16T13:39:00Z">
              <w:r>
                <w:rPr>
                  <w:spacing w:val="-4"/>
                  <w:w w:val="115"/>
                  <w:sz w:val="13"/>
                </w:rPr>
                <w:delText>3.17</w:delText>
              </w:r>
            </w:del>
          </w:p>
        </w:tc>
        <w:tc>
          <w:tcPr>
            <w:tcW w:w="581" w:type="dxa"/>
          </w:tcPr>
          <w:p w14:paraId="6CE0C69D" w14:textId="427E4F41" w:rsidR="00D62403" w:rsidRDefault="00D62403">
            <w:pPr>
              <w:pStyle w:val="TableParagraph"/>
              <w:spacing w:before="20"/>
              <w:ind w:left="10" w:right="4"/>
              <w:rPr>
                <w:del w:id="2128" w:author="Mohamed SALEM" w:date="2024-01-16T13:33:00Z"/>
                <w:sz w:val="13"/>
              </w:rPr>
            </w:pPr>
            <w:del w:id="2129" w:author="Mohamed SALEM" w:date="2024-01-16T13:39:00Z">
              <w:r>
                <w:rPr>
                  <w:spacing w:val="-4"/>
                  <w:sz w:val="13"/>
                </w:rPr>
                <w:delText>0.08</w:delText>
              </w:r>
            </w:del>
          </w:p>
        </w:tc>
        <w:tc>
          <w:tcPr>
            <w:tcW w:w="654" w:type="dxa"/>
          </w:tcPr>
          <w:p w14:paraId="06306BE0" w14:textId="3597BAA8" w:rsidR="00D62403" w:rsidRDefault="00D62403">
            <w:pPr>
              <w:pStyle w:val="TableParagraph"/>
              <w:spacing w:before="20"/>
              <w:ind w:left="25" w:right="18"/>
              <w:rPr>
                <w:del w:id="2130" w:author="Mohamed SALEM" w:date="2024-01-16T13:33:00Z"/>
                <w:sz w:val="13"/>
              </w:rPr>
            </w:pPr>
            <w:del w:id="2131" w:author="Mohamed SALEM" w:date="2024-01-16T13:39:00Z">
              <w:r>
                <w:rPr>
                  <w:spacing w:val="-4"/>
                  <w:w w:val="105"/>
                  <w:sz w:val="13"/>
                </w:rPr>
                <w:delText>3.36</w:delText>
              </w:r>
            </w:del>
          </w:p>
        </w:tc>
        <w:tc>
          <w:tcPr>
            <w:tcW w:w="654" w:type="dxa"/>
          </w:tcPr>
          <w:p w14:paraId="0AA72727" w14:textId="780E3172" w:rsidR="00D62403" w:rsidRDefault="00D62403">
            <w:pPr>
              <w:pStyle w:val="TableParagraph"/>
              <w:spacing w:before="20"/>
              <w:ind w:left="25" w:right="16"/>
              <w:rPr>
                <w:del w:id="2132" w:author="Mohamed SALEM" w:date="2024-01-16T13:33:00Z"/>
                <w:sz w:val="13"/>
              </w:rPr>
            </w:pPr>
            <w:del w:id="2133" w:author="Mohamed SALEM" w:date="2024-01-16T13:39:00Z">
              <w:r>
                <w:rPr>
                  <w:spacing w:val="-4"/>
                  <w:w w:val="105"/>
                  <w:sz w:val="13"/>
                </w:rPr>
                <w:delText>3.42</w:delText>
              </w:r>
            </w:del>
          </w:p>
        </w:tc>
        <w:tc>
          <w:tcPr>
            <w:tcW w:w="581" w:type="dxa"/>
          </w:tcPr>
          <w:p w14:paraId="4995AE2D" w14:textId="3930F12F" w:rsidR="00D62403" w:rsidRDefault="00D62403">
            <w:pPr>
              <w:pStyle w:val="TableParagraph"/>
              <w:spacing w:before="20"/>
              <w:ind w:left="10"/>
              <w:rPr>
                <w:del w:id="2134" w:author="Mohamed SALEM" w:date="2024-01-16T13:33:00Z"/>
                <w:sz w:val="13"/>
              </w:rPr>
            </w:pPr>
            <w:del w:id="2135" w:author="Mohamed SALEM" w:date="2024-01-16T13:39:00Z">
              <w:r>
                <w:rPr>
                  <w:spacing w:val="-4"/>
                  <w:sz w:val="13"/>
                </w:rPr>
                <w:delText>0.07</w:delText>
              </w:r>
            </w:del>
          </w:p>
        </w:tc>
      </w:tr>
      <w:tr w:rsidR="00D62403" w14:paraId="650F2EB8" w14:textId="77777777">
        <w:trPr>
          <w:trHeight w:val="163"/>
          <w:del w:id="2136" w:author="Mohamed SALEM" w:date="2024-01-16T13:39:00Z"/>
        </w:trPr>
        <w:tc>
          <w:tcPr>
            <w:tcW w:w="4342" w:type="dxa"/>
          </w:tcPr>
          <w:p w14:paraId="753F07C7" w14:textId="24C93533" w:rsidR="00D62403" w:rsidRDefault="00D62403">
            <w:pPr>
              <w:pStyle w:val="TableParagraph"/>
              <w:spacing w:before="20"/>
              <w:ind w:right="137"/>
              <w:jc w:val="right"/>
              <w:rPr>
                <w:del w:id="2137" w:author="Mohamed SALEM" w:date="2024-01-16T13:33:00Z"/>
                <w:sz w:val="13"/>
              </w:rPr>
            </w:pPr>
            <w:del w:id="2138" w:author="Mohamed SALEM" w:date="2024-01-16T13:39:00Z">
              <w:r>
                <w:rPr>
                  <w:spacing w:val="-2"/>
                  <w:w w:val="110"/>
                  <w:sz w:val="13"/>
                </w:rPr>
                <w:delText>(2.01)</w:delText>
              </w:r>
            </w:del>
          </w:p>
        </w:tc>
        <w:tc>
          <w:tcPr>
            <w:tcW w:w="654" w:type="dxa"/>
          </w:tcPr>
          <w:p w14:paraId="0E1A4DEA" w14:textId="74A45318" w:rsidR="00D62403" w:rsidRDefault="00D62403">
            <w:pPr>
              <w:pStyle w:val="TableParagraph"/>
              <w:spacing w:before="20"/>
              <w:ind w:left="25" w:right="24"/>
              <w:rPr>
                <w:del w:id="2139" w:author="Mohamed SALEM" w:date="2024-01-16T13:33:00Z"/>
                <w:sz w:val="13"/>
              </w:rPr>
            </w:pPr>
            <w:del w:id="2140" w:author="Mohamed SALEM" w:date="2024-01-16T13:39:00Z">
              <w:r>
                <w:rPr>
                  <w:spacing w:val="-2"/>
                  <w:w w:val="110"/>
                  <w:sz w:val="13"/>
                </w:rPr>
                <w:delText>(2.25)</w:delText>
              </w:r>
            </w:del>
          </w:p>
        </w:tc>
        <w:tc>
          <w:tcPr>
            <w:tcW w:w="581" w:type="dxa"/>
          </w:tcPr>
          <w:p w14:paraId="222BBDC9" w14:textId="394A5B89" w:rsidR="00D62403" w:rsidRDefault="00D62403">
            <w:pPr>
              <w:pStyle w:val="TableParagraph"/>
              <w:spacing w:before="20"/>
              <w:ind w:left="10" w:right="8"/>
              <w:rPr>
                <w:del w:id="2141" w:author="Mohamed SALEM" w:date="2024-01-16T13:33:00Z"/>
                <w:sz w:val="13"/>
              </w:rPr>
            </w:pPr>
            <w:del w:id="2142" w:author="Mohamed SALEM" w:date="2024-01-16T13:39:00Z">
              <w:r>
                <w:rPr>
                  <w:spacing w:val="-2"/>
                  <w:w w:val="105"/>
                  <w:sz w:val="13"/>
                </w:rPr>
                <w:delText>(0.73)</w:delText>
              </w:r>
            </w:del>
          </w:p>
        </w:tc>
        <w:tc>
          <w:tcPr>
            <w:tcW w:w="654" w:type="dxa"/>
          </w:tcPr>
          <w:p w14:paraId="031C8F35" w14:textId="2E71D6E8" w:rsidR="00D62403" w:rsidRDefault="00D62403">
            <w:pPr>
              <w:pStyle w:val="TableParagraph"/>
              <w:spacing w:before="20"/>
              <w:ind w:left="25" w:right="22"/>
              <w:rPr>
                <w:del w:id="2143" w:author="Mohamed SALEM" w:date="2024-01-16T13:33:00Z"/>
                <w:sz w:val="13"/>
              </w:rPr>
            </w:pPr>
            <w:del w:id="2144" w:author="Mohamed SALEM" w:date="2024-01-16T13:39:00Z">
              <w:r>
                <w:rPr>
                  <w:spacing w:val="-2"/>
                  <w:w w:val="105"/>
                  <w:sz w:val="13"/>
                </w:rPr>
                <w:delText>(2.02)</w:delText>
              </w:r>
            </w:del>
          </w:p>
        </w:tc>
        <w:tc>
          <w:tcPr>
            <w:tcW w:w="654" w:type="dxa"/>
          </w:tcPr>
          <w:p w14:paraId="79AE86CB" w14:textId="39985E47" w:rsidR="00D62403" w:rsidRDefault="00D62403">
            <w:pPr>
              <w:pStyle w:val="TableParagraph"/>
              <w:spacing w:before="20"/>
              <w:ind w:left="25" w:right="21"/>
              <w:rPr>
                <w:del w:id="2145" w:author="Mohamed SALEM" w:date="2024-01-16T13:33:00Z"/>
                <w:sz w:val="13"/>
              </w:rPr>
            </w:pPr>
            <w:del w:id="2146" w:author="Mohamed SALEM" w:date="2024-01-16T13:39:00Z">
              <w:r>
                <w:rPr>
                  <w:spacing w:val="-2"/>
                  <w:w w:val="115"/>
                  <w:sz w:val="13"/>
                </w:rPr>
                <w:delText>(1.76)</w:delText>
              </w:r>
            </w:del>
          </w:p>
        </w:tc>
        <w:tc>
          <w:tcPr>
            <w:tcW w:w="581" w:type="dxa"/>
          </w:tcPr>
          <w:p w14:paraId="37760FD6" w14:textId="47F58781" w:rsidR="00D62403" w:rsidRDefault="00D62403">
            <w:pPr>
              <w:pStyle w:val="TableParagraph"/>
              <w:spacing w:before="20"/>
              <w:ind w:left="10" w:right="5"/>
              <w:rPr>
                <w:del w:id="2147" w:author="Mohamed SALEM" w:date="2024-01-16T13:33:00Z"/>
                <w:sz w:val="13"/>
              </w:rPr>
            </w:pPr>
            <w:del w:id="2148" w:author="Mohamed SALEM" w:date="2024-01-16T13:39:00Z">
              <w:r>
                <w:rPr>
                  <w:spacing w:val="-2"/>
                  <w:w w:val="105"/>
                  <w:sz w:val="13"/>
                </w:rPr>
                <w:delText>(0.55)</w:delText>
              </w:r>
            </w:del>
          </w:p>
        </w:tc>
        <w:tc>
          <w:tcPr>
            <w:tcW w:w="654" w:type="dxa"/>
          </w:tcPr>
          <w:p w14:paraId="474A597C" w14:textId="3C016A56" w:rsidR="00D62403" w:rsidRDefault="00D62403">
            <w:pPr>
              <w:pStyle w:val="TableParagraph"/>
              <w:spacing w:before="20"/>
              <w:ind w:left="25" w:right="19"/>
              <w:rPr>
                <w:del w:id="2149" w:author="Mohamed SALEM" w:date="2024-01-16T13:33:00Z"/>
                <w:sz w:val="13"/>
              </w:rPr>
            </w:pPr>
            <w:del w:id="2150" w:author="Mohamed SALEM" w:date="2024-01-16T13:39:00Z">
              <w:r>
                <w:rPr>
                  <w:spacing w:val="-2"/>
                  <w:w w:val="105"/>
                  <w:sz w:val="13"/>
                </w:rPr>
                <w:delText>(2.06)</w:delText>
              </w:r>
            </w:del>
          </w:p>
        </w:tc>
        <w:tc>
          <w:tcPr>
            <w:tcW w:w="654" w:type="dxa"/>
          </w:tcPr>
          <w:p w14:paraId="0A57D499" w14:textId="037F9E2F" w:rsidR="00D62403" w:rsidRDefault="00D62403">
            <w:pPr>
              <w:pStyle w:val="TableParagraph"/>
              <w:spacing w:before="20"/>
              <w:ind w:left="25" w:right="17"/>
              <w:rPr>
                <w:del w:id="2151" w:author="Mohamed SALEM" w:date="2024-01-16T13:33:00Z"/>
                <w:sz w:val="13"/>
              </w:rPr>
            </w:pPr>
            <w:del w:id="2152" w:author="Mohamed SALEM" w:date="2024-01-16T13:39:00Z">
              <w:r>
                <w:rPr>
                  <w:spacing w:val="-2"/>
                  <w:w w:val="115"/>
                  <w:sz w:val="13"/>
                </w:rPr>
                <w:delText>(1.95)</w:delText>
              </w:r>
            </w:del>
          </w:p>
        </w:tc>
        <w:tc>
          <w:tcPr>
            <w:tcW w:w="581" w:type="dxa"/>
          </w:tcPr>
          <w:p w14:paraId="6683B04C" w14:textId="399178EE" w:rsidR="00D62403" w:rsidRDefault="00D62403">
            <w:pPr>
              <w:pStyle w:val="TableParagraph"/>
              <w:spacing w:before="20"/>
              <w:ind w:left="10" w:right="1"/>
              <w:rPr>
                <w:del w:id="2153" w:author="Mohamed SALEM" w:date="2024-01-16T13:33:00Z"/>
                <w:sz w:val="13"/>
              </w:rPr>
            </w:pPr>
            <w:del w:id="2154" w:author="Mohamed SALEM" w:date="2024-01-16T13:39:00Z">
              <w:r>
                <w:rPr>
                  <w:spacing w:val="-2"/>
                  <w:w w:val="105"/>
                  <w:sz w:val="13"/>
                </w:rPr>
                <w:delText>(0.59)</w:delText>
              </w:r>
            </w:del>
          </w:p>
        </w:tc>
      </w:tr>
      <w:tr w:rsidR="00D62403" w14:paraId="0A506142" w14:textId="77777777">
        <w:trPr>
          <w:trHeight w:val="163"/>
          <w:del w:id="2155" w:author="Mohamed SALEM" w:date="2024-01-16T13:39:00Z"/>
        </w:trPr>
        <w:tc>
          <w:tcPr>
            <w:tcW w:w="4342" w:type="dxa"/>
          </w:tcPr>
          <w:p w14:paraId="12804441" w14:textId="37D1A78B" w:rsidR="00D62403" w:rsidRDefault="00D62403">
            <w:pPr>
              <w:pStyle w:val="TableParagraph"/>
              <w:tabs>
                <w:tab w:val="right" w:pos="4041"/>
              </w:tabs>
              <w:spacing w:before="20"/>
              <w:ind w:right="194"/>
              <w:jc w:val="right"/>
              <w:rPr>
                <w:del w:id="2156" w:author="Mohamed SALEM" w:date="2024-01-16T13:33:00Z"/>
                <w:sz w:val="13"/>
              </w:rPr>
            </w:pPr>
            <w:del w:id="2157" w:author="Mohamed SALEM" w:date="2024-01-16T13:39:00Z">
              <w:r>
                <w:rPr>
                  <w:sz w:val="13"/>
                </w:rPr>
                <w:delText>Number</w:delText>
              </w:r>
              <w:r>
                <w:rPr>
                  <w:spacing w:val="42"/>
                  <w:sz w:val="13"/>
                </w:rPr>
                <w:delText xml:space="preserve"> </w:delText>
              </w:r>
              <w:r>
                <w:rPr>
                  <w:sz w:val="13"/>
                </w:rPr>
                <w:delText>of</w:delText>
              </w:r>
              <w:r>
                <w:rPr>
                  <w:spacing w:val="42"/>
                  <w:sz w:val="13"/>
                </w:rPr>
                <w:delText xml:space="preserve"> </w:delText>
              </w:r>
              <w:r>
                <w:rPr>
                  <w:sz w:val="13"/>
                </w:rPr>
                <w:delText>household</w:delText>
              </w:r>
              <w:r>
                <w:rPr>
                  <w:spacing w:val="42"/>
                  <w:sz w:val="13"/>
                </w:rPr>
                <w:delText xml:space="preserve"> </w:delText>
              </w:r>
              <w:r>
                <w:rPr>
                  <w:sz w:val="13"/>
                </w:rPr>
                <w:delText>member</w:delText>
              </w:r>
              <w:r>
                <w:rPr>
                  <w:spacing w:val="42"/>
                  <w:sz w:val="13"/>
                </w:rPr>
                <w:delText xml:space="preserve"> </w:delText>
              </w:r>
              <w:r>
                <w:rPr>
                  <w:sz w:val="13"/>
                </w:rPr>
                <w:delText>older</w:delText>
              </w:r>
              <w:r>
                <w:rPr>
                  <w:spacing w:val="43"/>
                  <w:sz w:val="13"/>
                </w:rPr>
                <w:delText xml:space="preserve"> </w:delText>
              </w:r>
              <w:r>
                <w:rPr>
                  <w:sz w:val="13"/>
                </w:rPr>
                <w:delText>than</w:delText>
              </w:r>
              <w:r>
                <w:rPr>
                  <w:spacing w:val="42"/>
                  <w:sz w:val="13"/>
                </w:rPr>
                <w:delText xml:space="preserve"> </w:delText>
              </w:r>
              <w:r>
                <w:rPr>
                  <w:spacing w:val="-5"/>
                  <w:sz w:val="13"/>
                </w:rPr>
                <w:delText>60</w:delText>
              </w:r>
              <w:r>
                <w:rPr>
                  <w:rFonts w:ascii="Times New Roman"/>
                  <w:sz w:val="13"/>
                </w:rPr>
                <w:tab/>
              </w:r>
              <w:r>
                <w:rPr>
                  <w:spacing w:val="-4"/>
                  <w:sz w:val="13"/>
                </w:rPr>
                <w:delText>0.24</w:delText>
              </w:r>
            </w:del>
          </w:p>
        </w:tc>
        <w:tc>
          <w:tcPr>
            <w:tcW w:w="654" w:type="dxa"/>
          </w:tcPr>
          <w:p w14:paraId="5DC72B4E" w14:textId="28D223C8" w:rsidR="00D62403" w:rsidRDefault="00D62403">
            <w:pPr>
              <w:pStyle w:val="TableParagraph"/>
              <w:spacing w:before="20"/>
              <w:ind w:left="25" w:right="24"/>
              <w:rPr>
                <w:del w:id="2158" w:author="Mohamed SALEM" w:date="2024-01-16T13:33:00Z"/>
                <w:sz w:val="13"/>
              </w:rPr>
            </w:pPr>
            <w:del w:id="2159" w:author="Mohamed SALEM" w:date="2024-01-16T13:39:00Z">
              <w:r>
                <w:rPr>
                  <w:spacing w:val="-4"/>
                  <w:sz w:val="13"/>
                </w:rPr>
                <w:delText>0.20</w:delText>
              </w:r>
            </w:del>
          </w:p>
        </w:tc>
        <w:tc>
          <w:tcPr>
            <w:tcW w:w="581" w:type="dxa"/>
          </w:tcPr>
          <w:p w14:paraId="3CD54A4B" w14:textId="5384D242" w:rsidR="00D62403" w:rsidRDefault="00D62403">
            <w:pPr>
              <w:pStyle w:val="TableParagraph"/>
              <w:spacing w:before="20"/>
              <w:ind w:left="10" w:right="8"/>
              <w:rPr>
                <w:del w:id="2160" w:author="Mohamed SALEM" w:date="2024-01-16T13:33:00Z"/>
                <w:sz w:val="13"/>
              </w:rPr>
            </w:pPr>
            <w:del w:id="2161" w:author="Mohamed SALEM" w:date="2024-01-16T13:39:00Z">
              <w:r>
                <w:rPr>
                  <w:spacing w:val="-2"/>
                  <w:sz w:val="13"/>
                </w:rPr>
                <w:delText>-</w:delText>
              </w:r>
              <w:r>
                <w:rPr>
                  <w:spacing w:val="-4"/>
                  <w:sz w:val="13"/>
                </w:rPr>
                <w:delText>0.04</w:delText>
              </w:r>
            </w:del>
          </w:p>
        </w:tc>
        <w:tc>
          <w:tcPr>
            <w:tcW w:w="654" w:type="dxa"/>
          </w:tcPr>
          <w:p w14:paraId="5D8FFBDB" w14:textId="233899D8" w:rsidR="00D62403" w:rsidRDefault="00D62403">
            <w:pPr>
              <w:pStyle w:val="TableParagraph"/>
              <w:spacing w:before="20"/>
              <w:ind w:left="25" w:right="22"/>
              <w:rPr>
                <w:del w:id="2162" w:author="Mohamed SALEM" w:date="2024-01-16T13:33:00Z"/>
                <w:sz w:val="13"/>
              </w:rPr>
            </w:pPr>
            <w:del w:id="2163" w:author="Mohamed SALEM" w:date="2024-01-16T13:39:00Z">
              <w:r>
                <w:rPr>
                  <w:spacing w:val="-4"/>
                  <w:w w:val="105"/>
                  <w:sz w:val="13"/>
                </w:rPr>
                <w:delText>0.14</w:delText>
              </w:r>
            </w:del>
          </w:p>
        </w:tc>
        <w:tc>
          <w:tcPr>
            <w:tcW w:w="654" w:type="dxa"/>
          </w:tcPr>
          <w:p w14:paraId="77BDEDE0" w14:textId="4258E523" w:rsidR="00D62403" w:rsidRDefault="00D62403">
            <w:pPr>
              <w:pStyle w:val="TableParagraph"/>
              <w:spacing w:before="20"/>
              <w:ind w:left="25" w:right="20"/>
              <w:rPr>
                <w:del w:id="2164" w:author="Mohamed SALEM" w:date="2024-01-16T13:33:00Z"/>
                <w:sz w:val="13"/>
              </w:rPr>
            </w:pPr>
            <w:del w:id="2165" w:author="Mohamed SALEM" w:date="2024-01-16T13:39:00Z">
              <w:r>
                <w:rPr>
                  <w:spacing w:val="-4"/>
                  <w:sz w:val="13"/>
                </w:rPr>
                <w:delText>0.22</w:delText>
              </w:r>
            </w:del>
          </w:p>
        </w:tc>
        <w:tc>
          <w:tcPr>
            <w:tcW w:w="581" w:type="dxa"/>
          </w:tcPr>
          <w:p w14:paraId="4C5BAB1A" w14:textId="35B9CBE5" w:rsidR="00D62403" w:rsidRDefault="00D62403">
            <w:pPr>
              <w:pStyle w:val="TableParagraph"/>
              <w:spacing w:before="20"/>
              <w:ind w:left="10" w:right="4"/>
              <w:rPr>
                <w:del w:id="2166" w:author="Mohamed SALEM" w:date="2024-01-16T13:33:00Z"/>
                <w:sz w:val="13"/>
              </w:rPr>
            </w:pPr>
            <w:del w:id="2167" w:author="Mohamed SALEM" w:date="2024-01-16T13:39:00Z">
              <w:r>
                <w:rPr>
                  <w:spacing w:val="-4"/>
                  <w:w w:val="105"/>
                  <w:sz w:val="13"/>
                </w:rPr>
                <w:delText>0.07*</w:delText>
              </w:r>
            </w:del>
          </w:p>
        </w:tc>
        <w:tc>
          <w:tcPr>
            <w:tcW w:w="654" w:type="dxa"/>
          </w:tcPr>
          <w:p w14:paraId="73BFE0AE" w14:textId="48CB182B" w:rsidR="00D62403" w:rsidRDefault="00D62403">
            <w:pPr>
              <w:pStyle w:val="TableParagraph"/>
              <w:spacing w:before="20"/>
              <w:ind w:left="25" w:right="18"/>
              <w:rPr>
                <w:del w:id="2168" w:author="Mohamed SALEM" w:date="2024-01-16T13:33:00Z"/>
                <w:sz w:val="13"/>
              </w:rPr>
            </w:pPr>
            <w:del w:id="2169" w:author="Mohamed SALEM" w:date="2024-01-16T13:39:00Z">
              <w:r>
                <w:rPr>
                  <w:spacing w:val="-4"/>
                  <w:w w:val="110"/>
                  <w:sz w:val="13"/>
                </w:rPr>
                <w:delText>0.17</w:delText>
              </w:r>
            </w:del>
          </w:p>
        </w:tc>
        <w:tc>
          <w:tcPr>
            <w:tcW w:w="654" w:type="dxa"/>
          </w:tcPr>
          <w:p w14:paraId="231B640E" w14:textId="4C20722E" w:rsidR="00D62403" w:rsidRDefault="00D62403">
            <w:pPr>
              <w:pStyle w:val="TableParagraph"/>
              <w:spacing w:before="20"/>
              <w:ind w:left="25" w:right="16"/>
              <w:rPr>
                <w:del w:id="2170" w:author="Mohamed SALEM" w:date="2024-01-16T13:33:00Z"/>
                <w:sz w:val="13"/>
              </w:rPr>
            </w:pPr>
            <w:del w:id="2171" w:author="Mohamed SALEM" w:date="2024-01-16T13:39:00Z">
              <w:r>
                <w:rPr>
                  <w:spacing w:val="-4"/>
                  <w:w w:val="105"/>
                  <w:sz w:val="13"/>
                </w:rPr>
                <w:delText>0.21</w:delText>
              </w:r>
            </w:del>
          </w:p>
        </w:tc>
        <w:tc>
          <w:tcPr>
            <w:tcW w:w="581" w:type="dxa"/>
          </w:tcPr>
          <w:p w14:paraId="6CDA35D7" w14:textId="27D1F323" w:rsidR="00D62403" w:rsidRDefault="00D62403">
            <w:pPr>
              <w:pStyle w:val="TableParagraph"/>
              <w:spacing w:before="20"/>
              <w:ind w:left="10"/>
              <w:rPr>
                <w:del w:id="2172" w:author="Mohamed SALEM" w:date="2024-01-16T13:33:00Z"/>
                <w:sz w:val="13"/>
              </w:rPr>
            </w:pPr>
            <w:del w:id="2173" w:author="Mohamed SALEM" w:date="2024-01-16T13:39:00Z">
              <w:r>
                <w:rPr>
                  <w:spacing w:val="-4"/>
                  <w:sz w:val="13"/>
                </w:rPr>
                <w:delText>0.04</w:delText>
              </w:r>
            </w:del>
          </w:p>
        </w:tc>
      </w:tr>
      <w:tr w:rsidR="00D62403" w14:paraId="1B080739" w14:textId="77777777">
        <w:trPr>
          <w:trHeight w:val="163"/>
          <w:del w:id="2174" w:author="Mohamed SALEM" w:date="2024-01-16T13:39:00Z"/>
        </w:trPr>
        <w:tc>
          <w:tcPr>
            <w:tcW w:w="4342" w:type="dxa"/>
          </w:tcPr>
          <w:p w14:paraId="48AFE709" w14:textId="54B19EF3" w:rsidR="00D62403" w:rsidRDefault="00D62403">
            <w:pPr>
              <w:pStyle w:val="TableParagraph"/>
              <w:spacing w:before="20"/>
              <w:ind w:right="137"/>
              <w:jc w:val="right"/>
              <w:rPr>
                <w:del w:id="2175" w:author="Mohamed SALEM" w:date="2024-01-16T13:33:00Z"/>
                <w:sz w:val="13"/>
              </w:rPr>
            </w:pPr>
            <w:del w:id="2176" w:author="Mohamed SALEM" w:date="2024-01-16T13:39:00Z">
              <w:r>
                <w:rPr>
                  <w:spacing w:val="-2"/>
                  <w:sz w:val="13"/>
                </w:rPr>
                <w:delText>(0.60)</w:delText>
              </w:r>
            </w:del>
          </w:p>
        </w:tc>
        <w:tc>
          <w:tcPr>
            <w:tcW w:w="654" w:type="dxa"/>
          </w:tcPr>
          <w:p w14:paraId="1F3F17BE" w14:textId="51889748" w:rsidR="00D62403" w:rsidRDefault="00D62403">
            <w:pPr>
              <w:pStyle w:val="TableParagraph"/>
              <w:spacing w:before="20"/>
              <w:ind w:left="25" w:right="24"/>
              <w:rPr>
                <w:del w:id="2177" w:author="Mohamed SALEM" w:date="2024-01-16T13:33:00Z"/>
                <w:sz w:val="13"/>
              </w:rPr>
            </w:pPr>
            <w:del w:id="2178" w:author="Mohamed SALEM" w:date="2024-01-16T13:39:00Z">
              <w:r>
                <w:rPr>
                  <w:spacing w:val="-2"/>
                  <w:w w:val="105"/>
                  <w:sz w:val="13"/>
                </w:rPr>
                <w:delText>(0.48)</w:delText>
              </w:r>
            </w:del>
          </w:p>
        </w:tc>
        <w:tc>
          <w:tcPr>
            <w:tcW w:w="581" w:type="dxa"/>
          </w:tcPr>
          <w:p w14:paraId="527E94D6" w14:textId="7B8F18F7" w:rsidR="00D62403" w:rsidRDefault="00D62403">
            <w:pPr>
              <w:pStyle w:val="TableParagraph"/>
              <w:spacing w:before="20"/>
              <w:ind w:left="10" w:right="8"/>
              <w:rPr>
                <w:del w:id="2179" w:author="Mohamed SALEM" w:date="2024-01-16T13:33:00Z"/>
                <w:sz w:val="13"/>
              </w:rPr>
            </w:pPr>
            <w:del w:id="2180" w:author="Mohamed SALEM" w:date="2024-01-16T13:39:00Z">
              <w:r>
                <w:rPr>
                  <w:spacing w:val="-2"/>
                  <w:w w:val="105"/>
                  <w:sz w:val="13"/>
                </w:rPr>
                <w:delText>(0.54)</w:delText>
              </w:r>
            </w:del>
          </w:p>
        </w:tc>
        <w:tc>
          <w:tcPr>
            <w:tcW w:w="654" w:type="dxa"/>
          </w:tcPr>
          <w:p w14:paraId="5D20B426" w14:textId="7A63AE6C" w:rsidR="00D62403" w:rsidRDefault="00D62403">
            <w:pPr>
              <w:pStyle w:val="TableParagraph"/>
              <w:spacing w:before="20"/>
              <w:ind w:left="25" w:right="22"/>
              <w:rPr>
                <w:del w:id="2181" w:author="Mohamed SALEM" w:date="2024-01-16T13:33:00Z"/>
                <w:sz w:val="13"/>
              </w:rPr>
            </w:pPr>
            <w:del w:id="2182" w:author="Mohamed SALEM" w:date="2024-01-16T13:39:00Z">
              <w:r>
                <w:rPr>
                  <w:spacing w:val="-2"/>
                  <w:sz w:val="13"/>
                </w:rPr>
                <w:delText>(0.40)</w:delText>
              </w:r>
            </w:del>
          </w:p>
        </w:tc>
        <w:tc>
          <w:tcPr>
            <w:tcW w:w="654" w:type="dxa"/>
          </w:tcPr>
          <w:p w14:paraId="4AAC10E9" w14:textId="47BF55A6" w:rsidR="00D62403" w:rsidRDefault="00D62403">
            <w:pPr>
              <w:pStyle w:val="TableParagraph"/>
              <w:spacing w:before="20"/>
              <w:ind w:left="25" w:right="21"/>
              <w:rPr>
                <w:del w:id="2183" w:author="Mohamed SALEM" w:date="2024-01-16T13:33:00Z"/>
                <w:sz w:val="13"/>
              </w:rPr>
            </w:pPr>
            <w:del w:id="2184" w:author="Mohamed SALEM" w:date="2024-01-16T13:39:00Z">
              <w:r>
                <w:rPr>
                  <w:spacing w:val="-2"/>
                  <w:w w:val="105"/>
                  <w:sz w:val="13"/>
                </w:rPr>
                <w:delText>(0.55)</w:delText>
              </w:r>
            </w:del>
          </w:p>
        </w:tc>
        <w:tc>
          <w:tcPr>
            <w:tcW w:w="581" w:type="dxa"/>
          </w:tcPr>
          <w:p w14:paraId="4611A531" w14:textId="1407447C" w:rsidR="00D62403" w:rsidRDefault="00D62403">
            <w:pPr>
              <w:pStyle w:val="TableParagraph"/>
              <w:spacing w:before="20"/>
              <w:ind w:left="10" w:right="5"/>
              <w:rPr>
                <w:del w:id="2185" w:author="Mohamed SALEM" w:date="2024-01-16T13:33:00Z"/>
                <w:sz w:val="13"/>
              </w:rPr>
            </w:pPr>
            <w:del w:id="2186" w:author="Mohamed SALEM" w:date="2024-01-16T13:39:00Z">
              <w:r>
                <w:rPr>
                  <w:spacing w:val="-2"/>
                  <w:sz w:val="13"/>
                </w:rPr>
                <w:delText>(0.04)</w:delText>
              </w:r>
            </w:del>
          </w:p>
        </w:tc>
        <w:tc>
          <w:tcPr>
            <w:tcW w:w="654" w:type="dxa"/>
          </w:tcPr>
          <w:p w14:paraId="2DFB2DE1" w14:textId="70D3A749" w:rsidR="00D62403" w:rsidRDefault="00D62403">
            <w:pPr>
              <w:pStyle w:val="TableParagraph"/>
              <w:spacing w:before="20"/>
              <w:ind w:left="25" w:right="19"/>
              <w:rPr>
                <w:del w:id="2187" w:author="Mohamed SALEM" w:date="2024-01-16T13:33:00Z"/>
                <w:sz w:val="13"/>
              </w:rPr>
            </w:pPr>
            <w:del w:id="2188" w:author="Mohamed SALEM" w:date="2024-01-16T13:39:00Z">
              <w:r>
                <w:rPr>
                  <w:spacing w:val="-2"/>
                  <w:w w:val="110"/>
                  <w:sz w:val="13"/>
                </w:rPr>
                <w:delText>(0.47)</w:delText>
              </w:r>
            </w:del>
          </w:p>
        </w:tc>
        <w:tc>
          <w:tcPr>
            <w:tcW w:w="654" w:type="dxa"/>
          </w:tcPr>
          <w:p w14:paraId="181BEBDB" w14:textId="6D760DAF" w:rsidR="00D62403" w:rsidRDefault="00D62403">
            <w:pPr>
              <w:pStyle w:val="TableParagraph"/>
              <w:spacing w:before="20"/>
              <w:ind w:left="25" w:right="17"/>
              <w:rPr>
                <w:del w:id="2189" w:author="Mohamed SALEM" w:date="2024-01-16T13:33:00Z"/>
                <w:sz w:val="13"/>
              </w:rPr>
            </w:pPr>
            <w:del w:id="2190" w:author="Mohamed SALEM" w:date="2024-01-16T13:39:00Z">
              <w:r>
                <w:rPr>
                  <w:spacing w:val="-2"/>
                  <w:w w:val="105"/>
                  <w:sz w:val="13"/>
                </w:rPr>
                <w:delText>(0.53)</w:delText>
              </w:r>
            </w:del>
          </w:p>
        </w:tc>
        <w:tc>
          <w:tcPr>
            <w:tcW w:w="581" w:type="dxa"/>
          </w:tcPr>
          <w:p w14:paraId="0233DF3E" w14:textId="1235FE14" w:rsidR="00D62403" w:rsidRDefault="00D62403">
            <w:pPr>
              <w:pStyle w:val="TableParagraph"/>
              <w:spacing w:before="20"/>
              <w:ind w:left="10" w:right="1"/>
              <w:rPr>
                <w:del w:id="2191" w:author="Mohamed SALEM" w:date="2024-01-16T13:33:00Z"/>
                <w:sz w:val="13"/>
              </w:rPr>
            </w:pPr>
            <w:del w:id="2192" w:author="Mohamed SALEM" w:date="2024-01-16T13:39:00Z">
              <w:r>
                <w:rPr>
                  <w:spacing w:val="-2"/>
                  <w:w w:val="105"/>
                  <w:sz w:val="13"/>
                </w:rPr>
                <w:delText>(0.22)</w:delText>
              </w:r>
            </w:del>
          </w:p>
        </w:tc>
      </w:tr>
      <w:tr w:rsidR="00D62403" w14:paraId="14575254" w14:textId="77777777">
        <w:trPr>
          <w:trHeight w:val="163"/>
          <w:del w:id="2193" w:author="Mohamed SALEM" w:date="2024-01-16T13:39:00Z"/>
        </w:trPr>
        <w:tc>
          <w:tcPr>
            <w:tcW w:w="4342" w:type="dxa"/>
          </w:tcPr>
          <w:p w14:paraId="1E09C3F1" w14:textId="58F99685" w:rsidR="00D62403" w:rsidRDefault="00D62403">
            <w:pPr>
              <w:pStyle w:val="TableParagraph"/>
              <w:tabs>
                <w:tab w:val="right" w:pos="4041"/>
              </w:tabs>
              <w:spacing w:before="20"/>
              <w:ind w:right="194"/>
              <w:jc w:val="right"/>
              <w:rPr>
                <w:del w:id="2194" w:author="Mohamed SALEM" w:date="2024-01-16T13:33:00Z"/>
                <w:sz w:val="13"/>
              </w:rPr>
            </w:pPr>
            <w:del w:id="2195" w:author="Mohamed SALEM" w:date="2024-01-16T13:39:00Z">
              <w:r>
                <w:rPr>
                  <w:w w:val="110"/>
                  <w:sz w:val="13"/>
                </w:rPr>
                <w:delText>Has</w:delText>
              </w:r>
              <w:r>
                <w:rPr>
                  <w:spacing w:val="1"/>
                  <w:w w:val="110"/>
                  <w:sz w:val="13"/>
                </w:rPr>
                <w:delText xml:space="preserve"> </w:delText>
              </w:r>
              <w:r>
                <w:rPr>
                  <w:w w:val="110"/>
                  <w:sz w:val="13"/>
                </w:rPr>
                <w:delText>household</w:delText>
              </w:r>
              <w:r>
                <w:rPr>
                  <w:spacing w:val="1"/>
                  <w:w w:val="110"/>
                  <w:sz w:val="13"/>
                </w:rPr>
                <w:delText xml:space="preserve"> </w:delText>
              </w:r>
              <w:r>
                <w:rPr>
                  <w:w w:val="110"/>
                  <w:sz w:val="13"/>
                </w:rPr>
                <w:delText>member</w:delText>
              </w:r>
              <w:r>
                <w:rPr>
                  <w:spacing w:val="1"/>
                  <w:w w:val="110"/>
                  <w:sz w:val="13"/>
                </w:rPr>
                <w:delText xml:space="preserve"> </w:delText>
              </w:r>
              <w:r>
                <w:rPr>
                  <w:w w:val="110"/>
                  <w:sz w:val="13"/>
                </w:rPr>
                <w:delText>with</w:delText>
              </w:r>
              <w:r>
                <w:rPr>
                  <w:spacing w:val="1"/>
                  <w:w w:val="110"/>
                  <w:sz w:val="13"/>
                </w:rPr>
                <w:delText xml:space="preserve"> </w:delText>
              </w:r>
              <w:r>
                <w:rPr>
                  <w:w w:val="110"/>
                  <w:sz w:val="13"/>
                </w:rPr>
                <w:delText>disability/chronic</w:delText>
              </w:r>
              <w:r>
                <w:rPr>
                  <w:spacing w:val="1"/>
                  <w:w w:val="110"/>
                  <w:sz w:val="13"/>
                </w:rPr>
                <w:delText xml:space="preserve"> </w:delText>
              </w:r>
              <w:r>
                <w:rPr>
                  <w:spacing w:val="-2"/>
                  <w:w w:val="110"/>
                  <w:sz w:val="13"/>
                </w:rPr>
                <w:delText>disease</w:delText>
              </w:r>
              <w:r>
                <w:rPr>
                  <w:rFonts w:ascii="Times New Roman"/>
                  <w:sz w:val="13"/>
                </w:rPr>
                <w:tab/>
              </w:r>
              <w:r>
                <w:rPr>
                  <w:spacing w:val="-4"/>
                  <w:w w:val="110"/>
                  <w:sz w:val="13"/>
                </w:rPr>
                <w:delText>0.24</w:delText>
              </w:r>
            </w:del>
          </w:p>
        </w:tc>
        <w:tc>
          <w:tcPr>
            <w:tcW w:w="654" w:type="dxa"/>
          </w:tcPr>
          <w:p w14:paraId="77AEC1CC" w14:textId="5D493F3C" w:rsidR="00D62403" w:rsidRDefault="00D62403">
            <w:pPr>
              <w:pStyle w:val="TableParagraph"/>
              <w:spacing w:before="20"/>
              <w:ind w:left="25" w:right="23"/>
              <w:rPr>
                <w:del w:id="2196" w:author="Mohamed SALEM" w:date="2024-01-16T13:33:00Z"/>
                <w:sz w:val="13"/>
              </w:rPr>
            </w:pPr>
            <w:del w:id="2197" w:author="Mohamed SALEM" w:date="2024-01-16T13:39:00Z">
              <w:r>
                <w:rPr>
                  <w:spacing w:val="-4"/>
                  <w:sz w:val="13"/>
                </w:rPr>
                <w:delText>0.36</w:delText>
              </w:r>
            </w:del>
          </w:p>
        </w:tc>
        <w:tc>
          <w:tcPr>
            <w:tcW w:w="581" w:type="dxa"/>
          </w:tcPr>
          <w:p w14:paraId="064DB9BB" w14:textId="07E91881" w:rsidR="00D62403" w:rsidRDefault="00D62403">
            <w:pPr>
              <w:pStyle w:val="TableParagraph"/>
              <w:spacing w:before="20"/>
              <w:ind w:left="10" w:right="7"/>
              <w:rPr>
                <w:del w:id="2198" w:author="Mohamed SALEM" w:date="2024-01-16T13:33:00Z"/>
                <w:sz w:val="13"/>
              </w:rPr>
            </w:pPr>
            <w:del w:id="2199" w:author="Mohamed SALEM" w:date="2024-01-16T13:39:00Z">
              <w:r>
                <w:rPr>
                  <w:spacing w:val="-2"/>
                  <w:w w:val="110"/>
                  <w:sz w:val="13"/>
                </w:rPr>
                <w:delText>0.12*</w:delText>
              </w:r>
            </w:del>
          </w:p>
        </w:tc>
        <w:tc>
          <w:tcPr>
            <w:tcW w:w="654" w:type="dxa"/>
          </w:tcPr>
          <w:p w14:paraId="6EDAEFE8" w14:textId="6C88D130" w:rsidR="00D62403" w:rsidRDefault="00D62403">
            <w:pPr>
              <w:pStyle w:val="TableParagraph"/>
              <w:spacing w:before="20"/>
              <w:ind w:left="25" w:right="21"/>
              <w:rPr>
                <w:del w:id="2200" w:author="Mohamed SALEM" w:date="2024-01-16T13:33:00Z"/>
                <w:sz w:val="13"/>
              </w:rPr>
            </w:pPr>
            <w:del w:id="2201" w:author="Mohamed SALEM" w:date="2024-01-16T13:39:00Z">
              <w:r>
                <w:rPr>
                  <w:spacing w:val="-4"/>
                  <w:w w:val="105"/>
                  <w:sz w:val="13"/>
                </w:rPr>
                <w:delText>0.18</w:delText>
              </w:r>
            </w:del>
          </w:p>
        </w:tc>
        <w:tc>
          <w:tcPr>
            <w:tcW w:w="654" w:type="dxa"/>
          </w:tcPr>
          <w:p w14:paraId="6032813A" w14:textId="173B6531" w:rsidR="00D62403" w:rsidRDefault="00D62403">
            <w:pPr>
              <w:pStyle w:val="TableParagraph"/>
              <w:spacing w:before="20"/>
              <w:ind w:left="25" w:right="20"/>
              <w:rPr>
                <w:del w:id="2202" w:author="Mohamed SALEM" w:date="2024-01-16T13:33:00Z"/>
                <w:sz w:val="13"/>
              </w:rPr>
            </w:pPr>
            <w:del w:id="2203" w:author="Mohamed SALEM" w:date="2024-01-16T13:39:00Z">
              <w:r>
                <w:rPr>
                  <w:spacing w:val="-4"/>
                  <w:w w:val="110"/>
                  <w:sz w:val="13"/>
                </w:rPr>
                <w:delText>0.15</w:delText>
              </w:r>
            </w:del>
          </w:p>
        </w:tc>
        <w:tc>
          <w:tcPr>
            <w:tcW w:w="581" w:type="dxa"/>
          </w:tcPr>
          <w:p w14:paraId="0C948848" w14:textId="60F7B624" w:rsidR="00D62403" w:rsidRDefault="00D62403">
            <w:pPr>
              <w:pStyle w:val="TableParagraph"/>
              <w:spacing w:before="20"/>
              <w:ind w:left="10" w:right="4"/>
              <w:rPr>
                <w:del w:id="2204" w:author="Mohamed SALEM" w:date="2024-01-16T13:33:00Z"/>
                <w:sz w:val="13"/>
              </w:rPr>
            </w:pPr>
            <w:del w:id="2205" w:author="Mohamed SALEM" w:date="2024-01-16T13:39:00Z">
              <w:r>
                <w:rPr>
                  <w:spacing w:val="-4"/>
                  <w:sz w:val="13"/>
                </w:rPr>
                <w:delText>-0.04</w:delText>
              </w:r>
            </w:del>
          </w:p>
        </w:tc>
        <w:tc>
          <w:tcPr>
            <w:tcW w:w="654" w:type="dxa"/>
          </w:tcPr>
          <w:p w14:paraId="393CEF73" w14:textId="73E354E9" w:rsidR="00D62403" w:rsidRDefault="00D62403">
            <w:pPr>
              <w:pStyle w:val="TableParagraph"/>
              <w:spacing w:before="20"/>
              <w:ind w:left="25" w:right="18"/>
              <w:rPr>
                <w:del w:id="2206" w:author="Mohamed SALEM" w:date="2024-01-16T13:33:00Z"/>
                <w:sz w:val="13"/>
              </w:rPr>
            </w:pPr>
            <w:del w:id="2207" w:author="Mohamed SALEM" w:date="2024-01-16T13:39:00Z">
              <w:r>
                <w:rPr>
                  <w:spacing w:val="-4"/>
                  <w:sz w:val="13"/>
                </w:rPr>
                <w:delText>0.20</w:delText>
              </w:r>
            </w:del>
          </w:p>
        </w:tc>
        <w:tc>
          <w:tcPr>
            <w:tcW w:w="654" w:type="dxa"/>
          </w:tcPr>
          <w:p w14:paraId="71BAD894" w14:textId="1622F48C" w:rsidR="00D62403" w:rsidRDefault="00D62403">
            <w:pPr>
              <w:pStyle w:val="TableParagraph"/>
              <w:spacing w:before="20"/>
              <w:ind w:left="25" w:right="16"/>
              <w:rPr>
                <w:del w:id="2208" w:author="Mohamed SALEM" w:date="2024-01-16T13:33:00Z"/>
                <w:sz w:val="13"/>
              </w:rPr>
            </w:pPr>
            <w:del w:id="2209" w:author="Mohamed SALEM" w:date="2024-01-16T13:39:00Z">
              <w:r>
                <w:rPr>
                  <w:spacing w:val="-4"/>
                  <w:w w:val="105"/>
                  <w:sz w:val="13"/>
                </w:rPr>
                <w:delText>0.21</w:delText>
              </w:r>
            </w:del>
          </w:p>
        </w:tc>
        <w:tc>
          <w:tcPr>
            <w:tcW w:w="581" w:type="dxa"/>
          </w:tcPr>
          <w:p w14:paraId="2813A2BF" w14:textId="3135851F" w:rsidR="00D62403" w:rsidRDefault="00D62403">
            <w:pPr>
              <w:pStyle w:val="TableParagraph"/>
              <w:spacing w:before="20"/>
              <w:ind w:left="10"/>
              <w:rPr>
                <w:del w:id="2210" w:author="Mohamed SALEM" w:date="2024-01-16T13:33:00Z"/>
                <w:sz w:val="13"/>
              </w:rPr>
            </w:pPr>
            <w:del w:id="2211" w:author="Mohamed SALEM" w:date="2024-01-16T13:39:00Z">
              <w:r>
                <w:rPr>
                  <w:spacing w:val="-4"/>
                  <w:w w:val="105"/>
                  <w:sz w:val="13"/>
                </w:rPr>
                <w:delText>0.01</w:delText>
              </w:r>
            </w:del>
          </w:p>
        </w:tc>
      </w:tr>
      <w:tr w:rsidR="00D62403" w14:paraId="62102AB9" w14:textId="77777777">
        <w:trPr>
          <w:trHeight w:val="163"/>
          <w:del w:id="2212" w:author="Mohamed SALEM" w:date="2024-01-16T13:39:00Z"/>
        </w:trPr>
        <w:tc>
          <w:tcPr>
            <w:tcW w:w="4342" w:type="dxa"/>
          </w:tcPr>
          <w:p w14:paraId="74FE2B4B" w14:textId="1D1BBF33" w:rsidR="00D62403" w:rsidRDefault="00D62403">
            <w:pPr>
              <w:pStyle w:val="TableParagraph"/>
              <w:spacing w:before="20"/>
              <w:ind w:right="137"/>
              <w:jc w:val="right"/>
              <w:rPr>
                <w:del w:id="2213" w:author="Mohamed SALEM" w:date="2024-01-16T13:33:00Z"/>
                <w:sz w:val="13"/>
              </w:rPr>
            </w:pPr>
            <w:del w:id="2214" w:author="Mohamed SALEM" w:date="2024-01-16T13:39:00Z">
              <w:r>
                <w:rPr>
                  <w:spacing w:val="-2"/>
                  <w:w w:val="105"/>
                  <w:sz w:val="13"/>
                </w:rPr>
                <w:delText>(0.43)</w:delText>
              </w:r>
            </w:del>
          </w:p>
        </w:tc>
        <w:tc>
          <w:tcPr>
            <w:tcW w:w="654" w:type="dxa"/>
          </w:tcPr>
          <w:p w14:paraId="55CFC0B9" w14:textId="50B9CB1A" w:rsidR="00D62403" w:rsidRDefault="00D62403">
            <w:pPr>
              <w:pStyle w:val="TableParagraph"/>
              <w:spacing w:before="20"/>
              <w:ind w:left="25" w:right="24"/>
              <w:rPr>
                <w:del w:id="2215" w:author="Mohamed SALEM" w:date="2024-01-16T13:33:00Z"/>
                <w:sz w:val="13"/>
              </w:rPr>
            </w:pPr>
            <w:del w:id="2216" w:author="Mohamed SALEM" w:date="2024-01-16T13:39:00Z">
              <w:r>
                <w:rPr>
                  <w:spacing w:val="-2"/>
                  <w:w w:val="105"/>
                  <w:sz w:val="13"/>
                </w:rPr>
                <w:delText>(0.48)</w:delText>
              </w:r>
            </w:del>
          </w:p>
        </w:tc>
        <w:tc>
          <w:tcPr>
            <w:tcW w:w="581" w:type="dxa"/>
          </w:tcPr>
          <w:p w14:paraId="1E216961" w14:textId="6D0A566A" w:rsidR="00D62403" w:rsidRDefault="00D62403">
            <w:pPr>
              <w:pStyle w:val="TableParagraph"/>
              <w:spacing w:before="20"/>
              <w:ind w:left="10" w:right="8"/>
              <w:rPr>
                <w:del w:id="2217" w:author="Mohamed SALEM" w:date="2024-01-16T13:33:00Z"/>
                <w:sz w:val="13"/>
              </w:rPr>
            </w:pPr>
            <w:del w:id="2218" w:author="Mohamed SALEM" w:date="2024-01-16T13:39:00Z">
              <w:r>
                <w:rPr>
                  <w:spacing w:val="-2"/>
                  <w:sz w:val="13"/>
                </w:rPr>
                <w:delText>(0.02)</w:delText>
              </w:r>
            </w:del>
          </w:p>
        </w:tc>
        <w:tc>
          <w:tcPr>
            <w:tcW w:w="654" w:type="dxa"/>
          </w:tcPr>
          <w:p w14:paraId="02D45E7F" w14:textId="25AE5BBA" w:rsidR="00D62403" w:rsidRDefault="00D62403">
            <w:pPr>
              <w:pStyle w:val="TableParagraph"/>
              <w:spacing w:before="20"/>
              <w:ind w:left="25" w:right="22"/>
              <w:rPr>
                <w:del w:id="2219" w:author="Mohamed SALEM" w:date="2024-01-16T13:33:00Z"/>
                <w:sz w:val="13"/>
              </w:rPr>
            </w:pPr>
            <w:del w:id="2220" w:author="Mohamed SALEM" w:date="2024-01-16T13:39:00Z">
              <w:r>
                <w:rPr>
                  <w:spacing w:val="-2"/>
                  <w:w w:val="105"/>
                  <w:sz w:val="13"/>
                </w:rPr>
                <w:delText>(0.39)</w:delText>
              </w:r>
            </w:del>
          </w:p>
        </w:tc>
        <w:tc>
          <w:tcPr>
            <w:tcW w:w="654" w:type="dxa"/>
          </w:tcPr>
          <w:p w14:paraId="2839E0B7" w14:textId="3589B750" w:rsidR="00D62403" w:rsidRDefault="00D62403">
            <w:pPr>
              <w:pStyle w:val="TableParagraph"/>
              <w:spacing w:before="20"/>
              <w:ind w:left="25" w:right="21"/>
              <w:rPr>
                <w:del w:id="2221" w:author="Mohamed SALEM" w:date="2024-01-16T13:33:00Z"/>
                <w:sz w:val="13"/>
              </w:rPr>
            </w:pPr>
            <w:del w:id="2222" w:author="Mohamed SALEM" w:date="2024-01-16T13:39:00Z">
              <w:r>
                <w:rPr>
                  <w:spacing w:val="-2"/>
                  <w:w w:val="105"/>
                  <w:sz w:val="13"/>
                </w:rPr>
                <w:delText>(0.35)</w:delText>
              </w:r>
            </w:del>
          </w:p>
        </w:tc>
        <w:tc>
          <w:tcPr>
            <w:tcW w:w="581" w:type="dxa"/>
          </w:tcPr>
          <w:p w14:paraId="4F6E9743" w14:textId="601E0922" w:rsidR="00D62403" w:rsidRDefault="00D62403">
            <w:pPr>
              <w:pStyle w:val="TableParagraph"/>
              <w:spacing w:before="20"/>
              <w:ind w:left="10" w:right="5"/>
              <w:rPr>
                <w:del w:id="2223" w:author="Mohamed SALEM" w:date="2024-01-16T13:33:00Z"/>
                <w:sz w:val="13"/>
              </w:rPr>
            </w:pPr>
            <w:del w:id="2224" w:author="Mohamed SALEM" w:date="2024-01-16T13:39:00Z">
              <w:r>
                <w:rPr>
                  <w:spacing w:val="-2"/>
                  <w:w w:val="110"/>
                  <w:sz w:val="13"/>
                </w:rPr>
                <w:delText>(0.19)</w:delText>
              </w:r>
            </w:del>
          </w:p>
        </w:tc>
        <w:tc>
          <w:tcPr>
            <w:tcW w:w="654" w:type="dxa"/>
          </w:tcPr>
          <w:p w14:paraId="60ADBA75" w14:textId="781AC950" w:rsidR="00D62403" w:rsidRDefault="00D62403">
            <w:pPr>
              <w:pStyle w:val="TableParagraph"/>
              <w:spacing w:before="20"/>
              <w:ind w:left="25" w:right="19"/>
              <w:rPr>
                <w:del w:id="2225" w:author="Mohamed SALEM" w:date="2024-01-16T13:33:00Z"/>
                <w:sz w:val="13"/>
              </w:rPr>
            </w:pPr>
            <w:del w:id="2226" w:author="Mohamed SALEM" w:date="2024-01-16T13:39:00Z">
              <w:r>
                <w:rPr>
                  <w:spacing w:val="-2"/>
                  <w:w w:val="105"/>
                  <w:sz w:val="13"/>
                </w:rPr>
                <w:delText>(0.40)</w:delText>
              </w:r>
            </w:del>
          </w:p>
        </w:tc>
        <w:tc>
          <w:tcPr>
            <w:tcW w:w="654" w:type="dxa"/>
          </w:tcPr>
          <w:p w14:paraId="03D70189" w14:textId="2FDE6237" w:rsidR="00D62403" w:rsidRDefault="00D62403">
            <w:pPr>
              <w:pStyle w:val="TableParagraph"/>
              <w:spacing w:before="20"/>
              <w:ind w:left="25" w:right="17"/>
              <w:rPr>
                <w:del w:id="2227" w:author="Mohamed SALEM" w:date="2024-01-16T13:33:00Z"/>
                <w:sz w:val="13"/>
              </w:rPr>
            </w:pPr>
            <w:del w:id="2228" w:author="Mohamed SALEM" w:date="2024-01-16T13:39:00Z">
              <w:r>
                <w:rPr>
                  <w:spacing w:val="-2"/>
                  <w:w w:val="110"/>
                  <w:sz w:val="13"/>
                </w:rPr>
                <w:delText>(0.41)</w:delText>
              </w:r>
            </w:del>
          </w:p>
        </w:tc>
        <w:tc>
          <w:tcPr>
            <w:tcW w:w="581" w:type="dxa"/>
          </w:tcPr>
          <w:p w14:paraId="6A628EE1" w14:textId="728B559C" w:rsidR="00D62403" w:rsidRDefault="00D62403">
            <w:pPr>
              <w:pStyle w:val="TableParagraph"/>
              <w:spacing w:before="20"/>
              <w:ind w:left="10" w:right="1"/>
              <w:rPr>
                <w:del w:id="2229" w:author="Mohamed SALEM" w:date="2024-01-16T13:33:00Z"/>
                <w:sz w:val="13"/>
              </w:rPr>
            </w:pPr>
            <w:del w:id="2230" w:author="Mohamed SALEM" w:date="2024-01-16T13:39:00Z">
              <w:r>
                <w:rPr>
                  <w:spacing w:val="-2"/>
                  <w:w w:val="105"/>
                  <w:sz w:val="13"/>
                </w:rPr>
                <w:delText>(0.70)</w:delText>
              </w:r>
            </w:del>
          </w:p>
        </w:tc>
      </w:tr>
      <w:tr w:rsidR="00D62403" w14:paraId="6D87DFC7" w14:textId="77777777">
        <w:trPr>
          <w:trHeight w:val="163"/>
          <w:del w:id="2231" w:author="Mohamed SALEM" w:date="2024-01-16T13:39:00Z"/>
        </w:trPr>
        <w:tc>
          <w:tcPr>
            <w:tcW w:w="4342" w:type="dxa"/>
          </w:tcPr>
          <w:p w14:paraId="2143E502" w14:textId="47C52FAC" w:rsidR="00D62403" w:rsidRDefault="00D62403">
            <w:pPr>
              <w:pStyle w:val="TableParagraph"/>
              <w:tabs>
                <w:tab w:val="right" w:pos="4041"/>
              </w:tabs>
              <w:spacing w:before="20"/>
              <w:ind w:right="194"/>
              <w:jc w:val="right"/>
              <w:rPr>
                <w:del w:id="2232" w:author="Mohamed SALEM" w:date="2024-01-16T13:33:00Z"/>
                <w:sz w:val="13"/>
              </w:rPr>
            </w:pPr>
            <w:del w:id="2233" w:author="Mohamed SALEM" w:date="2024-01-16T13:39:00Z">
              <w:r>
                <w:rPr>
                  <w:sz w:val="13"/>
                </w:rPr>
                <w:delText>Number</w:delText>
              </w:r>
              <w:r>
                <w:rPr>
                  <w:spacing w:val="37"/>
                  <w:sz w:val="13"/>
                </w:rPr>
                <w:delText xml:space="preserve"> </w:delText>
              </w:r>
              <w:r>
                <w:rPr>
                  <w:sz w:val="13"/>
                </w:rPr>
                <w:delText>of</w:delText>
              </w:r>
              <w:r>
                <w:rPr>
                  <w:spacing w:val="37"/>
                  <w:sz w:val="13"/>
                </w:rPr>
                <w:delText xml:space="preserve"> </w:delText>
              </w:r>
              <w:r>
                <w:rPr>
                  <w:spacing w:val="-2"/>
                  <w:sz w:val="13"/>
                </w:rPr>
                <w:delText>rooms</w:delText>
              </w:r>
              <w:r>
                <w:rPr>
                  <w:rFonts w:ascii="Times New Roman"/>
                  <w:sz w:val="13"/>
                </w:rPr>
                <w:tab/>
              </w:r>
              <w:r>
                <w:rPr>
                  <w:spacing w:val="-4"/>
                  <w:sz w:val="13"/>
                </w:rPr>
                <w:delText>3.04</w:delText>
              </w:r>
            </w:del>
          </w:p>
        </w:tc>
        <w:tc>
          <w:tcPr>
            <w:tcW w:w="654" w:type="dxa"/>
          </w:tcPr>
          <w:p w14:paraId="44B5437C" w14:textId="321B8C30" w:rsidR="00D62403" w:rsidRDefault="00D62403">
            <w:pPr>
              <w:pStyle w:val="TableParagraph"/>
              <w:spacing w:before="20"/>
              <w:ind w:left="25" w:right="24"/>
              <w:rPr>
                <w:del w:id="2234" w:author="Mohamed SALEM" w:date="2024-01-16T13:33:00Z"/>
                <w:sz w:val="13"/>
              </w:rPr>
            </w:pPr>
            <w:del w:id="2235" w:author="Mohamed SALEM" w:date="2024-01-16T13:39:00Z">
              <w:r>
                <w:rPr>
                  <w:spacing w:val="-4"/>
                  <w:w w:val="105"/>
                  <w:sz w:val="13"/>
                </w:rPr>
                <w:delText>2.95</w:delText>
              </w:r>
            </w:del>
          </w:p>
        </w:tc>
        <w:tc>
          <w:tcPr>
            <w:tcW w:w="581" w:type="dxa"/>
          </w:tcPr>
          <w:p w14:paraId="78EACA01" w14:textId="0BBC6EF4" w:rsidR="00D62403" w:rsidRDefault="00D62403">
            <w:pPr>
              <w:pStyle w:val="TableParagraph"/>
              <w:spacing w:before="20"/>
              <w:ind w:left="10" w:right="8"/>
              <w:rPr>
                <w:del w:id="2236" w:author="Mohamed SALEM" w:date="2024-01-16T13:33:00Z"/>
                <w:sz w:val="13"/>
              </w:rPr>
            </w:pPr>
            <w:del w:id="2237" w:author="Mohamed SALEM" w:date="2024-01-16T13:39:00Z">
              <w:r>
                <w:rPr>
                  <w:spacing w:val="-4"/>
                  <w:sz w:val="13"/>
                </w:rPr>
                <w:delText>-0.09</w:delText>
              </w:r>
            </w:del>
          </w:p>
        </w:tc>
        <w:tc>
          <w:tcPr>
            <w:tcW w:w="654" w:type="dxa"/>
          </w:tcPr>
          <w:p w14:paraId="62548006" w14:textId="32542147" w:rsidR="00D62403" w:rsidRDefault="00D62403">
            <w:pPr>
              <w:pStyle w:val="TableParagraph"/>
              <w:spacing w:before="20"/>
              <w:ind w:left="25" w:right="22"/>
              <w:rPr>
                <w:del w:id="2238" w:author="Mohamed SALEM" w:date="2024-01-16T13:33:00Z"/>
                <w:sz w:val="13"/>
              </w:rPr>
            </w:pPr>
            <w:del w:id="2239" w:author="Mohamed SALEM" w:date="2024-01-16T13:39:00Z">
              <w:r>
                <w:rPr>
                  <w:spacing w:val="-4"/>
                  <w:w w:val="105"/>
                  <w:sz w:val="13"/>
                </w:rPr>
                <w:delText>1.89</w:delText>
              </w:r>
            </w:del>
          </w:p>
        </w:tc>
        <w:tc>
          <w:tcPr>
            <w:tcW w:w="654" w:type="dxa"/>
          </w:tcPr>
          <w:p w14:paraId="5EC0432A" w14:textId="2E27F037" w:rsidR="00D62403" w:rsidRDefault="00D62403">
            <w:pPr>
              <w:pStyle w:val="TableParagraph"/>
              <w:spacing w:before="20"/>
              <w:ind w:left="25" w:right="20"/>
              <w:rPr>
                <w:del w:id="2240" w:author="Mohamed SALEM" w:date="2024-01-16T13:33:00Z"/>
                <w:sz w:val="13"/>
              </w:rPr>
            </w:pPr>
            <w:del w:id="2241" w:author="Mohamed SALEM" w:date="2024-01-16T13:39:00Z">
              <w:r>
                <w:rPr>
                  <w:spacing w:val="-4"/>
                  <w:w w:val="110"/>
                  <w:sz w:val="13"/>
                </w:rPr>
                <w:delText>1.94</w:delText>
              </w:r>
            </w:del>
          </w:p>
        </w:tc>
        <w:tc>
          <w:tcPr>
            <w:tcW w:w="581" w:type="dxa"/>
          </w:tcPr>
          <w:p w14:paraId="10DD8C0F" w14:textId="5B2767D7" w:rsidR="00D62403" w:rsidRDefault="00D62403">
            <w:pPr>
              <w:pStyle w:val="TableParagraph"/>
              <w:spacing w:before="20"/>
              <w:ind w:left="10" w:right="4"/>
              <w:rPr>
                <w:del w:id="2242" w:author="Mohamed SALEM" w:date="2024-01-16T13:33:00Z"/>
                <w:sz w:val="13"/>
              </w:rPr>
            </w:pPr>
            <w:del w:id="2243" w:author="Mohamed SALEM" w:date="2024-01-16T13:39:00Z">
              <w:r>
                <w:rPr>
                  <w:spacing w:val="-4"/>
                  <w:sz w:val="13"/>
                </w:rPr>
                <w:delText>0.06</w:delText>
              </w:r>
            </w:del>
          </w:p>
        </w:tc>
        <w:tc>
          <w:tcPr>
            <w:tcW w:w="654" w:type="dxa"/>
          </w:tcPr>
          <w:p w14:paraId="1E52E136" w14:textId="30EDF519" w:rsidR="00D62403" w:rsidRDefault="00D62403">
            <w:pPr>
              <w:pStyle w:val="TableParagraph"/>
              <w:spacing w:before="20"/>
              <w:ind w:left="25" w:right="18"/>
              <w:rPr>
                <w:del w:id="2244" w:author="Mohamed SALEM" w:date="2024-01-16T13:33:00Z"/>
                <w:sz w:val="13"/>
              </w:rPr>
            </w:pPr>
            <w:del w:id="2245" w:author="Mohamed SALEM" w:date="2024-01-16T13:39:00Z">
              <w:r>
                <w:rPr>
                  <w:spacing w:val="-4"/>
                  <w:sz w:val="13"/>
                </w:rPr>
                <w:delText>2.24</w:delText>
              </w:r>
            </w:del>
          </w:p>
        </w:tc>
        <w:tc>
          <w:tcPr>
            <w:tcW w:w="654" w:type="dxa"/>
          </w:tcPr>
          <w:p w14:paraId="6C968C36" w14:textId="4AB18214" w:rsidR="00D62403" w:rsidRDefault="00D62403">
            <w:pPr>
              <w:pStyle w:val="TableParagraph"/>
              <w:spacing w:before="20"/>
              <w:ind w:left="25" w:right="17"/>
              <w:rPr>
                <w:del w:id="2246" w:author="Mohamed SALEM" w:date="2024-01-16T13:33:00Z"/>
                <w:sz w:val="13"/>
              </w:rPr>
            </w:pPr>
            <w:del w:id="2247" w:author="Mohamed SALEM" w:date="2024-01-16T13:39:00Z">
              <w:r>
                <w:rPr>
                  <w:spacing w:val="-4"/>
                  <w:w w:val="105"/>
                  <w:sz w:val="13"/>
                </w:rPr>
                <w:delText>2.23</w:delText>
              </w:r>
            </w:del>
          </w:p>
        </w:tc>
        <w:tc>
          <w:tcPr>
            <w:tcW w:w="581" w:type="dxa"/>
          </w:tcPr>
          <w:p w14:paraId="668DEB47" w14:textId="236F1104" w:rsidR="00D62403" w:rsidRDefault="00D62403">
            <w:pPr>
              <w:pStyle w:val="TableParagraph"/>
              <w:spacing w:before="20"/>
              <w:ind w:left="10"/>
              <w:rPr>
                <w:del w:id="2248" w:author="Mohamed SALEM" w:date="2024-01-16T13:33:00Z"/>
                <w:sz w:val="13"/>
              </w:rPr>
            </w:pPr>
            <w:del w:id="2249" w:author="Mohamed SALEM" w:date="2024-01-16T13:39:00Z">
              <w:r>
                <w:rPr>
                  <w:sz w:val="13"/>
                </w:rPr>
                <w:delText>-</w:delText>
              </w:r>
              <w:r>
                <w:rPr>
                  <w:spacing w:val="-4"/>
                  <w:sz w:val="13"/>
                </w:rPr>
                <w:delText>0.01</w:delText>
              </w:r>
            </w:del>
          </w:p>
        </w:tc>
      </w:tr>
      <w:tr w:rsidR="00D62403" w14:paraId="0D7A6241" w14:textId="77777777">
        <w:trPr>
          <w:trHeight w:val="163"/>
          <w:del w:id="2250" w:author="Mohamed SALEM" w:date="2024-01-16T13:39:00Z"/>
        </w:trPr>
        <w:tc>
          <w:tcPr>
            <w:tcW w:w="4342" w:type="dxa"/>
          </w:tcPr>
          <w:p w14:paraId="10A0BF18" w14:textId="623D3445" w:rsidR="00D62403" w:rsidRDefault="00D62403">
            <w:pPr>
              <w:pStyle w:val="TableParagraph"/>
              <w:spacing w:before="20"/>
              <w:ind w:right="137"/>
              <w:jc w:val="right"/>
              <w:rPr>
                <w:del w:id="2251" w:author="Mohamed SALEM" w:date="2024-01-16T13:33:00Z"/>
                <w:sz w:val="13"/>
              </w:rPr>
            </w:pPr>
            <w:del w:id="2252" w:author="Mohamed SALEM" w:date="2024-01-16T13:39:00Z">
              <w:r>
                <w:rPr>
                  <w:spacing w:val="-2"/>
                  <w:w w:val="110"/>
                  <w:sz w:val="13"/>
                </w:rPr>
                <w:delText>(1.39)</w:delText>
              </w:r>
            </w:del>
          </w:p>
        </w:tc>
        <w:tc>
          <w:tcPr>
            <w:tcW w:w="654" w:type="dxa"/>
          </w:tcPr>
          <w:p w14:paraId="01CFC17B" w14:textId="0466D4D7" w:rsidR="00D62403" w:rsidRDefault="00D62403">
            <w:pPr>
              <w:pStyle w:val="TableParagraph"/>
              <w:spacing w:before="20"/>
              <w:ind w:left="25" w:right="24"/>
              <w:rPr>
                <w:del w:id="2253" w:author="Mohamed SALEM" w:date="2024-01-16T13:33:00Z"/>
                <w:sz w:val="13"/>
              </w:rPr>
            </w:pPr>
            <w:del w:id="2254" w:author="Mohamed SALEM" w:date="2024-01-16T13:39:00Z">
              <w:r>
                <w:rPr>
                  <w:spacing w:val="-2"/>
                  <w:w w:val="110"/>
                  <w:sz w:val="13"/>
                </w:rPr>
                <w:delText>(1.29)</w:delText>
              </w:r>
            </w:del>
          </w:p>
        </w:tc>
        <w:tc>
          <w:tcPr>
            <w:tcW w:w="581" w:type="dxa"/>
          </w:tcPr>
          <w:p w14:paraId="1A3E4348" w14:textId="317FCE54" w:rsidR="00D62403" w:rsidRDefault="00D62403">
            <w:pPr>
              <w:pStyle w:val="TableParagraph"/>
              <w:spacing w:before="20"/>
              <w:ind w:left="10" w:right="8"/>
              <w:rPr>
                <w:del w:id="2255" w:author="Mohamed SALEM" w:date="2024-01-16T13:33:00Z"/>
                <w:sz w:val="13"/>
              </w:rPr>
            </w:pPr>
            <w:del w:id="2256" w:author="Mohamed SALEM" w:date="2024-01-16T13:39:00Z">
              <w:r>
                <w:rPr>
                  <w:spacing w:val="-2"/>
                  <w:w w:val="105"/>
                  <w:sz w:val="13"/>
                </w:rPr>
                <w:delText>(0.55)</w:delText>
              </w:r>
            </w:del>
          </w:p>
        </w:tc>
        <w:tc>
          <w:tcPr>
            <w:tcW w:w="654" w:type="dxa"/>
          </w:tcPr>
          <w:p w14:paraId="61A7F274" w14:textId="205091CF" w:rsidR="00D62403" w:rsidRDefault="00D62403">
            <w:pPr>
              <w:pStyle w:val="TableParagraph"/>
              <w:spacing w:before="20"/>
              <w:ind w:left="25" w:right="22"/>
              <w:rPr>
                <w:del w:id="2257" w:author="Mohamed SALEM" w:date="2024-01-16T13:33:00Z"/>
                <w:sz w:val="13"/>
              </w:rPr>
            </w:pPr>
            <w:del w:id="2258" w:author="Mohamed SALEM" w:date="2024-01-16T13:39:00Z">
              <w:r>
                <w:rPr>
                  <w:spacing w:val="-2"/>
                  <w:w w:val="115"/>
                  <w:sz w:val="13"/>
                </w:rPr>
                <w:delText>(1.10)</w:delText>
              </w:r>
            </w:del>
          </w:p>
        </w:tc>
        <w:tc>
          <w:tcPr>
            <w:tcW w:w="654" w:type="dxa"/>
          </w:tcPr>
          <w:p w14:paraId="030D400F" w14:textId="012BA993" w:rsidR="00D62403" w:rsidRDefault="00D62403">
            <w:pPr>
              <w:pStyle w:val="TableParagraph"/>
              <w:spacing w:before="20"/>
              <w:ind w:left="25" w:right="21"/>
              <w:rPr>
                <w:del w:id="2259" w:author="Mohamed SALEM" w:date="2024-01-16T13:33:00Z"/>
                <w:sz w:val="13"/>
              </w:rPr>
            </w:pPr>
            <w:del w:id="2260" w:author="Mohamed SALEM" w:date="2024-01-16T13:39:00Z">
              <w:r>
                <w:rPr>
                  <w:spacing w:val="-2"/>
                  <w:w w:val="110"/>
                  <w:sz w:val="13"/>
                </w:rPr>
                <w:delText>(1.07)</w:delText>
              </w:r>
            </w:del>
          </w:p>
        </w:tc>
        <w:tc>
          <w:tcPr>
            <w:tcW w:w="581" w:type="dxa"/>
          </w:tcPr>
          <w:p w14:paraId="2E5F32DA" w14:textId="5CB9C94E" w:rsidR="00D62403" w:rsidRDefault="00D62403">
            <w:pPr>
              <w:pStyle w:val="TableParagraph"/>
              <w:spacing w:before="20"/>
              <w:ind w:left="10" w:right="5"/>
              <w:rPr>
                <w:del w:id="2261" w:author="Mohamed SALEM" w:date="2024-01-16T13:33:00Z"/>
                <w:sz w:val="13"/>
              </w:rPr>
            </w:pPr>
            <w:del w:id="2262" w:author="Mohamed SALEM" w:date="2024-01-16T13:39:00Z">
              <w:r>
                <w:rPr>
                  <w:spacing w:val="-2"/>
                  <w:w w:val="105"/>
                  <w:sz w:val="13"/>
                </w:rPr>
                <w:delText>(0.49)</w:delText>
              </w:r>
            </w:del>
          </w:p>
        </w:tc>
        <w:tc>
          <w:tcPr>
            <w:tcW w:w="654" w:type="dxa"/>
          </w:tcPr>
          <w:p w14:paraId="152E9FE7" w14:textId="09D24D0C" w:rsidR="00D62403" w:rsidRDefault="00D62403">
            <w:pPr>
              <w:pStyle w:val="TableParagraph"/>
              <w:spacing w:before="20"/>
              <w:ind w:left="25" w:right="19"/>
              <w:rPr>
                <w:del w:id="2263" w:author="Mohamed SALEM" w:date="2024-01-16T13:33:00Z"/>
                <w:sz w:val="13"/>
              </w:rPr>
            </w:pPr>
            <w:del w:id="2264" w:author="Mohamed SALEM" w:date="2024-01-16T13:39:00Z">
              <w:r>
                <w:rPr>
                  <w:spacing w:val="-2"/>
                  <w:w w:val="120"/>
                  <w:sz w:val="13"/>
                </w:rPr>
                <w:delText>(1.31)</w:delText>
              </w:r>
            </w:del>
          </w:p>
        </w:tc>
        <w:tc>
          <w:tcPr>
            <w:tcW w:w="654" w:type="dxa"/>
          </w:tcPr>
          <w:p w14:paraId="38B92F12" w14:textId="03CC49B3" w:rsidR="00D62403" w:rsidRDefault="00D62403">
            <w:pPr>
              <w:pStyle w:val="TableParagraph"/>
              <w:spacing w:before="20"/>
              <w:ind w:left="25" w:right="17"/>
              <w:rPr>
                <w:del w:id="2265" w:author="Mohamed SALEM" w:date="2024-01-16T13:33:00Z"/>
                <w:sz w:val="13"/>
              </w:rPr>
            </w:pPr>
            <w:del w:id="2266" w:author="Mohamed SALEM" w:date="2024-01-16T13:39:00Z">
              <w:r>
                <w:rPr>
                  <w:spacing w:val="-2"/>
                  <w:w w:val="110"/>
                  <w:sz w:val="13"/>
                </w:rPr>
                <w:delText>(1.23)</w:delText>
              </w:r>
            </w:del>
          </w:p>
        </w:tc>
        <w:tc>
          <w:tcPr>
            <w:tcW w:w="581" w:type="dxa"/>
          </w:tcPr>
          <w:p w14:paraId="334F8A53" w14:textId="1C39B390" w:rsidR="00D62403" w:rsidRDefault="00D62403">
            <w:pPr>
              <w:pStyle w:val="TableParagraph"/>
              <w:spacing w:before="20"/>
              <w:ind w:left="10" w:right="1"/>
              <w:rPr>
                <w:del w:id="2267" w:author="Mohamed SALEM" w:date="2024-01-16T13:33:00Z"/>
                <w:sz w:val="13"/>
              </w:rPr>
            </w:pPr>
            <w:del w:id="2268" w:author="Mohamed SALEM" w:date="2024-01-16T13:39:00Z">
              <w:r>
                <w:rPr>
                  <w:spacing w:val="-2"/>
                  <w:w w:val="110"/>
                  <w:sz w:val="13"/>
                </w:rPr>
                <w:delText>(0.91)</w:delText>
              </w:r>
            </w:del>
          </w:p>
        </w:tc>
      </w:tr>
      <w:tr w:rsidR="00D62403" w14:paraId="17C52A05" w14:textId="77777777">
        <w:trPr>
          <w:trHeight w:val="163"/>
          <w:del w:id="2269" w:author="Mohamed SALEM" w:date="2024-01-16T13:39:00Z"/>
        </w:trPr>
        <w:tc>
          <w:tcPr>
            <w:tcW w:w="4342" w:type="dxa"/>
          </w:tcPr>
          <w:p w14:paraId="2B1811C2" w14:textId="0F7589C2" w:rsidR="00D62403" w:rsidRDefault="00D62403">
            <w:pPr>
              <w:pStyle w:val="TableParagraph"/>
              <w:tabs>
                <w:tab w:val="right" w:pos="4041"/>
              </w:tabs>
              <w:spacing w:before="20"/>
              <w:ind w:right="194"/>
              <w:jc w:val="right"/>
              <w:rPr>
                <w:del w:id="2270" w:author="Mohamed SALEM" w:date="2024-01-16T13:33:00Z"/>
                <w:sz w:val="13"/>
              </w:rPr>
            </w:pPr>
            <w:del w:id="2271" w:author="Mohamed SALEM" w:date="2024-01-16T13:39:00Z">
              <w:r>
                <w:rPr>
                  <w:sz w:val="13"/>
                </w:rPr>
                <w:delText>Household</w:delText>
              </w:r>
              <w:r>
                <w:rPr>
                  <w:spacing w:val="58"/>
                  <w:sz w:val="13"/>
                </w:rPr>
                <w:delText xml:space="preserve"> </w:delText>
              </w:r>
              <w:r>
                <w:rPr>
                  <w:sz w:val="13"/>
                </w:rPr>
                <w:delText>Crowding</w:delText>
              </w:r>
              <w:r>
                <w:rPr>
                  <w:spacing w:val="59"/>
                  <w:sz w:val="13"/>
                </w:rPr>
                <w:delText xml:space="preserve"> </w:delText>
              </w:r>
              <w:r>
                <w:rPr>
                  <w:spacing w:val="-2"/>
                  <w:sz w:val="13"/>
                </w:rPr>
                <w:delText>Index</w:delText>
              </w:r>
              <w:r>
                <w:rPr>
                  <w:rFonts w:ascii="Times New Roman"/>
                  <w:sz w:val="13"/>
                </w:rPr>
                <w:tab/>
              </w:r>
              <w:r>
                <w:rPr>
                  <w:spacing w:val="-4"/>
                  <w:sz w:val="13"/>
                </w:rPr>
                <w:delText>2.95</w:delText>
              </w:r>
            </w:del>
          </w:p>
        </w:tc>
        <w:tc>
          <w:tcPr>
            <w:tcW w:w="654" w:type="dxa"/>
          </w:tcPr>
          <w:p w14:paraId="556E1784" w14:textId="4E6554AA" w:rsidR="00D62403" w:rsidRDefault="00D62403">
            <w:pPr>
              <w:pStyle w:val="TableParagraph"/>
              <w:spacing w:before="20"/>
              <w:ind w:left="25" w:right="24"/>
              <w:rPr>
                <w:del w:id="2272" w:author="Mohamed SALEM" w:date="2024-01-16T13:33:00Z"/>
                <w:sz w:val="13"/>
              </w:rPr>
            </w:pPr>
            <w:del w:id="2273" w:author="Mohamed SALEM" w:date="2024-01-16T13:39:00Z">
              <w:r>
                <w:rPr>
                  <w:spacing w:val="-4"/>
                  <w:sz w:val="13"/>
                </w:rPr>
                <w:delText>3.06</w:delText>
              </w:r>
            </w:del>
          </w:p>
        </w:tc>
        <w:tc>
          <w:tcPr>
            <w:tcW w:w="581" w:type="dxa"/>
          </w:tcPr>
          <w:p w14:paraId="7B890D33" w14:textId="30E67AE7" w:rsidR="00D62403" w:rsidRDefault="00D62403">
            <w:pPr>
              <w:pStyle w:val="TableParagraph"/>
              <w:spacing w:before="20"/>
              <w:ind w:left="10" w:right="8"/>
              <w:rPr>
                <w:del w:id="2274" w:author="Mohamed SALEM" w:date="2024-01-16T13:33:00Z"/>
                <w:sz w:val="13"/>
              </w:rPr>
            </w:pPr>
            <w:del w:id="2275" w:author="Mohamed SALEM" w:date="2024-01-16T13:39:00Z">
              <w:r>
                <w:rPr>
                  <w:spacing w:val="-4"/>
                  <w:w w:val="115"/>
                  <w:sz w:val="13"/>
                </w:rPr>
                <w:delText>0.11</w:delText>
              </w:r>
            </w:del>
          </w:p>
        </w:tc>
        <w:tc>
          <w:tcPr>
            <w:tcW w:w="654" w:type="dxa"/>
          </w:tcPr>
          <w:p w14:paraId="53CC4D18" w14:textId="175F6894" w:rsidR="00D62403" w:rsidRDefault="00D62403">
            <w:pPr>
              <w:pStyle w:val="TableParagraph"/>
              <w:spacing w:before="20"/>
              <w:ind w:left="25" w:right="22"/>
              <w:rPr>
                <w:del w:id="2276" w:author="Mohamed SALEM" w:date="2024-01-16T13:33:00Z"/>
                <w:sz w:val="13"/>
              </w:rPr>
            </w:pPr>
            <w:del w:id="2277" w:author="Mohamed SALEM" w:date="2024-01-16T13:39:00Z">
              <w:r>
                <w:rPr>
                  <w:spacing w:val="-4"/>
                  <w:sz w:val="13"/>
                </w:rPr>
                <w:delText>4.07</w:delText>
              </w:r>
            </w:del>
          </w:p>
        </w:tc>
        <w:tc>
          <w:tcPr>
            <w:tcW w:w="654" w:type="dxa"/>
          </w:tcPr>
          <w:p w14:paraId="5FB67D64" w14:textId="065F9B1F" w:rsidR="00D62403" w:rsidRDefault="00D62403">
            <w:pPr>
              <w:pStyle w:val="TableParagraph"/>
              <w:spacing w:before="20"/>
              <w:ind w:left="25" w:right="20"/>
              <w:rPr>
                <w:del w:id="2278" w:author="Mohamed SALEM" w:date="2024-01-16T13:33:00Z"/>
                <w:sz w:val="13"/>
              </w:rPr>
            </w:pPr>
            <w:del w:id="2279" w:author="Mohamed SALEM" w:date="2024-01-16T13:39:00Z">
              <w:r>
                <w:rPr>
                  <w:spacing w:val="-4"/>
                  <w:sz w:val="13"/>
                </w:rPr>
                <w:delText>3.94</w:delText>
              </w:r>
            </w:del>
          </w:p>
        </w:tc>
        <w:tc>
          <w:tcPr>
            <w:tcW w:w="581" w:type="dxa"/>
          </w:tcPr>
          <w:p w14:paraId="76F53FD7" w14:textId="0268F6A9" w:rsidR="00D62403" w:rsidRDefault="00D62403">
            <w:pPr>
              <w:pStyle w:val="TableParagraph"/>
              <w:spacing w:before="20"/>
              <w:ind w:left="10" w:right="4"/>
              <w:rPr>
                <w:del w:id="2280" w:author="Mohamed SALEM" w:date="2024-01-16T13:33:00Z"/>
                <w:sz w:val="13"/>
              </w:rPr>
            </w:pPr>
            <w:del w:id="2281" w:author="Mohamed SALEM" w:date="2024-01-16T13:39:00Z">
              <w:r>
                <w:rPr>
                  <w:w w:val="105"/>
                  <w:sz w:val="13"/>
                </w:rPr>
                <w:delText>-</w:delText>
              </w:r>
              <w:r>
                <w:rPr>
                  <w:spacing w:val="-4"/>
                  <w:w w:val="105"/>
                  <w:sz w:val="13"/>
                </w:rPr>
                <w:delText>0.13</w:delText>
              </w:r>
            </w:del>
          </w:p>
        </w:tc>
        <w:tc>
          <w:tcPr>
            <w:tcW w:w="654" w:type="dxa"/>
          </w:tcPr>
          <w:p w14:paraId="399F0521" w14:textId="0B2E3691" w:rsidR="00D62403" w:rsidRDefault="00D62403">
            <w:pPr>
              <w:pStyle w:val="TableParagraph"/>
              <w:spacing w:before="20"/>
              <w:ind w:left="25" w:right="18"/>
              <w:rPr>
                <w:del w:id="2282" w:author="Mohamed SALEM" w:date="2024-01-16T13:33:00Z"/>
                <w:sz w:val="13"/>
              </w:rPr>
            </w:pPr>
            <w:del w:id="2283" w:author="Mohamed SALEM" w:date="2024-01-16T13:39:00Z">
              <w:r>
                <w:rPr>
                  <w:spacing w:val="-4"/>
                  <w:w w:val="105"/>
                  <w:sz w:val="13"/>
                </w:rPr>
                <w:delText>3.72</w:delText>
              </w:r>
            </w:del>
          </w:p>
        </w:tc>
        <w:tc>
          <w:tcPr>
            <w:tcW w:w="654" w:type="dxa"/>
          </w:tcPr>
          <w:p w14:paraId="24949DBA" w14:textId="416B2D36" w:rsidR="00D62403" w:rsidRDefault="00D62403">
            <w:pPr>
              <w:pStyle w:val="TableParagraph"/>
              <w:spacing w:before="20"/>
              <w:ind w:left="25" w:right="16"/>
              <w:rPr>
                <w:del w:id="2284" w:author="Mohamed SALEM" w:date="2024-01-16T13:33:00Z"/>
                <w:sz w:val="13"/>
              </w:rPr>
            </w:pPr>
            <w:del w:id="2285" w:author="Mohamed SALEM" w:date="2024-01-16T13:39:00Z">
              <w:r>
                <w:rPr>
                  <w:spacing w:val="-4"/>
                  <w:sz w:val="13"/>
                </w:rPr>
                <w:delText>3.68</w:delText>
              </w:r>
            </w:del>
          </w:p>
        </w:tc>
        <w:tc>
          <w:tcPr>
            <w:tcW w:w="581" w:type="dxa"/>
          </w:tcPr>
          <w:p w14:paraId="7473C122" w14:textId="25C1F782" w:rsidR="00D62403" w:rsidRDefault="00D62403">
            <w:pPr>
              <w:pStyle w:val="TableParagraph"/>
              <w:spacing w:before="20"/>
              <w:ind w:left="10"/>
              <w:rPr>
                <w:del w:id="2286" w:author="Mohamed SALEM" w:date="2024-01-16T13:33:00Z"/>
                <w:sz w:val="13"/>
              </w:rPr>
            </w:pPr>
            <w:del w:id="2287" w:author="Mohamed SALEM" w:date="2024-01-16T13:39:00Z">
              <w:r>
                <w:rPr>
                  <w:spacing w:val="-2"/>
                  <w:sz w:val="13"/>
                </w:rPr>
                <w:delText>-</w:delText>
              </w:r>
              <w:r>
                <w:rPr>
                  <w:spacing w:val="-4"/>
                  <w:sz w:val="13"/>
                </w:rPr>
                <w:delText>0.04</w:delText>
              </w:r>
            </w:del>
          </w:p>
        </w:tc>
      </w:tr>
      <w:tr w:rsidR="00D62403" w14:paraId="45899CE6" w14:textId="77777777">
        <w:trPr>
          <w:trHeight w:val="163"/>
          <w:del w:id="2288" w:author="Mohamed SALEM" w:date="2024-01-16T13:39:00Z"/>
        </w:trPr>
        <w:tc>
          <w:tcPr>
            <w:tcW w:w="4342" w:type="dxa"/>
          </w:tcPr>
          <w:p w14:paraId="01E9AE41" w14:textId="1B63B4FE" w:rsidR="00D62403" w:rsidRDefault="00D62403">
            <w:pPr>
              <w:pStyle w:val="TableParagraph"/>
              <w:spacing w:before="20"/>
              <w:ind w:right="137"/>
              <w:jc w:val="right"/>
              <w:rPr>
                <w:del w:id="2289" w:author="Mohamed SALEM" w:date="2024-01-16T13:33:00Z"/>
                <w:sz w:val="13"/>
              </w:rPr>
            </w:pPr>
            <w:del w:id="2290" w:author="Mohamed SALEM" w:date="2024-01-16T13:39:00Z">
              <w:r>
                <w:rPr>
                  <w:spacing w:val="-2"/>
                  <w:w w:val="110"/>
                  <w:sz w:val="13"/>
                </w:rPr>
                <w:delText>(1.29)</w:delText>
              </w:r>
            </w:del>
          </w:p>
        </w:tc>
        <w:tc>
          <w:tcPr>
            <w:tcW w:w="654" w:type="dxa"/>
          </w:tcPr>
          <w:p w14:paraId="7CCE9C12" w14:textId="6E87E49E" w:rsidR="00D62403" w:rsidRDefault="00D62403">
            <w:pPr>
              <w:pStyle w:val="TableParagraph"/>
              <w:spacing w:before="20"/>
              <w:ind w:left="25" w:right="24"/>
              <w:rPr>
                <w:del w:id="2291" w:author="Mohamed SALEM" w:date="2024-01-16T13:33:00Z"/>
                <w:sz w:val="13"/>
              </w:rPr>
            </w:pPr>
            <w:del w:id="2292" w:author="Mohamed SALEM" w:date="2024-01-16T13:39:00Z">
              <w:r>
                <w:rPr>
                  <w:spacing w:val="-2"/>
                  <w:w w:val="110"/>
                  <w:sz w:val="13"/>
                </w:rPr>
                <w:delText>(1.96)</w:delText>
              </w:r>
            </w:del>
          </w:p>
        </w:tc>
        <w:tc>
          <w:tcPr>
            <w:tcW w:w="581" w:type="dxa"/>
          </w:tcPr>
          <w:p w14:paraId="1D46620B" w14:textId="2019AEE8" w:rsidR="00D62403" w:rsidRDefault="00D62403">
            <w:pPr>
              <w:pStyle w:val="TableParagraph"/>
              <w:spacing w:before="20"/>
              <w:ind w:left="10" w:right="8"/>
              <w:rPr>
                <w:del w:id="2293" w:author="Mohamed SALEM" w:date="2024-01-16T13:33:00Z"/>
                <w:sz w:val="13"/>
              </w:rPr>
            </w:pPr>
            <w:del w:id="2294" w:author="Mohamed SALEM" w:date="2024-01-16T13:39:00Z">
              <w:r>
                <w:rPr>
                  <w:spacing w:val="-2"/>
                  <w:w w:val="105"/>
                  <w:sz w:val="13"/>
                </w:rPr>
                <w:delText>(0.56)</w:delText>
              </w:r>
            </w:del>
          </w:p>
        </w:tc>
        <w:tc>
          <w:tcPr>
            <w:tcW w:w="654" w:type="dxa"/>
          </w:tcPr>
          <w:p w14:paraId="302C0202" w14:textId="03D13038" w:rsidR="00D62403" w:rsidRDefault="00D62403">
            <w:pPr>
              <w:pStyle w:val="TableParagraph"/>
              <w:spacing w:before="20"/>
              <w:ind w:left="25" w:right="22"/>
              <w:rPr>
                <w:del w:id="2295" w:author="Mohamed SALEM" w:date="2024-01-16T13:33:00Z"/>
                <w:sz w:val="13"/>
              </w:rPr>
            </w:pPr>
            <w:del w:id="2296" w:author="Mohamed SALEM" w:date="2024-01-16T13:39:00Z">
              <w:r>
                <w:rPr>
                  <w:spacing w:val="-2"/>
                  <w:w w:val="105"/>
                  <w:sz w:val="13"/>
                </w:rPr>
                <w:delText>(3.09)</w:delText>
              </w:r>
            </w:del>
          </w:p>
        </w:tc>
        <w:tc>
          <w:tcPr>
            <w:tcW w:w="654" w:type="dxa"/>
          </w:tcPr>
          <w:p w14:paraId="2355E18B" w14:textId="545884AA" w:rsidR="00D62403" w:rsidRDefault="00D62403">
            <w:pPr>
              <w:pStyle w:val="TableParagraph"/>
              <w:spacing w:before="20"/>
              <w:ind w:left="25" w:right="21"/>
              <w:rPr>
                <w:del w:id="2297" w:author="Mohamed SALEM" w:date="2024-01-16T13:33:00Z"/>
                <w:sz w:val="13"/>
              </w:rPr>
            </w:pPr>
            <w:del w:id="2298" w:author="Mohamed SALEM" w:date="2024-01-16T13:39:00Z">
              <w:r>
                <w:rPr>
                  <w:spacing w:val="-2"/>
                  <w:w w:val="105"/>
                  <w:sz w:val="13"/>
                </w:rPr>
                <w:delText>(2.84)</w:delText>
              </w:r>
            </w:del>
          </w:p>
        </w:tc>
        <w:tc>
          <w:tcPr>
            <w:tcW w:w="581" w:type="dxa"/>
          </w:tcPr>
          <w:p w14:paraId="30BA4AAB" w14:textId="39F06C40" w:rsidR="00D62403" w:rsidRDefault="00D62403">
            <w:pPr>
              <w:pStyle w:val="TableParagraph"/>
              <w:spacing w:before="20"/>
              <w:ind w:left="10" w:right="5"/>
              <w:rPr>
                <w:del w:id="2299" w:author="Mohamed SALEM" w:date="2024-01-16T13:33:00Z"/>
                <w:sz w:val="13"/>
              </w:rPr>
            </w:pPr>
            <w:del w:id="2300" w:author="Mohamed SALEM" w:date="2024-01-16T13:39:00Z">
              <w:r>
                <w:rPr>
                  <w:spacing w:val="-2"/>
                  <w:w w:val="105"/>
                  <w:sz w:val="13"/>
                </w:rPr>
                <w:delText>(0.55)</w:delText>
              </w:r>
            </w:del>
          </w:p>
        </w:tc>
        <w:tc>
          <w:tcPr>
            <w:tcW w:w="654" w:type="dxa"/>
          </w:tcPr>
          <w:p w14:paraId="75CF4C4C" w14:textId="58DFD8A1" w:rsidR="00D62403" w:rsidRDefault="00D62403">
            <w:pPr>
              <w:pStyle w:val="TableParagraph"/>
              <w:spacing w:before="20"/>
              <w:ind w:left="25" w:right="19"/>
              <w:rPr>
                <w:del w:id="2301" w:author="Mohamed SALEM" w:date="2024-01-16T13:33:00Z"/>
                <w:sz w:val="13"/>
              </w:rPr>
            </w:pPr>
            <w:del w:id="2302" w:author="Mohamed SALEM" w:date="2024-01-16T13:39:00Z">
              <w:r>
                <w:rPr>
                  <w:spacing w:val="-2"/>
                  <w:w w:val="115"/>
                  <w:sz w:val="13"/>
                </w:rPr>
                <w:delText>(2.71)</w:delText>
              </w:r>
            </w:del>
          </w:p>
        </w:tc>
        <w:tc>
          <w:tcPr>
            <w:tcW w:w="654" w:type="dxa"/>
          </w:tcPr>
          <w:p w14:paraId="2CAEF912" w14:textId="28CB3BF2" w:rsidR="00D62403" w:rsidRDefault="00D62403">
            <w:pPr>
              <w:pStyle w:val="TableParagraph"/>
              <w:spacing w:before="20"/>
              <w:ind w:left="25" w:right="17"/>
              <w:rPr>
                <w:del w:id="2303" w:author="Mohamed SALEM" w:date="2024-01-16T13:33:00Z"/>
                <w:sz w:val="13"/>
              </w:rPr>
            </w:pPr>
            <w:del w:id="2304" w:author="Mohamed SALEM" w:date="2024-01-16T13:39:00Z">
              <w:r>
                <w:rPr>
                  <w:spacing w:val="-2"/>
                  <w:w w:val="105"/>
                  <w:sz w:val="13"/>
                </w:rPr>
                <w:delText>(2.65)</w:delText>
              </w:r>
            </w:del>
          </w:p>
        </w:tc>
        <w:tc>
          <w:tcPr>
            <w:tcW w:w="581" w:type="dxa"/>
          </w:tcPr>
          <w:p w14:paraId="4F95EBF3" w14:textId="5AA0FA1E" w:rsidR="00D62403" w:rsidRDefault="00D62403">
            <w:pPr>
              <w:pStyle w:val="TableParagraph"/>
              <w:spacing w:before="20"/>
              <w:ind w:left="10" w:right="1"/>
              <w:rPr>
                <w:del w:id="2305" w:author="Mohamed SALEM" w:date="2024-01-16T13:33:00Z"/>
                <w:sz w:val="13"/>
              </w:rPr>
            </w:pPr>
            <w:del w:id="2306" w:author="Mohamed SALEM" w:date="2024-01-16T13:39:00Z">
              <w:r>
                <w:rPr>
                  <w:spacing w:val="-2"/>
                  <w:w w:val="110"/>
                  <w:sz w:val="13"/>
                </w:rPr>
                <w:delText>(0.81)</w:delText>
              </w:r>
            </w:del>
          </w:p>
        </w:tc>
      </w:tr>
      <w:tr w:rsidR="00D62403" w14:paraId="14378817" w14:textId="77777777">
        <w:trPr>
          <w:trHeight w:val="163"/>
          <w:del w:id="2307" w:author="Mohamed SALEM" w:date="2024-01-16T13:39:00Z"/>
        </w:trPr>
        <w:tc>
          <w:tcPr>
            <w:tcW w:w="4342" w:type="dxa"/>
          </w:tcPr>
          <w:p w14:paraId="4B54F24E" w14:textId="704094A3" w:rsidR="00D62403" w:rsidRDefault="00D62403">
            <w:pPr>
              <w:pStyle w:val="TableParagraph"/>
              <w:tabs>
                <w:tab w:val="right" w:pos="4041"/>
              </w:tabs>
              <w:spacing w:before="20"/>
              <w:ind w:right="194"/>
              <w:jc w:val="right"/>
              <w:rPr>
                <w:del w:id="2308" w:author="Mohamed SALEM" w:date="2024-01-16T13:33:00Z"/>
                <w:sz w:val="13"/>
              </w:rPr>
            </w:pPr>
            <w:del w:id="2309" w:author="Mohamed SALEM" w:date="2024-01-16T13:39:00Z">
              <w:r>
                <w:rPr>
                  <w:sz w:val="13"/>
                </w:rPr>
                <w:delText>Household</w:delText>
              </w:r>
              <w:r>
                <w:rPr>
                  <w:spacing w:val="47"/>
                  <w:sz w:val="13"/>
                </w:rPr>
                <w:delText xml:space="preserve"> </w:delText>
              </w:r>
              <w:r>
                <w:rPr>
                  <w:sz w:val="13"/>
                </w:rPr>
                <w:delText>has</w:delText>
              </w:r>
              <w:r>
                <w:rPr>
                  <w:spacing w:val="47"/>
                  <w:sz w:val="13"/>
                </w:rPr>
                <w:delText xml:space="preserve"> </w:delText>
              </w:r>
              <w:r>
                <w:rPr>
                  <w:sz w:val="13"/>
                </w:rPr>
                <w:delText>impoverished</w:delText>
              </w:r>
              <w:r>
                <w:rPr>
                  <w:spacing w:val="48"/>
                  <w:sz w:val="13"/>
                </w:rPr>
                <w:delText xml:space="preserve"> </w:delText>
              </w:r>
              <w:r>
                <w:rPr>
                  <w:spacing w:val="-4"/>
                  <w:sz w:val="13"/>
                </w:rPr>
                <w:delText>roof</w:delText>
              </w:r>
              <w:r>
                <w:rPr>
                  <w:rFonts w:ascii="Times New Roman"/>
                  <w:sz w:val="13"/>
                </w:rPr>
                <w:tab/>
              </w:r>
              <w:r>
                <w:rPr>
                  <w:spacing w:val="-4"/>
                  <w:sz w:val="13"/>
                </w:rPr>
                <w:delText>0.66</w:delText>
              </w:r>
            </w:del>
          </w:p>
        </w:tc>
        <w:tc>
          <w:tcPr>
            <w:tcW w:w="654" w:type="dxa"/>
          </w:tcPr>
          <w:p w14:paraId="14E07082" w14:textId="40E47E47" w:rsidR="00D62403" w:rsidRDefault="00D62403">
            <w:pPr>
              <w:pStyle w:val="TableParagraph"/>
              <w:spacing w:before="20"/>
              <w:ind w:left="25" w:right="24"/>
              <w:rPr>
                <w:del w:id="2310" w:author="Mohamed SALEM" w:date="2024-01-16T13:33:00Z"/>
                <w:sz w:val="13"/>
              </w:rPr>
            </w:pPr>
            <w:del w:id="2311" w:author="Mohamed SALEM" w:date="2024-01-16T13:39:00Z">
              <w:r>
                <w:rPr>
                  <w:spacing w:val="-4"/>
                  <w:sz w:val="13"/>
                </w:rPr>
                <w:delText>0.65</w:delText>
              </w:r>
            </w:del>
          </w:p>
        </w:tc>
        <w:tc>
          <w:tcPr>
            <w:tcW w:w="581" w:type="dxa"/>
          </w:tcPr>
          <w:p w14:paraId="0148DA5C" w14:textId="67B453A3" w:rsidR="00D62403" w:rsidRDefault="00D62403">
            <w:pPr>
              <w:pStyle w:val="TableParagraph"/>
              <w:spacing w:before="20"/>
              <w:ind w:left="10" w:right="8"/>
              <w:rPr>
                <w:del w:id="2312" w:author="Mohamed SALEM" w:date="2024-01-16T13:33:00Z"/>
                <w:sz w:val="13"/>
              </w:rPr>
            </w:pPr>
            <w:del w:id="2313" w:author="Mohamed SALEM" w:date="2024-01-16T13:39:00Z">
              <w:r>
                <w:rPr>
                  <w:sz w:val="13"/>
                </w:rPr>
                <w:delText>-</w:delText>
              </w:r>
              <w:r>
                <w:rPr>
                  <w:spacing w:val="-4"/>
                  <w:sz w:val="13"/>
                </w:rPr>
                <w:delText>0.01</w:delText>
              </w:r>
            </w:del>
          </w:p>
        </w:tc>
        <w:tc>
          <w:tcPr>
            <w:tcW w:w="654" w:type="dxa"/>
          </w:tcPr>
          <w:p w14:paraId="62EDB890" w14:textId="7E839846" w:rsidR="00D62403" w:rsidRDefault="00D62403">
            <w:pPr>
              <w:pStyle w:val="TableParagraph"/>
              <w:spacing w:before="20"/>
              <w:ind w:left="25" w:right="21"/>
              <w:rPr>
                <w:del w:id="2314" w:author="Mohamed SALEM" w:date="2024-01-16T13:33:00Z"/>
                <w:sz w:val="13"/>
              </w:rPr>
            </w:pPr>
            <w:del w:id="2315" w:author="Mohamed SALEM" w:date="2024-01-16T13:39:00Z">
              <w:r>
                <w:rPr>
                  <w:spacing w:val="-4"/>
                  <w:sz w:val="13"/>
                </w:rPr>
                <w:delText>0.85</w:delText>
              </w:r>
            </w:del>
          </w:p>
        </w:tc>
        <w:tc>
          <w:tcPr>
            <w:tcW w:w="654" w:type="dxa"/>
          </w:tcPr>
          <w:p w14:paraId="54CE4E8B" w14:textId="55DF617D" w:rsidR="00D62403" w:rsidRDefault="00D62403">
            <w:pPr>
              <w:pStyle w:val="TableParagraph"/>
              <w:spacing w:before="20"/>
              <w:ind w:left="25" w:right="20"/>
              <w:rPr>
                <w:del w:id="2316" w:author="Mohamed SALEM" w:date="2024-01-16T13:33:00Z"/>
                <w:sz w:val="13"/>
              </w:rPr>
            </w:pPr>
            <w:del w:id="2317" w:author="Mohamed SALEM" w:date="2024-01-16T13:39:00Z">
              <w:r>
                <w:rPr>
                  <w:spacing w:val="-4"/>
                  <w:sz w:val="13"/>
                </w:rPr>
                <w:delText>0.86</w:delText>
              </w:r>
            </w:del>
          </w:p>
        </w:tc>
        <w:tc>
          <w:tcPr>
            <w:tcW w:w="581" w:type="dxa"/>
          </w:tcPr>
          <w:p w14:paraId="09A814D3" w14:textId="5D31C176" w:rsidR="00D62403" w:rsidRDefault="00D62403">
            <w:pPr>
              <w:pStyle w:val="TableParagraph"/>
              <w:spacing w:before="20"/>
              <w:ind w:left="10" w:right="4"/>
              <w:rPr>
                <w:del w:id="2318" w:author="Mohamed SALEM" w:date="2024-01-16T13:33:00Z"/>
                <w:sz w:val="13"/>
              </w:rPr>
            </w:pPr>
            <w:del w:id="2319" w:author="Mohamed SALEM" w:date="2024-01-16T13:39:00Z">
              <w:r>
                <w:rPr>
                  <w:spacing w:val="-4"/>
                  <w:w w:val="105"/>
                  <w:sz w:val="13"/>
                </w:rPr>
                <w:delText>0.01</w:delText>
              </w:r>
            </w:del>
          </w:p>
        </w:tc>
        <w:tc>
          <w:tcPr>
            <w:tcW w:w="654" w:type="dxa"/>
          </w:tcPr>
          <w:p w14:paraId="10338C77" w14:textId="66CB8218" w:rsidR="00D62403" w:rsidRDefault="00D62403">
            <w:pPr>
              <w:pStyle w:val="TableParagraph"/>
              <w:spacing w:before="20"/>
              <w:ind w:left="25" w:right="18"/>
              <w:rPr>
                <w:del w:id="2320" w:author="Mohamed SALEM" w:date="2024-01-16T13:33:00Z"/>
                <w:sz w:val="13"/>
              </w:rPr>
            </w:pPr>
            <w:del w:id="2321" w:author="Mohamed SALEM" w:date="2024-01-16T13:39:00Z">
              <w:r>
                <w:rPr>
                  <w:spacing w:val="-4"/>
                  <w:sz w:val="13"/>
                </w:rPr>
                <w:delText>0.79</w:delText>
              </w:r>
            </w:del>
          </w:p>
        </w:tc>
        <w:tc>
          <w:tcPr>
            <w:tcW w:w="654" w:type="dxa"/>
          </w:tcPr>
          <w:p w14:paraId="24A07258" w14:textId="548E32D3" w:rsidR="00D62403" w:rsidRDefault="00D62403">
            <w:pPr>
              <w:pStyle w:val="TableParagraph"/>
              <w:spacing w:before="20"/>
              <w:ind w:left="25" w:right="16"/>
              <w:rPr>
                <w:del w:id="2322" w:author="Mohamed SALEM" w:date="2024-01-16T13:33:00Z"/>
                <w:sz w:val="13"/>
              </w:rPr>
            </w:pPr>
            <w:del w:id="2323" w:author="Mohamed SALEM" w:date="2024-01-16T13:39:00Z">
              <w:r>
                <w:rPr>
                  <w:spacing w:val="-4"/>
                  <w:sz w:val="13"/>
                </w:rPr>
                <w:delText>0.80</w:delText>
              </w:r>
            </w:del>
          </w:p>
        </w:tc>
        <w:tc>
          <w:tcPr>
            <w:tcW w:w="581" w:type="dxa"/>
          </w:tcPr>
          <w:p w14:paraId="3A4F6DE4" w14:textId="4494A02E" w:rsidR="00D62403" w:rsidRDefault="00D62403">
            <w:pPr>
              <w:pStyle w:val="TableParagraph"/>
              <w:spacing w:before="20"/>
              <w:ind w:left="10"/>
              <w:rPr>
                <w:del w:id="2324" w:author="Mohamed SALEM" w:date="2024-01-16T13:33:00Z"/>
                <w:sz w:val="13"/>
              </w:rPr>
            </w:pPr>
            <w:del w:id="2325" w:author="Mohamed SALEM" w:date="2024-01-16T13:39:00Z">
              <w:r>
                <w:rPr>
                  <w:spacing w:val="-4"/>
                  <w:w w:val="105"/>
                  <w:sz w:val="13"/>
                </w:rPr>
                <w:delText>0.01</w:delText>
              </w:r>
            </w:del>
          </w:p>
        </w:tc>
      </w:tr>
      <w:tr w:rsidR="00D62403" w14:paraId="7B46681C" w14:textId="77777777">
        <w:trPr>
          <w:trHeight w:val="163"/>
          <w:del w:id="2326" w:author="Mohamed SALEM" w:date="2024-01-16T13:39:00Z"/>
        </w:trPr>
        <w:tc>
          <w:tcPr>
            <w:tcW w:w="4342" w:type="dxa"/>
          </w:tcPr>
          <w:p w14:paraId="316CA00A" w14:textId="13201CB7" w:rsidR="00D62403" w:rsidRDefault="00D62403">
            <w:pPr>
              <w:pStyle w:val="TableParagraph"/>
              <w:spacing w:before="20"/>
              <w:ind w:right="137"/>
              <w:jc w:val="right"/>
              <w:rPr>
                <w:del w:id="2327" w:author="Mohamed SALEM" w:date="2024-01-16T13:33:00Z"/>
                <w:sz w:val="13"/>
              </w:rPr>
            </w:pPr>
            <w:del w:id="2328" w:author="Mohamed SALEM" w:date="2024-01-16T13:39:00Z">
              <w:r>
                <w:rPr>
                  <w:spacing w:val="-2"/>
                  <w:w w:val="105"/>
                  <w:sz w:val="13"/>
                </w:rPr>
                <w:delText>(0.48)</w:delText>
              </w:r>
            </w:del>
          </w:p>
        </w:tc>
        <w:tc>
          <w:tcPr>
            <w:tcW w:w="654" w:type="dxa"/>
          </w:tcPr>
          <w:p w14:paraId="2F4476A0" w14:textId="0DFDFC9D" w:rsidR="00D62403" w:rsidRDefault="00D62403">
            <w:pPr>
              <w:pStyle w:val="TableParagraph"/>
              <w:spacing w:before="20"/>
              <w:ind w:left="25" w:right="24"/>
              <w:rPr>
                <w:del w:id="2329" w:author="Mohamed SALEM" w:date="2024-01-16T13:33:00Z"/>
                <w:sz w:val="13"/>
              </w:rPr>
            </w:pPr>
            <w:del w:id="2330" w:author="Mohamed SALEM" w:date="2024-01-16T13:39:00Z">
              <w:r>
                <w:rPr>
                  <w:spacing w:val="-2"/>
                  <w:w w:val="105"/>
                  <w:sz w:val="13"/>
                </w:rPr>
                <w:delText>(0.48)</w:delText>
              </w:r>
            </w:del>
          </w:p>
        </w:tc>
        <w:tc>
          <w:tcPr>
            <w:tcW w:w="581" w:type="dxa"/>
          </w:tcPr>
          <w:p w14:paraId="7087AD8A" w14:textId="5C9B72E8" w:rsidR="00D62403" w:rsidRDefault="00D62403">
            <w:pPr>
              <w:pStyle w:val="TableParagraph"/>
              <w:spacing w:before="20"/>
              <w:ind w:left="10" w:right="8"/>
              <w:rPr>
                <w:del w:id="2331" w:author="Mohamed SALEM" w:date="2024-01-16T13:33:00Z"/>
                <w:sz w:val="13"/>
              </w:rPr>
            </w:pPr>
            <w:del w:id="2332" w:author="Mohamed SALEM" w:date="2024-01-16T13:39:00Z">
              <w:r>
                <w:rPr>
                  <w:spacing w:val="-2"/>
                  <w:w w:val="105"/>
                  <w:sz w:val="13"/>
                </w:rPr>
                <w:delText>(0.92)</w:delText>
              </w:r>
            </w:del>
          </w:p>
        </w:tc>
        <w:tc>
          <w:tcPr>
            <w:tcW w:w="654" w:type="dxa"/>
          </w:tcPr>
          <w:p w14:paraId="20198A09" w14:textId="14673AAB" w:rsidR="00D62403" w:rsidRDefault="00D62403">
            <w:pPr>
              <w:pStyle w:val="TableParagraph"/>
              <w:spacing w:before="20"/>
              <w:ind w:left="25" w:right="22"/>
              <w:rPr>
                <w:del w:id="2333" w:author="Mohamed SALEM" w:date="2024-01-16T13:33:00Z"/>
                <w:sz w:val="13"/>
              </w:rPr>
            </w:pPr>
            <w:del w:id="2334" w:author="Mohamed SALEM" w:date="2024-01-16T13:39:00Z">
              <w:r>
                <w:rPr>
                  <w:spacing w:val="-2"/>
                  <w:w w:val="105"/>
                  <w:sz w:val="13"/>
                </w:rPr>
                <w:delText>(0.36)</w:delText>
              </w:r>
            </w:del>
          </w:p>
        </w:tc>
        <w:tc>
          <w:tcPr>
            <w:tcW w:w="654" w:type="dxa"/>
          </w:tcPr>
          <w:p w14:paraId="0ED13B56" w14:textId="2BCCF2E6" w:rsidR="00D62403" w:rsidRDefault="00D62403">
            <w:pPr>
              <w:pStyle w:val="TableParagraph"/>
              <w:spacing w:before="20"/>
              <w:ind w:left="25" w:right="21"/>
              <w:rPr>
                <w:del w:id="2335" w:author="Mohamed SALEM" w:date="2024-01-16T13:33:00Z"/>
                <w:sz w:val="13"/>
              </w:rPr>
            </w:pPr>
            <w:del w:id="2336" w:author="Mohamed SALEM" w:date="2024-01-16T13:39:00Z">
              <w:r>
                <w:rPr>
                  <w:spacing w:val="-2"/>
                  <w:w w:val="105"/>
                  <w:sz w:val="13"/>
                </w:rPr>
                <w:delText>(0.34)</w:delText>
              </w:r>
            </w:del>
          </w:p>
        </w:tc>
        <w:tc>
          <w:tcPr>
            <w:tcW w:w="581" w:type="dxa"/>
          </w:tcPr>
          <w:p w14:paraId="0BDE1156" w14:textId="3F9EDD9E" w:rsidR="00D62403" w:rsidRDefault="00D62403">
            <w:pPr>
              <w:pStyle w:val="TableParagraph"/>
              <w:spacing w:before="20"/>
              <w:ind w:left="10" w:right="5"/>
              <w:rPr>
                <w:del w:id="2337" w:author="Mohamed SALEM" w:date="2024-01-16T13:33:00Z"/>
                <w:sz w:val="13"/>
              </w:rPr>
            </w:pPr>
            <w:del w:id="2338" w:author="Mohamed SALEM" w:date="2024-01-16T13:39:00Z">
              <w:r>
                <w:rPr>
                  <w:spacing w:val="-2"/>
                  <w:w w:val="105"/>
                  <w:sz w:val="13"/>
                </w:rPr>
                <w:delText>(0.68)</w:delText>
              </w:r>
            </w:del>
          </w:p>
        </w:tc>
        <w:tc>
          <w:tcPr>
            <w:tcW w:w="654" w:type="dxa"/>
          </w:tcPr>
          <w:p w14:paraId="614BC178" w14:textId="021E9349" w:rsidR="00D62403" w:rsidRDefault="00D62403">
            <w:pPr>
              <w:pStyle w:val="TableParagraph"/>
              <w:spacing w:before="20"/>
              <w:ind w:left="25" w:right="19"/>
              <w:rPr>
                <w:del w:id="2339" w:author="Mohamed SALEM" w:date="2024-01-16T13:33:00Z"/>
                <w:sz w:val="13"/>
              </w:rPr>
            </w:pPr>
            <w:del w:id="2340" w:author="Mohamed SALEM" w:date="2024-01-16T13:39:00Z">
              <w:r>
                <w:rPr>
                  <w:spacing w:val="-2"/>
                  <w:w w:val="110"/>
                  <w:sz w:val="13"/>
                </w:rPr>
                <w:delText>(0.41)</w:delText>
              </w:r>
            </w:del>
          </w:p>
        </w:tc>
        <w:tc>
          <w:tcPr>
            <w:tcW w:w="654" w:type="dxa"/>
          </w:tcPr>
          <w:p w14:paraId="3249FF66" w14:textId="5F6F5FB4" w:rsidR="00D62403" w:rsidRDefault="00D62403">
            <w:pPr>
              <w:pStyle w:val="TableParagraph"/>
              <w:spacing w:before="20"/>
              <w:ind w:left="25" w:right="17"/>
              <w:rPr>
                <w:del w:id="2341" w:author="Mohamed SALEM" w:date="2024-01-16T13:33:00Z"/>
                <w:sz w:val="13"/>
              </w:rPr>
            </w:pPr>
            <w:del w:id="2342" w:author="Mohamed SALEM" w:date="2024-01-16T13:39:00Z">
              <w:r>
                <w:rPr>
                  <w:spacing w:val="-2"/>
                  <w:sz w:val="13"/>
                </w:rPr>
                <w:delText>(0.40)</w:delText>
              </w:r>
            </w:del>
          </w:p>
        </w:tc>
        <w:tc>
          <w:tcPr>
            <w:tcW w:w="581" w:type="dxa"/>
          </w:tcPr>
          <w:p w14:paraId="5BD7A79F" w14:textId="6EEED380" w:rsidR="00D62403" w:rsidRDefault="00D62403">
            <w:pPr>
              <w:pStyle w:val="TableParagraph"/>
              <w:spacing w:before="20"/>
              <w:ind w:left="10" w:right="1"/>
              <w:rPr>
                <w:del w:id="2343" w:author="Mohamed SALEM" w:date="2024-01-16T13:33:00Z"/>
                <w:sz w:val="13"/>
              </w:rPr>
            </w:pPr>
            <w:del w:id="2344" w:author="Mohamed SALEM" w:date="2024-01-16T13:39:00Z">
              <w:r>
                <w:rPr>
                  <w:spacing w:val="-2"/>
                  <w:w w:val="105"/>
                  <w:sz w:val="13"/>
                </w:rPr>
                <w:delText>(0.70)</w:delText>
              </w:r>
            </w:del>
          </w:p>
        </w:tc>
      </w:tr>
      <w:tr w:rsidR="00D62403" w14:paraId="2EE9AE39" w14:textId="77777777">
        <w:trPr>
          <w:trHeight w:val="163"/>
          <w:del w:id="2345" w:author="Mohamed SALEM" w:date="2024-01-16T13:39:00Z"/>
        </w:trPr>
        <w:tc>
          <w:tcPr>
            <w:tcW w:w="4342" w:type="dxa"/>
          </w:tcPr>
          <w:p w14:paraId="5714E2D8" w14:textId="78FF8EA2" w:rsidR="00D62403" w:rsidRDefault="00D62403">
            <w:pPr>
              <w:pStyle w:val="TableParagraph"/>
              <w:tabs>
                <w:tab w:val="right" w:pos="4041"/>
              </w:tabs>
              <w:spacing w:before="20"/>
              <w:ind w:right="194"/>
              <w:jc w:val="right"/>
              <w:rPr>
                <w:del w:id="2346" w:author="Mohamed SALEM" w:date="2024-01-16T13:33:00Z"/>
                <w:sz w:val="13"/>
              </w:rPr>
            </w:pPr>
            <w:del w:id="2347" w:author="Mohamed SALEM" w:date="2024-01-16T13:39:00Z">
              <w:r>
                <w:rPr>
                  <w:sz w:val="13"/>
                </w:rPr>
                <w:delText>Household</w:delText>
              </w:r>
              <w:r>
                <w:rPr>
                  <w:spacing w:val="47"/>
                  <w:sz w:val="13"/>
                </w:rPr>
                <w:delText xml:space="preserve"> </w:delText>
              </w:r>
              <w:r>
                <w:rPr>
                  <w:sz w:val="13"/>
                </w:rPr>
                <w:delText>has</w:delText>
              </w:r>
              <w:r>
                <w:rPr>
                  <w:spacing w:val="47"/>
                  <w:sz w:val="13"/>
                </w:rPr>
                <w:delText xml:space="preserve"> </w:delText>
              </w:r>
              <w:r>
                <w:rPr>
                  <w:sz w:val="13"/>
                </w:rPr>
                <w:delText>impoverished</w:delText>
              </w:r>
              <w:r>
                <w:rPr>
                  <w:spacing w:val="48"/>
                  <w:sz w:val="13"/>
                </w:rPr>
                <w:delText xml:space="preserve"> </w:delText>
              </w:r>
              <w:r>
                <w:rPr>
                  <w:spacing w:val="-4"/>
                  <w:sz w:val="13"/>
                </w:rPr>
                <w:delText>floor</w:delText>
              </w:r>
              <w:r>
                <w:rPr>
                  <w:rFonts w:ascii="Times New Roman"/>
                  <w:sz w:val="13"/>
                </w:rPr>
                <w:tab/>
              </w:r>
              <w:r>
                <w:rPr>
                  <w:spacing w:val="-4"/>
                  <w:sz w:val="13"/>
                </w:rPr>
                <w:delText>0.94</w:delText>
              </w:r>
            </w:del>
          </w:p>
        </w:tc>
        <w:tc>
          <w:tcPr>
            <w:tcW w:w="654" w:type="dxa"/>
          </w:tcPr>
          <w:p w14:paraId="574F6F3B" w14:textId="1D024675" w:rsidR="00D62403" w:rsidRDefault="00D62403">
            <w:pPr>
              <w:pStyle w:val="TableParagraph"/>
              <w:spacing w:before="20"/>
              <w:ind w:left="25" w:right="24"/>
              <w:rPr>
                <w:del w:id="2348" w:author="Mohamed SALEM" w:date="2024-01-16T13:33:00Z"/>
                <w:sz w:val="13"/>
              </w:rPr>
            </w:pPr>
            <w:del w:id="2349" w:author="Mohamed SALEM" w:date="2024-01-16T13:39:00Z">
              <w:r>
                <w:rPr>
                  <w:spacing w:val="-4"/>
                  <w:sz w:val="13"/>
                </w:rPr>
                <w:delText>0.88</w:delText>
              </w:r>
            </w:del>
          </w:p>
        </w:tc>
        <w:tc>
          <w:tcPr>
            <w:tcW w:w="581" w:type="dxa"/>
          </w:tcPr>
          <w:p w14:paraId="1D6B0074" w14:textId="6E11FE3C" w:rsidR="00D62403" w:rsidRDefault="00D62403">
            <w:pPr>
              <w:pStyle w:val="TableParagraph"/>
              <w:spacing w:before="20"/>
              <w:ind w:left="10" w:right="7"/>
              <w:rPr>
                <w:del w:id="2350" w:author="Mohamed SALEM" w:date="2024-01-16T13:33:00Z"/>
                <w:sz w:val="13"/>
              </w:rPr>
            </w:pPr>
            <w:del w:id="2351" w:author="Mohamed SALEM" w:date="2024-01-16T13:39:00Z">
              <w:r>
                <w:rPr>
                  <w:spacing w:val="-2"/>
                  <w:sz w:val="13"/>
                </w:rPr>
                <w:delText>-</w:delText>
              </w:r>
              <w:r>
                <w:rPr>
                  <w:spacing w:val="-4"/>
                  <w:sz w:val="13"/>
                </w:rPr>
                <w:delText>0.06</w:delText>
              </w:r>
            </w:del>
          </w:p>
        </w:tc>
        <w:tc>
          <w:tcPr>
            <w:tcW w:w="654" w:type="dxa"/>
          </w:tcPr>
          <w:p w14:paraId="2CFD29B3" w14:textId="6828D693" w:rsidR="00D62403" w:rsidRDefault="00D62403">
            <w:pPr>
              <w:pStyle w:val="TableParagraph"/>
              <w:spacing w:before="20"/>
              <w:ind w:left="25" w:right="21"/>
              <w:rPr>
                <w:del w:id="2352" w:author="Mohamed SALEM" w:date="2024-01-16T13:33:00Z"/>
                <w:sz w:val="13"/>
              </w:rPr>
            </w:pPr>
            <w:del w:id="2353" w:author="Mohamed SALEM" w:date="2024-01-16T13:39:00Z">
              <w:r>
                <w:rPr>
                  <w:spacing w:val="-4"/>
                  <w:sz w:val="13"/>
                </w:rPr>
                <w:delText>0.97</w:delText>
              </w:r>
            </w:del>
          </w:p>
        </w:tc>
        <w:tc>
          <w:tcPr>
            <w:tcW w:w="654" w:type="dxa"/>
          </w:tcPr>
          <w:p w14:paraId="07357D6A" w14:textId="411846F0" w:rsidR="00D62403" w:rsidRDefault="00D62403">
            <w:pPr>
              <w:pStyle w:val="TableParagraph"/>
              <w:spacing w:before="20"/>
              <w:ind w:left="25" w:right="20"/>
              <w:rPr>
                <w:del w:id="2354" w:author="Mohamed SALEM" w:date="2024-01-16T13:33:00Z"/>
                <w:sz w:val="13"/>
              </w:rPr>
            </w:pPr>
            <w:del w:id="2355" w:author="Mohamed SALEM" w:date="2024-01-16T13:39:00Z">
              <w:r>
                <w:rPr>
                  <w:spacing w:val="-4"/>
                  <w:sz w:val="13"/>
                </w:rPr>
                <w:delText>0.96</w:delText>
              </w:r>
            </w:del>
          </w:p>
        </w:tc>
        <w:tc>
          <w:tcPr>
            <w:tcW w:w="581" w:type="dxa"/>
          </w:tcPr>
          <w:p w14:paraId="2A1906A1" w14:textId="7E0B2704" w:rsidR="00D62403" w:rsidRDefault="00D62403">
            <w:pPr>
              <w:pStyle w:val="TableParagraph"/>
              <w:spacing w:before="20"/>
              <w:ind w:left="10" w:right="4"/>
              <w:rPr>
                <w:del w:id="2356" w:author="Mohamed SALEM" w:date="2024-01-16T13:33:00Z"/>
                <w:sz w:val="13"/>
              </w:rPr>
            </w:pPr>
            <w:del w:id="2357" w:author="Mohamed SALEM" w:date="2024-01-16T13:39:00Z">
              <w:r>
                <w:rPr>
                  <w:spacing w:val="-4"/>
                  <w:sz w:val="13"/>
                </w:rPr>
                <w:delText>-0.01</w:delText>
              </w:r>
            </w:del>
          </w:p>
        </w:tc>
        <w:tc>
          <w:tcPr>
            <w:tcW w:w="654" w:type="dxa"/>
          </w:tcPr>
          <w:p w14:paraId="1D200E08" w14:textId="3C459637" w:rsidR="00D62403" w:rsidRDefault="00D62403">
            <w:pPr>
              <w:pStyle w:val="TableParagraph"/>
              <w:spacing w:before="20"/>
              <w:ind w:left="25" w:right="18"/>
              <w:rPr>
                <w:del w:id="2358" w:author="Mohamed SALEM" w:date="2024-01-16T13:33:00Z"/>
                <w:sz w:val="13"/>
              </w:rPr>
            </w:pPr>
            <w:del w:id="2359" w:author="Mohamed SALEM" w:date="2024-01-16T13:39:00Z">
              <w:r>
                <w:rPr>
                  <w:spacing w:val="-4"/>
                  <w:sz w:val="13"/>
                </w:rPr>
                <w:delText>0.96</w:delText>
              </w:r>
            </w:del>
          </w:p>
        </w:tc>
        <w:tc>
          <w:tcPr>
            <w:tcW w:w="654" w:type="dxa"/>
          </w:tcPr>
          <w:p w14:paraId="71C6FD94" w14:textId="2D58E537" w:rsidR="00D62403" w:rsidRDefault="00D62403">
            <w:pPr>
              <w:pStyle w:val="TableParagraph"/>
              <w:spacing w:before="20"/>
              <w:ind w:left="25" w:right="16"/>
              <w:rPr>
                <w:del w:id="2360" w:author="Mohamed SALEM" w:date="2024-01-16T13:33:00Z"/>
                <w:sz w:val="13"/>
              </w:rPr>
            </w:pPr>
            <w:del w:id="2361" w:author="Mohamed SALEM" w:date="2024-01-16T13:39:00Z">
              <w:r>
                <w:rPr>
                  <w:spacing w:val="-4"/>
                  <w:sz w:val="13"/>
                </w:rPr>
                <w:delText>0.94</w:delText>
              </w:r>
            </w:del>
          </w:p>
        </w:tc>
        <w:tc>
          <w:tcPr>
            <w:tcW w:w="581" w:type="dxa"/>
          </w:tcPr>
          <w:p w14:paraId="79FB0B33" w14:textId="656B553C" w:rsidR="00D62403" w:rsidRDefault="00D62403">
            <w:pPr>
              <w:pStyle w:val="TableParagraph"/>
              <w:spacing w:before="20"/>
              <w:ind w:left="10"/>
              <w:rPr>
                <w:del w:id="2362" w:author="Mohamed SALEM" w:date="2024-01-16T13:33:00Z"/>
                <w:sz w:val="13"/>
              </w:rPr>
            </w:pPr>
            <w:del w:id="2363" w:author="Mohamed SALEM" w:date="2024-01-16T13:39:00Z">
              <w:r>
                <w:rPr>
                  <w:spacing w:val="-2"/>
                  <w:sz w:val="13"/>
                </w:rPr>
                <w:delText>-</w:delText>
              </w:r>
              <w:r>
                <w:rPr>
                  <w:spacing w:val="-4"/>
                  <w:sz w:val="13"/>
                </w:rPr>
                <w:delText>0.02</w:delText>
              </w:r>
            </w:del>
          </w:p>
        </w:tc>
      </w:tr>
      <w:tr w:rsidR="00D62403" w14:paraId="5F7B443D" w14:textId="77777777">
        <w:trPr>
          <w:trHeight w:val="174"/>
          <w:del w:id="2364" w:author="Mohamed SALEM" w:date="2024-01-16T13:39:00Z"/>
        </w:trPr>
        <w:tc>
          <w:tcPr>
            <w:tcW w:w="4342" w:type="dxa"/>
            <w:tcBorders>
              <w:bottom w:val="single" w:sz="4" w:space="0" w:color="000000"/>
            </w:tcBorders>
          </w:tcPr>
          <w:p w14:paraId="55CD7C93" w14:textId="5EEA263E" w:rsidR="00D62403" w:rsidRDefault="00D62403">
            <w:pPr>
              <w:pStyle w:val="TableParagraph"/>
              <w:spacing w:before="20" w:line="147" w:lineRule="exact"/>
              <w:ind w:right="137"/>
              <w:jc w:val="right"/>
              <w:rPr>
                <w:del w:id="2365" w:author="Mohamed SALEM" w:date="2024-01-16T13:33:00Z"/>
                <w:sz w:val="13"/>
              </w:rPr>
            </w:pPr>
            <w:del w:id="2366" w:author="Mohamed SALEM" w:date="2024-01-16T13:39:00Z">
              <w:r>
                <w:rPr>
                  <w:spacing w:val="-2"/>
                  <w:w w:val="105"/>
                  <w:sz w:val="13"/>
                </w:rPr>
                <w:delText>(0.24)</w:delText>
              </w:r>
            </w:del>
          </w:p>
        </w:tc>
        <w:tc>
          <w:tcPr>
            <w:tcW w:w="654" w:type="dxa"/>
            <w:tcBorders>
              <w:bottom w:val="single" w:sz="4" w:space="0" w:color="000000"/>
            </w:tcBorders>
          </w:tcPr>
          <w:p w14:paraId="4730F243" w14:textId="79B9E793" w:rsidR="00D62403" w:rsidRDefault="00D62403">
            <w:pPr>
              <w:pStyle w:val="TableParagraph"/>
              <w:spacing w:before="20" w:line="147" w:lineRule="exact"/>
              <w:ind w:left="25" w:right="24"/>
              <w:rPr>
                <w:del w:id="2367" w:author="Mohamed SALEM" w:date="2024-01-16T13:33:00Z"/>
                <w:sz w:val="13"/>
              </w:rPr>
            </w:pPr>
            <w:del w:id="2368" w:author="Mohamed SALEM" w:date="2024-01-16T13:39:00Z">
              <w:r>
                <w:rPr>
                  <w:spacing w:val="-2"/>
                  <w:w w:val="105"/>
                  <w:sz w:val="13"/>
                </w:rPr>
                <w:delText>(0.33)</w:delText>
              </w:r>
            </w:del>
          </w:p>
        </w:tc>
        <w:tc>
          <w:tcPr>
            <w:tcW w:w="581" w:type="dxa"/>
            <w:tcBorders>
              <w:bottom w:val="single" w:sz="4" w:space="0" w:color="000000"/>
            </w:tcBorders>
          </w:tcPr>
          <w:p w14:paraId="3BCACC88" w14:textId="54100593" w:rsidR="00D62403" w:rsidRDefault="00D62403">
            <w:pPr>
              <w:pStyle w:val="TableParagraph"/>
              <w:spacing w:before="20" w:line="147" w:lineRule="exact"/>
              <w:ind w:left="10" w:right="8"/>
              <w:rPr>
                <w:del w:id="2369" w:author="Mohamed SALEM" w:date="2024-01-16T13:33:00Z"/>
                <w:sz w:val="13"/>
              </w:rPr>
            </w:pPr>
            <w:del w:id="2370" w:author="Mohamed SALEM" w:date="2024-01-16T13:39:00Z">
              <w:r>
                <w:rPr>
                  <w:spacing w:val="-2"/>
                  <w:w w:val="105"/>
                  <w:sz w:val="13"/>
                </w:rPr>
                <w:delText>(0.07)</w:delText>
              </w:r>
            </w:del>
          </w:p>
        </w:tc>
        <w:tc>
          <w:tcPr>
            <w:tcW w:w="654" w:type="dxa"/>
            <w:tcBorders>
              <w:bottom w:val="single" w:sz="4" w:space="0" w:color="000000"/>
            </w:tcBorders>
          </w:tcPr>
          <w:p w14:paraId="6E154F3A" w14:textId="33C8C20F" w:rsidR="00D62403" w:rsidRDefault="00D62403">
            <w:pPr>
              <w:pStyle w:val="TableParagraph"/>
              <w:spacing w:before="20" w:line="147" w:lineRule="exact"/>
              <w:ind w:left="25" w:right="22"/>
              <w:rPr>
                <w:del w:id="2371" w:author="Mohamed SALEM" w:date="2024-01-16T13:33:00Z"/>
                <w:sz w:val="13"/>
              </w:rPr>
            </w:pPr>
            <w:del w:id="2372" w:author="Mohamed SALEM" w:date="2024-01-16T13:39:00Z">
              <w:r>
                <w:rPr>
                  <w:spacing w:val="-2"/>
                  <w:w w:val="110"/>
                  <w:sz w:val="13"/>
                </w:rPr>
                <w:delText>(0.18)</w:delText>
              </w:r>
            </w:del>
          </w:p>
        </w:tc>
        <w:tc>
          <w:tcPr>
            <w:tcW w:w="654" w:type="dxa"/>
            <w:tcBorders>
              <w:bottom w:val="single" w:sz="4" w:space="0" w:color="000000"/>
            </w:tcBorders>
          </w:tcPr>
          <w:p w14:paraId="428D4B66" w14:textId="488F2D4D" w:rsidR="00D62403" w:rsidRDefault="00D62403">
            <w:pPr>
              <w:pStyle w:val="TableParagraph"/>
              <w:spacing w:before="20" w:line="147" w:lineRule="exact"/>
              <w:ind w:left="25" w:right="21"/>
              <w:rPr>
                <w:del w:id="2373" w:author="Mohamed SALEM" w:date="2024-01-16T13:33:00Z"/>
                <w:sz w:val="13"/>
              </w:rPr>
            </w:pPr>
            <w:del w:id="2374" w:author="Mohamed SALEM" w:date="2024-01-16T13:39:00Z">
              <w:r>
                <w:rPr>
                  <w:spacing w:val="-2"/>
                  <w:w w:val="110"/>
                  <w:sz w:val="13"/>
                </w:rPr>
                <w:delText>(0.19)</w:delText>
              </w:r>
            </w:del>
          </w:p>
        </w:tc>
        <w:tc>
          <w:tcPr>
            <w:tcW w:w="581" w:type="dxa"/>
            <w:tcBorders>
              <w:bottom w:val="single" w:sz="4" w:space="0" w:color="000000"/>
            </w:tcBorders>
          </w:tcPr>
          <w:p w14:paraId="41924E1D" w14:textId="4F9CDD69" w:rsidR="00D62403" w:rsidRDefault="00D62403">
            <w:pPr>
              <w:pStyle w:val="TableParagraph"/>
              <w:spacing w:before="20" w:line="147" w:lineRule="exact"/>
              <w:ind w:left="10" w:right="5"/>
              <w:rPr>
                <w:del w:id="2375" w:author="Mohamed SALEM" w:date="2024-01-16T13:33:00Z"/>
                <w:sz w:val="13"/>
              </w:rPr>
            </w:pPr>
            <w:del w:id="2376" w:author="Mohamed SALEM" w:date="2024-01-16T13:39:00Z">
              <w:r>
                <w:rPr>
                  <w:spacing w:val="-2"/>
                  <w:w w:val="105"/>
                  <w:sz w:val="13"/>
                </w:rPr>
                <w:delText>(0.68)</w:delText>
              </w:r>
            </w:del>
          </w:p>
        </w:tc>
        <w:tc>
          <w:tcPr>
            <w:tcW w:w="654" w:type="dxa"/>
            <w:tcBorders>
              <w:bottom w:val="single" w:sz="4" w:space="0" w:color="000000"/>
            </w:tcBorders>
          </w:tcPr>
          <w:p w14:paraId="24CB8202" w14:textId="658F8C07" w:rsidR="00D62403" w:rsidRDefault="00D62403">
            <w:pPr>
              <w:pStyle w:val="TableParagraph"/>
              <w:spacing w:before="20" w:line="147" w:lineRule="exact"/>
              <w:ind w:left="25" w:right="19"/>
              <w:rPr>
                <w:del w:id="2377" w:author="Mohamed SALEM" w:date="2024-01-16T13:33:00Z"/>
                <w:sz w:val="13"/>
              </w:rPr>
            </w:pPr>
            <w:del w:id="2378" w:author="Mohamed SALEM" w:date="2024-01-16T13:39:00Z">
              <w:r>
                <w:rPr>
                  <w:spacing w:val="-2"/>
                  <w:w w:val="105"/>
                  <w:sz w:val="13"/>
                </w:rPr>
                <w:delText>(0.20)</w:delText>
              </w:r>
            </w:del>
          </w:p>
        </w:tc>
        <w:tc>
          <w:tcPr>
            <w:tcW w:w="654" w:type="dxa"/>
            <w:tcBorders>
              <w:bottom w:val="single" w:sz="4" w:space="0" w:color="000000"/>
            </w:tcBorders>
          </w:tcPr>
          <w:p w14:paraId="2E47478A" w14:textId="30D7BC2A" w:rsidR="00D62403" w:rsidRDefault="00D62403">
            <w:pPr>
              <w:pStyle w:val="TableParagraph"/>
              <w:spacing w:before="20" w:line="147" w:lineRule="exact"/>
              <w:ind w:left="25" w:right="17"/>
              <w:rPr>
                <w:del w:id="2379" w:author="Mohamed SALEM" w:date="2024-01-16T13:33:00Z"/>
                <w:sz w:val="13"/>
              </w:rPr>
            </w:pPr>
            <w:del w:id="2380" w:author="Mohamed SALEM" w:date="2024-01-16T13:39:00Z">
              <w:r>
                <w:rPr>
                  <w:spacing w:val="-2"/>
                  <w:w w:val="105"/>
                  <w:sz w:val="13"/>
                </w:rPr>
                <w:delText>(0.24)</w:delText>
              </w:r>
            </w:del>
          </w:p>
        </w:tc>
        <w:tc>
          <w:tcPr>
            <w:tcW w:w="581" w:type="dxa"/>
            <w:tcBorders>
              <w:bottom w:val="single" w:sz="4" w:space="0" w:color="000000"/>
            </w:tcBorders>
          </w:tcPr>
          <w:p w14:paraId="7F90578A" w14:textId="29337A77" w:rsidR="00D62403" w:rsidRDefault="00D62403">
            <w:pPr>
              <w:pStyle w:val="TableParagraph"/>
              <w:spacing w:before="20" w:line="147" w:lineRule="exact"/>
              <w:ind w:left="10" w:right="1"/>
              <w:rPr>
                <w:del w:id="2381" w:author="Mohamed SALEM" w:date="2024-01-16T13:33:00Z"/>
                <w:sz w:val="13"/>
              </w:rPr>
            </w:pPr>
            <w:del w:id="2382" w:author="Mohamed SALEM" w:date="2024-01-16T13:39:00Z">
              <w:r>
                <w:rPr>
                  <w:spacing w:val="-2"/>
                  <w:w w:val="110"/>
                  <w:sz w:val="13"/>
                </w:rPr>
                <w:delText>(0.13)</w:delText>
              </w:r>
            </w:del>
          </w:p>
        </w:tc>
      </w:tr>
      <w:tr w:rsidR="00D62403" w14:paraId="6D3E5EB3" w14:textId="77777777">
        <w:trPr>
          <w:trHeight w:val="183"/>
          <w:del w:id="2383" w:author="Mohamed SALEM" w:date="2024-01-16T13:39:00Z"/>
        </w:trPr>
        <w:tc>
          <w:tcPr>
            <w:tcW w:w="9355" w:type="dxa"/>
            <w:gridSpan w:val="9"/>
            <w:tcBorders>
              <w:top w:val="single" w:sz="4" w:space="0" w:color="000000"/>
              <w:bottom w:val="double" w:sz="4" w:space="0" w:color="000000"/>
            </w:tcBorders>
          </w:tcPr>
          <w:p w14:paraId="16F5C2C9" w14:textId="15FF59C2" w:rsidR="00D62403" w:rsidRDefault="00D62403">
            <w:pPr>
              <w:pStyle w:val="TableParagraph"/>
              <w:tabs>
                <w:tab w:val="left" w:pos="3904"/>
                <w:tab w:val="left" w:pos="4559"/>
                <w:tab w:val="left" w:pos="5177"/>
                <w:tab w:val="left" w:pos="5795"/>
                <w:tab w:val="left" w:pos="6450"/>
                <w:tab w:val="left" w:pos="7068"/>
                <w:tab w:val="left" w:pos="7686"/>
                <w:tab w:val="left" w:pos="8340"/>
                <w:tab w:val="left" w:pos="8901"/>
              </w:tabs>
              <w:spacing w:line="142" w:lineRule="exact"/>
              <w:ind w:left="103"/>
              <w:jc w:val="left"/>
              <w:rPr>
                <w:del w:id="2384" w:author="Mohamed SALEM" w:date="2024-01-16T13:33:00Z"/>
                <w:sz w:val="13"/>
              </w:rPr>
            </w:pPr>
            <w:del w:id="2385" w:author="Mohamed SALEM" w:date="2024-01-16T13:39:00Z">
              <w:r>
                <w:rPr>
                  <w:spacing w:val="-2"/>
                  <w:w w:val="110"/>
                  <w:sz w:val="13"/>
                </w:rPr>
                <w:delText>Observations</w:delText>
              </w:r>
              <w:r>
                <w:rPr>
                  <w:sz w:val="13"/>
                </w:rPr>
                <w:tab/>
              </w:r>
              <w:r>
                <w:rPr>
                  <w:spacing w:val="-5"/>
                  <w:w w:val="110"/>
                  <w:sz w:val="13"/>
                </w:rPr>
                <w:delText>161</w:delText>
              </w:r>
              <w:r>
                <w:rPr>
                  <w:sz w:val="13"/>
                </w:rPr>
                <w:tab/>
              </w:r>
              <w:r>
                <w:rPr>
                  <w:spacing w:val="-5"/>
                  <w:w w:val="110"/>
                  <w:sz w:val="13"/>
                </w:rPr>
                <w:delText>147</w:delText>
              </w:r>
              <w:r>
                <w:rPr>
                  <w:sz w:val="13"/>
                </w:rPr>
                <w:tab/>
              </w:r>
              <w:r>
                <w:rPr>
                  <w:spacing w:val="-5"/>
                  <w:w w:val="110"/>
                  <w:sz w:val="13"/>
                </w:rPr>
                <w:delText>308</w:delText>
              </w:r>
              <w:r>
                <w:rPr>
                  <w:sz w:val="13"/>
                </w:rPr>
                <w:tab/>
              </w:r>
              <w:r>
                <w:rPr>
                  <w:spacing w:val="-5"/>
                  <w:w w:val="110"/>
                  <w:sz w:val="13"/>
                </w:rPr>
                <w:delText>358</w:delText>
              </w:r>
              <w:r>
                <w:rPr>
                  <w:sz w:val="13"/>
                </w:rPr>
                <w:tab/>
              </w:r>
              <w:r>
                <w:rPr>
                  <w:spacing w:val="-5"/>
                  <w:w w:val="110"/>
                  <w:sz w:val="13"/>
                </w:rPr>
                <w:delText>357</w:delText>
              </w:r>
              <w:r>
                <w:rPr>
                  <w:sz w:val="13"/>
                </w:rPr>
                <w:tab/>
              </w:r>
              <w:r>
                <w:rPr>
                  <w:spacing w:val="-5"/>
                  <w:w w:val="110"/>
                  <w:sz w:val="13"/>
                </w:rPr>
                <w:delText>715</w:delText>
              </w:r>
              <w:r>
                <w:rPr>
                  <w:sz w:val="13"/>
                </w:rPr>
                <w:tab/>
              </w:r>
              <w:r>
                <w:rPr>
                  <w:spacing w:val="-5"/>
                  <w:w w:val="110"/>
                  <w:sz w:val="13"/>
                </w:rPr>
                <w:delText>519</w:delText>
              </w:r>
              <w:r>
                <w:rPr>
                  <w:sz w:val="13"/>
                </w:rPr>
                <w:tab/>
              </w:r>
              <w:r>
                <w:rPr>
                  <w:spacing w:val="-5"/>
                  <w:w w:val="110"/>
                  <w:sz w:val="13"/>
                </w:rPr>
                <w:delText>504</w:delText>
              </w:r>
              <w:r>
                <w:rPr>
                  <w:sz w:val="13"/>
                </w:rPr>
                <w:tab/>
              </w:r>
              <w:r>
                <w:rPr>
                  <w:spacing w:val="-2"/>
                  <w:w w:val="110"/>
                  <w:sz w:val="13"/>
                </w:rPr>
                <w:delText>1,023</w:delText>
              </w:r>
            </w:del>
          </w:p>
        </w:tc>
      </w:tr>
    </w:tbl>
    <w:p w14:paraId="0CC3F663" w14:textId="429DDB75" w:rsidR="00D62403" w:rsidRDefault="00D62403" w:rsidP="00D62403">
      <w:pPr>
        <w:spacing w:before="66"/>
        <w:ind w:left="573"/>
        <w:rPr>
          <w:del w:id="2386" w:author="Mohamed SALEM" w:date="2024-01-16T13:33:00Z"/>
          <w:sz w:val="13"/>
        </w:rPr>
      </w:pPr>
      <w:del w:id="2387" w:author="Mohamed SALEM" w:date="2024-01-16T13:39:00Z">
        <w:r>
          <w:rPr>
            <w:w w:val="115"/>
            <w:sz w:val="13"/>
          </w:rPr>
          <w:delText>Note:</w:delText>
        </w:r>
        <w:r>
          <w:rPr>
            <w:spacing w:val="10"/>
            <w:w w:val="115"/>
            <w:sz w:val="13"/>
          </w:rPr>
          <w:delText xml:space="preserve"> </w:delText>
        </w:r>
        <w:r>
          <w:rPr>
            <w:w w:val="115"/>
            <w:sz w:val="13"/>
          </w:rPr>
          <w:delText>Robust</w:delText>
        </w:r>
        <w:r>
          <w:rPr>
            <w:spacing w:val="-2"/>
            <w:w w:val="115"/>
            <w:sz w:val="13"/>
          </w:rPr>
          <w:delText xml:space="preserve"> </w:delText>
        </w:r>
        <w:r>
          <w:rPr>
            <w:w w:val="115"/>
            <w:sz w:val="13"/>
          </w:rPr>
          <w:delText>standard</w:delText>
        </w:r>
        <w:r>
          <w:rPr>
            <w:spacing w:val="-1"/>
            <w:w w:val="115"/>
            <w:sz w:val="13"/>
          </w:rPr>
          <w:delText xml:space="preserve"> </w:delText>
        </w:r>
        <w:r>
          <w:rPr>
            <w:w w:val="115"/>
            <w:sz w:val="13"/>
          </w:rPr>
          <w:delText>errors</w:delText>
        </w:r>
        <w:r>
          <w:rPr>
            <w:spacing w:val="-1"/>
            <w:w w:val="115"/>
            <w:sz w:val="13"/>
          </w:rPr>
          <w:delText xml:space="preserve"> </w:delText>
        </w:r>
        <w:r>
          <w:rPr>
            <w:w w:val="115"/>
            <w:sz w:val="13"/>
          </w:rPr>
          <w:delText>in</w:delText>
        </w:r>
        <w:r>
          <w:rPr>
            <w:spacing w:val="-2"/>
            <w:w w:val="115"/>
            <w:sz w:val="13"/>
          </w:rPr>
          <w:delText xml:space="preserve"> </w:delText>
        </w:r>
        <w:r>
          <w:rPr>
            <w:w w:val="115"/>
            <w:sz w:val="13"/>
          </w:rPr>
          <w:delText>parentheses;</w:delText>
        </w:r>
        <w:r>
          <w:rPr>
            <w:spacing w:val="-1"/>
            <w:w w:val="115"/>
            <w:sz w:val="13"/>
          </w:rPr>
          <w:delText xml:space="preserve"> </w:delText>
        </w:r>
        <w:r>
          <w:rPr>
            <w:w w:val="115"/>
            <w:sz w:val="13"/>
          </w:rPr>
          <w:delText>*</w:delText>
        </w:r>
        <w:r>
          <w:rPr>
            <w:spacing w:val="-1"/>
            <w:w w:val="115"/>
            <w:sz w:val="13"/>
          </w:rPr>
          <w:delText xml:space="preserve"> </w:delText>
        </w:r>
        <w:r>
          <w:rPr>
            <w:w w:val="115"/>
            <w:sz w:val="13"/>
          </w:rPr>
          <w:delText>p</w:delText>
        </w:r>
        <w:r>
          <w:rPr>
            <w:rFonts w:ascii="Calibri"/>
            <w:i/>
            <w:w w:val="115"/>
            <w:sz w:val="13"/>
          </w:rPr>
          <w:delText>&lt;</w:delText>
        </w:r>
        <w:r>
          <w:rPr>
            <w:w w:val="115"/>
            <w:sz w:val="13"/>
          </w:rPr>
          <w:delText>0.1,</w:delText>
        </w:r>
        <w:r>
          <w:rPr>
            <w:spacing w:val="-2"/>
            <w:w w:val="115"/>
            <w:sz w:val="13"/>
          </w:rPr>
          <w:delText xml:space="preserve"> </w:delText>
        </w:r>
        <w:r>
          <w:rPr>
            <w:w w:val="115"/>
            <w:sz w:val="13"/>
          </w:rPr>
          <w:delText>**</w:delText>
        </w:r>
        <w:r>
          <w:rPr>
            <w:spacing w:val="-1"/>
            <w:w w:val="115"/>
            <w:sz w:val="13"/>
          </w:rPr>
          <w:delText xml:space="preserve"> </w:delText>
        </w:r>
        <w:r>
          <w:rPr>
            <w:w w:val="115"/>
            <w:sz w:val="13"/>
          </w:rPr>
          <w:delText>p</w:delText>
        </w:r>
        <w:r>
          <w:rPr>
            <w:rFonts w:ascii="Calibri"/>
            <w:i/>
            <w:w w:val="115"/>
            <w:sz w:val="13"/>
          </w:rPr>
          <w:delText>&lt;</w:delText>
        </w:r>
        <w:r>
          <w:rPr>
            <w:w w:val="115"/>
            <w:sz w:val="13"/>
          </w:rPr>
          <w:delText>0.05,</w:delText>
        </w:r>
        <w:r>
          <w:rPr>
            <w:spacing w:val="-2"/>
            <w:w w:val="115"/>
            <w:sz w:val="13"/>
          </w:rPr>
          <w:delText xml:space="preserve"> </w:delText>
        </w:r>
        <w:r>
          <w:rPr>
            <w:w w:val="115"/>
            <w:sz w:val="13"/>
          </w:rPr>
          <w:delText>***</w:delText>
        </w:r>
        <w:r>
          <w:rPr>
            <w:spacing w:val="-1"/>
            <w:w w:val="115"/>
            <w:sz w:val="13"/>
          </w:rPr>
          <w:delText xml:space="preserve"> </w:delText>
        </w:r>
        <w:r>
          <w:rPr>
            <w:spacing w:val="-2"/>
            <w:w w:val="115"/>
            <w:sz w:val="13"/>
          </w:rPr>
          <w:delText>p</w:delText>
        </w:r>
        <w:r>
          <w:rPr>
            <w:rFonts w:ascii="Calibri"/>
            <w:i/>
            <w:spacing w:val="-2"/>
            <w:w w:val="115"/>
            <w:sz w:val="13"/>
          </w:rPr>
          <w:delText>&lt;</w:delText>
        </w:r>
        <w:r>
          <w:rPr>
            <w:spacing w:val="-2"/>
            <w:w w:val="115"/>
            <w:sz w:val="13"/>
          </w:rPr>
          <w:delText>0.01.</w:delText>
        </w:r>
      </w:del>
    </w:p>
    <w:p w14:paraId="288CBBE9" w14:textId="175AB58A" w:rsidR="00D62403" w:rsidRDefault="00D62403" w:rsidP="00D62403">
      <w:pPr>
        <w:rPr>
          <w:del w:id="2388" w:author="Mohamed SALEM" w:date="2024-01-16T13:27:00Z"/>
          <w:sz w:val="13"/>
        </w:rPr>
      </w:pPr>
    </w:p>
    <w:p w14:paraId="0A6A3BFE" w14:textId="77777777" w:rsidR="00016054" w:rsidRDefault="00016054" w:rsidP="00D62403">
      <w:pPr>
        <w:rPr>
          <w:del w:id="2389" w:author="Mohamed SALEM" w:date="2024-01-16T13:39:00Z"/>
          <w:sz w:val="13"/>
        </w:rPr>
      </w:pPr>
    </w:p>
    <w:p w14:paraId="264178E3" w14:textId="420FEF07" w:rsidR="00016054" w:rsidRDefault="00016054" w:rsidP="00D62403">
      <w:pPr>
        <w:rPr>
          <w:del w:id="2390" w:author="Mohamed SALEM" w:date="2024-01-16T13:39:00Z"/>
          <w:sz w:val="13"/>
        </w:rPr>
      </w:pPr>
    </w:p>
    <w:p w14:paraId="567CE6BB" w14:textId="6AE7CD93" w:rsidR="00016054" w:rsidRDefault="00016054" w:rsidP="00D62403">
      <w:pPr>
        <w:rPr>
          <w:del w:id="2391" w:author="Mohamed SALEM" w:date="2024-01-16T13:39:00Z"/>
          <w:sz w:val="13"/>
        </w:rPr>
      </w:pPr>
    </w:p>
    <w:p w14:paraId="45493094" w14:textId="59C679DC" w:rsidR="00016054" w:rsidRDefault="00016054" w:rsidP="00D62403">
      <w:pPr>
        <w:rPr>
          <w:del w:id="2392" w:author="Mohamed SALEM" w:date="2024-01-16T13:39:00Z"/>
          <w:sz w:val="13"/>
        </w:rPr>
      </w:pPr>
    </w:p>
    <w:p w14:paraId="23D98731" w14:textId="7340487D" w:rsidR="00016054" w:rsidDel="00CF089D" w:rsidRDefault="00016054" w:rsidP="00016054">
      <w:pPr>
        <w:spacing w:before="249"/>
        <w:ind w:left="1016"/>
        <w:rPr>
          <w:del w:id="2393" w:author="Mohamed SALEM" w:date="2024-01-16T13:24:00Z"/>
          <w:sz w:val="18"/>
        </w:rPr>
      </w:pPr>
      <w:del w:id="2394" w:author="Mohamed SALEM" w:date="2024-01-16T13:39:00Z">
        <w:r w:rsidDel="00CF089D">
          <w:rPr>
            <w:sz w:val="18"/>
          </w:rPr>
          <w:delText>Table</w:delText>
        </w:r>
        <w:r w:rsidDel="00CF089D">
          <w:rPr>
            <w:spacing w:val="9"/>
            <w:sz w:val="18"/>
          </w:rPr>
          <w:delText xml:space="preserve"> </w:delText>
        </w:r>
        <w:r w:rsidDel="00CF089D">
          <w:rPr>
            <w:sz w:val="18"/>
          </w:rPr>
          <w:delText>23:</w:delText>
        </w:r>
        <w:r w:rsidDel="00CF089D">
          <w:rPr>
            <w:spacing w:val="25"/>
            <w:sz w:val="18"/>
          </w:rPr>
          <w:delText xml:space="preserve"> </w:delText>
        </w:r>
        <w:commentRangeStart w:id="2395"/>
        <w:commentRangeStart w:id="2396"/>
        <w:r w:rsidDel="00CF089D">
          <w:rPr>
            <w:sz w:val="18"/>
          </w:rPr>
          <w:delText>Balance</w:delText>
        </w:r>
        <w:r w:rsidDel="00CF089D">
          <w:rPr>
            <w:spacing w:val="10"/>
            <w:sz w:val="18"/>
          </w:rPr>
          <w:delText xml:space="preserve"> </w:delText>
        </w:r>
        <w:r w:rsidDel="00CF089D">
          <w:rPr>
            <w:sz w:val="18"/>
          </w:rPr>
          <w:delText>Table</w:delText>
        </w:r>
        <w:r w:rsidDel="00CF089D">
          <w:rPr>
            <w:spacing w:val="9"/>
            <w:sz w:val="18"/>
          </w:rPr>
          <w:delText xml:space="preserve"> </w:delText>
        </w:r>
        <w:r w:rsidDel="00CF089D">
          <w:rPr>
            <w:sz w:val="18"/>
          </w:rPr>
          <w:delText>on</w:delText>
        </w:r>
        <w:r w:rsidDel="00CF089D">
          <w:rPr>
            <w:spacing w:val="9"/>
            <w:sz w:val="18"/>
          </w:rPr>
          <w:delText xml:space="preserve"> </w:delText>
        </w:r>
        <w:r w:rsidDel="00CF089D">
          <w:rPr>
            <w:sz w:val="18"/>
          </w:rPr>
          <w:delText>Randomized</w:delText>
        </w:r>
        <w:r w:rsidDel="00CF089D">
          <w:rPr>
            <w:spacing w:val="8"/>
            <w:sz w:val="18"/>
          </w:rPr>
          <w:delText xml:space="preserve"> </w:delText>
        </w:r>
        <w:r w:rsidDel="00CF089D">
          <w:rPr>
            <w:sz w:val="18"/>
          </w:rPr>
          <w:delText>Survey</w:delText>
        </w:r>
        <w:r w:rsidDel="00CF089D">
          <w:rPr>
            <w:spacing w:val="9"/>
            <w:sz w:val="18"/>
          </w:rPr>
          <w:delText xml:space="preserve"> </w:delText>
        </w:r>
        <w:r w:rsidDel="00CF089D">
          <w:rPr>
            <w:sz w:val="18"/>
          </w:rPr>
          <w:delText>Modality:</w:delText>
        </w:r>
        <w:r w:rsidDel="00CF089D">
          <w:rPr>
            <w:spacing w:val="25"/>
            <w:sz w:val="18"/>
          </w:rPr>
          <w:delText xml:space="preserve"> </w:delText>
        </w:r>
        <w:r w:rsidDel="00CF089D">
          <w:rPr>
            <w:sz w:val="18"/>
          </w:rPr>
          <w:delText>Face-to-Face</w:delText>
        </w:r>
        <w:r w:rsidDel="00CF089D">
          <w:rPr>
            <w:spacing w:val="10"/>
            <w:sz w:val="18"/>
          </w:rPr>
          <w:delText xml:space="preserve"> </w:delText>
        </w:r>
        <w:r w:rsidDel="00CF089D">
          <w:rPr>
            <w:sz w:val="18"/>
          </w:rPr>
          <w:delText>vs.</w:delText>
        </w:r>
        <w:r w:rsidDel="00CF089D">
          <w:rPr>
            <w:spacing w:val="25"/>
            <w:sz w:val="18"/>
          </w:rPr>
          <w:delText xml:space="preserve"> </w:delText>
        </w:r>
        <w:r w:rsidDel="00CF089D">
          <w:rPr>
            <w:sz w:val="18"/>
          </w:rPr>
          <w:delText>Remote</w:delText>
        </w:r>
        <w:r w:rsidDel="00CF089D">
          <w:rPr>
            <w:spacing w:val="9"/>
            <w:sz w:val="18"/>
          </w:rPr>
          <w:delText xml:space="preserve"> </w:delText>
        </w:r>
        <w:r w:rsidDel="00CF089D">
          <w:rPr>
            <w:sz w:val="18"/>
          </w:rPr>
          <w:delText>Completed</w:delText>
        </w:r>
        <w:r w:rsidDel="00CF089D">
          <w:rPr>
            <w:spacing w:val="9"/>
            <w:sz w:val="18"/>
          </w:rPr>
          <w:delText xml:space="preserve"> </w:delText>
        </w:r>
        <w:r w:rsidDel="00CF089D">
          <w:rPr>
            <w:spacing w:val="-2"/>
            <w:sz w:val="18"/>
          </w:rPr>
          <w:delText>Surveys</w:delText>
        </w:r>
        <w:commentRangeEnd w:id="2395"/>
        <w:r w:rsidDel="00CF089D">
          <w:rPr>
            <w:rStyle w:val="CommentReference"/>
          </w:rPr>
          <w:commentReference w:id="2395"/>
        </w:r>
        <w:commentRangeEnd w:id="2396"/>
        <w:r w:rsidR="00EE5CEB" w:rsidDel="00CF089D">
          <w:rPr>
            <w:rStyle w:val="CommentReference"/>
          </w:rPr>
          <w:commentReference w:id="2396"/>
        </w:r>
      </w:del>
    </w:p>
    <w:p w14:paraId="6B242C14" w14:textId="52171D82" w:rsidR="00016054" w:rsidDel="00CF089D" w:rsidRDefault="00016054" w:rsidP="00016054">
      <w:pPr>
        <w:pStyle w:val="BodyText"/>
        <w:spacing w:before="2"/>
        <w:rPr>
          <w:del w:id="2399" w:author="Mohamed SALEM" w:date="2024-01-16T13:24:00Z"/>
          <w:sz w:val="15"/>
        </w:rPr>
      </w:pPr>
      <w:del w:id="2400" w:author="Mohamed SALEM" w:date="2024-01-16T13:39:00Z">
        <w:r w:rsidDel="00CF089D">
          <w:rPr>
            <w:noProof/>
          </w:rPr>
          <mc:AlternateContent>
            <mc:Choice Requires="wpg">
              <w:drawing>
                <wp:anchor distT="0" distB="0" distL="0" distR="0" simplePos="0" relativeHeight="251658302" behindDoc="1" locked="0" layoutInCell="1" allowOverlap="1" wp14:anchorId="5C208934" wp14:editId="673C6DA0">
                  <wp:simplePos x="0" y="0"/>
                  <wp:positionH relativeFrom="page">
                    <wp:posOffset>914400</wp:posOffset>
                  </wp:positionH>
                  <wp:positionV relativeFrom="paragraph">
                    <wp:posOffset>125656</wp:posOffset>
                  </wp:positionV>
                  <wp:extent cx="5944235" cy="3048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30480"/>
                            <a:chOff x="0" y="0"/>
                            <a:chExt cx="5944235" cy="30480"/>
                          </a:xfrm>
                        </wpg:grpSpPr>
                        <wps:wsp>
                          <wps:cNvPr id="57" name="Graphic 57"/>
                          <wps:cNvSpPr/>
                          <wps:spPr>
                            <a:xfrm>
                              <a:off x="0" y="2133"/>
                              <a:ext cx="5944235" cy="1270"/>
                            </a:xfrm>
                            <a:custGeom>
                              <a:avLst/>
                              <a:gdLst/>
                              <a:ahLst/>
                              <a:cxnLst/>
                              <a:rect l="l" t="t" r="r" b="b"/>
                              <a:pathLst>
                                <a:path w="5944235">
                                  <a:moveTo>
                                    <a:pt x="0" y="0"/>
                                  </a:moveTo>
                                  <a:lnTo>
                                    <a:pt x="5943713" y="0"/>
                                  </a:lnTo>
                                </a:path>
                              </a:pathLst>
                            </a:custGeom>
                            <a:ln w="4267">
                              <a:solidFill>
                                <a:srgbClr val="000000"/>
                              </a:solidFill>
                              <a:prstDash val="solid"/>
                            </a:ln>
                          </wps:spPr>
                          <wps:bodyPr wrap="square" lIns="0" tIns="0" rIns="0" bIns="0" rtlCol="0">
                            <a:prstTxWarp prst="textNoShape">
                              <a:avLst/>
                            </a:prstTxWarp>
                            <a:noAutofit/>
                          </wps:bodyPr>
                        </wps:wsp>
                        <wps:wsp>
                          <wps:cNvPr id="58" name="Graphic 58"/>
                          <wps:cNvSpPr/>
                          <wps:spPr>
                            <a:xfrm>
                              <a:off x="0" y="27779"/>
                              <a:ext cx="5944235" cy="1270"/>
                            </a:xfrm>
                            <a:custGeom>
                              <a:avLst/>
                              <a:gdLst/>
                              <a:ahLst/>
                              <a:cxnLst/>
                              <a:rect l="l" t="t" r="r" b="b"/>
                              <a:pathLst>
                                <a:path w="5944235">
                                  <a:moveTo>
                                    <a:pt x="0" y="0"/>
                                  </a:moveTo>
                                  <a:lnTo>
                                    <a:pt x="5943713" y="0"/>
                                  </a:lnTo>
                                </a:path>
                              </a:pathLst>
                            </a:custGeom>
                            <a:ln w="4267">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71C3FB5C" id="Group 56" o:spid="_x0000_s1026" style="position:absolute;margin-left:1in;margin-top:9.9pt;width:468.05pt;height:2.4pt;z-index:-251658179;mso-wrap-distance-left:0;mso-wrap-distance-right:0;mso-position-horizontal-relative:page" coordsize="59442,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">
                  <v:shape id="Graphic 57" o:spid="_x0000_s1027" style="position:absolute;top:21;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" path="m,l5943713,e" filled="f" strokeweight=".1185mm">
                    <v:path arrowok="t"/>
                  </v:shape>
                  <v:shape id="Graphic 58" o:spid="_x0000_s1028" style="position:absolute;top:277;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" path="m,l5943713,e" filled="f" strokeweight=".1185mm">
                    <v:path arrowok="t"/>
                  </v:shape>
                  <w10:wrap type="topAndBottom" anchorx="page"/>
                </v:group>
              </w:pict>
            </mc:Fallback>
          </mc:AlternateContent>
        </w:r>
      </w:del>
    </w:p>
    <w:p w14:paraId="65BBEDD4" w14:textId="293EE10F" w:rsidR="00016054" w:rsidDel="00CF089D" w:rsidRDefault="00016054" w:rsidP="00016054">
      <w:pPr>
        <w:tabs>
          <w:tab w:val="left" w:pos="6658"/>
          <w:tab w:val="left" w:pos="8740"/>
        </w:tabs>
        <w:ind w:left="4714"/>
        <w:rPr>
          <w:del w:id="2401" w:author="Mohamed SALEM" w:date="2024-01-16T13:24:00Z"/>
          <w:sz w:val="13"/>
        </w:rPr>
      </w:pPr>
      <w:del w:id="2402" w:author="Mohamed SALEM" w:date="2024-01-16T13:39:00Z">
        <w:r w:rsidDel="00CF089D">
          <w:rPr>
            <w:w w:val="110"/>
            <w:sz w:val="13"/>
          </w:rPr>
          <w:delText>Own</w:delText>
        </w:r>
        <w:r w:rsidDel="00CF089D">
          <w:rPr>
            <w:spacing w:val="9"/>
            <w:w w:val="110"/>
            <w:sz w:val="13"/>
          </w:rPr>
          <w:delText xml:space="preserve"> </w:delText>
        </w:r>
        <w:r w:rsidDel="00CF089D">
          <w:rPr>
            <w:spacing w:val="-2"/>
            <w:w w:val="110"/>
            <w:sz w:val="13"/>
          </w:rPr>
          <w:delText>Phone</w:delText>
        </w:r>
        <w:r w:rsidDel="00CF089D">
          <w:rPr>
            <w:sz w:val="13"/>
          </w:rPr>
          <w:tab/>
        </w:r>
        <w:r w:rsidDel="00CF089D">
          <w:rPr>
            <w:w w:val="110"/>
            <w:sz w:val="13"/>
          </w:rPr>
          <w:delText>No</w:delText>
        </w:r>
        <w:r w:rsidDel="00CF089D">
          <w:rPr>
            <w:spacing w:val="3"/>
            <w:w w:val="110"/>
            <w:sz w:val="13"/>
          </w:rPr>
          <w:delText xml:space="preserve"> </w:delText>
        </w:r>
        <w:r w:rsidDel="00CF089D">
          <w:rPr>
            <w:spacing w:val="-2"/>
            <w:w w:val="110"/>
            <w:sz w:val="13"/>
          </w:rPr>
          <w:delText>Phone</w:delText>
        </w:r>
        <w:r w:rsidDel="00CF089D">
          <w:rPr>
            <w:sz w:val="13"/>
          </w:rPr>
          <w:tab/>
        </w:r>
        <w:r w:rsidDel="00CF089D">
          <w:rPr>
            <w:spacing w:val="-4"/>
            <w:w w:val="110"/>
            <w:sz w:val="13"/>
          </w:rPr>
          <w:delText>Total</w:delText>
        </w:r>
      </w:del>
    </w:p>
    <w:p w14:paraId="759FD3E0" w14:textId="313469A3" w:rsidR="00016054" w:rsidDel="00CF089D" w:rsidRDefault="00016054" w:rsidP="00016054">
      <w:pPr>
        <w:tabs>
          <w:tab w:val="left" w:pos="4328"/>
          <w:tab w:val="left" w:pos="4877"/>
          <w:tab w:val="left" w:pos="5624"/>
          <w:tab w:val="left" w:pos="6214"/>
          <w:tab w:val="left" w:pos="6763"/>
          <w:tab w:val="left" w:pos="7510"/>
          <w:tab w:val="left" w:pos="8100"/>
          <w:tab w:val="left" w:pos="8649"/>
          <w:tab w:val="left" w:pos="9448"/>
        </w:tabs>
        <w:spacing w:before="4"/>
        <w:ind w:left="640"/>
        <w:rPr>
          <w:del w:id="2403" w:author="Mohamed SALEM" w:date="2024-01-16T13:24:00Z"/>
          <w:sz w:val="13"/>
        </w:rPr>
      </w:pPr>
      <w:del w:id="2404" w:author="Mohamed SALEM" w:date="2024-01-16T13:39:00Z">
        <w:r w:rsidDel="00CF089D">
          <w:rPr>
            <w:spacing w:val="-2"/>
            <w:w w:val="110"/>
            <w:sz w:val="13"/>
          </w:rPr>
          <w:delText>Variable</w:delText>
        </w:r>
        <w:r w:rsidDel="00CF089D">
          <w:rPr>
            <w:sz w:val="13"/>
          </w:rPr>
          <w:tab/>
        </w:r>
        <w:r w:rsidDel="00CF089D">
          <w:rPr>
            <w:spacing w:val="-5"/>
            <w:w w:val="110"/>
            <w:sz w:val="13"/>
          </w:rPr>
          <w:delText>F2F</w:delText>
        </w:r>
        <w:r w:rsidDel="00CF089D">
          <w:rPr>
            <w:sz w:val="13"/>
          </w:rPr>
          <w:tab/>
        </w:r>
        <w:r w:rsidDel="00CF089D">
          <w:rPr>
            <w:spacing w:val="-2"/>
            <w:w w:val="110"/>
            <w:sz w:val="13"/>
          </w:rPr>
          <w:delText>Remote</w:delText>
        </w:r>
        <w:r w:rsidDel="00CF089D">
          <w:rPr>
            <w:sz w:val="13"/>
          </w:rPr>
          <w:tab/>
        </w:r>
        <w:r w:rsidDel="00CF089D">
          <w:rPr>
            <w:spacing w:val="-4"/>
            <w:w w:val="110"/>
            <w:sz w:val="13"/>
          </w:rPr>
          <w:delText>Diff</w:delText>
        </w:r>
        <w:r w:rsidDel="00CF089D">
          <w:rPr>
            <w:sz w:val="13"/>
          </w:rPr>
          <w:tab/>
        </w:r>
        <w:r w:rsidDel="00CF089D">
          <w:rPr>
            <w:spacing w:val="-5"/>
            <w:w w:val="110"/>
            <w:sz w:val="13"/>
          </w:rPr>
          <w:delText>F2F</w:delText>
        </w:r>
        <w:r w:rsidDel="00CF089D">
          <w:rPr>
            <w:sz w:val="13"/>
          </w:rPr>
          <w:tab/>
        </w:r>
        <w:r w:rsidDel="00CF089D">
          <w:rPr>
            <w:spacing w:val="-2"/>
            <w:w w:val="110"/>
            <w:sz w:val="13"/>
          </w:rPr>
          <w:delText>Remote</w:delText>
        </w:r>
        <w:r w:rsidDel="00CF089D">
          <w:rPr>
            <w:sz w:val="13"/>
          </w:rPr>
          <w:tab/>
        </w:r>
        <w:r w:rsidDel="00CF089D">
          <w:rPr>
            <w:spacing w:val="-4"/>
            <w:w w:val="110"/>
            <w:sz w:val="13"/>
          </w:rPr>
          <w:delText>Diff</w:delText>
        </w:r>
        <w:r w:rsidDel="00CF089D">
          <w:rPr>
            <w:sz w:val="13"/>
          </w:rPr>
          <w:tab/>
        </w:r>
        <w:r w:rsidDel="00CF089D">
          <w:rPr>
            <w:spacing w:val="-5"/>
            <w:w w:val="110"/>
            <w:sz w:val="13"/>
          </w:rPr>
          <w:delText>F2F</w:delText>
        </w:r>
        <w:r w:rsidDel="00CF089D">
          <w:rPr>
            <w:sz w:val="13"/>
          </w:rPr>
          <w:tab/>
        </w:r>
        <w:r w:rsidDel="00CF089D">
          <w:rPr>
            <w:spacing w:val="-2"/>
            <w:w w:val="110"/>
            <w:sz w:val="13"/>
          </w:rPr>
          <w:delText>Remote</w:delText>
        </w:r>
        <w:r w:rsidDel="00CF089D">
          <w:rPr>
            <w:sz w:val="13"/>
          </w:rPr>
          <w:tab/>
        </w:r>
        <w:r w:rsidDel="00CF089D">
          <w:rPr>
            <w:spacing w:val="-4"/>
            <w:w w:val="110"/>
            <w:sz w:val="13"/>
          </w:rPr>
          <w:delText>Diff</w:delText>
        </w:r>
      </w:del>
    </w:p>
    <w:tbl>
      <w:tblPr>
        <w:tblW w:w="0" w:type="auto"/>
        <w:tblInd w:w="547" w:type="dxa"/>
        <w:tblLayout w:type="fixed"/>
        <w:tblCellMar>
          <w:left w:w="0" w:type="dxa"/>
          <w:right w:w="0" w:type="dxa"/>
        </w:tblCellMar>
        <w:tblLook w:val="01E0" w:firstRow="1" w:lastRow="1" w:firstColumn="1" w:lastColumn="1" w:noHBand="0" w:noVBand="0"/>
      </w:tblPr>
      <w:tblGrid>
        <w:gridCol w:w="4247"/>
        <w:gridCol w:w="660"/>
        <w:gridCol w:w="578"/>
        <w:gridCol w:w="649"/>
        <w:gridCol w:w="659"/>
        <w:gridCol w:w="577"/>
        <w:gridCol w:w="649"/>
        <w:gridCol w:w="660"/>
        <w:gridCol w:w="681"/>
      </w:tblGrid>
      <w:tr w:rsidR="00016054" w:rsidDel="00CF089D" w14:paraId="32B97CD4" w14:textId="004BF2B9">
        <w:trPr>
          <w:trHeight w:val="175"/>
        </w:trPr>
        <w:tc>
          <w:tcPr>
            <w:tcW w:w="4247" w:type="dxa"/>
          </w:tcPr>
          <w:p w14:paraId="0F902DDE" w14:textId="77777777" w:rsidR="00016054" w:rsidDel="00CF089D" w:rsidRDefault="00016054" w:rsidP="00672416">
            <w:pPr>
              <w:pStyle w:val="TableParagraph"/>
              <w:tabs>
                <w:tab w:val="right" w:pos="4080"/>
              </w:tabs>
              <w:spacing w:before="19" w:line="136" w:lineRule="exact"/>
              <w:jc w:val="left"/>
              <w:rPr>
                <w:del w:id="2405" w:author="Mohamed SALEM" w:date="2024-01-16T13:24:00Z"/>
                <w:sz w:val="13"/>
              </w:rPr>
              <w:pPrChange w:id="2406" w:author="Mohamed SALEM" w:date="2024-01-16T13:40:00Z">
                <w:pPr>
                  <w:pStyle w:val="TableParagraph"/>
                  <w:tabs>
                    <w:tab w:val="right" w:pos="4080"/>
                  </w:tabs>
                  <w:spacing w:before="19" w:line="136" w:lineRule="exact"/>
                  <w:ind w:left="100"/>
                  <w:jc w:val="left"/>
                </w:pPr>
              </w:pPrChange>
            </w:pPr>
            <w:del w:id="2407" w:author="Mohamed SALEM" w:date="2024-01-16T13:24:00Z">
              <w:r w:rsidDel="00CF089D">
                <w:rPr>
                  <w:noProof/>
                </w:rPr>
                <mc:AlternateContent>
                  <mc:Choice Requires="wpg">
                    <w:drawing>
                      <wp:anchor distT="0" distB="0" distL="0" distR="0" simplePos="0" relativeHeight="251658300" behindDoc="0" locked="0" layoutInCell="1" allowOverlap="1" wp14:anchorId="144675E2" wp14:editId="6E252203">
                        <wp:simplePos x="0" y="0"/>
                        <wp:positionH relativeFrom="column">
                          <wp:posOffset>0</wp:posOffset>
                        </wp:positionH>
                        <wp:positionV relativeFrom="paragraph">
                          <wp:posOffset>12465</wp:posOffset>
                        </wp:positionV>
                        <wp:extent cx="5944235" cy="4445"/>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4445"/>
                                  <a:chOff x="0" y="0"/>
                                  <a:chExt cx="5944235" cy="4445"/>
                                </a:xfrm>
                              </wpg:grpSpPr>
                              <wps:wsp>
                                <wps:cNvPr id="60" name="Graphic 60"/>
                                <wps:cNvSpPr/>
                                <wps:spPr>
                                  <a:xfrm>
                                    <a:off x="0" y="2133"/>
                                    <a:ext cx="5944235" cy="1270"/>
                                  </a:xfrm>
                                  <a:custGeom>
                                    <a:avLst/>
                                    <a:gdLst/>
                                    <a:ahLst/>
                                    <a:cxnLst/>
                                    <a:rect l="l" t="t" r="r" b="b"/>
                                    <a:pathLst>
                                      <a:path w="5944235">
                                        <a:moveTo>
                                          <a:pt x="0" y="0"/>
                                        </a:moveTo>
                                        <a:lnTo>
                                          <a:pt x="5943713" y="0"/>
                                        </a:lnTo>
                                      </a:path>
                                    </a:pathLst>
                                  </a:custGeom>
                                  <a:ln w="4267">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7A73E3A7" id="Group 59" o:spid="_x0000_s1026" style="position:absolute;margin-left:0;margin-top:1pt;width:468.05pt;height:.35pt;z-index:251658299;mso-wrap-distance-left:0;mso-wrap-distance-right:0" coordsize="5944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">
                        <v:shape id="Graphic 60" o:spid="_x0000_s1027" style="position:absolute;top:21;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" path="m,l5943713,e" filled="f" strokeweight=".1185mm">
                          <v:path arrowok="t"/>
                        </v:shape>
                      </v:group>
                    </w:pict>
                  </mc:Fallback>
                </mc:AlternateContent>
              </w:r>
              <w:r w:rsidDel="00CF089D">
                <w:rPr>
                  <w:sz w:val="13"/>
                </w:rPr>
                <w:delText>List</w:delText>
              </w:r>
              <w:r w:rsidDel="00CF089D">
                <w:rPr>
                  <w:spacing w:val="40"/>
                  <w:sz w:val="13"/>
                </w:rPr>
                <w:delText xml:space="preserve"> </w:delText>
              </w:r>
              <w:r w:rsidDel="00CF089D">
                <w:rPr>
                  <w:sz w:val="13"/>
                </w:rPr>
                <w:delText>respondent</w:delText>
              </w:r>
              <w:r w:rsidDel="00CF089D">
                <w:rPr>
                  <w:spacing w:val="40"/>
                  <w:sz w:val="13"/>
                </w:rPr>
                <w:delText xml:space="preserve"> </w:delText>
              </w:r>
              <w:r w:rsidDel="00CF089D">
                <w:rPr>
                  <w:spacing w:val="-5"/>
                  <w:sz w:val="13"/>
                </w:rPr>
                <w:delText>age</w:delText>
              </w:r>
              <w:r w:rsidDel="00CF089D">
                <w:rPr>
                  <w:rFonts w:ascii="Times New Roman"/>
                  <w:sz w:val="13"/>
                </w:rPr>
                <w:tab/>
              </w:r>
              <w:r w:rsidDel="00CF089D">
                <w:rPr>
                  <w:spacing w:val="-2"/>
                  <w:sz w:val="13"/>
                </w:rPr>
                <w:delText>36.27</w:delText>
              </w:r>
            </w:del>
          </w:p>
        </w:tc>
        <w:tc>
          <w:tcPr>
            <w:tcW w:w="660" w:type="dxa"/>
          </w:tcPr>
          <w:p w14:paraId="293C49EF" w14:textId="77777777" w:rsidR="00016054" w:rsidDel="00CF089D" w:rsidRDefault="00016054" w:rsidP="00672416">
            <w:pPr>
              <w:pStyle w:val="TableParagraph"/>
              <w:spacing w:before="19" w:line="136" w:lineRule="exact"/>
              <w:ind w:right="28"/>
              <w:rPr>
                <w:del w:id="2408" w:author="Mohamed SALEM" w:date="2024-01-16T13:24:00Z"/>
                <w:sz w:val="13"/>
              </w:rPr>
              <w:pPrChange w:id="2409" w:author="Mohamed SALEM" w:date="2024-01-16T13:40:00Z">
                <w:pPr>
                  <w:pStyle w:val="TableParagraph"/>
                  <w:spacing w:before="19" w:line="136" w:lineRule="exact"/>
                  <w:ind w:left="28" w:right="28"/>
                </w:pPr>
              </w:pPrChange>
            </w:pPr>
            <w:del w:id="2410" w:author="Mohamed SALEM" w:date="2024-01-16T13:24:00Z">
              <w:r w:rsidDel="00CF089D">
                <w:rPr>
                  <w:spacing w:val="-2"/>
                  <w:sz w:val="13"/>
                </w:rPr>
                <w:delText>39.03</w:delText>
              </w:r>
            </w:del>
          </w:p>
        </w:tc>
        <w:tc>
          <w:tcPr>
            <w:tcW w:w="578" w:type="dxa"/>
          </w:tcPr>
          <w:p w14:paraId="08ED16B7" w14:textId="77777777" w:rsidR="00016054" w:rsidDel="00CF089D" w:rsidRDefault="00016054" w:rsidP="00672416">
            <w:pPr>
              <w:pStyle w:val="TableParagraph"/>
              <w:spacing w:before="19" w:line="136" w:lineRule="exact"/>
              <w:rPr>
                <w:del w:id="2411" w:author="Mohamed SALEM" w:date="2024-01-16T13:24:00Z"/>
                <w:sz w:val="13"/>
              </w:rPr>
              <w:pPrChange w:id="2412" w:author="Mohamed SALEM" w:date="2024-01-16T13:40:00Z">
                <w:pPr>
                  <w:pStyle w:val="TableParagraph"/>
                  <w:spacing w:before="19" w:line="136" w:lineRule="exact"/>
                  <w:ind w:left="9"/>
                </w:pPr>
              </w:pPrChange>
            </w:pPr>
            <w:del w:id="2413" w:author="Mohamed SALEM" w:date="2024-01-16T13:24:00Z">
              <w:r w:rsidDel="00CF089D">
                <w:rPr>
                  <w:spacing w:val="-2"/>
                  <w:w w:val="105"/>
                  <w:sz w:val="13"/>
                </w:rPr>
                <w:delText>2.76*</w:delText>
              </w:r>
            </w:del>
          </w:p>
        </w:tc>
        <w:tc>
          <w:tcPr>
            <w:tcW w:w="649" w:type="dxa"/>
          </w:tcPr>
          <w:p w14:paraId="0A8D2980" w14:textId="77777777" w:rsidR="00016054" w:rsidDel="00CF089D" w:rsidRDefault="00016054" w:rsidP="00672416">
            <w:pPr>
              <w:pStyle w:val="TableParagraph"/>
              <w:spacing w:before="19" w:line="136" w:lineRule="exact"/>
              <w:ind w:right="10"/>
              <w:rPr>
                <w:del w:id="2414" w:author="Mohamed SALEM" w:date="2024-01-16T13:24:00Z"/>
                <w:sz w:val="13"/>
              </w:rPr>
              <w:pPrChange w:id="2415" w:author="Mohamed SALEM" w:date="2024-01-16T13:40:00Z">
                <w:pPr>
                  <w:pStyle w:val="TableParagraph"/>
                  <w:spacing w:before="19" w:line="136" w:lineRule="exact"/>
                  <w:ind w:left="1" w:right="10"/>
                </w:pPr>
              </w:pPrChange>
            </w:pPr>
            <w:del w:id="2416" w:author="Mohamed SALEM" w:date="2024-01-16T13:24:00Z">
              <w:r w:rsidDel="00CF089D">
                <w:rPr>
                  <w:spacing w:val="-2"/>
                  <w:sz w:val="13"/>
                </w:rPr>
                <w:delText>39.47</w:delText>
              </w:r>
            </w:del>
          </w:p>
        </w:tc>
        <w:tc>
          <w:tcPr>
            <w:tcW w:w="659" w:type="dxa"/>
          </w:tcPr>
          <w:p w14:paraId="647DBDC2" w14:textId="77777777" w:rsidR="00016054" w:rsidDel="00CF089D" w:rsidRDefault="00016054" w:rsidP="00672416">
            <w:pPr>
              <w:pStyle w:val="TableParagraph"/>
              <w:spacing w:before="19" w:line="136" w:lineRule="exact"/>
              <w:ind w:right="9"/>
              <w:rPr>
                <w:del w:id="2417" w:author="Mohamed SALEM" w:date="2024-01-16T13:24:00Z"/>
                <w:sz w:val="13"/>
              </w:rPr>
              <w:pPrChange w:id="2418" w:author="Mohamed SALEM" w:date="2024-01-16T13:40:00Z">
                <w:pPr>
                  <w:pStyle w:val="TableParagraph"/>
                  <w:spacing w:before="19" w:line="136" w:lineRule="exact"/>
                  <w:ind w:left="9" w:right="9"/>
                </w:pPr>
              </w:pPrChange>
            </w:pPr>
            <w:del w:id="2419" w:author="Mohamed SALEM" w:date="2024-01-16T13:24:00Z">
              <w:r w:rsidDel="00CF089D">
                <w:rPr>
                  <w:spacing w:val="-2"/>
                  <w:sz w:val="13"/>
                </w:rPr>
                <w:delText>39.76</w:delText>
              </w:r>
            </w:del>
          </w:p>
        </w:tc>
        <w:tc>
          <w:tcPr>
            <w:tcW w:w="577" w:type="dxa"/>
          </w:tcPr>
          <w:p w14:paraId="46E5A666" w14:textId="77777777" w:rsidR="00016054" w:rsidDel="00CF089D" w:rsidRDefault="00016054" w:rsidP="00672416">
            <w:pPr>
              <w:pStyle w:val="TableParagraph"/>
              <w:spacing w:before="19" w:line="136" w:lineRule="exact"/>
              <w:ind w:right="16"/>
              <w:rPr>
                <w:del w:id="2420" w:author="Mohamed SALEM" w:date="2024-01-16T13:24:00Z"/>
                <w:sz w:val="13"/>
              </w:rPr>
              <w:pPrChange w:id="2421" w:author="Mohamed SALEM" w:date="2024-01-16T13:40:00Z">
                <w:pPr>
                  <w:pStyle w:val="TableParagraph"/>
                  <w:spacing w:before="19" w:line="136" w:lineRule="exact"/>
                  <w:ind w:left="27" w:right="16"/>
                </w:pPr>
              </w:pPrChange>
            </w:pPr>
            <w:del w:id="2422" w:author="Mohamed SALEM" w:date="2024-01-16T13:24:00Z">
              <w:r w:rsidDel="00CF089D">
                <w:rPr>
                  <w:spacing w:val="-4"/>
                  <w:sz w:val="13"/>
                </w:rPr>
                <w:delText>0.28</w:delText>
              </w:r>
            </w:del>
          </w:p>
        </w:tc>
        <w:tc>
          <w:tcPr>
            <w:tcW w:w="649" w:type="dxa"/>
          </w:tcPr>
          <w:p w14:paraId="732D789C" w14:textId="77777777" w:rsidR="00016054" w:rsidDel="00CF089D" w:rsidRDefault="00016054" w:rsidP="00672416">
            <w:pPr>
              <w:pStyle w:val="TableParagraph"/>
              <w:spacing w:before="19" w:line="136" w:lineRule="exact"/>
              <w:ind w:right="10"/>
              <w:rPr>
                <w:del w:id="2423" w:author="Mohamed SALEM" w:date="2024-01-16T13:24:00Z"/>
                <w:sz w:val="13"/>
              </w:rPr>
              <w:pPrChange w:id="2424" w:author="Mohamed SALEM" w:date="2024-01-16T13:40:00Z">
                <w:pPr>
                  <w:pStyle w:val="TableParagraph"/>
                  <w:spacing w:before="19" w:line="136" w:lineRule="exact"/>
                  <w:ind w:left="4" w:right="10"/>
                </w:pPr>
              </w:pPrChange>
            </w:pPr>
            <w:del w:id="2425" w:author="Mohamed SALEM" w:date="2024-01-16T13:24:00Z">
              <w:r w:rsidDel="00CF089D">
                <w:rPr>
                  <w:spacing w:val="-2"/>
                  <w:sz w:val="13"/>
                </w:rPr>
                <w:delText>38.50</w:delText>
              </w:r>
            </w:del>
          </w:p>
        </w:tc>
        <w:tc>
          <w:tcPr>
            <w:tcW w:w="660" w:type="dxa"/>
          </w:tcPr>
          <w:p w14:paraId="3278E58B" w14:textId="77777777" w:rsidR="00016054" w:rsidDel="00CF089D" w:rsidRDefault="00016054" w:rsidP="00672416">
            <w:pPr>
              <w:pStyle w:val="TableParagraph"/>
              <w:spacing w:before="19" w:line="136" w:lineRule="exact"/>
              <w:ind w:right="27"/>
              <w:rPr>
                <w:del w:id="2426" w:author="Mohamed SALEM" w:date="2024-01-16T13:24:00Z"/>
                <w:sz w:val="13"/>
              </w:rPr>
              <w:pPrChange w:id="2427" w:author="Mohamed SALEM" w:date="2024-01-16T13:40:00Z">
                <w:pPr>
                  <w:pStyle w:val="TableParagraph"/>
                  <w:spacing w:before="19" w:line="136" w:lineRule="exact"/>
                  <w:ind w:left="28" w:right="27"/>
                </w:pPr>
              </w:pPrChange>
            </w:pPr>
            <w:del w:id="2428" w:author="Mohamed SALEM" w:date="2024-01-16T13:24:00Z">
              <w:r w:rsidDel="00CF089D">
                <w:rPr>
                  <w:spacing w:val="-2"/>
                  <w:sz w:val="13"/>
                </w:rPr>
                <w:delText>39.34</w:delText>
              </w:r>
            </w:del>
          </w:p>
        </w:tc>
        <w:tc>
          <w:tcPr>
            <w:tcW w:w="681" w:type="dxa"/>
          </w:tcPr>
          <w:p w14:paraId="630ADC7C" w14:textId="77777777" w:rsidR="00016054" w:rsidDel="00CF089D" w:rsidRDefault="00016054" w:rsidP="00672416">
            <w:pPr>
              <w:pStyle w:val="TableParagraph"/>
              <w:spacing w:before="19" w:line="136" w:lineRule="exact"/>
              <w:rPr>
                <w:del w:id="2429" w:author="Mohamed SALEM" w:date="2024-01-16T13:24:00Z"/>
                <w:sz w:val="13"/>
              </w:rPr>
              <w:pPrChange w:id="2430" w:author="Mohamed SALEM" w:date="2024-01-16T13:40:00Z">
                <w:pPr>
                  <w:pStyle w:val="TableParagraph"/>
                  <w:spacing w:before="19" w:line="136" w:lineRule="exact"/>
                  <w:ind w:left="11"/>
                </w:pPr>
              </w:pPrChange>
            </w:pPr>
            <w:del w:id="2431" w:author="Mohamed SALEM" w:date="2024-01-16T13:24:00Z">
              <w:r w:rsidDel="00CF089D">
                <w:rPr>
                  <w:spacing w:val="-4"/>
                  <w:sz w:val="13"/>
                </w:rPr>
                <w:delText>0.84</w:delText>
              </w:r>
            </w:del>
          </w:p>
        </w:tc>
      </w:tr>
      <w:tr w:rsidR="00016054" w:rsidDel="00CF089D" w14:paraId="3F80B24C" w14:textId="605431DE">
        <w:trPr>
          <w:trHeight w:val="159"/>
        </w:trPr>
        <w:tc>
          <w:tcPr>
            <w:tcW w:w="4247" w:type="dxa"/>
          </w:tcPr>
          <w:p w14:paraId="10F6AD8E" w14:textId="77777777" w:rsidR="00016054" w:rsidDel="00CF089D" w:rsidRDefault="00016054" w:rsidP="000E2C09">
            <w:pPr>
              <w:pStyle w:val="TableParagraph"/>
              <w:spacing w:before="4" w:line="136" w:lineRule="exact"/>
              <w:ind w:right="109"/>
              <w:jc w:val="right"/>
              <w:rPr>
                <w:del w:id="2432" w:author="Mohamed SALEM" w:date="2024-01-16T13:24:00Z"/>
                <w:sz w:val="13"/>
              </w:rPr>
            </w:pPr>
            <w:del w:id="2433" w:author="Mohamed SALEM" w:date="2024-01-16T13:24:00Z">
              <w:r w:rsidDel="00CF089D">
                <w:rPr>
                  <w:spacing w:val="-2"/>
                  <w:w w:val="110"/>
                  <w:sz w:val="13"/>
                </w:rPr>
                <w:delText>(12.55)</w:delText>
              </w:r>
            </w:del>
          </w:p>
        </w:tc>
        <w:tc>
          <w:tcPr>
            <w:tcW w:w="660" w:type="dxa"/>
          </w:tcPr>
          <w:p w14:paraId="626CE093" w14:textId="77777777" w:rsidR="00016054" w:rsidDel="00CF089D" w:rsidRDefault="00016054" w:rsidP="00672416">
            <w:pPr>
              <w:pStyle w:val="TableParagraph"/>
              <w:spacing w:before="4" w:line="136" w:lineRule="exact"/>
              <w:ind w:right="28"/>
              <w:rPr>
                <w:del w:id="2434" w:author="Mohamed SALEM" w:date="2024-01-16T13:24:00Z"/>
                <w:sz w:val="13"/>
              </w:rPr>
              <w:pPrChange w:id="2435" w:author="Mohamed SALEM" w:date="2024-01-16T13:40:00Z">
                <w:pPr>
                  <w:pStyle w:val="TableParagraph"/>
                  <w:spacing w:before="4" w:line="136" w:lineRule="exact"/>
                  <w:ind w:left="28" w:right="28"/>
                </w:pPr>
              </w:pPrChange>
            </w:pPr>
            <w:del w:id="2436" w:author="Mohamed SALEM" w:date="2024-01-16T13:24:00Z">
              <w:r w:rsidDel="00CF089D">
                <w:rPr>
                  <w:spacing w:val="-2"/>
                  <w:w w:val="105"/>
                  <w:sz w:val="13"/>
                </w:rPr>
                <w:delText>(12.38)</w:delText>
              </w:r>
            </w:del>
          </w:p>
        </w:tc>
        <w:tc>
          <w:tcPr>
            <w:tcW w:w="578" w:type="dxa"/>
          </w:tcPr>
          <w:p w14:paraId="05F045E4" w14:textId="77777777" w:rsidR="00016054" w:rsidDel="00CF089D" w:rsidRDefault="00016054" w:rsidP="00672416">
            <w:pPr>
              <w:pStyle w:val="TableParagraph"/>
              <w:spacing w:before="4" w:line="136" w:lineRule="exact"/>
              <w:rPr>
                <w:del w:id="2437" w:author="Mohamed SALEM" w:date="2024-01-16T13:24:00Z"/>
                <w:sz w:val="13"/>
              </w:rPr>
              <w:pPrChange w:id="2438" w:author="Mohamed SALEM" w:date="2024-01-16T13:40:00Z">
                <w:pPr>
                  <w:pStyle w:val="TableParagraph"/>
                  <w:spacing w:before="4" w:line="136" w:lineRule="exact"/>
                  <w:ind w:left="9"/>
                </w:pPr>
              </w:pPrChange>
            </w:pPr>
            <w:del w:id="2439" w:author="Mohamed SALEM" w:date="2024-01-16T13:24:00Z">
              <w:r w:rsidDel="00CF089D">
                <w:rPr>
                  <w:spacing w:val="-2"/>
                  <w:sz w:val="13"/>
                </w:rPr>
                <w:delText>(0.03)</w:delText>
              </w:r>
            </w:del>
          </w:p>
        </w:tc>
        <w:tc>
          <w:tcPr>
            <w:tcW w:w="649" w:type="dxa"/>
          </w:tcPr>
          <w:p w14:paraId="6DB5F12D" w14:textId="77777777" w:rsidR="00016054" w:rsidDel="00CF089D" w:rsidRDefault="00016054" w:rsidP="000E2C09">
            <w:pPr>
              <w:pStyle w:val="TableParagraph"/>
              <w:spacing w:before="4" w:line="136" w:lineRule="exact"/>
              <w:ind w:right="10"/>
              <w:rPr>
                <w:del w:id="2440" w:author="Mohamed SALEM" w:date="2024-01-16T13:24:00Z"/>
                <w:sz w:val="13"/>
              </w:rPr>
            </w:pPr>
            <w:del w:id="2441" w:author="Mohamed SALEM" w:date="2024-01-16T13:24:00Z">
              <w:r w:rsidDel="00CF089D">
                <w:rPr>
                  <w:spacing w:val="-2"/>
                  <w:w w:val="105"/>
                  <w:sz w:val="13"/>
                </w:rPr>
                <w:delText>(13.82)</w:delText>
              </w:r>
            </w:del>
          </w:p>
        </w:tc>
        <w:tc>
          <w:tcPr>
            <w:tcW w:w="659" w:type="dxa"/>
          </w:tcPr>
          <w:p w14:paraId="77F231C6" w14:textId="77777777" w:rsidR="00016054" w:rsidDel="00CF089D" w:rsidRDefault="00016054" w:rsidP="00672416">
            <w:pPr>
              <w:pStyle w:val="TableParagraph"/>
              <w:spacing w:before="4" w:line="136" w:lineRule="exact"/>
              <w:ind w:right="9"/>
              <w:rPr>
                <w:del w:id="2442" w:author="Mohamed SALEM" w:date="2024-01-16T13:24:00Z"/>
                <w:sz w:val="13"/>
              </w:rPr>
              <w:pPrChange w:id="2443" w:author="Mohamed SALEM" w:date="2024-01-16T13:40:00Z">
                <w:pPr>
                  <w:pStyle w:val="TableParagraph"/>
                  <w:spacing w:before="4" w:line="136" w:lineRule="exact"/>
                  <w:ind w:left="9" w:right="9"/>
                </w:pPr>
              </w:pPrChange>
            </w:pPr>
            <w:del w:id="2444" w:author="Mohamed SALEM" w:date="2024-01-16T13:24:00Z">
              <w:r w:rsidDel="00CF089D">
                <w:rPr>
                  <w:spacing w:val="-2"/>
                  <w:w w:val="105"/>
                  <w:sz w:val="13"/>
                </w:rPr>
                <w:delText>(13.94)</w:delText>
              </w:r>
            </w:del>
          </w:p>
        </w:tc>
        <w:tc>
          <w:tcPr>
            <w:tcW w:w="577" w:type="dxa"/>
          </w:tcPr>
          <w:p w14:paraId="216C5E76" w14:textId="77777777" w:rsidR="00016054" w:rsidDel="00CF089D" w:rsidRDefault="00016054" w:rsidP="00672416">
            <w:pPr>
              <w:pStyle w:val="TableParagraph"/>
              <w:spacing w:before="4" w:line="136" w:lineRule="exact"/>
              <w:ind w:right="17"/>
              <w:rPr>
                <w:del w:id="2445" w:author="Mohamed SALEM" w:date="2024-01-16T13:24:00Z"/>
                <w:sz w:val="13"/>
              </w:rPr>
              <w:pPrChange w:id="2446" w:author="Mohamed SALEM" w:date="2024-01-16T13:40:00Z">
                <w:pPr>
                  <w:pStyle w:val="TableParagraph"/>
                  <w:spacing w:before="4" w:line="136" w:lineRule="exact"/>
                  <w:ind w:left="27" w:right="17"/>
                </w:pPr>
              </w:pPrChange>
            </w:pPr>
            <w:del w:id="2447" w:author="Mohamed SALEM" w:date="2024-01-16T13:24:00Z">
              <w:r w:rsidDel="00CF089D">
                <w:rPr>
                  <w:spacing w:val="-2"/>
                  <w:sz w:val="13"/>
                </w:rPr>
                <w:delText>(0.84)</w:delText>
              </w:r>
            </w:del>
          </w:p>
        </w:tc>
        <w:tc>
          <w:tcPr>
            <w:tcW w:w="649" w:type="dxa"/>
          </w:tcPr>
          <w:p w14:paraId="55708D23" w14:textId="77777777" w:rsidR="00016054" w:rsidDel="00CF089D" w:rsidRDefault="00016054" w:rsidP="00672416">
            <w:pPr>
              <w:pStyle w:val="TableParagraph"/>
              <w:spacing w:before="4" w:line="136" w:lineRule="exact"/>
              <w:ind w:right="10"/>
              <w:rPr>
                <w:del w:id="2448" w:author="Mohamed SALEM" w:date="2024-01-16T13:24:00Z"/>
                <w:sz w:val="13"/>
              </w:rPr>
              <w:pPrChange w:id="2449" w:author="Mohamed SALEM" w:date="2024-01-16T13:40:00Z">
                <w:pPr>
                  <w:pStyle w:val="TableParagraph"/>
                  <w:spacing w:before="4" w:line="136" w:lineRule="exact"/>
                  <w:ind w:left="3" w:right="10"/>
                </w:pPr>
              </w:pPrChange>
            </w:pPr>
            <w:del w:id="2450" w:author="Mohamed SALEM" w:date="2024-01-16T13:24:00Z">
              <w:r w:rsidDel="00CF089D">
                <w:rPr>
                  <w:spacing w:val="-2"/>
                  <w:w w:val="110"/>
                  <w:sz w:val="13"/>
                </w:rPr>
                <w:delText>(13.52)</w:delText>
              </w:r>
            </w:del>
          </w:p>
        </w:tc>
        <w:tc>
          <w:tcPr>
            <w:tcW w:w="660" w:type="dxa"/>
          </w:tcPr>
          <w:p w14:paraId="59E3615D" w14:textId="77777777" w:rsidR="00016054" w:rsidDel="00CF089D" w:rsidRDefault="00016054" w:rsidP="00672416">
            <w:pPr>
              <w:pStyle w:val="TableParagraph"/>
              <w:spacing w:before="4" w:line="136" w:lineRule="exact"/>
              <w:ind w:right="28"/>
              <w:rPr>
                <w:del w:id="2451" w:author="Mohamed SALEM" w:date="2024-01-16T13:24:00Z"/>
                <w:sz w:val="13"/>
              </w:rPr>
              <w:pPrChange w:id="2452" w:author="Mohamed SALEM" w:date="2024-01-16T13:40:00Z">
                <w:pPr>
                  <w:pStyle w:val="TableParagraph"/>
                  <w:spacing w:before="4" w:line="136" w:lineRule="exact"/>
                  <w:ind w:left="28" w:right="28"/>
                </w:pPr>
              </w:pPrChange>
            </w:pPr>
            <w:del w:id="2453" w:author="Mohamed SALEM" w:date="2024-01-16T13:24:00Z">
              <w:r w:rsidDel="00CF089D">
                <w:rPr>
                  <w:spacing w:val="-2"/>
                  <w:w w:val="105"/>
                  <w:sz w:val="13"/>
                </w:rPr>
                <w:delText>(13.05)</w:delText>
              </w:r>
            </w:del>
          </w:p>
        </w:tc>
        <w:tc>
          <w:tcPr>
            <w:tcW w:w="681" w:type="dxa"/>
          </w:tcPr>
          <w:p w14:paraId="031B0AF9" w14:textId="77777777" w:rsidR="00016054" w:rsidDel="00CF089D" w:rsidRDefault="00016054" w:rsidP="00672416">
            <w:pPr>
              <w:pStyle w:val="TableParagraph"/>
              <w:spacing w:before="4" w:line="136" w:lineRule="exact"/>
              <w:ind w:right="1"/>
              <w:rPr>
                <w:del w:id="2454" w:author="Mohamed SALEM" w:date="2024-01-16T13:24:00Z"/>
                <w:sz w:val="13"/>
              </w:rPr>
              <w:pPrChange w:id="2455" w:author="Mohamed SALEM" w:date="2024-01-16T13:40:00Z">
                <w:pPr>
                  <w:pStyle w:val="TableParagraph"/>
                  <w:spacing w:before="4" w:line="136" w:lineRule="exact"/>
                  <w:ind w:left="11" w:right="1"/>
                </w:pPr>
              </w:pPrChange>
            </w:pPr>
            <w:del w:id="2456" w:author="Mohamed SALEM" w:date="2024-01-16T13:24:00Z">
              <w:r w:rsidDel="00CF089D">
                <w:rPr>
                  <w:spacing w:val="-2"/>
                  <w:w w:val="105"/>
                  <w:sz w:val="13"/>
                </w:rPr>
                <w:delText>(0.35)</w:delText>
              </w:r>
            </w:del>
          </w:p>
        </w:tc>
      </w:tr>
      <w:tr w:rsidR="00016054" w:rsidDel="00CF089D" w14:paraId="605128CF" w14:textId="56F79D48">
        <w:trPr>
          <w:trHeight w:val="159"/>
        </w:trPr>
        <w:tc>
          <w:tcPr>
            <w:tcW w:w="4247" w:type="dxa"/>
          </w:tcPr>
          <w:p w14:paraId="4744DE29" w14:textId="77777777" w:rsidR="00016054" w:rsidDel="00CF089D" w:rsidRDefault="00016054" w:rsidP="00672416">
            <w:pPr>
              <w:pStyle w:val="TableParagraph"/>
              <w:tabs>
                <w:tab w:val="right" w:pos="4044"/>
              </w:tabs>
              <w:spacing w:before="4" w:line="136" w:lineRule="exact"/>
              <w:jc w:val="left"/>
              <w:rPr>
                <w:del w:id="2457" w:author="Mohamed SALEM" w:date="2024-01-16T13:24:00Z"/>
                <w:sz w:val="13"/>
              </w:rPr>
              <w:pPrChange w:id="2458" w:author="Mohamed SALEM" w:date="2024-01-16T13:40:00Z">
                <w:pPr>
                  <w:pStyle w:val="TableParagraph"/>
                  <w:tabs>
                    <w:tab w:val="right" w:pos="4044"/>
                  </w:tabs>
                  <w:spacing w:before="4" w:line="136" w:lineRule="exact"/>
                  <w:ind w:left="100"/>
                  <w:jc w:val="left"/>
                </w:pPr>
              </w:pPrChange>
            </w:pPr>
            <w:del w:id="2459" w:author="Mohamed SALEM" w:date="2024-01-16T13:24:00Z">
              <w:r w:rsidDel="00CF089D">
                <w:rPr>
                  <w:sz w:val="13"/>
                </w:rPr>
                <w:delText>Household</w:delText>
              </w:r>
              <w:r w:rsidDel="00CF089D">
                <w:rPr>
                  <w:spacing w:val="27"/>
                  <w:sz w:val="13"/>
                </w:rPr>
                <w:delText xml:space="preserve"> </w:delText>
              </w:r>
              <w:r w:rsidDel="00CF089D">
                <w:rPr>
                  <w:sz w:val="13"/>
                </w:rPr>
                <w:delText>head</w:delText>
              </w:r>
              <w:r w:rsidDel="00CF089D">
                <w:rPr>
                  <w:spacing w:val="27"/>
                  <w:sz w:val="13"/>
                </w:rPr>
                <w:delText xml:space="preserve"> </w:delText>
              </w:r>
              <w:r w:rsidDel="00CF089D">
                <w:rPr>
                  <w:sz w:val="13"/>
                </w:rPr>
                <w:delText>is</w:delText>
              </w:r>
              <w:r w:rsidDel="00CF089D">
                <w:rPr>
                  <w:spacing w:val="27"/>
                  <w:sz w:val="13"/>
                </w:rPr>
                <w:delText xml:space="preserve"> </w:delText>
              </w:r>
              <w:r w:rsidDel="00CF089D">
                <w:rPr>
                  <w:sz w:val="13"/>
                </w:rPr>
                <w:delText>the</w:delText>
              </w:r>
              <w:r w:rsidDel="00CF089D">
                <w:rPr>
                  <w:spacing w:val="28"/>
                  <w:sz w:val="13"/>
                </w:rPr>
                <w:delText xml:space="preserve"> </w:delText>
              </w:r>
              <w:r w:rsidDel="00CF089D">
                <w:rPr>
                  <w:spacing w:val="-2"/>
                  <w:sz w:val="13"/>
                </w:rPr>
                <w:delText>respondent</w:delText>
              </w:r>
              <w:r w:rsidDel="00CF089D">
                <w:rPr>
                  <w:rFonts w:ascii="Times New Roman"/>
                  <w:sz w:val="13"/>
                </w:rPr>
                <w:tab/>
              </w:r>
              <w:r w:rsidDel="00CF089D">
                <w:rPr>
                  <w:spacing w:val="-4"/>
                  <w:sz w:val="13"/>
                </w:rPr>
                <w:delText>0.72</w:delText>
              </w:r>
            </w:del>
          </w:p>
        </w:tc>
        <w:tc>
          <w:tcPr>
            <w:tcW w:w="660" w:type="dxa"/>
          </w:tcPr>
          <w:p w14:paraId="380B9F7D" w14:textId="77777777" w:rsidR="00016054" w:rsidDel="00CF089D" w:rsidRDefault="00016054" w:rsidP="00672416">
            <w:pPr>
              <w:pStyle w:val="TableParagraph"/>
              <w:spacing w:before="4" w:line="136" w:lineRule="exact"/>
              <w:ind w:right="28"/>
              <w:rPr>
                <w:del w:id="2460" w:author="Mohamed SALEM" w:date="2024-01-16T13:24:00Z"/>
                <w:sz w:val="13"/>
              </w:rPr>
              <w:pPrChange w:id="2461" w:author="Mohamed SALEM" w:date="2024-01-16T13:40:00Z">
                <w:pPr>
                  <w:pStyle w:val="TableParagraph"/>
                  <w:spacing w:before="4" w:line="136" w:lineRule="exact"/>
                  <w:ind w:left="28" w:right="28"/>
                </w:pPr>
              </w:pPrChange>
            </w:pPr>
            <w:del w:id="2462" w:author="Mohamed SALEM" w:date="2024-01-16T13:24:00Z">
              <w:r w:rsidDel="00CF089D">
                <w:rPr>
                  <w:spacing w:val="-4"/>
                  <w:sz w:val="13"/>
                </w:rPr>
                <w:delText>0.78</w:delText>
              </w:r>
            </w:del>
          </w:p>
        </w:tc>
        <w:tc>
          <w:tcPr>
            <w:tcW w:w="578" w:type="dxa"/>
          </w:tcPr>
          <w:p w14:paraId="30F25B06" w14:textId="77777777" w:rsidR="00016054" w:rsidDel="00CF089D" w:rsidRDefault="00016054" w:rsidP="00672416">
            <w:pPr>
              <w:pStyle w:val="TableParagraph"/>
              <w:spacing w:before="4" w:line="136" w:lineRule="exact"/>
              <w:rPr>
                <w:del w:id="2463" w:author="Mohamed SALEM" w:date="2024-01-16T13:24:00Z"/>
                <w:sz w:val="13"/>
              </w:rPr>
              <w:pPrChange w:id="2464" w:author="Mohamed SALEM" w:date="2024-01-16T13:40:00Z">
                <w:pPr>
                  <w:pStyle w:val="TableParagraph"/>
                  <w:spacing w:before="4" w:line="136" w:lineRule="exact"/>
                  <w:ind w:left="9"/>
                </w:pPr>
              </w:pPrChange>
            </w:pPr>
            <w:del w:id="2465" w:author="Mohamed SALEM" w:date="2024-01-16T13:24:00Z">
              <w:r w:rsidDel="00CF089D">
                <w:rPr>
                  <w:spacing w:val="-4"/>
                  <w:sz w:val="13"/>
                </w:rPr>
                <w:delText>0.05</w:delText>
              </w:r>
            </w:del>
          </w:p>
        </w:tc>
        <w:tc>
          <w:tcPr>
            <w:tcW w:w="649" w:type="dxa"/>
          </w:tcPr>
          <w:p w14:paraId="5C9ABC23" w14:textId="77777777" w:rsidR="00016054" w:rsidDel="00CF089D" w:rsidRDefault="00016054" w:rsidP="00672416">
            <w:pPr>
              <w:pStyle w:val="TableParagraph"/>
              <w:spacing w:before="4" w:line="136" w:lineRule="exact"/>
              <w:ind w:right="10"/>
              <w:rPr>
                <w:del w:id="2466" w:author="Mohamed SALEM" w:date="2024-01-16T13:24:00Z"/>
                <w:sz w:val="13"/>
              </w:rPr>
              <w:pPrChange w:id="2467" w:author="Mohamed SALEM" w:date="2024-01-16T13:40:00Z">
                <w:pPr>
                  <w:pStyle w:val="TableParagraph"/>
                  <w:spacing w:before="4" w:line="136" w:lineRule="exact"/>
                  <w:ind w:left="1" w:right="10"/>
                </w:pPr>
              </w:pPrChange>
            </w:pPr>
            <w:del w:id="2468" w:author="Mohamed SALEM" w:date="2024-01-16T13:24:00Z">
              <w:r w:rsidDel="00CF089D">
                <w:rPr>
                  <w:spacing w:val="-4"/>
                  <w:sz w:val="13"/>
                </w:rPr>
                <w:delText>0.79</w:delText>
              </w:r>
            </w:del>
          </w:p>
        </w:tc>
        <w:tc>
          <w:tcPr>
            <w:tcW w:w="659" w:type="dxa"/>
          </w:tcPr>
          <w:p w14:paraId="37306514" w14:textId="77777777" w:rsidR="00016054" w:rsidDel="00CF089D" w:rsidRDefault="00016054" w:rsidP="00672416">
            <w:pPr>
              <w:pStyle w:val="TableParagraph"/>
              <w:spacing w:before="4" w:line="136" w:lineRule="exact"/>
              <w:ind w:right="9"/>
              <w:rPr>
                <w:del w:id="2469" w:author="Mohamed SALEM" w:date="2024-01-16T13:24:00Z"/>
                <w:sz w:val="13"/>
              </w:rPr>
              <w:pPrChange w:id="2470" w:author="Mohamed SALEM" w:date="2024-01-16T13:40:00Z">
                <w:pPr>
                  <w:pStyle w:val="TableParagraph"/>
                  <w:spacing w:before="4" w:line="136" w:lineRule="exact"/>
                  <w:ind w:left="9" w:right="9"/>
                </w:pPr>
              </w:pPrChange>
            </w:pPr>
            <w:del w:id="2471" w:author="Mohamed SALEM" w:date="2024-01-16T13:24:00Z">
              <w:r w:rsidDel="00CF089D">
                <w:rPr>
                  <w:spacing w:val="-4"/>
                  <w:sz w:val="13"/>
                </w:rPr>
                <w:delText>0.82</w:delText>
              </w:r>
            </w:del>
          </w:p>
        </w:tc>
        <w:tc>
          <w:tcPr>
            <w:tcW w:w="577" w:type="dxa"/>
          </w:tcPr>
          <w:p w14:paraId="56A28C5A" w14:textId="77777777" w:rsidR="00016054" w:rsidDel="00CF089D" w:rsidRDefault="00016054" w:rsidP="00672416">
            <w:pPr>
              <w:pStyle w:val="TableParagraph"/>
              <w:spacing w:before="4" w:line="136" w:lineRule="exact"/>
              <w:ind w:right="16"/>
              <w:rPr>
                <w:del w:id="2472" w:author="Mohamed SALEM" w:date="2024-01-16T13:24:00Z"/>
                <w:sz w:val="13"/>
              </w:rPr>
              <w:pPrChange w:id="2473" w:author="Mohamed SALEM" w:date="2024-01-16T13:40:00Z">
                <w:pPr>
                  <w:pStyle w:val="TableParagraph"/>
                  <w:spacing w:before="4" w:line="136" w:lineRule="exact"/>
                  <w:ind w:left="27" w:right="16"/>
                </w:pPr>
              </w:pPrChange>
            </w:pPr>
            <w:del w:id="2474" w:author="Mohamed SALEM" w:date="2024-01-16T13:24:00Z">
              <w:r w:rsidDel="00CF089D">
                <w:rPr>
                  <w:spacing w:val="-4"/>
                  <w:sz w:val="13"/>
                </w:rPr>
                <w:delText>0.04</w:delText>
              </w:r>
            </w:del>
          </w:p>
        </w:tc>
        <w:tc>
          <w:tcPr>
            <w:tcW w:w="649" w:type="dxa"/>
          </w:tcPr>
          <w:p w14:paraId="34EF3B9A" w14:textId="77777777" w:rsidR="00016054" w:rsidDel="00CF089D" w:rsidRDefault="00016054" w:rsidP="00672416">
            <w:pPr>
              <w:pStyle w:val="TableParagraph"/>
              <w:spacing w:before="4" w:line="136" w:lineRule="exact"/>
              <w:ind w:right="10"/>
              <w:rPr>
                <w:del w:id="2475" w:author="Mohamed SALEM" w:date="2024-01-16T13:24:00Z"/>
                <w:sz w:val="13"/>
              </w:rPr>
              <w:pPrChange w:id="2476" w:author="Mohamed SALEM" w:date="2024-01-16T13:40:00Z">
                <w:pPr>
                  <w:pStyle w:val="TableParagraph"/>
                  <w:spacing w:before="4" w:line="136" w:lineRule="exact"/>
                  <w:ind w:left="4" w:right="10"/>
                </w:pPr>
              </w:pPrChange>
            </w:pPr>
            <w:del w:id="2477" w:author="Mohamed SALEM" w:date="2024-01-16T13:24:00Z">
              <w:r w:rsidDel="00CF089D">
                <w:rPr>
                  <w:spacing w:val="-4"/>
                  <w:w w:val="105"/>
                  <w:sz w:val="13"/>
                </w:rPr>
                <w:delText>0.77</w:delText>
              </w:r>
            </w:del>
          </w:p>
        </w:tc>
        <w:tc>
          <w:tcPr>
            <w:tcW w:w="660" w:type="dxa"/>
          </w:tcPr>
          <w:p w14:paraId="58CE53CB" w14:textId="77777777" w:rsidR="00016054" w:rsidDel="00CF089D" w:rsidRDefault="00016054" w:rsidP="00672416">
            <w:pPr>
              <w:pStyle w:val="TableParagraph"/>
              <w:spacing w:before="4" w:line="136" w:lineRule="exact"/>
              <w:ind w:right="27"/>
              <w:rPr>
                <w:del w:id="2478" w:author="Mohamed SALEM" w:date="2024-01-16T13:24:00Z"/>
                <w:sz w:val="13"/>
              </w:rPr>
              <w:pPrChange w:id="2479" w:author="Mohamed SALEM" w:date="2024-01-16T13:40:00Z">
                <w:pPr>
                  <w:pStyle w:val="TableParagraph"/>
                  <w:spacing w:before="4" w:line="136" w:lineRule="exact"/>
                  <w:ind w:left="28" w:right="27"/>
                </w:pPr>
              </w:pPrChange>
            </w:pPr>
            <w:del w:id="2480" w:author="Mohamed SALEM" w:date="2024-01-16T13:24:00Z">
              <w:r w:rsidDel="00CF089D">
                <w:rPr>
                  <w:spacing w:val="-4"/>
                  <w:sz w:val="13"/>
                </w:rPr>
                <w:delText>0.80</w:delText>
              </w:r>
            </w:del>
          </w:p>
        </w:tc>
        <w:tc>
          <w:tcPr>
            <w:tcW w:w="681" w:type="dxa"/>
          </w:tcPr>
          <w:p w14:paraId="7E716C35" w14:textId="77777777" w:rsidR="00016054" w:rsidDel="00CF089D" w:rsidRDefault="00016054" w:rsidP="00672416">
            <w:pPr>
              <w:pStyle w:val="TableParagraph"/>
              <w:spacing w:before="4" w:line="136" w:lineRule="exact"/>
              <w:rPr>
                <w:del w:id="2481" w:author="Mohamed SALEM" w:date="2024-01-16T13:24:00Z"/>
                <w:sz w:val="13"/>
              </w:rPr>
              <w:pPrChange w:id="2482" w:author="Mohamed SALEM" w:date="2024-01-16T13:40:00Z">
                <w:pPr>
                  <w:pStyle w:val="TableParagraph"/>
                  <w:spacing w:before="4" w:line="136" w:lineRule="exact"/>
                  <w:ind w:left="11"/>
                </w:pPr>
              </w:pPrChange>
            </w:pPr>
            <w:del w:id="2483" w:author="Mohamed SALEM" w:date="2024-01-16T13:24:00Z">
              <w:r w:rsidDel="00CF089D">
                <w:rPr>
                  <w:spacing w:val="-4"/>
                  <w:sz w:val="13"/>
                </w:rPr>
                <w:delText>0.03</w:delText>
              </w:r>
            </w:del>
          </w:p>
        </w:tc>
      </w:tr>
      <w:tr w:rsidR="00016054" w:rsidDel="00CF089D" w14:paraId="31F93CEC" w14:textId="4B06C7B6">
        <w:trPr>
          <w:trHeight w:val="159"/>
        </w:trPr>
        <w:tc>
          <w:tcPr>
            <w:tcW w:w="4247" w:type="dxa"/>
          </w:tcPr>
          <w:p w14:paraId="24977B45" w14:textId="77777777" w:rsidR="00016054" w:rsidDel="00CF089D" w:rsidRDefault="00016054" w:rsidP="000E2C09">
            <w:pPr>
              <w:pStyle w:val="TableParagraph"/>
              <w:spacing w:before="4" w:line="136" w:lineRule="exact"/>
              <w:ind w:right="145"/>
              <w:jc w:val="right"/>
              <w:rPr>
                <w:del w:id="2484" w:author="Mohamed SALEM" w:date="2024-01-16T13:24:00Z"/>
                <w:sz w:val="13"/>
              </w:rPr>
            </w:pPr>
            <w:del w:id="2485" w:author="Mohamed SALEM" w:date="2024-01-16T13:24:00Z">
              <w:r w:rsidDel="00CF089D">
                <w:rPr>
                  <w:spacing w:val="-2"/>
                  <w:w w:val="105"/>
                  <w:sz w:val="13"/>
                </w:rPr>
                <w:delText>(0.45)</w:delText>
              </w:r>
            </w:del>
          </w:p>
        </w:tc>
        <w:tc>
          <w:tcPr>
            <w:tcW w:w="660" w:type="dxa"/>
          </w:tcPr>
          <w:p w14:paraId="6260D963" w14:textId="77777777" w:rsidR="00016054" w:rsidDel="00CF089D" w:rsidRDefault="00016054" w:rsidP="00672416">
            <w:pPr>
              <w:pStyle w:val="TableParagraph"/>
              <w:spacing w:before="4" w:line="136" w:lineRule="exact"/>
              <w:ind w:right="28"/>
              <w:rPr>
                <w:del w:id="2486" w:author="Mohamed SALEM" w:date="2024-01-16T13:24:00Z"/>
                <w:sz w:val="13"/>
              </w:rPr>
              <w:pPrChange w:id="2487" w:author="Mohamed SALEM" w:date="2024-01-16T13:40:00Z">
                <w:pPr>
                  <w:pStyle w:val="TableParagraph"/>
                  <w:spacing w:before="4" w:line="136" w:lineRule="exact"/>
                  <w:ind w:left="28" w:right="28"/>
                </w:pPr>
              </w:pPrChange>
            </w:pPr>
            <w:del w:id="2488" w:author="Mohamed SALEM" w:date="2024-01-16T13:24:00Z">
              <w:r w:rsidDel="00CF089D">
                <w:rPr>
                  <w:spacing w:val="-2"/>
                  <w:sz w:val="13"/>
                </w:rPr>
                <w:delText>(0.42)</w:delText>
              </w:r>
            </w:del>
          </w:p>
        </w:tc>
        <w:tc>
          <w:tcPr>
            <w:tcW w:w="578" w:type="dxa"/>
          </w:tcPr>
          <w:p w14:paraId="38808435" w14:textId="77777777" w:rsidR="00016054" w:rsidDel="00CF089D" w:rsidRDefault="00016054" w:rsidP="00672416">
            <w:pPr>
              <w:pStyle w:val="TableParagraph"/>
              <w:spacing w:before="4" w:line="136" w:lineRule="exact"/>
              <w:ind w:right="1"/>
              <w:rPr>
                <w:del w:id="2489" w:author="Mohamed SALEM" w:date="2024-01-16T13:24:00Z"/>
                <w:sz w:val="13"/>
              </w:rPr>
              <w:pPrChange w:id="2490" w:author="Mohamed SALEM" w:date="2024-01-16T13:40:00Z">
                <w:pPr>
                  <w:pStyle w:val="TableParagraph"/>
                  <w:spacing w:before="4" w:line="136" w:lineRule="exact"/>
                  <w:ind w:left="9" w:right="1"/>
                </w:pPr>
              </w:pPrChange>
            </w:pPr>
            <w:del w:id="2491" w:author="Mohamed SALEM" w:date="2024-01-16T13:24:00Z">
              <w:r w:rsidDel="00CF089D">
                <w:rPr>
                  <w:spacing w:val="-2"/>
                  <w:w w:val="105"/>
                  <w:sz w:val="13"/>
                </w:rPr>
                <w:delText>(0.21)</w:delText>
              </w:r>
            </w:del>
          </w:p>
        </w:tc>
        <w:tc>
          <w:tcPr>
            <w:tcW w:w="649" w:type="dxa"/>
          </w:tcPr>
          <w:p w14:paraId="355CA58B" w14:textId="77777777" w:rsidR="00016054" w:rsidDel="00CF089D" w:rsidRDefault="00016054" w:rsidP="000E2C09">
            <w:pPr>
              <w:pStyle w:val="TableParagraph"/>
              <w:spacing w:before="4" w:line="136" w:lineRule="exact"/>
              <w:ind w:right="10"/>
              <w:rPr>
                <w:del w:id="2492" w:author="Mohamed SALEM" w:date="2024-01-16T13:24:00Z"/>
                <w:sz w:val="13"/>
              </w:rPr>
            </w:pPr>
            <w:del w:id="2493" w:author="Mohamed SALEM" w:date="2024-01-16T13:24:00Z">
              <w:r w:rsidDel="00CF089D">
                <w:rPr>
                  <w:spacing w:val="-2"/>
                  <w:w w:val="105"/>
                  <w:sz w:val="13"/>
                </w:rPr>
                <w:delText>(0.41)</w:delText>
              </w:r>
            </w:del>
          </w:p>
        </w:tc>
        <w:tc>
          <w:tcPr>
            <w:tcW w:w="659" w:type="dxa"/>
          </w:tcPr>
          <w:p w14:paraId="3E47997E" w14:textId="77777777" w:rsidR="00016054" w:rsidDel="00CF089D" w:rsidRDefault="00016054" w:rsidP="00672416">
            <w:pPr>
              <w:pStyle w:val="TableParagraph"/>
              <w:spacing w:before="4" w:line="136" w:lineRule="exact"/>
              <w:ind w:right="9"/>
              <w:rPr>
                <w:del w:id="2494" w:author="Mohamed SALEM" w:date="2024-01-16T13:24:00Z"/>
                <w:sz w:val="13"/>
              </w:rPr>
              <w:pPrChange w:id="2495" w:author="Mohamed SALEM" w:date="2024-01-16T13:40:00Z">
                <w:pPr>
                  <w:pStyle w:val="TableParagraph"/>
                  <w:spacing w:before="4" w:line="136" w:lineRule="exact"/>
                  <w:ind w:left="9" w:right="9"/>
                </w:pPr>
              </w:pPrChange>
            </w:pPr>
            <w:del w:id="2496" w:author="Mohamed SALEM" w:date="2024-01-16T13:24:00Z">
              <w:r w:rsidDel="00CF089D">
                <w:rPr>
                  <w:spacing w:val="-2"/>
                  <w:sz w:val="13"/>
                </w:rPr>
                <w:delText>(0.38)</w:delText>
              </w:r>
            </w:del>
          </w:p>
        </w:tc>
        <w:tc>
          <w:tcPr>
            <w:tcW w:w="577" w:type="dxa"/>
          </w:tcPr>
          <w:p w14:paraId="5BD84200" w14:textId="77777777" w:rsidR="00016054" w:rsidDel="00CF089D" w:rsidRDefault="00016054" w:rsidP="00672416">
            <w:pPr>
              <w:pStyle w:val="TableParagraph"/>
              <w:spacing w:before="4" w:line="136" w:lineRule="exact"/>
              <w:ind w:right="17"/>
              <w:rPr>
                <w:del w:id="2497" w:author="Mohamed SALEM" w:date="2024-01-16T13:24:00Z"/>
                <w:sz w:val="13"/>
              </w:rPr>
              <w:pPrChange w:id="2498" w:author="Mohamed SALEM" w:date="2024-01-16T13:40:00Z">
                <w:pPr>
                  <w:pStyle w:val="TableParagraph"/>
                  <w:spacing w:before="4" w:line="136" w:lineRule="exact"/>
                  <w:ind w:left="27" w:right="17"/>
                </w:pPr>
              </w:pPrChange>
            </w:pPr>
            <w:del w:id="2499" w:author="Mohamed SALEM" w:date="2024-01-16T13:24:00Z">
              <w:r w:rsidDel="00CF089D">
                <w:rPr>
                  <w:spacing w:val="-2"/>
                  <w:sz w:val="13"/>
                </w:rPr>
                <w:delText>(0.34)</w:delText>
              </w:r>
            </w:del>
          </w:p>
        </w:tc>
        <w:tc>
          <w:tcPr>
            <w:tcW w:w="649" w:type="dxa"/>
          </w:tcPr>
          <w:p w14:paraId="1268E1EE" w14:textId="77777777" w:rsidR="00016054" w:rsidDel="00CF089D" w:rsidRDefault="00016054" w:rsidP="00672416">
            <w:pPr>
              <w:pStyle w:val="TableParagraph"/>
              <w:spacing w:before="4" w:line="136" w:lineRule="exact"/>
              <w:ind w:right="10"/>
              <w:rPr>
                <w:del w:id="2500" w:author="Mohamed SALEM" w:date="2024-01-16T13:24:00Z"/>
                <w:sz w:val="13"/>
              </w:rPr>
              <w:pPrChange w:id="2501" w:author="Mohamed SALEM" w:date="2024-01-16T13:40:00Z">
                <w:pPr>
                  <w:pStyle w:val="TableParagraph"/>
                  <w:spacing w:before="4" w:line="136" w:lineRule="exact"/>
                  <w:ind w:left="3" w:right="10"/>
                </w:pPr>
              </w:pPrChange>
            </w:pPr>
            <w:del w:id="2502" w:author="Mohamed SALEM" w:date="2024-01-16T13:24:00Z">
              <w:r w:rsidDel="00CF089D">
                <w:rPr>
                  <w:spacing w:val="-2"/>
                  <w:sz w:val="13"/>
                </w:rPr>
                <w:delText>(0.42)</w:delText>
              </w:r>
            </w:del>
          </w:p>
        </w:tc>
        <w:tc>
          <w:tcPr>
            <w:tcW w:w="660" w:type="dxa"/>
          </w:tcPr>
          <w:p w14:paraId="5CB01876" w14:textId="77777777" w:rsidR="00016054" w:rsidDel="00CF089D" w:rsidRDefault="00016054" w:rsidP="00672416">
            <w:pPr>
              <w:pStyle w:val="TableParagraph"/>
              <w:spacing w:before="4" w:line="136" w:lineRule="exact"/>
              <w:ind w:right="28"/>
              <w:rPr>
                <w:del w:id="2503" w:author="Mohamed SALEM" w:date="2024-01-16T13:24:00Z"/>
                <w:sz w:val="13"/>
              </w:rPr>
              <w:pPrChange w:id="2504" w:author="Mohamed SALEM" w:date="2024-01-16T13:40:00Z">
                <w:pPr>
                  <w:pStyle w:val="TableParagraph"/>
                  <w:spacing w:before="4" w:line="136" w:lineRule="exact"/>
                  <w:ind w:left="28" w:right="28"/>
                </w:pPr>
              </w:pPrChange>
            </w:pPr>
            <w:del w:id="2505" w:author="Mohamed SALEM" w:date="2024-01-16T13:24:00Z">
              <w:r w:rsidDel="00CF089D">
                <w:rPr>
                  <w:spacing w:val="-2"/>
                  <w:sz w:val="13"/>
                </w:rPr>
                <w:delText>(0.40)</w:delText>
              </w:r>
            </w:del>
          </w:p>
        </w:tc>
        <w:tc>
          <w:tcPr>
            <w:tcW w:w="681" w:type="dxa"/>
          </w:tcPr>
          <w:p w14:paraId="6AA75F20" w14:textId="77777777" w:rsidR="00016054" w:rsidDel="00CF089D" w:rsidRDefault="00016054" w:rsidP="00672416">
            <w:pPr>
              <w:pStyle w:val="TableParagraph"/>
              <w:spacing w:before="4" w:line="136" w:lineRule="exact"/>
              <w:ind w:right="1"/>
              <w:rPr>
                <w:del w:id="2506" w:author="Mohamed SALEM" w:date="2024-01-16T13:24:00Z"/>
                <w:sz w:val="13"/>
              </w:rPr>
              <w:pPrChange w:id="2507" w:author="Mohamed SALEM" w:date="2024-01-16T13:40:00Z">
                <w:pPr>
                  <w:pStyle w:val="TableParagraph"/>
                  <w:spacing w:before="4" w:line="136" w:lineRule="exact"/>
                  <w:ind w:left="11" w:right="1"/>
                </w:pPr>
              </w:pPrChange>
            </w:pPr>
            <w:del w:id="2508" w:author="Mohamed SALEM" w:date="2024-01-16T13:24:00Z">
              <w:r w:rsidDel="00CF089D">
                <w:rPr>
                  <w:spacing w:val="-2"/>
                  <w:sz w:val="13"/>
                </w:rPr>
                <w:delText>(0.29)</w:delText>
              </w:r>
            </w:del>
          </w:p>
        </w:tc>
      </w:tr>
      <w:tr w:rsidR="00016054" w:rsidDel="00CF089D" w14:paraId="42A7C352" w14:textId="24D1B4C1">
        <w:trPr>
          <w:trHeight w:val="159"/>
        </w:trPr>
        <w:tc>
          <w:tcPr>
            <w:tcW w:w="4247" w:type="dxa"/>
          </w:tcPr>
          <w:p w14:paraId="41A2EB99" w14:textId="77777777" w:rsidR="00016054" w:rsidDel="00CF089D" w:rsidRDefault="00016054" w:rsidP="00672416">
            <w:pPr>
              <w:pStyle w:val="TableParagraph"/>
              <w:tabs>
                <w:tab w:val="right" w:pos="4044"/>
              </w:tabs>
              <w:spacing w:before="4" w:line="136" w:lineRule="exact"/>
              <w:jc w:val="left"/>
              <w:rPr>
                <w:del w:id="2509" w:author="Mohamed SALEM" w:date="2024-01-16T13:24:00Z"/>
                <w:sz w:val="13"/>
              </w:rPr>
              <w:pPrChange w:id="2510" w:author="Mohamed SALEM" w:date="2024-01-16T13:40:00Z">
                <w:pPr>
                  <w:pStyle w:val="TableParagraph"/>
                  <w:tabs>
                    <w:tab w:val="right" w:pos="4044"/>
                  </w:tabs>
                  <w:spacing w:before="4" w:line="136" w:lineRule="exact"/>
                  <w:ind w:left="100"/>
                  <w:jc w:val="left"/>
                </w:pPr>
              </w:pPrChange>
            </w:pPr>
            <w:del w:id="2511" w:author="Mohamed SALEM" w:date="2024-01-16T13:24:00Z">
              <w:r w:rsidDel="00CF089D">
                <w:rPr>
                  <w:sz w:val="13"/>
                </w:rPr>
                <w:delText>Female</w:delText>
              </w:r>
              <w:r w:rsidDel="00CF089D">
                <w:rPr>
                  <w:spacing w:val="33"/>
                  <w:sz w:val="13"/>
                </w:rPr>
                <w:delText xml:space="preserve"> </w:delText>
              </w:r>
              <w:r w:rsidDel="00CF089D">
                <w:rPr>
                  <w:sz w:val="13"/>
                </w:rPr>
                <w:delText>Household</w:delText>
              </w:r>
              <w:r w:rsidDel="00CF089D">
                <w:rPr>
                  <w:spacing w:val="33"/>
                  <w:sz w:val="13"/>
                </w:rPr>
                <w:delText xml:space="preserve"> </w:delText>
              </w:r>
              <w:r w:rsidDel="00CF089D">
                <w:rPr>
                  <w:spacing w:val="-4"/>
                  <w:sz w:val="13"/>
                </w:rPr>
                <w:delText>Head</w:delText>
              </w:r>
              <w:r w:rsidDel="00CF089D">
                <w:rPr>
                  <w:rFonts w:ascii="Times New Roman"/>
                  <w:sz w:val="13"/>
                </w:rPr>
                <w:tab/>
              </w:r>
              <w:r w:rsidDel="00CF089D">
                <w:rPr>
                  <w:spacing w:val="-4"/>
                  <w:sz w:val="13"/>
                </w:rPr>
                <w:delText>0.19</w:delText>
              </w:r>
            </w:del>
          </w:p>
        </w:tc>
        <w:tc>
          <w:tcPr>
            <w:tcW w:w="660" w:type="dxa"/>
          </w:tcPr>
          <w:p w14:paraId="22351976" w14:textId="77777777" w:rsidR="00016054" w:rsidDel="00CF089D" w:rsidRDefault="00016054" w:rsidP="00672416">
            <w:pPr>
              <w:pStyle w:val="TableParagraph"/>
              <w:spacing w:before="4" w:line="136" w:lineRule="exact"/>
              <w:ind w:right="28"/>
              <w:rPr>
                <w:del w:id="2512" w:author="Mohamed SALEM" w:date="2024-01-16T13:24:00Z"/>
                <w:sz w:val="13"/>
              </w:rPr>
              <w:pPrChange w:id="2513" w:author="Mohamed SALEM" w:date="2024-01-16T13:40:00Z">
                <w:pPr>
                  <w:pStyle w:val="TableParagraph"/>
                  <w:spacing w:before="4" w:line="136" w:lineRule="exact"/>
                  <w:ind w:left="28" w:right="28"/>
                </w:pPr>
              </w:pPrChange>
            </w:pPr>
            <w:del w:id="2514" w:author="Mohamed SALEM" w:date="2024-01-16T13:24:00Z">
              <w:r w:rsidDel="00CF089D">
                <w:rPr>
                  <w:spacing w:val="-4"/>
                  <w:sz w:val="13"/>
                </w:rPr>
                <w:delText>0.25</w:delText>
              </w:r>
            </w:del>
          </w:p>
        </w:tc>
        <w:tc>
          <w:tcPr>
            <w:tcW w:w="578" w:type="dxa"/>
          </w:tcPr>
          <w:p w14:paraId="6A1E8547" w14:textId="77777777" w:rsidR="00016054" w:rsidDel="00CF089D" w:rsidRDefault="00016054" w:rsidP="00672416">
            <w:pPr>
              <w:pStyle w:val="TableParagraph"/>
              <w:spacing w:before="4" w:line="136" w:lineRule="exact"/>
              <w:rPr>
                <w:del w:id="2515" w:author="Mohamed SALEM" w:date="2024-01-16T13:24:00Z"/>
                <w:sz w:val="13"/>
              </w:rPr>
              <w:pPrChange w:id="2516" w:author="Mohamed SALEM" w:date="2024-01-16T13:40:00Z">
                <w:pPr>
                  <w:pStyle w:val="TableParagraph"/>
                  <w:spacing w:before="4" w:line="136" w:lineRule="exact"/>
                  <w:ind w:left="9"/>
                </w:pPr>
              </w:pPrChange>
            </w:pPr>
            <w:del w:id="2517" w:author="Mohamed SALEM" w:date="2024-01-16T13:24:00Z">
              <w:r w:rsidDel="00CF089D">
                <w:rPr>
                  <w:spacing w:val="-4"/>
                  <w:sz w:val="13"/>
                </w:rPr>
                <w:delText>0.06</w:delText>
              </w:r>
            </w:del>
          </w:p>
        </w:tc>
        <w:tc>
          <w:tcPr>
            <w:tcW w:w="649" w:type="dxa"/>
          </w:tcPr>
          <w:p w14:paraId="2FEBE496" w14:textId="77777777" w:rsidR="00016054" w:rsidDel="00CF089D" w:rsidRDefault="00016054" w:rsidP="00672416">
            <w:pPr>
              <w:pStyle w:val="TableParagraph"/>
              <w:spacing w:before="4" w:line="136" w:lineRule="exact"/>
              <w:ind w:right="10"/>
              <w:rPr>
                <w:del w:id="2518" w:author="Mohamed SALEM" w:date="2024-01-16T13:24:00Z"/>
                <w:sz w:val="13"/>
              </w:rPr>
              <w:pPrChange w:id="2519" w:author="Mohamed SALEM" w:date="2024-01-16T13:40:00Z">
                <w:pPr>
                  <w:pStyle w:val="TableParagraph"/>
                  <w:spacing w:before="4" w:line="136" w:lineRule="exact"/>
                  <w:ind w:left="1" w:right="10"/>
                </w:pPr>
              </w:pPrChange>
            </w:pPr>
            <w:del w:id="2520" w:author="Mohamed SALEM" w:date="2024-01-16T13:24:00Z">
              <w:r w:rsidDel="00CF089D">
                <w:rPr>
                  <w:spacing w:val="-4"/>
                  <w:sz w:val="13"/>
                </w:rPr>
                <w:delText>0.30</w:delText>
              </w:r>
            </w:del>
          </w:p>
        </w:tc>
        <w:tc>
          <w:tcPr>
            <w:tcW w:w="659" w:type="dxa"/>
          </w:tcPr>
          <w:p w14:paraId="07AD28A2" w14:textId="77777777" w:rsidR="00016054" w:rsidDel="00CF089D" w:rsidRDefault="00016054" w:rsidP="00672416">
            <w:pPr>
              <w:pStyle w:val="TableParagraph"/>
              <w:spacing w:before="4" w:line="136" w:lineRule="exact"/>
              <w:ind w:right="9"/>
              <w:rPr>
                <w:del w:id="2521" w:author="Mohamed SALEM" w:date="2024-01-16T13:24:00Z"/>
                <w:sz w:val="13"/>
              </w:rPr>
              <w:pPrChange w:id="2522" w:author="Mohamed SALEM" w:date="2024-01-16T13:40:00Z">
                <w:pPr>
                  <w:pStyle w:val="TableParagraph"/>
                  <w:spacing w:before="4" w:line="136" w:lineRule="exact"/>
                  <w:ind w:left="9" w:right="9"/>
                </w:pPr>
              </w:pPrChange>
            </w:pPr>
            <w:del w:id="2523" w:author="Mohamed SALEM" w:date="2024-01-16T13:24:00Z">
              <w:r w:rsidDel="00CF089D">
                <w:rPr>
                  <w:spacing w:val="-4"/>
                  <w:sz w:val="13"/>
                </w:rPr>
                <w:delText>0.32</w:delText>
              </w:r>
            </w:del>
          </w:p>
        </w:tc>
        <w:tc>
          <w:tcPr>
            <w:tcW w:w="577" w:type="dxa"/>
          </w:tcPr>
          <w:p w14:paraId="18FC9609" w14:textId="77777777" w:rsidR="00016054" w:rsidDel="00CF089D" w:rsidRDefault="00016054" w:rsidP="00672416">
            <w:pPr>
              <w:pStyle w:val="TableParagraph"/>
              <w:spacing w:before="4" w:line="136" w:lineRule="exact"/>
              <w:ind w:right="16"/>
              <w:rPr>
                <w:del w:id="2524" w:author="Mohamed SALEM" w:date="2024-01-16T13:24:00Z"/>
                <w:sz w:val="13"/>
              </w:rPr>
              <w:pPrChange w:id="2525" w:author="Mohamed SALEM" w:date="2024-01-16T13:40:00Z">
                <w:pPr>
                  <w:pStyle w:val="TableParagraph"/>
                  <w:spacing w:before="4" w:line="136" w:lineRule="exact"/>
                  <w:ind w:left="27" w:right="16"/>
                </w:pPr>
              </w:pPrChange>
            </w:pPr>
            <w:del w:id="2526" w:author="Mohamed SALEM" w:date="2024-01-16T13:24:00Z">
              <w:r w:rsidDel="00CF089D">
                <w:rPr>
                  <w:spacing w:val="-4"/>
                  <w:sz w:val="13"/>
                </w:rPr>
                <w:delText>0.02</w:delText>
              </w:r>
            </w:del>
          </w:p>
        </w:tc>
        <w:tc>
          <w:tcPr>
            <w:tcW w:w="649" w:type="dxa"/>
          </w:tcPr>
          <w:p w14:paraId="2D14A02D" w14:textId="77777777" w:rsidR="00016054" w:rsidDel="00CF089D" w:rsidRDefault="00016054" w:rsidP="00672416">
            <w:pPr>
              <w:pStyle w:val="TableParagraph"/>
              <w:spacing w:before="4" w:line="136" w:lineRule="exact"/>
              <w:ind w:right="10"/>
              <w:rPr>
                <w:del w:id="2527" w:author="Mohamed SALEM" w:date="2024-01-16T13:24:00Z"/>
                <w:sz w:val="13"/>
              </w:rPr>
              <w:pPrChange w:id="2528" w:author="Mohamed SALEM" w:date="2024-01-16T13:40:00Z">
                <w:pPr>
                  <w:pStyle w:val="TableParagraph"/>
                  <w:spacing w:before="4" w:line="136" w:lineRule="exact"/>
                  <w:ind w:left="4" w:right="10"/>
                </w:pPr>
              </w:pPrChange>
            </w:pPr>
            <w:del w:id="2529" w:author="Mohamed SALEM" w:date="2024-01-16T13:24:00Z">
              <w:r w:rsidDel="00CF089D">
                <w:rPr>
                  <w:spacing w:val="-4"/>
                  <w:sz w:val="13"/>
                </w:rPr>
                <w:delText>0.26</w:delText>
              </w:r>
            </w:del>
          </w:p>
        </w:tc>
        <w:tc>
          <w:tcPr>
            <w:tcW w:w="660" w:type="dxa"/>
          </w:tcPr>
          <w:p w14:paraId="0B51AE13" w14:textId="77777777" w:rsidR="00016054" w:rsidDel="00CF089D" w:rsidRDefault="00016054" w:rsidP="00672416">
            <w:pPr>
              <w:pStyle w:val="TableParagraph"/>
              <w:spacing w:before="4" w:line="136" w:lineRule="exact"/>
              <w:ind w:right="27"/>
              <w:rPr>
                <w:del w:id="2530" w:author="Mohamed SALEM" w:date="2024-01-16T13:24:00Z"/>
                <w:sz w:val="13"/>
              </w:rPr>
              <w:pPrChange w:id="2531" w:author="Mohamed SALEM" w:date="2024-01-16T13:40:00Z">
                <w:pPr>
                  <w:pStyle w:val="TableParagraph"/>
                  <w:spacing w:before="4" w:line="136" w:lineRule="exact"/>
                  <w:ind w:left="28" w:right="27"/>
                </w:pPr>
              </w:pPrChange>
            </w:pPr>
            <w:del w:id="2532" w:author="Mohamed SALEM" w:date="2024-01-16T13:24:00Z">
              <w:r w:rsidDel="00CF089D">
                <w:rPr>
                  <w:spacing w:val="-4"/>
                  <w:sz w:val="13"/>
                </w:rPr>
                <w:delText>0.28</w:delText>
              </w:r>
            </w:del>
          </w:p>
        </w:tc>
        <w:tc>
          <w:tcPr>
            <w:tcW w:w="681" w:type="dxa"/>
          </w:tcPr>
          <w:p w14:paraId="578FCC91" w14:textId="77777777" w:rsidR="00016054" w:rsidDel="00CF089D" w:rsidRDefault="00016054" w:rsidP="00672416">
            <w:pPr>
              <w:pStyle w:val="TableParagraph"/>
              <w:spacing w:before="4" w:line="136" w:lineRule="exact"/>
              <w:rPr>
                <w:del w:id="2533" w:author="Mohamed SALEM" w:date="2024-01-16T13:24:00Z"/>
                <w:sz w:val="13"/>
              </w:rPr>
              <w:pPrChange w:id="2534" w:author="Mohamed SALEM" w:date="2024-01-16T13:40:00Z">
                <w:pPr>
                  <w:pStyle w:val="TableParagraph"/>
                  <w:spacing w:before="4" w:line="136" w:lineRule="exact"/>
                  <w:ind w:left="11"/>
                </w:pPr>
              </w:pPrChange>
            </w:pPr>
            <w:del w:id="2535" w:author="Mohamed SALEM" w:date="2024-01-16T13:24:00Z">
              <w:r w:rsidDel="00CF089D">
                <w:rPr>
                  <w:spacing w:val="-4"/>
                  <w:sz w:val="13"/>
                </w:rPr>
                <w:delText>0.02</w:delText>
              </w:r>
            </w:del>
          </w:p>
        </w:tc>
      </w:tr>
      <w:tr w:rsidR="00016054" w:rsidDel="00CF089D" w14:paraId="67F6AB68" w14:textId="61B58FE7">
        <w:trPr>
          <w:trHeight w:val="159"/>
        </w:trPr>
        <w:tc>
          <w:tcPr>
            <w:tcW w:w="4247" w:type="dxa"/>
          </w:tcPr>
          <w:p w14:paraId="38FD092A" w14:textId="77777777" w:rsidR="00016054" w:rsidDel="00CF089D" w:rsidRDefault="00016054" w:rsidP="000E2C09">
            <w:pPr>
              <w:pStyle w:val="TableParagraph"/>
              <w:spacing w:before="4" w:line="136" w:lineRule="exact"/>
              <w:ind w:right="145"/>
              <w:jc w:val="right"/>
              <w:rPr>
                <w:del w:id="2536" w:author="Mohamed SALEM" w:date="2024-01-16T13:24:00Z"/>
                <w:sz w:val="13"/>
              </w:rPr>
            </w:pPr>
            <w:del w:id="2537" w:author="Mohamed SALEM" w:date="2024-01-16T13:24:00Z">
              <w:r w:rsidDel="00CF089D">
                <w:rPr>
                  <w:spacing w:val="-2"/>
                  <w:sz w:val="13"/>
                </w:rPr>
                <w:delText>(0.39)</w:delText>
              </w:r>
            </w:del>
          </w:p>
        </w:tc>
        <w:tc>
          <w:tcPr>
            <w:tcW w:w="660" w:type="dxa"/>
          </w:tcPr>
          <w:p w14:paraId="5E556B12" w14:textId="77777777" w:rsidR="00016054" w:rsidDel="00CF089D" w:rsidRDefault="00016054" w:rsidP="00672416">
            <w:pPr>
              <w:pStyle w:val="TableParagraph"/>
              <w:spacing w:before="4" w:line="136" w:lineRule="exact"/>
              <w:ind w:right="28"/>
              <w:rPr>
                <w:del w:id="2538" w:author="Mohamed SALEM" w:date="2024-01-16T13:24:00Z"/>
                <w:sz w:val="13"/>
              </w:rPr>
              <w:pPrChange w:id="2539" w:author="Mohamed SALEM" w:date="2024-01-16T13:40:00Z">
                <w:pPr>
                  <w:pStyle w:val="TableParagraph"/>
                  <w:spacing w:before="4" w:line="136" w:lineRule="exact"/>
                  <w:ind w:left="28" w:right="28"/>
                </w:pPr>
              </w:pPrChange>
            </w:pPr>
            <w:del w:id="2540" w:author="Mohamed SALEM" w:date="2024-01-16T13:24:00Z">
              <w:r w:rsidDel="00CF089D">
                <w:rPr>
                  <w:spacing w:val="-2"/>
                  <w:sz w:val="13"/>
                </w:rPr>
                <w:delText>(0.44)</w:delText>
              </w:r>
            </w:del>
          </w:p>
        </w:tc>
        <w:tc>
          <w:tcPr>
            <w:tcW w:w="578" w:type="dxa"/>
          </w:tcPr>
          <w:p w14:paraId="0DF97113" w14:textId="77777777" w:rsidR="00016054" w:rsidDel="00CF089D" w:rsidRDefault="00016054" w:rsidP="00672416">
            <w:pPr>
              <w:pStyle w:val="TableParagraph"/>
              <w:spacing w:before="4" w:line="136" w:lineRule="exact"/>
              <w:ind w:right="1"/>
              <w:rPr>
                <w:del w:id="2541" w:author="Mohamed SALEM" w:date="2024-01-16T13:24:00Z"/>
                <w:sz w:val="13"/>
              </w:rPr>
              <w:pPrChange w:id="2542" w:author="Mohamed SALEM" w:date="2024-01-16T13:40:00Z">
                <w:pPr>
                  <w:pStyle w:val="TableParagraph"/>
                  <w:spacing w:before="4" w:line="136" w:lineRule="exact"/>
                  <w:ind w:left="9" w:right="1"/>
                </w:pPr>
              </w:pPrChange>
            </w:pPr>
            <w:del w:id="2543" w:author="Mohamed SALEM" w:date="2024-01-16T13:24:00Z">
              <w:r w:rsidDel="00CF089D">
                <w:rPr>
                  <w:spacing w:val="-2"/>
                  <w:w w:val="105"/>
                  <w:sz w:val="13"/>
                </w:rPr>
                <w:delText>(0.12)</w:delText>
              </w:r>
            </w:del>
          </w:p>
        </w:tc>
        <w:tc>
          <w:tcPr>
            <w:tcW w:w="649" w:type="dxa"/>
          </w:tcPr>
          <w:p w14:paraId="3573B015" w14:textId="77777777" w:rsidR="00016054" w:rsidDel="00CF089D" w:rsidRDefault="00016054" w:rsidP="000E2C09">
            <w:pPr>
              <w:pStyle w:val="TableParagraph"/>
              <w:spacing w:before="4" w:line="136" w:lineRule="exact"/>
              <w:ind w:right="10"/>
              <w:rPr>
                <w:del w:id="2544" w:author="Mohamed SALEM" w:date="2024-01-16T13:24:00Z"/>
                <w:sz w:val="13"/>
              </w:rPr>
            </w:pPr>
            <w:del w:id="2545" w:author="Mohamed SALEM" w:date="2024-01-16T13:24:00Z">
              <w:r w:rsidDel="00CF089D">
                <w:rPr>
                  <w:spacing w:val="-2"/>
                  <w:sz w:val="13"/>
                </w:rPr>
                <w:delText>(0.46)</w:delText>
              </w:r>
            </w:del>
          </w:p>
        </w:tc>
        <w:tc>
          <w:tcPr>
            <w:tcW w:w="659" w:type="dxa"/>
          </w:tcPr>
          <w:p w14:paraId="3236E8BA" w14:textId="77777777" w:rsidR="00016054" w:rsidDel="00CF089D" w:rsidRDefault="00016054" w:rsidP="00672416">
            <w:pPr>
              <w:pStyle w:val="TableParagraph"/>
              <w:spacing w:before="4" w:line="136" w:lineRule="exact"/>
              <w:ind w:right="9"/>
              <w:rPr>
                <w:del w:id="2546" w:author="Mohamed SALEM" w:date="2024-01-16T13:24:00Z"/>
                <w:sz w:val="13"/>
              </w:rPr>
              <w:pPrChange w:id="2547" w:author="Mohamed SALEM" w:date="2024-01-16T13:40:00Z">
                <w:pPr>
                  <w:pStyle w:val="TableParagraph"/>
                  <w:spacing w:before="4" w:line="136" w:lineRule="exact"/>
                  <w:ind w:left="9" w:right="9"/>
                </w:pPr>
              </w:pPrChange>
            </w:pPr>
            <w:del w:id="2548" w:author="Mohamed SALEM" w:date="2024-01-16T13:24:00Z">
              <w:r w:rsidDel="00CF089D">
                <w:rPr>
                  <w:spacing w:val="-2"/>
                  <w:w w:val="105"/>
                  <w:sz w:val="13"/>
                </w:rPr>
                <w:delText>(0.47)</w:delText>
              </w:r>
            </w:del>
          </w:p>
        </w:tc>
        <w:tc>
          <w:tcPr>
            <w:tcW w:w="577" w:type="dxa"/>
          </w:tcPr>
          <w:p w14:paraId="7F8AEBE7" w14:textId="77777777" w:rsidR="00016054" w:rsidDel="00CF089D" w:rsidRDefault="00016054" w:rsidP="00672416">
            <w:pPr>
              <w:pStyle w:val="TableParagraph"/>
              <w:spacing w:before="4" w:line="136" w:lineRule="exact"/>
              <w:ind w:right="17"/>
              <w:rPr>
                <w:del w:id="2549" w:author="Mohamed SALEM" w:date="2024-01-16T13:24:00Z"/>
                <w:sz w:val="13"/>
              </w:rPr>
              <w:pPrChange w:id="2550" w:author="Mohamed SALEM" w:date="2024-01-16T13:40:00Z">
                <w:pPr>
                  <w:pStyle w:val="TableParagraph"/>
                  <w:spacing w:before="4" w:line="136" w:lineRule="exact"/>
                  <w:ind w:left="27" w:right="17"/>
                </w:pPr>
              </w:pPrChange>
            </w:pPr>
            <w:del w:id="2551" w:author="Mohamed SALEM" w:date="2024-01-16T13:24:00Z">
              <w:r w:rsidDel="00CF089D">
                <w:rPr>
                  <w:spacing w:val="-2"/>
                  <w:sz w:val="13"/>
                </w:rPr>
                <w:delText>(0.62)</w:delText>
              </w:r>
            </w:del>
          </w:p>
        </w:tc>
        <w:tc>
          <w:tcPr>
            <w:tcW w:w="649" w:type="dxa"/>
          </w:tcPr>
          <w:p w14:paraId="0F88EFF0" w14:textId="77777777" w:rsidR="00016054" w:rsidDel="00CF089D" w:rsidRDefault="00016054" w:rsidP="00672416">
            <w:pPr>
              <w:pStyle w:val="TableParagraph"/>
              <w:spacing w:before="4" w:line="136" w:lineRule="exact"/>
              <w:ind w:right="10"/>
              <w:rPr>
                <w:del w:id="2552" w:author="Mohamed SALEM" w:date="2024-01-16T13:24:00Z"/>
                <w:sz w:val="13"/>
              </w:rPr>
              <w:pPrChange w:id="2553" w:author="Mohamed SALEM" w:date="2024-01-16T13:40:00Z">
                <w:pPr>
                  <w:pStyle w:val="TableParagraph"/>
                  <w:spacing w:before="4" w:line="136" w:lineRule="exact"/>
                  <w:ind w:left="3" w:right="10"/>
                </w:pPr>
              </w:pPrChange>
            </w:pPr>
            <w:del w:id="2554" w:author="Mohamed SALEM" w:date="2024-01-16T13:24:00Z">
              <w:r w:rsidDel="00CF089D">
                <w:rPr>
                  <w:spacing w:val="-2"/>
                  <w:sz w:val="13"/>
                </w:rPr>
                <w:delText>(0.44)</w:delText>
              </w:r>
            </w:del>
          </w:p>
        </w:tc>
        <w:tc>
          <w:tcPr>
            <w:tcW w:w="660" w:type="dxa"/>
          </w:tcPr>
          <w:p w14:paraId="136976C6" w14:textId="77777777" w:rsidR="00016054" w:rsidDel="00CF089D" w:rsidRDefault="00016054" w:rsidP="00672416">
            <w:pPr>
              <w:pStyle w:val="TableParagraph"/>
              <w:spacing w:before="4" w:line="136" w:lineRule="exact"/>
              <w:ind w:right="28"/>
              <w:rPr>
                <w:del w:id="2555" w:author="Mohamed SALEM" w:date="2024-01-16T13:24:00Z"/>
                <w:sz w:val="13"/>
              </w:rPr>
              <w:pPrChange w:id="2556" w:author="Mohamed SALEM" w:date="2024-01-16T13:40:00Z">
                <w:pPr>
                  <w:pStyle w:val="TableParagraph"/>
                  <w:spacing w:before="4" w:line="136" w:lineRule="exact"/>
                  <w:ind w:left="28" w:right="28"/>
                </w:pPr>
              </w:pPrChange>
            </w:pPr>
            <w:del w:id="2557" w:author="Mohamed SALEM" w:date="2024-01-16T13:24:00Z">
              <w:r w:rsidDel="00CF089D">
                <w:rPr>
                  <w:spacing w:val="-2"/>
                  <w:w w:val="105"/>
                  <w:sz w:val="13"/>
                </w:rPr>
                <w:delText>(0.45)</w:delText>
              </w:r>
            </w:del>
          </w:p>
        </w:tc>
        <w:tc>
          <w:tcPr>
            <w:tcW w:w="681" w:type="dxa"/>
          </w:tcPr>
          <w:p w14:paraId="4FFE4054" w14:textId="77777777" w:rsidR="00016054" w:rsidDel="00CF089D" w:rsidRDefault="00016054" w:rsidP="00672416">
            <w:pPr>
              <w:pStyle w:val="TableParagraph"/>
              <w:spacing w:before="4" w:line="136" w:lineRule="exact"/>
              <w:ind w:right="1"/>
              <w:rPr>
                <w:del w:id="2558" w:author="Mohamed SALEM" w:date="2024-01-16T13:24:00Z"/>
                <w:sz w:val="13"/>
              </w:rPr>
              <w:pPrChange w:id="2559" w:author="Mohamed SALEM" w:date="2024-01-16T13:40:00Z">
                <w:pPr>
                  <w:pStyle w:val="TableParagraph"/>
                  <w:spacing w:before="4" w:line="136" w:lineRule="exact"/>
                  <w:ind w:left="11" w:right="1"/>
                </w:pPr>
              </w:pPrChange>
            </w:pPr>
            <w:del w:id="2560" w:author="Mohamed SALEM" w:date="2024-01-16T13:24:00Z">
              <w:r w:rsidDel="00CF089D">
                <w:rPr>
                  <w:spacing w:val="-2"/>
                  <w:w w:val="105"/>
                  <w:sz w:val="13"/>
                </w:rPr>
                <w:delText>(0.55)</w:delText>
              </w:r>
            </w:del>
          </w:p>
        </w:tc>
      </w:tr>
      <w:tr w:rsidR="00016054" w:rsidDel="00CF089D" w14:paraId="5B8697FB" w14:textId="448C6524">
        <w:trPr>
          <w:trHeight w:val="159"/>
        </w:trPr>
        <w:tc>
          <w:tcPr>
            <w:tcW w:w="4247" w:type="dxa"/>
          </w:tcPr>
          <w:p w14:paraId="7D1AAD43" w14:textId="77777777" w:rsidR="00016054" w:rsidDel="00CF089D" w:rsidRDefault="00016054" w:rsidP="00672416">
            <w:pPr>
              <w:pStyle w:val="TableParagraph"/>
              <w:tabs>
                <w:tab w:val="right" w:pos="4044"/>
              </w:tabs>
              <w:spacing w:before="4" w:line="136" w:lineRule="exact"/>
              <w:jc w:val="left"/>
              <w:rPr>
                <w:del w:id="2561" w:author="Mohamed SALEM" w:date="2024-01-16T13:24:00Z"/>
                <w:sz w:val="13"/>
              </w:rPr>
              <w:pPrChange w:id="2562" w:author="Mohamed SALEM" w:date="2024-01-16T13:40:00Z">
                <w:pPr>
                  <w:pStyle w:val="TableParagraph"/>
                  <w:tabs>
                    <w:tab w:val="right" w:pos="4044"/>
                  </w:tabs>
                  <w:spacing w:before="4" w:line="136" w:lineRule="exact"/>
                  <w:ind w:left="100"/>
                  <w:jc w:val="left"/>
                </w:pPr>
              </w:pPrChange>
            </w:pPr>
            <w:del w:id="2563" w:author="Mohamed SALEM" w:date="2024-01-16T13:24:00Z">
              <w:r w:rsidDel="00CF089D">
                <w:rPr>
                  <w:sz w:val="13"/>
                </w:rPr>
                <w:delText>Married</w:delText>
              </w:r>
              <w:r w:rsidDel="00CF089D">
                <w:rPr>
                  <w:spacing w:val="38"/>
                  <w:sz w:val="13"/>
                </w:rPr>
                <w:delText xml:space="preserve"> </w:delText>
              </w:r>
              <w:r w:rsidDel="00CF089D">
                <w:rPr>
                  <w:sz w:val="13"/>
                </w:rPr>
                <w:delText>Household</w:delText>
              </w:r>
              <w:r w:rsidDel="00CF089D">
                <w:rPr>
                  <w:spacing w:val="38"/>
                  <w:sz w:val="13"/>
                </w:rPr>
                <w:delText xml:space="preserve"> </w:delText>
              </w:r>
              <w:r w:rsidDel="00CF089D">
                <w:rPr>
                  <w:spacing w:val="-4"/>
                  <w:sz w:val="13"/>
                </w:rPr>
                <w:delText>Head</w:delText>
              </w:r>
              <w:r w:rsidDel="00CF089D">
                <w:rPr>
                  <w:rFonts w:ascii="Times New Roman"/>
                  <w:sz w:val="13"/>
                </w:rPr>
                <w:tab/>
              </w:r>
              <w:r w:rsidDel="00CF089D">
                <w:rPr>
                  <w:spacing w:val="-4"/>
                  <w:sz w:val="13"/>
                </w:rPr>
                <w:delText>0.27</w:delText>
              </w:r>
            </w:del>
          </w:p>
        </w:tc>
        <w:tc>
          <w:tcPr>
            <w:tcW w:w="660" w:type="dxa"/>
          </w:tcPr>
          <w:p w14:paraId="0375E68B" w14:textId="77777777" w:rsidR="00016054" w:rsidDel="00CF089D" w:rsidRDefault="00016054" w:rsidP="00672416">
            <w:pPr>
              <w:pStyle w:val="TableParagraph"/>
              <w:spacing w:before="4" w:line="136" w:lineRule="exact"/>
              <w:ind w:right="28"/>
              <w:rPr>
                <w:del w:id="2564" w:author="Mohamed SALEM" w:date="2024-01-16T13:24:00Z"/>
                <w:sz w:val="13"/>
              </w:rPr>
              <w:pPrChange w:id="2565" w:author="Mohamed SALEM" w:date="2024-01-16T13:40:00Z">
                <w:pPr>
                  <w:pStyle w:val="TableParagraph"/>
                  <w:spacing w:before="4" w:line="136" w:lineRule="exact"/>
                  <w:ind w:left="28" w:right="28"/>
                </w:pPr>
              </w:pPrChange>
            </w:pPr>
            <w:del w:id="2566" w:author="Mohamed SALEM" w:date="2024-01-16T13:24:00Z">
              <w:r w:rsidDel="00CF089D">
                <w:rPr>
                  <w:spacing w:val="-4"/>
                  <w:sz w:val="13"/>
                </w:rPr>
                <w:delText>0.27</w:delText>
              </w:r>
            </w:del>
          </w:p>
        </w:tc>
        <w:tc>
          <w:tcPr>
            <w:tcW w:w="578" w:type="dxa"/>
          </w:tcPr>
          <w:p w14:paraId="5D1A1812" w14:textId="77777777" w:rsidR="00016054" w:rsidDel="00CF089D" w:rsidRDefault="00016054" w:rsidP="00672416">
            <w:pPr>
              <w:pStyle w:val="TableParagraph"/>
              <w:spacing w:before="4" w:line="136" w:lineRule="exact"/>
              <w:rPr>
                <w:del w:id="2567" w:author="Mohamed SALEM" w:date="2024-01-16T13:24:00Z"/>
                <w:sz w:val="13"/>
              </w:rPr>
              <w:pPrChange w:id="2568" w:author="Mohamed SALEM" w:date="2024-01-16T13:40:00Z">
                <w:pPr>
                  <w:pStyle w:val="TableParagraph"/>
                  <w:spacing w:before="4" w:line="136" w:lineRule="exact"/>
                  <w:ind w:left="9"/>
                </w:pPr>
              </w:pPrChange>
            </w:pPr>
            <w:del w:id="2569" w:author="Mohamed SALEM" w:date="2024-01-16T13:24:00Z">
              <w:r w:rsidDel="00CF089D">
                <w:rPr>
                  <w:spacing w:val="-4"/>
                  <w:sz w:val="13"/>
                </w:rPr>
                <w:delText>0.01</w:delText>
              </w:r>
            </w:del>
          </w:p>
        </w:tc>
        <w:tc>
          <w:tcPr>
            <w:tcW w:w="649" w:type="dxa"/>
          </w:tcPr>
          <w:p w14:paraId="4D1A3F82" w14:textId="77777777" w:rsidR="00016054" w:rsidDel="00CF089D" w:rsidRDefault="00016054" w:rsidP="00672416">
            <w:pPr>
              <w:pStyle w:val="TableParagraph"/>
              <w:spacing w:before="4" w:line="136" w:lineRule="exact"/>
              <w:ind w:right="10"/>
              <w:rPr>
                <w:del w:id="2570" w:author="Mohamed SALEM" w:date="2024-01-16T13:24:00Z"/>
                <w:sz w:val="13"/>
              </w:rPr>
              <w:pPrChange w:id="2571" w:author="Mohamed SALEM" w:date="2024-01-16T13:40:00Z">
                <w:pPr>
                  <w:pStyle w:val="TableParagraph"/>
                  <w:spacing w:before="4" w:line="136" w:lineRule="exact"/>
                  <w:ind w:left="1" w:right="10"/>
                </w:pPr>
              </w:pPrChange>
            </w:pPr>
            <w:del w:id="2572" w:author="Mohamed SALEM" w:date="2024-01-16T13:24:00Z">
              <w:r w:rsidDel="00CF089D">
                <w:rPr>
                  <w:spacing w:val="-4"/>
                  <w:w w:val="105"/>
                  <w:sz w:val="13"/>
                </w:rPr>
                <w:delText>0.14</w:delText>
              </w:r>
            </w:del>
          </w:p>
        </w:tc>
        <w:tc>
          <w:tcPr>
            <w:tcW w:w="659" w:type="dxa"/>
          </w:tcPr>
          <w:p w14:paraId="03033752" w14:textId="77777777" w:rsidR="00016054" w:rsidDel="00CF089D" w:rsidRDefault="00016054" w:rsidP="00672416">
            <w:pPr>
              <w:pStyle w:val="TableParagraph"/>
              <w:spacing w:before="4" w:line="136" w:lineRule="exact"/>
              <w:ind w:right="9"/>
              <w:rPr>
                <w:del w:id="2573" w:author="Mohamed SALEM" w:date="2024-01-16T13:24:00Z"/>
                <w:sz w:val="13"/>
              </w:rPr>
              <w:pPrChange w:id="2574" w:author="Mohamed SALEM" w:date="2024-01-16T13:40:00Z">
                <w:pPr>
                  <w:pStyle w:val="TableParagraph"/>
                  <w:spacing w:before="4" w:line="136" w:lineRule="exact"/>
                  <w:ind w:left="9" w:right="9"/>
                </w:pPr>
              </w:pPrChange>
            </w:pPr>
            <w:del w:id="2575" w:author="Mohamed SALEM" w:date="2024-01-16T13:24:00Z">
              <w:r w:rsidDel="00CF089D">
                <w:rPr>
                  <w:spacing w:val="-4"/>
                  <w:w w:val="105"/>
                  <w:sz w:val="13"/>
                </w:rPr>
                <w:delText>0.14</w:delText>
              </w:r>
            </w:del>
          </w:p>
        </w:tc>
        <w:tc>
          <w:tcPr>
            <w:tcW w:w="577" w:type="dxa"/>
          </w:tcPr>
          <w:p w14:paraId="2D6DF724" w14:textId="77777777" w:rsidR="00016054" w:rsidDel="00CF089D" w:rsidRDefault="00016054" w:rsidP="00672416">
            <w:pPr>
              <w:pStyle w:val="TableParagraph"/>
              <w:spacing w:before="4" w:line="136" w:lineRule="exact"/>
              <w:ind w:right="16"/>
              <w:rPr>
                <w:del w:id="2576" w:author="Mohamed SALEM" w:date="2024-01-16T13:24:00Z"/>
                <w:sz w:val="13"/>
              </w:rPr>
              <w:pPrChange w:id="2577" w:author="Mohamed SALEM" w:date="2024-01-16T13:40:00Z">
                <w:pPr>
                  <w:pStyle w:val="TableParagraph"/>
                  <w:spacing w:before="4" w:line="136" w:lineRule="exact"/>
                  <w:ind w:left="27" w:right="16"/>
                </w:pPr>
              </w:pPrChange>
            </w:pPr>
            <w:del w:id="2578" w:author="Mohamed SALEM" w:date="2024-01-16T13:24:00Z">
              <w:r w:rsidDel="00CF089D">
                <w:rPr>
                  <w:w w:val="90"/>
                  <w:sz w:val="13"/>
                </w:rPr>
                <w:delText>-</w:delText>
              </w:r>
              <w:r w:rsidDel="00CF089D">
                <w:rPr>
                  <w:spacing w:val="-4"/>
                  <w:sz w:val="13"/>
                </w:rPr>
                <w:delText>0.00</w:delText>
              </w:r>
            </w:del>
          </w:p>
        </w:tc>
        <w:tc>
          <w:tcPr>
            <w:tcW w:w="649" w:type="dxa"/>
          </w:tcPr>
          <w:p w14:paraId="6EAEFC51" w14:textId="77777777" w:rsidR="00016054" w:rsidDel="00CF089D" w:rsidRDefault="00016054" w:rsidP="00672416">
            <w:pPr>
              <w:pStyle w:val="TableParagraph"/>
              <w:spacing w:before="4" w:line="136" w:lineRule="exact"/>
              <w:ind w:right="10"/>
              <w:rPr>
                <w:del w:id="2579" w:author="Mohamed SALEM" w:date="2024-01-16T13:24:00Z"/>
                <w:sz w:val="13"/>
              </w:rPr>
              <w:pPrChange w:id="2580" w:author="Mohamed SALEM" w:date="2024-01-16T13:40:00Z">
                <w:pPr>
                  <w:pStyle w:val="TableParagraph"/>
                  <w:spacing w:before="4" w:line="136" w:lineRule="exact"/>
                  <w:ind w:left="4" w:right="10"/>
                </w:pPr>
              </w:pPrChange>
            </w:pPr>
            <w:del w:id="2581" w:author="Mohamed SALEM" w:date="2024-01-16T13:24:00Z">
              <w:r w:rsidDel="00CF089D">
                <w:rPr>
                  <w:spacing w:val="-4"/>
                  <w:sz w:val="13"/>
                </w:rPr>
                <w:delText>0.18</w:delText>
              </w:r>
            </w:del>
          </w:p>
        </w:tc>
        <w:tc>
          <w:tcPr>
            <w:tcW w:w="660" w:type="dxa"/>
          </w:tcPr>
          <w:p w14:paraId="4A1290E8" w14:textId="77777777" w:rsidR="00016054" w:rsidDel="00CF089D" w:rsidRDefault="00016054" w:rsidP="00672416">
            <w:pPr>
              <w:pStyle w:val="TableParagraph"/>
              <w:spacing w:before="4" w:line="136" w:lineRule="exact"/>
              <w:ind w:right="26"/>
              <w:rPr>
                <w:del w:id="2582" w:author="Mohamed SALEM" w:date="2024-01-16T13:24:00Z"/>
                <w:sz w:val="13"/>
              </w:rPr>
              <w:pPrChange w:id="2583" w:author="Mohamed SALEM" w:date="2024-01-16T13:40:00Z">
                <w:pPr>
                  <w:pStyle w:val="TableParagraph"/>
                  <w:spacing w:before="4" w:line="136" w:lineRule="exact"/>
                  <w:ind w:left="28" w:right="26"/>
                </w:pPr>
              </w:pPrChange>
            </w:pPr>
            <w:del w:id="2584" w:author="Mohamed SALEM" w:date="2024-01-16T13:24:00Z">
              <w:r w:rsidDel="00CF089D">
                <w:rPr>
                  <w:spacing w:val="-4"/>
                  <w:sz w:val="13"/>
                </w:rPr>
                <w:delText>0.22</w:delText>
              </w:r>
            </w:del>
          </w:p>
        </w:tc>
        <w:tc>
          <w:tcPr>
            <w:tcW w:w="681" w:type="dxa"/>
          </w:tcPr>
          <w:p w14:paraId="454DFA42" w14:textId="77777777" w:rsidR="00016054" w:rsidDel="00CF089D" w:rsidRDefault="00016054" w:rsidP="00672416">
            <w:pPr>
              <w:pStyle w:val="TableParagraph"/>
              <w:spacing w:before="4" w:line="136" w:lineRule="exact"/>
              <w:rPr>
                <w:del w:id="2585" w:author="Mohamed SALEM" w:date="2024-01-16T13:24:00Z"/>
                <w:sz w:val="13"/>
              </w:rPr>
              <w:pPrChange w:id="2586" w:author="Mohamed SALEM" w:date="2024-01-16T13:40:00Z">
                <w:pPr>
                  <w:pStyle w:val="TableParagraph"/>
                  <w:spacing w:before="4" w:line="136" w:lineRule="exact"/>
                  <w:ind w:left="11"/>
                </w:pPr>
              </w:pPrChange>
            </w:pPr>
            <w:del w:id="2587" w:author="Mohamed SALEM" w:date="2024-01-16T13:24:00Z">
              <w:r w:rsidDel="00CF089D">
                <w:rPr>
                  <w:spacing w:val="-4"/>
                  <w:sz w:val="13"/>
                </w:rPr>
                <w:delText>0.04</w:delText>
              </w:r>
            </w:del>
          </w:p>
        </w:tc>
      </w:tr>
      <w:tr w:rsidR="00016054" w:rsidDel="00CF089D" w14:paraId="1D4C903B" w14:textId="288E9912">
        <w:trPr>
          <w:trHeight w:val="159"/>
        </w:trPr>
        <w:tc>
          <w:tcPr>
            <w:tcW w:w="4247" w:type="dxa"/>
          </w:tcPr>
          <w:p w14:paraId="55816880" w14:textId="77777777" w:rsidR="00016054" w:rsidDel="00CF089D" w:rsidRDefault="00016054" w:rsidP="000E2C09">
            <w:pPr>
              <w:pStyle w:val="TableParagraph"/>
              <w:spacing w:before="4" w:line="136" w:lineRule="exact"/>
              <w:ind w:right="145"/>
              <w:jc w:val="right"/>
              <w:rPr>
                <w:del w:id="2588" w:author="Mohamed SALEM" w:date="2024-01-16T13:24:00Z"/>
                <w:sz w:val="13"/>
              </w:rPr>
            </w:pPr>
            <w:del w:id="2589" w:author="Mohamed SALEM" w:date="2024-01-16T13:24:00Z">
              <w:r w:rsidDel="00CF089D">
                <w:rPr>
                  <w:spacing w:val="-2"/>
                  <w:sz w:val="13"/>
                </w:rPr>
                <w:delText>(0.44)</w:delText>
              </w:r>
            </w:del>
          </w:p>
        </w:tc>
        <w:tc>
          <w:tcPr>
            <w:tcW w:w="660" w:type="dxa"/>
          </w:tcPr>
          <w:p w14:paraId="6092DB0D" w14:textId="77777777" w:rsidR="00016054" w:rsidDel="00CF089D" w:rsidRDefault="00016054" w:rsidP="00672416">
            <w:pPr>
              <w:pStyle w:val="TableParagraph"/>
              <w:spacing w:before="4" w:line="136" w:lineRule="exact"/>
              <w:ind w:right="28"/>
              <w:rPr>
                <w:del w:id="2590" w:author="Mohamed SALEM" w:date="2024-01-16T13:24:00Z"/>
                <w:sz w:val="13"/>
              </w:rPr>
              <w:pPrChange w:id="2591" w:author="Mohamed SALEM" w:date="2024-01-16T13:40:00Z">
                <w:pPr>
                  <w:pStyle w:val="TableParagraph"/>
                  <w:spacing w:before="4" w:line="136" w:lineRule="exact"/>
                  <w:ind w:left="28" w:right="28"/>
                </w:pPr>
              </w:pPrChange>
            </w:pPr>
            <w:del w:id="2592" w:author="Mohamed SALEM" w:date="2024-01-16T13:24:00Z">
              <w:r w:rsidDel="00CF089D">
                <w:rPr>
                  <w:spacing w:val="-2"/>
                  <w:w w:val="105"/>
                  <w:sz w:val="13"/>
                </w:rPr>
                <w:delText>(0.45)</w:delText>
              </w:r>
            </w:del>
          </w:p>
        </w:tc>
        <w:tc>
          <w:tcPr>
            <w:tcW w:w="578" w:type="dxa"/>
          </w:tcPr>
          <w:p w14:paraId="7CEA78C8" w14:textId="77777777" w:rsidR="00016054" w:rsidDel="00CF089D" w:rsidRDefault="00016054" w:rsidP="00672416">
            <w:pPr>
              <w:pStyle w:val="TableParagraph"/>
              <w:spacing w:before="4" w:line="136" w:lineRule="exact"/>
              <w:ind w:right="1"/>
              <w:rPr>
                <w:del w:id="2593" w:author="Mohamed SALEM" w:date="2024-01-16T13:24:00Z"/>
                <w:sz w:val="13"/>
              </w:rPr>
              <w:pPrChange w:id="2594" w:author="Mohamed SALEM" w:date="2024-01-16T13:40:00Z">
                <w:pPr>
                  <w:pStyle w:val="TableParagraph"/>
                  <w:spacing w:before="4" w:line="136" w:lineRule="exact"/>
                  <w:ind w:left="9" w:right="1"/>
                </w:pPr>
              </w:pPrChange>
            </w:pPr>
            <w:del w:id="2595" w:author="Mohamed SALEM" w:date="2024-01-16T13:24:00Z">
              <w:r w:rsidDel="00CF089D">
                <w:rPr>
                  <w:spacing w:val="-2"/>
                  <w:sz w:val="13"/>
                </w:rPr>
                <w:delText>(0.85)</w:delText>
              </w:r>
            </w:del>
          </w:p>
        </w:tc>
        <w:tc>
          <w:tcPr>
            <w:tcW w:w="649" w:type="dxa"/>
          </w:tcPr>
          <w:p w14:paraId="4A28828C" w14:textId="77777777" w:rsidR="00016054" w:rsidDel="00CF089D" w:rsidRDefault="00016054" w:rsidP="000E2C09">
            <w:pPr>
              <w:pStyle w:val="TableParagraph"/>
              <w:spacing w:before="4" w:line="136" w:lineRule="exact"/>
              <w:ind w:right="10"/>
              <w:rPr>
                <w:del w:id="2596" w:author="Mohamed SALEM" w:date="2024-01-16T13:24:00Z"/>
                <w:sz w:val="13"/>
              </w:rPr>
            </w:pPr>
            <w:del w:id="2597" w:author="Mohamed SALEM" w:date="2024-01-16T13:24:00Z">
              <w:r w:rsidDel="00CF089D">
                <w:rPr>
                  <w:spacing w:val="-2"/>
                  <w:w w:val="105"/>
                  <w:sz w:val="13"/>
                </w:rPr>
                <w:delText>(0.35)</w:delText>
              </w:r>
            </w:del>
          </w:p>
        </w:tc>
        <w:tc>
          <w:tcPr>
            <w:tcW w:w="659" w:type="dxa"/>
          </w:tcPr>
          <w:p w14:paraId="0F25124C" w14:textId="77777777" w:rsidR="00016054" w:rsidDel="00CF089D" w:rsidRDefault="00016054" w:rsidP="00672416">
            <w:pPr>
              <w:pStyle w:val="TableParagraph"/>
              <w:spacing w:before="4" w:line="136" w:lineRule="exact"/>
              <w:ind w:right="9"/>
              <w:rPr>
                <w:del w:id="2598" w:author="Mohamed SALEM" w:date="2024-01-16T13:24:00Z"/>
                <w:sz w:val="13"/>
              </w:rPr>
              <w:pPrChange w:id="2599" w:author="Mohamed SALEM" w:date="2024-01-16T13:40:00Z">
                <w:pPr>
                  <w:pStyle w:val="TableParagraph"/>
                  <w:spacing w:before="4" w:line="136" w:lineRule="exact"/>
                  <w:ind w:left="9" w:right="9"/>
                </w:pPr>
              </w:pPrChange>
            </w:pPr>
            <w:del w:id="2600" w:author="Mohamed SALEM" w:date="2024-01-16T13:24:00Z">
              <w:r w:rsidDel="00CF089D">
                <w:rPr>
                  <w:spacing w:val="-2"/>
                  <w:w w:val="105"/>
                  <w:sz w:val="13"/>
                </w:rPr>
                <w:delText>(0.35)</w:delText>
              </w:r>
            </w:del>
          </w:p>
        </w:tc>
        <w:tc>
          <w:tcPr>
            <w:tcW w:w="577" w:type="dxa"/>
          </w:tcPr>
          <w:p w14:paraId="1C3BB47E" w14:textId="77777777" w:rsidR="00016054" w:rsidDel="00CF089D" w:rsidRDefault="00016054" w:rsidP="00672416">
            <w:pPr>
              <w:pStyle w:val="TableParagraph"/>
              <w:spacing w:before="4" w:line="136" w:lineRule="exact"/>
              <w:ind w:right="17"/>
              <w:rPr>
                <w:del w:id="2601" w:author="Mohamed SALEM" w:date="2024-01-16T13:24:00Z"/>
                <w:sz w:val="13"/>
              </w:rPr>
              <w:pPrChange w:id="2602" w:author="Mohamed SALEM" w:date="2024-01-16T13:40:00Z">
                <w:pPr>
                  <w:pStyle w:val="TableParagraph"/>
                  <w:spacing w:before="4" w:line="136" w:lineRule="exact"/>
                  <w:ind w:left="27" w:right="17"/>
                </w:pPr>
              </w:pPrChange>
            </w:pPr>
            <w:del w:id="2603" w:author="Mohamed SALEM" w:date="2024-01-16T13:24:00Z">
              <w:r w:rsidDel="00CF089D">
                <w:rPr>
                  <w:spacing w:val="-2"/>
                  <w:sz w:val="13"/>
                </w:rPr>
                <w:delText>(0.98)</w:delText>
              </w:r>
            </w:del>
          </w:p>
        </w:tc>
        <w:tc>
          <w:tcPr>
            <w:tcW w:w="649" w:type="dxa"/>
          </w:tcPr>
          <w:p w14:paraId="3988192B" w14:textId="77777777" w:rsidR="00016054" w:rsidDel="00CF089D" w:rsidRDefault="00016054" w:rsidP="00672416">
            <w:pPr>
              <w:pStyle w:val="TableParagraph"/>
              <w:spacing w:before="4" w:line="136" w:lineRule="exact"/>
              <w:ind w:right="10"/>
              <w:rPr>
                <w:del w:id="2604" w:author="Mohamed SALEM" w:date="2024-01-16T13:24:00Z"/>
                <w:sz w:val="13"/>
              </w:rPr>
              <w:pPrChange w:id="2605" w:author="Mohamed SALEM" w:date="2024-01-16T13:40:00Z">
                <w:pPr>
                  <w:pStyle w:val="TableParagraph"/>
                  <w:spacing w:before="4" w:line="136" w:lineRule="exact"/>
                  <w:ind w:left="3" w:right="10"/>
                </w:pPr>
              </w:pPrChange>
            </w:pPr>
            <w:del w:id="2606" w:author="Mohamed SALEM" w:date="2024-01-16T13:24:00Z">
              <w:r w:rsidDel="00CF089D">
                <w:rPr>
                  <w:spacing w:val="-2"/>
                  <w:sz w:val="13"/>
                </w:rPr>
                <w:delText>(0.38)</w:delText>
              </w:r>
            </w:del>
          </w:p>
        </w:tc>
        <w:tc>
          <w:tcPr>
            <w:tcW w:w="660" w:type="dxa"/>
          </w:tcPr>
          <w:p w14:paraId="353A66D4" w14:textId="77777777" w:rsidR="00016054" w:rsidDel="00CF089D" w:rsidRDefault="00016054" w:rsidP="00672416">
            <w:pPr>
              <w:pStyle w:val="TableParagraph"/>
              <w:spacing w:before="4" w:line="136" w:lineRule="exact"/>
              <w:ind w:right="28"/>
              <w:rPr>
                <w:del w:id="2607" w:author="Mohamed SALEM" w:date="2024-01-16T13:24:00Z"/>
                <w:sz w:val="13"/>
              </w:rPr>
              <w:pPrChange w:id="2608" w:author="Mohamed SALEM" w:date="2024-01-16T13:40:00Z">
                <w:pPr>
                  <w:pStyle w:val="TableParagraph"/>
                  <w:spacing w:before="4" w:line="136" w:lineRule="exact"/>
                  <w:ind w:left="28" w:right="28"/>
                </w:pPr>
              </w:pPrChange>
            </w:pPr>
            <w:del w:id="2609" w:author="Mohamed SALEM" w:date="2024-01-16T13:24:00Z">
              <w:r w:rsidDel="00CF089D">
                <w:rPr>
                  <w:spacing w:val="-2"/>
                  <w:w w:val="105"/>
                  <w:sz w:val="13"/>
                </w:rPr>
                <w:delText>(0.41)</w:delText>
              </w:r>
            </w:del>
          </w:p>
        </w:tc>
        <w:tc>
          <w:tcPr>
            <w:tcW w:w="681" w:type="dxa"/>
          </w:tcPr>
          <w:p w14:paraId="1C87B58C" w14:textId="77777777" w:rsidR="00016054" w:rsidDel="00CF089D" w:rsidRDefault="00016054" w:rsidP="00672416">
            <w:pPr>
              <w:pStyle w:val="TableParagraph"/>
              <w:spacing w:before="4" w:line="136" w:lineRule="exact"/>
              <w:ind w:right="1"/>
              <w:rPr>
                <w:del w:id="2610" w:author="Mohamed SALEM" w:date="2024-01-16T13:24:00Z"/>
                <w:sz w:val="13"/>
              </w:rPr>
              <w:pPrChange w:id="2611" w:author="Mohamed SALEM" w:date="2024-01-16T13:40:00Z">
                <w:pPr>
                  <w:pStyle w:val="TableParagraph"/>
                  <w:spacing w:before="4" w:line="136" w:lineRule="exact"/>
                  <w:ind w:left="11" w:right="1"/>
                </w:pPr>
              </w:pPrChange>
            </w:pPr>
            <w:del w:id="2612" w:author="Mohamed SALEM" w:date="2024-01-16T13:24:00Z">
              <w:r w:rsidDel="00CF089D">
                <w:rPr>
                  <w:spacing w:val="-2"/>
                  <w:w w:val="105"/>
                  <w:sz w:val="13"/>
                </w:rPr>
                <w:delText>(0.19)</w:delText>
              </w:r>
            </w:del>
          </w:p>
        </w:tc>
      </w:tr>
      <w:tr w:rsidR="00016054" w:rsidDel="00CF089D" w14:paraId="3CC94445" w14:textId="7C62193D">
        <w:trPr>
          <w:trHeight w:val="159"/>
        </w:trPr>
        <w:tc>
          <w:tcPr>
            <w:tcW w:w="4247" w:type="dxa"/>
          </w:tcPr>
          <w:p w14:paraId="1D45EF24" w14:textId="77777777" w:rsidR="00016054" w:rsidDel="00CF089D" w:rsidRDefault="00016054" w:rsidP="00672416">
            <w:pPr>
              <w:pStyle w:val="TableParagraph"/>
              <w:tabs>
                <w:tab w:val="right" w:pos="4044"/>
              </w:tabs>
              <w:spacing w:before="4" w:line="136" w:lineRule="exact"/>
              <w:jc w:val="left"/>
              <w:rPr>
                <w:del w:id="2613" w:author="Mohamed SALEM" w:date="2024-01-16T13:24:00Z"/>
                <w:sz w:val="13"/>
              </w:rPr>
              <w:pPrChange w:id="2614" w:author="Mohamed SALEM" w:date="2024-01-16T13:40:00Z">
                <w:pPr>
                  <w:pStyle w:val="TableParagraph"/>
                  <w:tabs>
                    <w:tab w:val="right" w:pos="4044"/>
                  </w:tabs>
                  <w:spacing w:before="4" w:line="136" w:lineRule="exact"/>
                  <w:ind w:left="100"/>
                  <w:jc w:val="left"/>
                </w:pPr>
              </w:pPrChange>
            </w:pPr>
            <w:del w:id="2615" w:author="Mohamed SALEM" w:date="2024-01-16T13:24:00Z">
              <w:r w:rsidDel="00CF089D">
                <w:rPr>
                  <w:sz w:val="13"/>
                </w:rPr>
                <w:delText>Household</w:delText>
              </w:r>
              <w:r w:rsidDel="00CF089D">
                <w:rPr>
                  <w:spacing w:val="27"/>
                  <w:sz w:val="13"/>
                </w:rPr>
                <w:delText xml:space="preserve"> </w:delText>
              </w:r>
              <w:r w:rsidDel="00CF089D">
                <w:rPr>
                  <w:sz w:val="13"/>
                </w:rPr>
                <w:delText>head</w:delText>
              </w:r>
              <w:r w:rsidDel="00CF089D">
                <w:rPr>
                  <w:spacing w:val="27"/>
                  <w:sz w:val="13"/>
                </w:rPr>
                <w:delText xml:space="preserve"> </w:delText>
              </w:r>
              <w:r w:rsidDel="00CF089D">
                <w:rPr>
                  <w:sz w:val="13"/>
                </w:rPr>
                <w:delText>years</w:delText>
              </w:r>
              <w:r w:rsidDel="00CF089D">
                <w:rPr>
                  <w:spacing w:val="27"/>
                  <w:sz w:val="13"/>
                </w:rPr>
                <w:delText xml:space="preserve"> </w:delText>
              </w:r>
              <w:r w:rsidDel="00CF089D">
                <w:rPr>
                  <w:sz w:val="13"/>
                </w:rPr>
                <w:delText>of</w:delText>
              </w:r>
              <w:r w:rsidDel="00CF089D">
                <w:rPr>
                  <w:spacing w:val="27"/>
                  <w:sz w:val="13"/>
                </w:rPr>
                <w:delText xml:space="preserve"> </w:delText>
              </w:r>
              <w:r w:rsidDel="00CF089D">
                <w:rPr>
                  <w:spacing w:val="-2"/>
                  <w:sz w:val="13"/>
                </w:rPr>
                <w:delText>education</w:delText>
              </w:r>
              <w:r w:rsidDel="00CF089D">
                <w:rPr>
                  <w:rFonts w:ascii="Times New Roman"/>
                  <w:sz w:val="13"/>
                </w:rPr>
                <w:tab/>
              </w:r>
              <w:r w:rsidDel="00CF089D">
                <w:rPr>
                  <w:spacing w:val="-4"/>
                  <w:sz w:val="13"/>
                </w:rPr>
                <w:delText>7.55</w:delText>
              </w:r>
            </w:del>
          </w:p>
        </w:tc>
        <w:tc>
          <w:tcPr>
            <w:tcW w:w="660" w:type="dxa"/>
          </w:tcPr>
          <w:p w14:paraId="1EF40B67" w14:textId="77777777" w:rsidR="00016054" w:rsidDel="00CF089D" w:rsidRDefault="00016054" w:rsidP="00672416">
            <w:pPr>
              <w:pStyle w:val="TableParagraph"/>
              <w:spacing w:before="4" w:line="136" w:lineRule="exact"/>
              <w:ind w:right="28"/>
              <w:rPr>
                <w:del w:id="2616" w:author="Mohamed SALEM" w:date="2024-01-16T13:24:00Z"/>
                <w:sz w:val="13"/>
              </w:rPr>
              <w:pPrChange w:id="2617" w:author="Mohamed SALEM" w:date="2024-01-16T13:40:00Z">
                <w:pPr>
                  <w:pStyle w:val="TableParagraph"/>
                  <w:spacing w:before="4" w:line="136" w:lineRule="exact"/>
                  <w:ind w:left="28" w:right="28"/>
                </w:pPr>
              </w:pPrChange>
            </w:pPr>
            <w:del w:id="2618" w:author="Mohamed SALEM" w:date="2024-01-16T13:24:00Z">
              <w:r w:rsidDel="00CF089D">
                <w:rPr>
                  <w:spacing w:val="-4"/>
                  <w:w w:val="105"/>
                  <w:sz w:val="13"/>
                </w:rPr>
                <w:delText>7.92</w:delText>
              </w:r>
            </w:del>
          </w:p>
        </w:tc>
        <w:tc>
          <w:tcPr>
            <w:tcW w:w="578" w:type="dxa"/>
          </w:tcPr>
          <w:p w14:paraId="1366214C" w14:textId="77777777" w:rsidR="00016054" w:rsidDel="00CF089D" w:rsidRDefault="00016054" w:rsidP="00672416">
            <w:pPr>
              <w:pStyle w:val="TableParagraph"/>
              <w:spacing w:before="4" w:line="136" w:lineRule="exact"/>
              <w:rPr>
                <w:del w:id="2619" w:author="Mohamed SALEM" w:date="2024-01-16T13:24:00Z"/>
                <w:sz w:val="13"/>
              </w:rPr>
              <w:pPrChange w:id="2620" w:author="Mohamed SALEM" w:date="2024-01-16T13:40:00Z">
                <w:pPr>
                  <w:pStyle w:val="TableParagraph"/>
                  <w:spacing w:before="4" w:line="136" w:lineRule="exact"/>
                  <w:ind w:left="9"/>
                </w:pPr>
              </w:pPrChange>
            </w:pPr>
            <w:del w:id="2621" w:author="Mohamed SALEM" w:date="2024-01-16T13:24:00Z">
              <w:r w:rsidDel="00CF089D">
                <w:rPr>
                  <w:spacing w:val="-4"/>
                  <w:sz w:val="13"/>
                </w:rPr>
                <w:delText>0.38</w:delText>
              </w:r>
            </w:del>
          </w:p>
        </w:tc>
        <w:tc>
          <w:tcPr>
            <w:tcW w:w="649" w:type="dxa"/>
          </w:tcPr>
          <w:p w14:paraId="501820E6" w14:textId="77777777" w:rsidR="00016054" w:rsidDel="00CF089D" w:rsidRDefault="00016054" w:rsidP="00672416">
            <w:pPr>
              <w:pStyle w:val="TableParagraph"/>
              <w:spacing w:before="4" w:line="136" w:lineRule="exact"/>
              <w:ind w:right="10"/>
              <w:rPr>
                <w:del w:id="2622" w:author="Mohamed SALEM" w:date="2024-01-16T13:24:00Z"/>
                <w:sz w:val="13"/>
              </w:rPr>
              <w:pPrChange w:id="2623" w:author="Mohamed SALEM" w:date="2024-01-16T13:40:00Z">
                <w:pPr>
                  <w:pStyle w:val="TableParagraph"/>
                  <w:spacing w:before="4" w:line="136" w:lineRule="exact"/>
                  <w:ind w:left="1" w:right="10"/>
                </w:pPr>
              </w:pPrChange>
            </w:pPr>
            <w:del w:id="2624" w:author="Mohamed SALEM" w:date="2024-01-16T13:24:00Z">
              <w:r w:rsidDel="00CF089D">
                <w:rPr>
                  <w:spacing w:val="-4"/>
                  <w:w w:val="105"/>
                  <w:sz w:val="13"/>
                </w:rPr>
                <w:delText>3.41</w:delText>
              </w:r>
            </w:del>
          </w:p>
        </w:tc>
        <w:tc>
          <w:tcPr>
            <w:tcW w:w="659" w:type="dxa"/>
          </w:tcPr>
          <w:p w14:paraId="48B2EB8D" w14:textId="77777777" w:rsidR="00016054" w:rsidDel="00CF089D" w:rsidRDefault="00016054" w:rsidP="00672416">
            <w:pPr>
              <w:pStyle w:val="TableParagraph"/>
              <w:spacing w:before="4" w:line="136" w:lineRule="exact"/>
              <w:ind w:right="9"/>
              <w:rPr>
                <w:del w:id="2625" w:author="Mohamed SALEM" w:date="2024-01-16T13:24:00Z"/>
                <w:sz w:val="13"/>
              </w:rPr>
              <w:pPrChange w:id="2626" w:author="Mohamed SALEM" w:date="2024-01-16T13:40:00Z">
                <w:pPr>
                  <w:pStyle w:val="TableParagraph"/>
                  <w:spacing w:before="4" w:line="136" w:lineRule="exact"/>
                  <w:ind w:left="9" w:right="9"/>
                </w:pPr>
              </w:pPrChange>
            </w:pPr>
            <w:del w:id="2627" w:author="Mohamed SALEM" w:date="2024-01-16T13:24:00Z">
              <w:r w:rsidDel="00CF089D">
                <w:rPr>
                  <w:spacing w:val="-4"/>
                  <w:sz w:val="13"/>
                </w:rPr>
                <w:delText>3.54</w:delText>
              </w:r>
            </w:del>
          </w:p>
        </w:tc>
        <w:tc>
          <w:tcPr>
            <w:tcW w:w="577" w:type="dxa"/>
          </w:tcPr>
          <w:p w14:paraId="13034B74" w14:textId="77777777" w:rsidR="00016054" w:rsidDel="00CF089D" w:rsidRDefault="00016054" w:rsidP="00672416">
            <w:pPr>
              <w:pStyle w:val="TableParagraph"/>
              <w:spacing w:before="4" w:line="136" w:lineRule="exact"/>
              <w:ind w:right="16"/>
              <w:rPr>
                <w:del w:id="2628" w:author="Mohamed SALEM" w:date="2024-01-16T13:24:00Z"/>
                <w:sz w:val="13"/>
              </w:rPr>
              <w:pPrChange w:id="2629" w:author="Mohamed SALEM" w:date="2024-01-16T13:40:00Z">
                <w:pPr>
                  <w:pStyle w:val="TableParagraph"/>
                  <w:spacing w:before="4" w:line="136" w:lineRule="exact"/>
                  <w:ind w:left="27" w:right="16"/>
                </w:pPr>
              </w:pPrChange>
            </w:pPr>
            <w:del w:id="2630" w:author="Mohamed SALEM" w:date="2024-01-16T13:24:00Z">
              <w:r w:rsidDel="00CF089D">
                <w:rPr>
                  <w:spacing w:val="-4"/>
                  <w:w w:val="105"/>
                  <w:sz w:val="13"/>
                </w:rPr>
                <w:delText>0.13</w:delText>
              </w:r>
            </w:del>
          </w:p>
        </w:tc>
        <w:tc>
          <w:tcPr>
            <w:tcW w:w="649" w:type="dxa"/>
          </w:tcPr>
          <w:p w14:paraId="007262B5" w14:textId="77777777" w:rsidR="00016054" w:rsidDel="00CF089D" w:rsidRDefault="00016054" w:rsidP="00672416">
            <w:pPr>
              <w:pStyle w:val="TableParagraph"/>
              <w:spacing w:before="4" w:line="136" w:lineRule="exact"/>
              <w:ind w:right="10"/>
              <w:rPr>
                <w:del w:id="2631" w:author="Mohamed SALEM" w:date="2024-01-16T13:24:00Z"/>
                <w:sz w:val="13"/>
              </w:rPr>
              <w:pPrChange w:id="2632" w:author="Mohamed SALEM" w:date="2024-01-16T13:40:00Z">
                <w:pPr>
                  <w:pStyle w:val="TableParagraph"/>
                  <w:spacing w:before="4" w:line="136" w:lineRule="exact"/>
                  <w:ind w:left="4" w:right="10"/>
                </w:pPr>
              </w:pPrChange>
            </w:pPr>
            <w:del w:id="2633" w:author="Mohamed SALEM" w:date="2024-01-16T13:24:00Z">
              <w:r w:rsidDel="00CF089D">
                <w:rPr>
                  <w:spacing w:val="-4"/>
                  <w:sz w:val="13"/>
                </w:rPr>
                <w:delText>4.66</w:delText>
              </w:r>
            </w:del>
          </w:p>
        </w:tc>
        <w:tc>
          <w:tcPr>
            <w:tcW w:w="660" w:type="dxa"/>
          </w:tcPr>
          <w:p w14:paraId="3F416AC2" w14:textId="77777777" w:rsidR="00016054" w:rsidDel="00CF089D" w:rsidRDefault="00016054" w:rsidP="00672416">
            <w:pPr>
              <w:pStyle w:val="TableParagraph"/>
              <w:spacing w:before="4" w:line="136" w:lineRule="exact"/>
              <w:ind w:right="27"/>
              <w:rPr>
                <w:del w:id="2634" w:author="Mohamed SALEM" w:date="2024-01-16T13:24:00Z"/>
                <w:sz w:val="13"/>
              </w:rPr>
              <w:pPrChange w:id="2635" w:author="Mohamed SALEM" w:date="2024-01-16T13:40:00Z">
                <w:pPr>
                  <w:pStyle w:val="TableParagraph"/>
                  <w:spacing w:before="4" w:line="136" w:lineRule="exact"/>
                  <w:ind w:left="28" w:right="27"/>
                </w:pPr>
              </w:pPrChange>
            </w:pPr>
            <w:del w:id="2636" w:author="Mohamed SALEM" w:date="2024-01-16T13:24:00Z">
              <w:r w:rsidDel="00CF089D">
                <w:rPr>
                  <w:spacing w:val="-4"/>
                  <w:sz w:val="13"/>
                </w:rPr>
                <w:delText>6.03</w:delText>
              </w:r>
            </w:del>
          </w:p>
        </w:tc>
        <w:tc>
          <w:tcPr>
            <w:tcW w:w="681" w:type="dxa"/>
          </w:tcPr>
          <w:p w14:paraId="4BA96660" w14:textId="77777777" w:rsidR="00016054" w:rsidDel="00CF089D" w:rsidRDefault="00016054" w:rsidP="00672416">
            <w:pPr>
              <w:pStyle w:val="TableParagraph"/>
              <w:spacing w:before="4" w:line="136" w:lineRule="exact"/>
              <w:rPr>
                <w:del w:id="2637" w:author="Mohamed SALEM" w:date="2024-01-16T13:24:00Z"/>
                <w:sz w:val="13"/>
              </w:rPr>
              <w:pPrChange w:id="2638" w:author="Mohamed SALEM" w:date="2024-01-16T13:40:00Z">
                <w:pPr>
                  <w:pStyle w:val="TableParagraph"/>
                  <w:spacing w:before="4" w:line="136" w:lineRule="exact"/>
                  <w:ind w:left="11"/>
                </w:pPr>
              </w:pPrChange>
            </w:pPr>
            <w:del w:id="2639" w:author="Mohamed SALEM" w:date="2024-01-16T13:24:00Z">
              <w:r w:rsidDel="00CF089D">
                <w:rPr>
                  <w:spacing w:val="-2"/>
                  <w:w w:val="115"/>
                  <w:sz w:val="13"/>
                </w:rPr>
                <w:delText>1.37***</w:delText>
              </w:r>
            </w:del>
          </w:p>
        </w:tc>
      </w:tr>
      <w:tr w:rsidR="00016054" w:rsidDel="00CF089D" w14:paraId="55B31E8C" w14:textId="5ABE3F7F">
        <w:trPr>
          <w:trHeight w:val="159"/>
        </w:trPr>
        <w:tc>
          <w:tcPr>
            <w:tcW w:w="4247" w:type="dxa"/>
          </w:tcPr>
          <w:p w14:paraId="104CEB47" w14:textId="77777777" w:rsidR="00016054" w:rsidDel="00CF089D" w:rsidRDefault="00016054" w:rsidP="000E2C09">
            <w:pPr>
              <w:pStyle w:val="TableParagraph"/>
              <w:spacing w:before="4" w:line="136" w:lineRule="exact"/>
              <w:ind w:right="145"/>
              <w:jc w:val="right"/>
              <w:rPr>
                <w:del w:id="2640" w:author="Mohamed SALEM" w:date="2024-01-16T13:24:00Z"/>
                <w:sz w:val="13"/>
              </w:rPr>
            </w:pPr>
            <w:del w:id="2641" w:author="Mohamed SALEM" w:date="2024-01-16T13:24:00Z">
              <w:r w:rsidDel="00CF089D">
                <w:rPr>
                  <w:spacing w:val="-2"/>
                  <w:w w:val="110"/>
                  <w:sz w:val="13"/>
                </w:rPr>
                <w:delText>(4.13)</w:delText>
              </w:r>
            </w:del>
          </w:p>
        </w:tc>
        <w:tc>
          <w:tcPr>
            <w:tcW w:w="660" w:type="dxa"/>
          </w:tcPr>
          <w:p w14:paraId="71EABEF5" w14:textId="77777777" w:rsidR="00016054" w:rsidDel="00CF089D" w:rsidRDefault="00016054" w:rsidP="00672416">
            <w:pPr>
              <w:pStyle w:val="TableParagraph"/>
              <w:spacing w:before="4" w:line="136" w:lineRule="exact"/>
              <w:ind w:right="28"/>
              <w:rPr>
                <w:del w:id="2642" w:author="Mohamed SALEM" w:date="2024-01-16T13:24:00Z"/>
                <w:sz w:val="13"/>
              </w:rPr>
              <w:pPrChange w:id="2643" w:author="Mohamed SALEM" w:date="2024-01-16T13:40:00Z">
                <w:pPr>
                  <w:pStyle w:val="TableParagraph"/>
                  <w:spacing w:before="4" w:line="136" w:lineRule="exact"/>
                  <w:ind w:left="28" w:right="28"/>
                </w:pPr>
              </w:pPrChange>
            </w:pPr>
            <w:del w:id="2644" w:author="Mohamed SALEM" w:date="2024-01-16T13:24:00Z">
              <w:r w:rsidDel="00CF089D">
                <w:rPr>
                  <w:spacing w:val="-2"/>
                  <w:w w:val="105"/>
                  <w:sz w:val="13"/>
                </w:rPr>
                <w:delText>(4.69)</w:delText>
              </w:r>
            </w:del>
          </w:p>
        </w:tc>
        <w:tc>
          <w:tcPr>
            <w:tcW w:w="578" w:type="dxa"/>
          </w:tcPr>
          <w:p w14:paraId="55ACB7BC" w14:textId="77777777" w:rsidR="00016054" w:rsidDel="00CF089D" w:rsidRDefault="00016054" w:rsidP="00672416">
            <w:pPr>
              <w:pStyle w:val="TableParagraph"/>
              <w:spacing w:before="4" w:line="136" w:lineRule="exact"/>
              <w:ind w:right="1"/>
              <w:rPr>
                <w:del w:id="2645" w:author="Mohamed SALEM" w:date="2024-01-16T13:24:00Z"/>
                <w:sz w:val="13"/>
              </w:rPr>
              <w:pPrChange w:id="2646" w:author="Mohamed SALEM" w:date="2024-01-16T13:40:00Z">
                <w:pPr>
                  <w:pStyle w:val="TableParagraph"/>
                  <w:spacing w:before="4" w:line="136" w:lineRule="exact"/>
                  <w:ind w:left="9" w:right="1"/>
                </w:pPr>
              </w:pPrChange>
            </w:pPr>
            <w:del w:id="2647" w:author="Mohamed SALEM" w:date="2024-01-16T13:24:00Z">
              <w:r w:rsidDel="00CF089D">
                <w:rPr>
                  <w:spacing w:val="-2"/>
                  <w:sz w:val="13"/>
                </w:rPr>
                <w:delText>(0.40)</w:delText>
              </w:r>
            </w:del>
          </w:p>
        </w:tc>
        <w:tc>
          <w:tcPr>
            <w:tcW w:w="649" w:type="dxa"/>
          </w:tcPr>
          <w:p w14:paraId="5E119584" w14:textId="77777777" w:rsidR="00016054" w:rsidDel="00CF089D" w:rsidRDefault="00016054" w:rsidP="000E2C09">
            <w:pPr>
              <w:pStyle w:val="TableParagraph"/>
              <w:spacing w:before="4" w:line="136" w:lineRule="exact"/>
              <w:ind w:right="10"/>
              <w:rPr>
                <w:del w:id="2648" w:author="Mohamed SALEM" w:date="2024-01-16T13:24:00Z"/>
                <w:sz w:val="13"/>
              </w:rPr>
            </w:pPr>
            <w:del w:id="2649" w:author="Mohamed SALEM" w:date="2024-01-16T13:24:00Z">
              <w:r w:rsidDel="00CF089D">
                <w:rPr>
                  <w:spacing w:val="-2"/>
                  <w:w w:val="105"/>
                  <w:sz w:val="13"/>
                </w:rPr>
                <w:delText>(3.25)</w:delText>
              </w:r>
            </w:del>
          </w:p>
        </w:tc>
        <w:tc>
          <w:tcPr>
            <w:tcW w:w="659" w:type="dxa"/>
          </w:tcPr>
          <w:p w14:paraId="63A1CA35" w14:textId="77777777" w:rsidR="00016054" w:rsidDel="00CF089D" w:rsidRDefault="00016054" w:rsidP="00672416">
            <w:pPr>
              <w:pStyle w:val="TableParagraph"/>
              <w:spacing w:before="4" w:line="136" w:lineRule="exact"/>
              <w:ind w:right="9"/>
              <w:rPr>
                <w:del w:id="2650" w:author="Mohamed SALEM" w:date="2024-01-16T13:24:00Z"/>
                <w:sz w:val="13"/>
              </w:rPr>
              <w:pPrChange w:id="2651" w:author="Mohamed SALEM" w:date="2024-01-16T13:40:00Z">
                <w:pPr>
                  <w:pStyle w:val="TableParagraph"/>
                  <w:spacing w:before="4" w:line="136" w:lineRule="exact"/>
                  <w:ind w:left="9" w:right="9"/>
                </w:pPr>
              </w:pPrChange>
            </w:pPr>
            <w:del w:id="2652" w:author="Mohamed SALEM" w:date="2024-01-16T13:24:00Z">
              <w:r w:rsidDel="00CF089D">
                <w:rPr>
                  <w:spacing w:val="-2"/>
                  <w:w w:val="105"/>
                  <w:sz w:val="13"/>
                </w:rPr>
                <w:delText>(3.49)</w:delText>
              </w:r>
            </w:del>
          </w:p>
        </w:tc>
        <w:tc>
          <w:tcPr>
            <w:tcW w:w="577" w:type="dxa"/>
          </w:tcPr>
          <w:p w14:paraId="50D74A9D" w14:textId="77777777" w:rsidR="00016054" w:rsidDel="00CF089D" w:rsidRDefault="00016054" w:rsidP="00672416">
            <w:pPr>
              <w:pStyle w:val="TableParagraph"/>
              <w:spacing w:before="4" w:line="136" w:lineRule="exact"/>
              <w:ind w:right="17"/>
              <w:rPr>
                <w:del w:id="2653" w:author="Mohamed SALEM" w:date="2024-01-16T13:24:00Z"/>
                <w:sz w:val="13"/>
              </w:rPr>
              <w:pPrChange w:id="2654" w:author="Mohamed SALEM" w:date="2024-01-16T13:40:00Z">
                <w:pPr>
                  <w:pStyle w:val="TableParagraph"/>
                  <w:spacing w:before="4" w:line="136" w:lineRule="exact"/>
                  <w:ind w:left="27" w:right="17"/>
                </w:pPr>
              </w:pPrChange>
            </w:pPr>
            <w:del w:id="2655" w:author="Mohamed SALEM" w:date="2024-01-16T13:24:00Z">
              <w:r w:rsidDel="00CF089D">
                <w:rPr>
                  <w:spacing w:val="-2"/>
                  <w:sz w:val="13"/>
                </w:rPr>
                <w:delText>(0.70)</w:delText>
              </w:r>
            </w:del>
          </w:p>
        </w:tc>
        <w:tc>
          <w:tcPr>
            <w:tcW w:w="649" w:type="dxa"/>
          </w:tcPr>
          <w:p w14:paraId="6E56506F" w14:textId="77777777" w:rsidR="00016054" w:rsidDel="00CF089D" w:rsidRDefault="00016054" w:rsidP="00672416">
            <w:pPr>
              <w:pStyle w:val="TableParagraph"/>
              <w:spacing w:before="4" w:line="136" w:lineRule="exact"/>
              <w:ind w:right="10"/>
              <w:rPr>
                <w:del w:id="2656" w:author="Mohamed SALEM" w:date="2024-01-16T13:24:00Z"/>
                <w:sz w:val="13"/>
              </w:rPr>
              <w:pPrChange w:id="2657" w:author="Mohamed SALEM" w:date="2024-01-16T13:40:00Z">
                <w:pPr>
                  <w:pStyle w:val="TableParagraph"/>
                  <w:spacing w:before="4" w:line="136" w:lineRule="exact"/>
                  <w:ind w:left="3" w:right="10"/>
                </w:pPr>
              </w:pPrChange>
            </w:pPr>
            <w:del w:id="2658" w:author="Mohamed SALEM" w:date="2024-01-16T13:24:00Z">
              <w:r w:rsidDel="00CF089D">
                <w:rPr>
                  <w:spacing w:val="-2"/>
                  <w:sz w:val="13"/>
                </w:rPr>
                <w:delText>(4.02)</w:delText>
              </w:r>
            </w:del>
          </w:p>
        </w:tc>
        <w:tc>
          <w:tcPr>
            <w:tcW w:w="660" w:type="dxa"/>
          </w:tcPr>
          <w:p w14:paraId="0058A5A5" w14:textId="77777777" w:rsidR="00016054" w:rsidDel="00CF089D" w:rsidRDefault="00016054" w:rsidP="00672416">
            <w:pPr>
              <w:pStyle w:val="TableParagraph"/>
              <w:spacing w:before="4" w:line="136" w:lineRule="exact"/>
              <w:ind w:right="28"/>
              <w:rPr>
                <w:del w:id="2659" w:author="Mohamed SALEM" w:date="2024-01-16T13:24:00Z"/>
                <w:sz w:val="13"/>
              </w:rPr>
              <w:pPrChange w:id="2660" w:author="Mohamed SALEM" w:date="2024-01-16T13:40:00Z">
                <w:pPr>
                  <w:pStyle w:val="TableParagraph"/>
                  <w:spacing w:before="4" w:line="136" w:lineRule="exact"/>
                  <w:ind w:left="28" w:right="28"/>
                </w:pPr>
              </w:pPrChange>
            </w:pPr>
            <w:del w:id="2661" w:author="Mohamed SALEM" w:date="2024-01-16T13:24:00Z">
              <w:r w:rsidDel="00CF089D">
                <w:rPr>
                  <w:spacing w:val="-2"/>
                  <w:w w:val="105"/>
                  <w:sz w:val="13"/>
                </w:rPr>
                <w:delText>(4.73)</w:delText>
              </w:r>
            </w:del>
          </w:p>
        </w:tc>
        <w:tc>
          <w:tcPr>
            <w:tcW w:w="681" w:type="dxa"/>
          </w:tcPr>
          <w:p w14:paraId="63D74D08" w14:textId="77777777" w:rsidR="00016054" w:rsidDel="00CF089D" w:rsidRDefault="00016054" w:rsidP="00672416">
            <w:pPr>
              <w:pStyle w:val="TableParagraph"/>
              <w:spacing w:before="4" w:line="136" w:lineRule="exact"/>
              <w:ind w:right="1"/>
              <w:rPr>
                <w:del w:id="2662" w:author="Mohamed SALEM" w:date="2024-01-16T13:24:00Z"/>
                <w:sz w:val="13"/>
              </w:rPr>
              <w:pPrChange w:id="2663" w:author="Mohamed SALEM" w:date="2024-01-16T13:40:00Z">
                <w:pPr>
                  <w:pStyle w:val="TableParagraph"/>
                  <w:spacing w:before="4" w:line="136" w:lineRule="exact"/>
                  <w:ind w:left="11" w:right="1"/>
                </w:pPr>
              </w:pPrChange>
            </w:pPr>
            <w:del w:id="2664" w:author="Mohamed SALEM" w:date="2024-01-16T13:24:00Z">
              <w:r w:rsidDel="00CF089D">
                <w:rPr>
                  <w:spacing w:val="-2"/>
                  <w:sz w:val="13"/>
                </w:rPr>
                <w:delText>(0.00)</w:delText>
              </w:r>
            </w:del>
          </w:p>
        </w:tc>
      </w:tr>
      <w:tr w:rsidR="00016054" w:rsidDel="00CF089D" w14:paraId="7830233A" w14:textId="55C34454">
        <w:trPr>
          <w:trHeight w:val="159"/>
        </w:trPr>
        <w:tc>
          <w:tcPr>
            <w:tcW w:w="4247" w:type="dxa"/>
          </w:tcPr>
          <w:p w14:paraId="53A7C5A3" w14:textId="77777777" w:rsidR="00016054" w:rsidDel="00CF089D" w:rsidRDefault="00016054" w:rsidP="00672416">
            <w:pPr>
              <w:pStyle w:val="TableParagraph"/>
              <w:tabs>
                <w:tab w:val="right" w:pos="4044"/>
              </w:tabs>
              <w:spacing w:before="4" w:line="136" w:lineRule="exact"/>
              <w:jc w:val="left"/>
              <w:rPr>
                <w:del w:id="2665" w:author="Mohamed SALEM" w:date="2024-01-16T13:24:00Z"/>
                <w:sz w:val="13"/>
              </w:rPr>
              <w:pPrChange w:id="2666" w:author="Mohamed SALEM" w:date="2024-01-16T13:40:00Z">
                <w:pPr>
                  <w:pStyle w:val="TableParagraph"/>
                  <w:tabs>
                    <w:tab w:val="right" w:pos="4044"/>
                  </w:tabs>
                  <w:spacing w:before="4" w:line="136" w:lineRule="exact"/>
                  <w:ind w:left="100"/>
                  <w:jc w:val="left"/>
                </w:pPr>
              </w:pPrChange>
            </w:pPr>
            <w:del w:id="2667" w:author="Mohamed SALEM" w:date="2024-01-16T13:24:00Z">
              <w:r w:rsidDel="00CF089D">
                <w:rPr>
                  <w:sz w:val="13"/>
                </w:rPr>
                <w:delText>Displaced</w:delText>
              </w:r>
              <w:r w:rsidDel="00CF089D">
                <w:rPr>
                  <w:spacing w:val="48"/>
                  <w:sz w:val="13"/>
                </w:rPr>
                <w:delText xml:space="preserve"> </w:delText>
              </w:r>
              <w:r w:rsidDel="00CF089D">
                <w:rPr>
                  <w:spacing w:val="-2"/>
                  <w:sz w:val="13"/>
                </w:rPr>
                <w:delText>household</w:delText>
              </w:r>
              <w:r w:rsidDel="00CF089D">
                <w:rPr>
                  <w:rFonts w:ascii="Times New Roman"/>
                  <w:sz w:val="13"/>
                </w:rPr>
                <w:tab/>
              </w:r>
              <w:r w:rsidDel="00CF089D">
                <w:rPr>
                  <w:spacing w:val="-4"/>
                  <w:sz w:val="13"/>
                </w:rPr>
                <w:delText>0.09</w:delText>
              </w:r>
            </w:del>
          </w:p>
        </w:tc>
        <w:tc>
          <w:tcPr>
            <w:tcW w:w="660" w:type="dxa"/>
          </w:tcPr>
          <w:p w14:paraId="6655E3D1" w14:textId="77777777" w:rsidR="00016054" w:rsidDel="00CF089D" w:rsidRDefault="00016054" w:rsidP="00672416">
            <w:pPr>
              <w:pStyle w:val="TableParagraph"/>
              <w:spacing w:before="4" w:line="136" w:lineRule="exact"/>
              <w:ind w:right="28"/>
              <w:rPr>
                <w:del w:id="2668" w:author="Mohamed SALEM" w:date="2024-01-16T13:24:00Z"/>
                <w:sz w:val="13"/>
              </w:rPr>
              <w:pPrChange w:id="2669" w:author="Mohamed SALEM" w:date="2024-01-16T13:40:00Z">
                <w:pPr>
                  <w:pStyle w:val="TableParagraph"/>
                  <w:spacing w:before="4" w:line="136" w:lineRule="exact"/>
                  <w:ind w:left="28" w:right="28"/>
                </w:pPr>
              </w:pPrChange>
            </w:pPr>
            <w:del w:id="2670" w:author="Mohamed SALEM" w:date="2024-01-16T13:24:00Z">
              <w:r w:rsidDel="00CF089D">
                <w:rPr>
                  <w:spacing w:val="-4"/>
                  <w:w w:val="105"/>
                  <w:sz w:val="13"/>
                </w:rPr>
                <w:delText>0.15</w:delText>
              </w:r>
            </w:del>
          </w:p>
        </w:tc>
        <w:tc>
          <w:tcPr>
            <w:tcW w:w="578" w:type="dxa"/>
          </w:tcPr>
          <w:p w14:paraId="0811AE75" w14:textId="77777777" w:rsidR="00016054" w:rsidDel="00CF089D" w:rsidRDefault="00016054" w:rsidP="00672416">
            <w:pPr>
              <w:pStyle w:val="TableParagraph"/>
              <w:spacing w:before="4" w:line="136" w:lineRule="exact"/>
              <w:rPr>
                <w:del w:id="2671" w:author="Mohamed SALEM" w:date="2024-01-16T13:24:00Z"/>
                <w:sz w:val="13"/>
              </w:rPr>
              <w:pPrChange w:id="2672" w:author="Mohamed SALEM" w:date="2024-01-16T13:40:00Z">
                <w:pPr>
                  <w:pStyle w:val="TableParagraph"/>
                  <w:spacing w:before="4" w:line="136" w:lineRule="exact"/>
                  <w:ind w:left="9"/>
                </w:pPr>
              </w:pPrChange>
            </w:pPr>
            <w:del w:id="2673" w:author="Mohamed SALEM" w:date="2024-01-16T13:24:00Z">
              <w:r w:rsidDel="00CF089D">
                <w:rPr>
                  <w:spacing w:val="-4"/>
                  <w:sz w:val="13"/>
                </w:rPr>
                <w:delText>0.06</w:delText>
              </w:r>
            </w:del>
          </w:p>
        </w:tc>
        <w:tc>
          <w:tcPr>
            <w:tcW w:w="649" w:type="dxa"/>
          </w:tcPr>
          <w:p w14:paraId="295E76B4" w14:textId="77777777" w:rsidR="00016054" w:rsidDel="00CF089D" w:rsidRDefault="00016054" w:rsidP="00672416">
            <w:pPr>
              <w:pStyle w:val="TableParagraph"/>
              <w:spacing w:before="4" w:line="136" w:lineRule="exact"/>
              <w:ind w:right="10"/>
              <w:rPr>
                <w:del w:id="2674" w:author="Mohamed SALEM" w:date="2024-01-16T13:24:00Z"/>
                <w:sz w:val="13"/>
              </w:rPr>
              <w:pPrChange w:id="2675" w:author="Mohamed SALEM" w:date="2024-01-16T13:40:00Z">
                <w:pPr>
                  <w:pStyle w:val="TableParagraph"/>
                  <w:spacing w:before="4" w:line="136" w:lineRule="exact"/>
                  <w:ind w:left="1" w:right="10"/>
                </w:pPr>
              </w:pPrChange>
            </w:pPr>
            <w:del w:id="2676" w:author="Mohamed SALEM" w:date="2024-01-16T13:24:00Z">
              <w:r w:rsidDel="00CF089D">
                <w:rPr>
                  <w:spacing w:val="-4"/>
                  <w:sz w:val="13"/>
                </w:rPr>
                <w:delText>0.03</w:delText>
              </w:r>
            </w:del>
          </w:p>
        </w:tc>
        <w:tc>
          <w:tcPr>
            <w:tcW w:w="659" w:type="dxa"/>
          </w:tcPr>
          <w:p w14:paraId="27FC93B6" w14:textId="77777777" w:rsidR="00016054" w:rsidDel="00CF089D" w:rsidRDefault="00016054" w:rsidP="00672416">
            <w:pPr>
              <w:pStyle w:val="TableParagraph"/>
              <w:spacing w:before="4" w:line="136" w:lineRule="exact"/>
              <w:ind w:right="9"/>
              <w:rPr>
                <w:del w:id="2677" w:author="Mohamed SALEM" w:date="2024-01-16T13:24:00Z"/>
                <w:sz w:val="13"/>
              </w:rPr>
              <w:pPrChange w:id="2678" w:author="Mohamed SALEM" w:date="2024-01-16T13:40:00Z">
                <w:pPr>
                  <w:pStyle w:val="TableParagraph"/>
                  <w:spacing w:before="4" w:line="136" w:lineRule="exact"/>
                  <w:ind w:left="9" w:right="9"/>
                </w:pPr>
              </w:pPrChange>
            </w:pPr>
            <w:del w:id="2679" w:author="Mohamed SALEM" w:date="2024-01-16T13:24:00Z">
              <w:r w:rsidDel="00CF089D">
                <w:rPr>
                  <w:spacing w:val="-4"/>
                  <w:sz w:val="13"/>
                </w:rPr>
                <w:delText>0.03</w:delText>
              </w:r>
            </w:del>
          </w:p>
        </w:tc>
        <w:tc>
          <w:tcPr>
            <w:tcW w:w="577" w:type="dxa"/>
          </w:tcPr>
          <w:p w14:paraId="1FBB6910" w14:textId="77777777" w:rsidR="00016054" w:rsidDel="00CF089D" w:rsidRDefault="00016054" w:rsidP="00672416">
            <w:pPr>
              <w:pStyle w:val="TableParagraph"/>
              <w:spacing w:before="4" w:line="136" w:lineRule="exact"/>
              <w:ind w:right="16"/>
              <w:rPr>
                <w:del w:id="2680" w:author="Mohamed SALEM" w:date="2024-01-16T13:24:00Z"/>
                <w:sz w:val="13"/>
              </w:rPr>
              <w:pPrChange w:id="2681" w:author="Mohamed SALEM" w:date="2024-01-16T13:40:00Z">
                <w:pPr>
                  <w:pStyle w:val="TableParagraph"/>
                  <w:spacing w:before="4" w:line="136" w:lineRule="exact"/>
                  <w:ind w:left="27" w:right="16"/>
                </w:pPr>
              </w:pPrChange>
            </w:pPr>
            <w:del w:id="2682" w:author="Mohamed SALEM" w:date="2024-01-16T13:24:00Z">
              <w:r w:rsidDel="00CF089D">
                <w:rPr>
                  <w:spacing w:val="-4"/>
                  <w:sz w:val="13"/>
                </w:rPr>
                <w:delText>0.00</w:delText>
              </w:r>
            </w:del>
          </w:p>
        </w:tc>
        <w:tc>
          <w:tcPr>
            <w:tcW w:w="649" w:type="dxa"/>
          </w:tcPr>
          <w:p w14:paraId="73BA4A46" w14:textId="77777777" w:rsidR="00016054" w:rsidDel="00CF089D" w:rsidRDefault="00016054" w:rsidP="00672416">
            <w:pPr>
              <w:pStyle w:val="TableParagraph"/>
              <w:spacing w:before="4" w:line="136" w:lineRule="exact"/>
              <w:ind w:right="10"/>
              <w:rPr>
                <w:del w:id="2683" w:author="Mohamed SALEM" w:date="2024-01-16T13:24:00Z"/>
                <w:sz w:val="13"/>
              </w:rPr>
              <w:pPrChange w:id="2684" w:author="Mohamed SALEM" w:date="2024-01-16T13:40:00Z">
                <w:pPr>
                  <w:pStyle w:val="TableParagraph"/>
                  <w:spacing w:before="4" w:line="136" w:lineRule="exact"/>
                  <w:ind w:left="4" w:right="10"/>
                </w:pPr>
              </w:pPrChange>
            </w:pPr>
            <w:del w:id="2685" w:author="Mohamed SALEM" w:date="2024-01-16T13:24:00Z">
              <w:r w:rsidDel="00CF089D">
                <w:rPr>
                  <w:spacing w:val="-4"/>
                  <w:sz w:val="13"/>
                </w:rPr>
                <w:delText>0.05</w:delText>
              </w:r>
            </w:del>
          </w:p>
        </w:tc>
        <w:tc>
          <w:tcPr>
            <w:tcW w:w="660" w:type="dxa"/>
          </w:tcPr>
          <w:p w14:paraId="4CC059DD" w14:textId="77777777" w:rsidR="00016054" w:rsidDel="00CF089D" w:rsidRDefault="00016054" w:rsidP="00672416">
            <w:pPr>
              <w:pStyle w:val="TableParagraph"/>
              <w:spacing w:before="4" w:line="136" w:lineRule="exact"/>
              <w:ind w:right="27"/>
              <w:rPr>
                <w:del w:id="2686" w:author="Mohamed SALEM" w:date="2024-01-16T13:24:00Z"/>
                <w:sz w:val="13"/>
              </w:rPr>
              <w:pPrChange w:id="2687" w:author="Mohamed SALEM" w:date="2024-01-16T13:40:00Z">
                <w:pPr>
                  <w:pStyle w:val="TableParagraph"/>
                  <w:spacing w:before="4" w:line="136" w:lineRule="exact"/>
                  <w:ind w:left="28" w:right="27"/>
                </w:pPr>
              </w:pPrChange>
            </w:pPr>
            <w:del w:id="2688" w:author="Mohamed SALEM" w:date="2024-01-16T13:24:00Z">
              <w:r w:rsidDel="00CF089D">
                <w:rPr>
                  <w:spacing w:val="-4"/>
                  <w:sz w:val="13"/>
                </w:rPr>
                <w:delText>0.10</w:delText>
              </w:r>
            </w:del>
          </w:p>
        </w:tc>
        <w:tc>
          <w:tcPr>
            <w:tcW w:w="681" w:type="dxa"/>
          </w:tcPr>
          <w:p w14:paraId="0A4445A3" w14:textId="77777777" w:rsidR="00016054" w:rsidDel="00CF089D" w:rsidRDefault="00016054" w:rsidP="00672416">
            <w:pPr>
              <w:pStyle w:val="TableParagraph"/>
              <w:spacing w:before="4" w:line="136" w:lineRule="exact"/>
              <w:rPr>
                <w:del w:id="2689" w:author="Mohamed SALEM" w:date="2024-01-16T13:24:00Z"/>
                <w:sz w:val="13"/>
              </w:rPr>
              <w:pPrChange w:id="2690" w:author="Mohamed SALEM" w:date="2024-01-16T13:40:00Z">
                <w:pPr>
                  <w:pStyle w:val="TableParagraph"/>
                  <w:spacing w:before="4" w:line="136" w:lineRule="exact"/>
                  <w:ind w:left="11"/>
                </w:pPr>
              </w:pPrChange>
            </w:pPr>
            <w:del w:id="2691" w:author="Mohamed SALEM" w:date="2024-01-16T13:24:00Z">
              <w:r w:rsidDel="00CF089D">
                <w:rPr>
                  <w:spacing w:val="-2"/>
                  <w:w w:val="105"/>
                  <w:sz w:val="13"/>
                </w:rPr>
                <w:delText>0.05**</w:delText>
              </w:r>
            </w:del>
          </w:p>
        </w:tc>
      </w:tr>
      <w:tr w:rsidR="00016054" w:rsidDel="00CF089D" w14:paraId="7A545AEA" w14:textId="62F306A5">
        <w:trPr>
          <w:trHeight w:val="159"/>
        </w:trPr>
        <w:tc>
          <w:tcPr>
            <w:tcW w:w="4247" w:type="dxa"/>
          </w:tcPr>
          <w:p w14:paraId="69C45DEE" w14:textId="77777777" w:rsidR="00016054" w:rsidDel="00CF089D" w:rsidRDefault="00016054" w:rsidP="000E2C09">
            <w:pPr>
              <w:pStyle w:val="TableParagraph"/>
              <w:spacing w:before="4" w:line="136" w:lineRule="exact"/>
              <w:ind w:right="145"/>
              <w:jc w:val="right"/>
              <w:rPr>
                <w:del w:id="2692" w:author="Mohamed SALEM" w:date="2024-01-16T13:24:00Z"/>
                <w:sz w:val="13"/>
              </w:rPr>
            </w:pPr>
            <w:del w:id="2693" w:author="Mohamed SALEM" w:date="2024-01-16T13:24:00Z">
              <w:r w:rsidDel="00CF089D">
                <w:rPr>
                  <w:spacing w:val="-2"/>
                  <w:sz w:val="13"/>
                </w:rPr>
                <w:delText>(0.29)</w:delText>
              </w:r>
            </w:del>
          </w:p>
        </w:tc>
        <w:tc>
          <w:tcPr>
            <w:tcW w:w="660" w:type="dxa"/>
          </w:tcPr>
          <w:p w14:paraId="2D546906" w14:textId="77777777" w:rsidR="00016054" w:rsidDel="00CF089D" w:rsidRDefault="00016054" w:rsidP="00672416">
            <w:pPr>
              <w:pStyle w:val="TableParagraph"/>
              <w:spacing w:before="4" w:line="136" w:lineRule="exact"/>
              <w:ind w:right="28"/>
              <w:rPr>
                <w:del w:id="2694" w:author="Mohamed SALEM" w:date="2024-01-16T13:24:00Z"/>
                <w:sz w:val="13"/>
              </w:rPr>
              <w:pPrChange w:id="2695" w:author="Mohamed SALEM" w:date="2024-01-16T13:40:00Z">
                <w:pPr>
                  <w:pStyle w:val="TableParagraph"/>
                  <w:spacing w:before="4" w:line="136" w:lineRule="exact"/>
                  <w:ind w:left="28" w:right="28"/>
                </w:pPr>
              </w:pPrChange>
            </w:pPr>
            <w:del w:id="2696" w:author="Mohamed SALEM" w:date="2024-01-16T13:24:00Z">
              <w:r w:rsidDel="00CF089D">
                <w:rPr>
                  <w:spacing w:val="-2"/>
                  <w:sz w:val="13"/>
                </w:rPr>
                <w:delText>(0.36)</w:delText>
              </w:r>
            </w:del>
          </w:p>
        </w:tc>
        <w:tc>
          <w:tcPr>
            <w:tcW w:w="578" w:type="dxa"/>
          </w:tcPr>
          <w:p w14:paraId="1A4DE4CC" w14:textId="77777777" w:rsidR="00016054" w:rsidDel="00CF089D" w:rsidRDefault="00016054" w:rsidP="00672416">
            <w:pPr>
              <w:pStyle w:val="TableParagraph"/>
              <w:spacing w:before="4" w:line="136" w:lineRule="exact"/>
              <w:ind w:right="1"/>
              <w:rPr>
                <w:del w:id="2697" w:author="Mohamed SALEM" w:date="2024-01-16T13:24:00Z"/>
                <w:sz w:val="13"/>
              </w:rPr>
              <w:pPrChange w:id="2698" w:author="Mohamed SALEM" w:date="2024-01-16T13:40:00Z">
                <w:pPr>
                  <w:pStyle w:val="TableParagraph"/>
                  <w:spacing w:before="4" w:line="136" w:lineRule="exact"/>
                  <w:ind w:left="9" w:right="1"/>
                </w:pPr>
              </w:pPrChange>
            </w:pPr>
            <w:del w:id="2699" w:author="Mohamed SALEM" w:date="2024-01-16T13:24:00Z">
              <w:r w:rsidDel="00CF089D">
                <w:rPr>
                  <w:spacing w:val="-2"/>
                  <w:sz w:val="13"/>
                </w:rPr>
                <w:delText>(0.07)</w:delText>
              </w:r>
            </w:del>
          </w:p>
        </w:tc>
        <w:tc>
          <w:tcPr>
            <w:tcW w:w="649" w:type="dxa"/>
          </w:tcPr>
          <w:p w14:paraId="394F22E1" w14:textId="77777777" w:rsidR="00016054" w:rsidDel="00CF089D" w:rsidRDefault="00016054" w:rsidP="000E2C09">
            <w:pPr>
              <w:pStyle w:val="TableParagraph"/>
              <w:spacing w:before="4" w:line="136" w:lineRule="exact"/>
              <w:ind w:right="10"/>
              <w:rPr>
                <w:del w:id="2700" w:author="Mohamed SALEM" w:date="2024-01-16T13:24:00Z"/>
                <w:sz w:val="13"/>
              </w:rPr>
            </w:pPr>
            <w:del w:id="2701" w:author="Mohamed SALEM" w:date="2024-01-16T13:24:00Z">
              <w:r w:rsidDel="00CF089D">
                <w:rPr>
                  <w:spacing w:val="-2"/>
                  <w:w w:val="110"/>
                  <w:sz w:val="13"/>
                </w:rPr>
                <w:delText>(0.17)</w:delText>
              </w:r>
            </w:del>
          </w:p>
        </w:tc>
        <w:tc>
          <w:tcPr>
            <w:tcW w:w="659" w:type="dxa"/>
          </w:tcPr>
          <w:p w14:paraId="2BF9D121" w14:textId="77777777" w:rsidR="00016054" w:rsidDel="00CF089D" w:rsidRDefault="00016054" w:rsidP="00672416">
            <w:pPr>
              <w:pStyle w:val="TableParagraph"/>
              <w:spacing w:before="4" w:line="136" w:lineRule="exact"/>
              <w:ind w:right="9"/>
              <w:rPr>
                <w:del w:id="2702" w:author="Mohamed SALEM" w:date="2024-01-16T13:24:00Z"/>
                <w:sz w:val="13"/>
              </w:rPr>
              <w:pPrChange w:id="2703" w:author="Mohamed SALEM" w:date="2024-01-16T13:40:00Z">
                <w:pPr>
                  <w:pStyle w:val="TableParagraph"/>
                  <w:spacing w:before="4" w:line="136" w:lineRule="exact"/>
                  <w:ind w:left="9" w:right="9"/>
                </w:pPr>
              </w:pPrChange>
            </w:pPr>
            <w:del w:id="2704" w:author="Mohamed SALEM" w:date="2024-01-16T13:24:00Z">
              <w:r w:rsidDel="00CF089D">
                <w:rPr>
                  <w:spacing w:val="-2"/>
                  <w:w w:val="105"/>
                  <w:sz w:val="13"/>
                </w:rPr>
                <w:delText>(0.18)</w:delText>
              </w:r>
            </w:del>
          </w:p>
        </w:tc>
        <w:tc>
          <w:tcPr>
            <w:tcW w:w="577" w:type="dxa"/>
          </w:tcPr>
          <w:p w14:paraId="29D8AC17" w14:textId="77777777" w:rsidR="00016054" w:rsidDel="00CF089D" w:rsidRDefault="00016054" w:rsidP="00672416">
            <w:pPr>
              <w:pStyle w:val="TableParagraph"/>
              <w:spacing w:before="4" w:line="136" w:lineRule="exact"/>
              <w:ind w:right="17"/>
              <w:rPr>
                <w:del w:id="2705" w:author="Mohamed SALEM" w:date="2024-01-16T13:24:00Z"/>
                <w:sz w:val="13"/>
              </w:rPr>
              <w:pPrChange w:id="2706" w:author="Mohamed SALEM" w:date="2024-01-16T13:40:00Z">
                <w:pPr>
                  <w:pStyle w:val="TableParagraph"/>
                  <w:spacing w:before="4" w:line="136" w:lineRule="exact"/>
                  <w:ind w:left="27" w:right="17"/>
                </w:pPr>
              </w:pPrChange>
            </w:pPr>
            <w:del w:id="2707" w:author="Mohamed SALEM" w:date="2024-01-16T13:24:00Z">
              <w:r w:rsidDel="00CF089D">
                <w:rPr>
                  <w:spacing w:val="-2"/>
                  <w:sz w:val="13"/>
                </w:rPr>
                <w:delText>(0.89)</w:delText>
              </w:r>
            </w:del>
          </w:p>
        </w:tc>
        <w:tc>
          <w:tcPr>
            <w:tcW w:w="649" w:type="dxa"/>
          </w:tcPr>
          <w:p w14:paraId="784EC4AB" w14:textId="77777777" w:rsidR="00016054" w:rsidDel="00CF089D" w:rsidRDefault="00016054" w:rsidP="00672416">
            <w:pPr>
              <w:pStyle w:val="TableParagraph"/>
              <w:spacing w:before="4" w:line="136" w:lineRule="exact"/>
              <w:ind w:right="10"/>
              <w:rPr>
                <w:del w:id="2708" w:author="Mohamed SALEM" w:date="2024-01-16T13:24:00Z"/>
                <w:sz w:val="13"/>
              </w:rPr>
              <w:pPrChange w:id="2709" w:author="Mohamed SALEM" w:date="2024-01-16T13:40:00Z">
                <w:pPr>
                  <w:pStyle w:val="TableParagraph"/>
                  <w:spacing w:before="4" w:line="136" w:lineRule="exact"/>
                  <w:ind w:left="3" w:right="10"/>
                </w:pPr>
              </w:pPrChange>
            </w:pPr>
            <w:del w:id="2710" w:author="Mohamed SALEM" w:date="2024-01-16T13:24:00Z">
              <w:r w:rsidDel="00CF089D">
                <w:rPr>
                  <w:spacing w:val="-2"/>
                  <w:sz w:val="13"/>
                </w:rPr>
                <w:delText>(0.22)</w:delText>
              </w:r>
            </w:del>
          </w:p>
        </w:tc>
        <w:tc>
          <w:tcPr>
            <w:tcW w:w="660" w:type="dxa"/>
          </w:tcPr>
          <w:p w14:paraId="00DBDDEB" w14:textId="77777777" w:rsidR="00016054" w:rsidDel="00CF089D" w:rsidRDefault="00016054" w:rsidP="00672416">
            <w:pPr>
              <w:pStyle w:val="TableParagraph"/>
              <w:spacing w:before="4" w:line="136" w:lineRule="exact"/>
              <w:ind w:right="28"/>
              <w:rPr>
                <w:del w:id="2711" w:author="Mohamed SALEM" w:date="2024-01-16T13:24:00Z"/>
                <w:sz w:val="13"/>
              </w:rPr>
              <w:pPrChange w:id="2712" w:author="Mohamed SALEM" w:date="2024-01-16T13:40:00Z">
                <w:pPr>
                  <w:pStyle w:val="TableParagraph"/>
                  <w:spacing w:before="4" w:line="136" w:lineRule="exact"/>
                  <w:ind w:left="28" w:right="28"/>
                </w:pPr>
              </w:pPrChange>
            </w:pPr>
            <w:del w:id="2713" w:author="Mohamed SALEM" w:date="2024-01-16T13:24:00Z">
              <w:r w:rsidDel="00CF089D">
                <w:rPr>
                  <w:spacing w:val="-2"/>
                  <w:sz w:val="13"/>
                </w:rPr>
                <w:delText>(0.30)</w:delText>
              </w:r>
            </w:del>
          </w:p>
        </w:tc>
        <w:tc>
          <w:tcPr>
            <w:tcW w:w="681" w:type="dxa"/>
          </w:tcPr>
          <w:p w14:paraId="0DDD3559" w14:textId="77777777" w:rsidR="00016054" w:rsidDel="00CF089D" w:rsidRDefault="00016054" w:rsidP="00672416">
            <w:pPr>
              <w:pStyle w:val="TableParagraph"/>
              <w:spacing w:before="4" w:line="136" w:lineRule="exact"/>
              <w:ind w:right="1"/>
              <w:rPr>
                <w:del w:id="2714" w:author="Mohamed SALEM" w:date="2024-01-16T13:24:00Z"/>
                <w:sz w:val="13"/>
              </w:rPr>
              <w:pPrChange w:id="2715" w:author="Mohamed SALEM" w:date="2024-01-16T13:40:00Z">
                <w:pPr>
                  <w:pStyle w:val="TableParagraph"/>
                  <w:spacing w:before="4" w:line="136" w:lineRule="exact"/>
                  <w:ind w:left="11" w:right="1"/>
                </w:pPr>
              </w:pPrChange>
            </w:pPr>
            <w:del w:id="2716" w:author="Mohamed SALEM" w:date="2024-01-16T13:24:00Z">
              <w:r w:rsidDel="00CF089D">
                <w:rPr>
                  <w:spacing w:val="-2"/>
                  <w:w w:val="105"/>
                  <w:sz w:val="13"/>
                </w:rPr>
                <w:delText>(0.01)</w:delText>
              </w:r>
            </w:del>
          </w:p>
        </w:tc>
      </w:tr>
      <w:tr w:rsidR="00016054" w:rsidDel="00CF089D" w14:paraId="4462FB02" w14:textId="174E104A">
        <w:trPr>
          <w:trHeight w:val="159"/>
        </w:trPr>
        <w:tc>
          <w:tcPr>
            <w:tcW w:w="4247" w:type="dxa"/>
          </w:tcPr>
          <w:p w14:paraId="1130C892" w14:textId="77777777" w:rsidR="00016054" w:rsidDel="00CF089D" w:rsidRDefault="00016054" w:rsidP="00672416">
            <w:pPr>
              <w:pStyle w:val="TableParagraph"/>
              <w:tabs>
                <w:tab w:val="right" w:pos="4044"/>
              </w:tabs>
              <w:spacing w:before="4" w:line="136" w:lineRule="exact"/>
              <w:jc w:val="left"/>
              <w:rPr>
                <w:del w:id="2717" w:author="Mohamed SALEM" w:date="2024-01-16T13:24:00Z"/>
                <w:sz w:val="13"/>
              </w:rPr>
              <w:pPrChange w:id="2718" w:author="Mohamed SALEM" w:date="2024-01-16T13:40:00Z">
                <w:pPr>
                  <w:pStyle w:val="TableParagraph"/>
                  <w:tabs>
                    <w:tab w:val="right" w:pos="4044"/>
                  </w:tabs>
                  <w:spacing w:before="4" w:line="136" w:lineRule="exact"/>
                  <w:ind w:left="100"/>
                  <w:jc w:val="left"/>
                </w:pPr>
              </w:pPrChange>
            </w:pPr>
            <w:del w:id="2719" w:author="Mohamed SALEM" w:date="2024-01-16T13:24:00Z">
              <w:r w:rsidDel="00CF089D">
                <w:rPr>
                  <w:sz w:val="13"/>
                </w:rPr>
                <w:delText>Household</w:delText>
              </w:r>
              <w:r w:rsidDel="00CF089D">
                <w:rPr>
                  <w:spacing w:val="33"/>
                  <w:sz w:val="13"/>
                </w:rPr>
                <w:delText xml:space="preserve"> </w:delText>
              </w:r>
              <w:r w:rsidDel="00CF089D">
                <w:rPr>
                  <w:spacing w:val="-4"/>
                  <w:sz w:val="13"/>
                </w:rPr>
                <w:delText>size</w:delText>
              </w:r>
              <w:r w:rsidDel="00CF089D">
                <w:rPr>
                  <w:rFonts w:ascii="Times New Roman"/>
                  <w:sz w:val="13"/>
                </w:rPr>
                <w:tab/>
              </w:r>
              <w:r w:rsidDel="00CF089D">
                <w:rPr>
                  <w:spacing w:val="-4"/>
                  <w:sz w:val="13"/>
                </w:rPr>
                <w:delText>7.72</w:delText>
              </w:r>
            </w:del>
          </w:p>
        </w:tc>
        <w:tc>
          <w:tcPr>
            <w:tcW w:w="660" w:type="dxa"/>
          </w:tcPr>
          <w:p w14:paraId="178B4728" w14:textId="77777777" w:rsidR="00016054" w:rsidDel="00CF089D" w:rsidRDefault="00016054" w:rsidP="00672416">
            <w:pPr>
              <w:pStyle w:val="TableParagraph"/>
              <w:spacing w:before="4" w:line="136" w:lineRule="exact"/>
              <w:ind w:right="28"/>
              <w:rPr>
                <w:del w:id="2720" w:author="Mohamed SALEM" w:date="2024-01-16T13:24:00Z"/>
                <w:sz w:val="13"/>
              </w:rPr>
              <w:pPrChange w:id="2721" w:author="Mohamed SALEM" w:date="2024-01-16T13:40:00Z">
                <w:pPr>
                  <w:pStyle w:val="TableParagraph"/>
                  <w:spacing w:before="4" w:line="136" w:lineRule="exact"/>
                  <w:ind w:left="28" w:right="28"/>
                </w:pPr>
              </w:pPrChange>
            </w:pPr>
            <w:del w:id="2722" w:author="Mohamed SALEM" w:date="2024-01-16T13:24:00Z">
              <w:r w:rsidDel="00CF089D">
                <w:rPr>
                  <w:spacing w:val="-4"/>
                  <w:sz w:val="13"/>
                </w:rPr>
                <w:delText>8.39</w:delText>
              </w:r>
            </w:del>
          </w:p>
        </w:tc>
        <w:tc>
          <w:tcPr>
            <w:tcW w:w="578" w:type="dxa"/>
          </w:tcPr>
          <w:p w14:paraId="55359342" w14:textId="77777777" w:rsidR="00016054" w:rsidDel="00CF089D" w:rsidRDefault="00016054" w:rsidP="00672416">
            <w:pPr>
              <w:pStyle w:val="TableParagraph"/>
              <w:spacing w:before="4" w:line="136" w:lineRule="exact"/>
              <w:rPr>
                <w:del w:id="2723" w:author="Mohamed SALEM" w:date="2024-01-16T13:24:00Z"/>
                <w:sz w:val="13"/>
              </w:rPr>
              <w:pPrChange w:id="2724" w:author="Mohamed SALEM" w:date="2024-01-16T13:40:00Z">
                <w:pPr>
                  <w:pStyle w:val="TableParagraph"/>
                  <w:spacing w:before="4" w:line="136" w:lineRule="exact"/>
                  <w:ind w:left="9"/>
                </w:pPr>
              </w:pPrChange>
            </w:pPr>
            <w:del w:id="2725" w:author="Mohamed SALEM" w:date="2024-01-16T13:24:00Z">
              <w:r w:rsidDel="00CF089D">
                <w:rPr>
                  <w:spacing w:val="-4"/>
                  <w:w w:val="105"/>
                  <w:sz w:val="13"/>
                </w:rPr>
                <w:delText>0.67*</w:delText>
              </w:r>
            </w:del>
          </w:p>
        </w:tc>
        <w:tc>
          <w:tcPr>
            <w:tcW w:w="649" w:type="dxa"/>
          </w:tcPr>
          <w:p w14:paraId="035F40FE" w14:textId="77777777" w:rsidR="00016054" w:rsidDel="00CF089D" w:rsidRDefault="00016054" w:rsidP="00672416">
            <w:pPr>
              <w:pStyle w:val="TableParagraph"/>
              <w:spacing w:before="4" w:line="136" w:lineRule="exact"/>
              <w:ind w:right="10"/>
              <w:rPr>
                <w:del w:id="2726" w:author="Mohamed SALEM" w:date="2024-01-16T13:24:00Z"/>
                <w:sz w:val="13"/>
              </w:rPr>
              <w:pPrChange w:id="2727" w:author="Mohamed SALEM" w:date="2024-01-16T13:40:00Z">
                <w:pPr>
                  <w:pStyle w:val="TableParagraph"/>
                  <w:spacing w:before="4" w:line="136" w:lineRule="exact"/>
                  <w:ind w:left="1" w:right="10"/>
                </w:pPr>
              </w:pPrChange>
            </w:pPr>
            <w:del w:id="2728" w:author="Mohamed SALEM" w:date="2024-01-16T13:24:00Z">
              <w:r w:rsidDel="00CF089D">
                <w:rPr>
                  <w:spacing w:val="-4"/>
                  <w:sz w:val="13"/>
                </w:rPr>
                <w:delText>6.08</w:delText>
              </w:r>
            </w:del>
          </w:p>
        </w:tc>
        <w:tc>
          <w:tcPr>
            <w:tcW w:w="659" w:type="dxa"/>
          </w:tcPr>
          <w:p w14:paraId="784D06F8" w14:textId="77777777" w:rsidR="00016054" w:rsidDel="00CF089D" w:rsidRDefault="00016054" w:rsidP="00672416">
            <w:pPr>
              <w:pStyle w:val="TableParagraph"/>
              <w:spacing w:before="4" w:line="136" w:lineRule="exact"/>
              <w:ind w:right="9"/>
              <w:rPr>
                <w:del w:id="2729" w:author="Mohamed SALEM" w:date="2024-01-16T13:24:00Z"/>
                <w:sz w:val="13"/>
              </w:rPr>
              <w:pPrChange w:id="2730" w:author="Mohamed SALEM" w:date="2024-01-16T13:40:00Z">
                <w:pPr>
                  <w:pStyle w:val="TableParagraph"/>
                  <w:spacing w:before="4" w:line="136" w:lineRule="exact"/>
                  <w:ind w:left="9" w:right="9"/>
                </w:pPr>
              </w:pPrChange>
            </w:pPr>
            <w:del w:id="2731" w:author="Mohamed SALEM" w:date="2024-01-16T13:24:00Z">
              <w:r w:rsidDel="00CF089D">
                <w:rPr>
                  <w:spacing w:val="-4"/>
                  <w:sz w:val="13"/>
                </w:rPr>
                <w:delText>5.99</w:delText>
              </w:r>
            </w:del>
          </w:p>
        </w:tc>
        <w:tc>
          <w:tcPr>
            <w:tcW w:w="577" w:type="dxa"/>
          </w:tcPr>
          <w:p w14:paraId="3E1148DC" w14:textId="77777777" w:rsidR="00016054" w:rsidDel="00CF089D" w:rsidRDefault="00016054" w:rsidP="00672416">
            <w:pPr>
              <w:pStyle w:val="TableParagraph"/>
              <w:spacing w:before="4" w:line="136" w:lineRule="exact"/>
              <w:ind w:right="16"/>
              <w:rPr>
                <w:del w:id="2732" w:author="Mohamed SALEM" w:date="2024-01-16T13:24:00Z"/>
                <w:sz w:val="13"/>
              </w:rPr>
              <w:pPrChange w:id="2733" w:author="Mohamed SALEM" w:date="2024-01-16T13:40:00Z">
                <w:pPr>
                  <w:pStyle w:val="TableParagraph"/>
                  <w:spacing w:before="4" w:line="136" w:lineRule="exact"/>
                  <w:ind w:left="27" w:right="16"/>
                </w:pPr>
              </w:pPrChange>
            </w:pPr>
            <w:del w:id="2734" w:author="Mohamed SALEM" w:date="2024-01-16T13:24:00Z">
              <w:r w:rsidDel="00CF089D">
                <w:rPr>
                  <w:w w:val="90"/>
                  <w:sz w:val="13"/>
                </w:rPr>
                <w:delText>-</w:delText>
              </w:r>
              <w:r w:rsidDel="00CF089D">
                <w:rPr>
                  <w:spacing w:val="-4"/>
                  <w:sz w:val="13"/>
                </w:rPr>
                <w:delText>0.08</w:delText>
              </w:r>
            </w:del>
          </w:p>
        </w:tc>
        <w:tc>
          <w:tcPr>
            <w:tcW w:w="649" w:type="dxa"/>
          </w:tcPr>
          <w:p w14:paraId="38250800" w14:textId="77777777" w:rsidR="00016054" w:rsidDel="00CF089D" w:rsidRDefault="00016054" w:rsidP="00672416">
            <w:pPr>
              <w:pStyle w:val="TableParagraph"/>
              <w:spacing w:before="4" w:line="136" w:lineRule="exact"/>
              <w:ind w:right="10"/>
              <w:rPr>
                <w:del w:id="2735" w:author="Mohamed SALEM" w:date="2024-01-16T13:24:00Z"/>
                <w:sz w:val="13"/>
              </w:rPr>
              <w:pPrChange w:id="2736" w:author="Mohamed SALEM" w:date="2024-01-16T13:40:00Z">
                <w:pPr>
                  <w:pStyle w:val="TableParagraph"/>
                  <w:spacing w:before="4" w:line="136" w:lineRule="exact"/>
                  <w:ind w:left="4" w:right="10"/>
                </w:pPr>
              </w:pPrChange>
            </w:pPr>
            <w:del w:id="2737" w:author="Mohamed SALEM" w:date="2024-01-16T13:24:00Z">
              <w:r w:rsidDel="00CF089D">
                <w:rPr>
                  <w:spacing w:val="-4"/>
                  <w:w w:val="105"/>
                  <w:sz w:val="13"/>
                </w:rPr>
                <w:delText>6.57</w:delText>
              </w:r>
            </w:del>
          </w:p>
        </w:tc>
        <w:tc>
          <w:tcPr>
            <w:tcW w:w="660" w:type="dxa"/>
          </w:tcPr>
          <w:p w14:paraId="7FB0A6F0" w14:textId="77777777" w:rsidR="00016054" w:rsidDel="00CF089D" w:rsidRDefault="00016054" w:rsidP="00672416">
            <w:pPr>
              <w:pStyle w:val="TableParagraph"/>
              <w:spacing w:before="4" w:line="136" w:lineRule="exact"/>
              <w:ind w:right="27"/>
              <w:rPr>
                <w:del w:id="2738" w:author="Mohamed SALEM" w:date="2024-01-16T13:24:00Z"/>
                <w:sz w:val="13"/>
              </w:rPr>
              <w:pPrChange w:id="2739" w:author="Mohamed SALEM" w:date="2024-01-16T13:40:00Z">
                <w:pPr>
                  <w:pStyle w:val="TableParagraph"/>
                  <w:spacing w:before="4" w:line="136" w:lineRule="exact"/>
                  <w:ind w:left="28" w:right="27"/>
                </w:pPr>
              </w:pPrChange>
            </w:pPr>
            <w:del w:id="2740" w:author="Mohamed SALEM" w:date="2024-01-16T13:24:00Z">
              <w:r w:rsidDel="00CF089D">
                <w:rPr>
                  <w:spacing w:val="-4"/>
                  <w:w w:val="105"/>
                  <w:sz w:val="13"/>
                </w:rPr>
                <w:delText>7.36</w:delText>
              </w:r>
            </w:del>
          </w:p>
        </w:tc>
        <w:tc>
          <w:tcPr>
            <w:tcW w:w="681" w:type="dxa"/>
          </w:tcPr>
          <w:p w14:paraId="37013535" w14:textId="77777777" w:rsidR="00016054" w:rsidDel="00CF089D" w:rsidRDefault="00016054" w:rsidP="00672416">
            <w:pPr>
              <w:pStyle w:val="TableParagraph"/>
              <w:spacing w:before="4" w:line="136" w:lineRule="exact"/>
              <w:rPr>
                <w:del w:id="2741" w:author="Mohamed SALEM" w:date="2024-01-16T13:24:00Z"/>
                <w:sz w:val="13"/>
              </w:rPr>
              <w:pPrChange w:id="2742" w:author="Mohamed SALEM" w:date="2024-01-16T13:40:00Z">
                <w:pPr>
                  <w:pStyle w:val="TableParagraph"/>
                  <w:spacing w:before="4" w:line="136" w:lineRule="exact"/>
                  <w:ind w:left="11"/>
                </w:pPr>
              </w:pPrChange>
            </w:pPr>
            <w:del w:id="2743" w:author="Mohamed SALEM" w:date="2024-01-16T13:24:00Z">
              <w:r w:rsidDel="00CF089D">
                <w:rPr>
                  <w:spacing w:val="-2"/>
                  <w:w w:val="105"/>
                  <w:sz w:val="13"/>
                </w:rPr>
                <w:delText>0.78***</w:delText>
              </w:r>
            </w:del>
          </w:p>
        </w:tc>
      </w:tr>
      <w:tr w:rsidR="00016054" w:rsidDel="00CF089D" w14:paraId="5A42C36E" w14:textId="3A63C9BC">
        <w:trPr>
          <w:trHeight w:val="159"/>
        </w:trPr>
        <w:tc>
          <w:tcPr>
            <w:tcW w:w="4247" w:type="dxa"/>
          </w:tcPr>
          <w:p w14:paraId="244463E1" w14:textId="77777777" w:rsidR="00016054" w:rsidDel="00CF089D" w:rsidRDefault="00016054" w:rsidP="000E2C09">
            <w:pPr>
              <w:pStyle w:val="TableParagraph"/>
              <w:spacing w:before="4" w:line="136" w:lineRule="exact"/>
              <w:ind w:right="145"/>
              <w:jc w:val="right"/>
              <w:rPr>
                <w:del w:id="2744" w:author="Mohamed SALEM" w:date="2024-01-16T13:24:00Z"/>
                <w:sz w:val="13"/>
              </w:rPr>
            </w:pPr>
            <w:del w:id="2745" w:author="Mohamed SALEM" w:date="2024-01-16T13:24:00Z">
              <w:r w:rsidDel="00CF089D">
                <w:rPr>
                  <w:spacing w:val="-2"/>
                  <w:w w:val="105"/>
                  <w:sz w:val="13"/>
                </w:rPr>
                <w:delText>(3.44)</w:delText>
              </w:r>
            </w:del>
          </w:p>
        </w:tc>
        <w:tc>
          <w:tcPr>
            <w:tcW w:w="660" w:type="dxa"/>
          </w:tcPr>
          <w:p w14:paraId="6EB874A5" w14:textId="77777777" w:rsidR="00016054" w:rsidDel="00CF089D" w:rsidRDefault="00016054" w:rsidP="00672416">
            <w:pPr>
              <w:pStyle w:val="TableParagraph"/>
              <w:spacing w:before="4" w:line="136" w:lineRule="exact"/>
              <w:ind w:right="28"/>
              <w:rPr>
                <w:del w:id="2746" w:author="Mohamed SALEM" w:date="2024-01-16T13:24:00Z"/>
                <w:sz w:val="13"/>
              </w:rPr>
              <w:pPrChange w:id="2747" w:author="Mohamed SALEM" w:date="2024-01-16T13:40:00Z">
                <w:pPr>
                  <w:pStyle w:val="TableParagraph"/>
                  <w:spacing w:before="4" w:line="136" w:lineRule="exact"/>
                  <w:ind w:left="28" w:right="28"/>
                </w:pPr>
              </w:pPrChange>
            </w:pPr>
            <w:del w:id="2748" w:author="Mohamed SALEM" w:date="2024-01-16T13:24:00Z">
              <w:r w:rsidDel="00CF089D">
                <w:rPr>
                  <w:spacing w:val="-2"/>
                  <w:sz w:val="13"/>
                </w:rPr>
                <w:delText>(3.40)</w:delText>
              </w:r>
            </w:del>
          </w:p>
        </w:tc>
        <w:tc>
          <w:tcPr>
            <w:tcW w:w="578" w:type="dxa"/>
          </w:tcPr>
          <w:p w14:paraId="355FC9D7" w14:textId="77777777" w:rsidR="00016054" w:rsidDel="00CF089D" w:rsidRDefault="00016054" w:rsidP="00672416">
            <w:pPr>
              <w:pStyle w:val="TableParagraph"/>
              <w:spacing w:before="4" w:line="136" w:lineRule="exact"/>
              <w:ind w:right="1"/>
              <w:rPr>
                <w:del w:id="2749" w:author="Mohamed SALEM" w:date="2024-01-16T13:24:00Z"/>
                <w:sz w:val="13"/>
              </w:rPr>
              <w:pPrChange w:id="2750" w:author="Mohamed SALEM" w:date="2024-01-16T13:40:00Z">
                <w:pPr>
                  <w:pStyle w:val="TableParagraph"/>
                  <w:spacing w:before="4" w:line="136" w:lineRule="exact"/>
                  <w:ind w:left="9" w:right="1"/>
                </w:pPr>
              </w:pPrChange>
            </w:pPr>
            <w:del w:id="2751" w:author="Mohamed SALEM" w:date="2024-01-16T13:24:00Z">
              <w:r w:rsidDel="00CF089D">
                <w:rPr>
                  <w:spacing w:val="-2"/>
                  <w:sz w:val="13"/>
                </w:rPr>
                <w:delText>(0.05)</w:delText>
              </w:r>
            </w:del>
          </w:p>
        </w:tc>
        <w:tc>
          <w:tcPr>
            <w:tcW w:w="649" w:type="dxa"/>
          </w:tcPr>
          <w:p w14:paraId="36CF0629" w14:textId="77777777" w:rsidR="00016054" w:rsidDel="00CF089D" w:rsidRDefault="00016054" w:rsidP="000E2C09">
            <w:pPr>
              <w:pStyle w:val="TableParagraph"/>
              <w:spacing w:before="4" w:line="136" w:lineRule="exact"/>
              <w:ind w:right="10"/>
              <w:rPr>
                <w:del w:id="2752" w:author="Mohamed SALEM" w:date="2024-01-16T13:24:00Z"/>
                <w:sz w:val="13"/>
              </w:rPr>
            </w:pPr>
            <w:del w:id="2753" w:author="Mohamed SALEM" w:date="2024-01-16T13:24:00Z">
              <w:r w:rsidDel="00CF089D">
                <w:rPr>
                  <w:spacing w:val="-2"/>
                  <w:w w:val="105"/>
                  <w:sz w:val="13"/>
                </w:rPr>
                <w:delText>(2.67)</w:delText>
              </w:r>
            </w:del>
          </w:p>
        </w:tc>
        <w:tc>
          <w:tcPr>
            <w:tcW w:w="659" w:type="dxa"/>
          </w:tcPr>
          <w:p w14:paraId="3F2C308E" w14:textId="77777777" w:rsidR="00016054" w:rsidDel="00CF089D" w:rsidRDefault="00016054" w:rsidP="00672416">
            <w:pPr>
              <w:pStyle w:val="TableParagraph"/>
              <w:spacing w:before="4" w:line="136" w:lineRule="exact"/>
              <w:ind w:right="9"/>
              <w:rPr>
                <w:del w:id="2754" w:author="Mohamed SALEM" w:date="2024-01-16T13:24:00Z"/>
                <w:sz w:val="13"/>
              </w:rPr>
              <w:pPrChange w:id="2755" w:author="Mohamed SALEM" w:date="2024-01-16T13:40:00Z">
                <w:pPr>
                  <w:pStyle w:val="TableParagraph"/>
                  <w:spacing w:before="4" w:line="136" w:lineRule="exact"/>
                  <w:ind w:left="9" w:right="9"/>
                </w:pPr>
              </w:pPrChange>
            </w:pPr>
            <w:del w:id="2756" w:author="Mohamed SALEM" w:date="2024-01-16T13:24:00Z">
              <w:r w:rsidDel="00CF089D">
                <w:rPr>
                  <w:spacing w:val="-2"/>
                  <w:w w:val="105"/>
                  <w:sz w:val="13"/>
                </w:rPr>
                <w:delText>(3.05)</w:delText>
              </w:r>
            </w:del>
          </w:p>
        </w:tc>
        <w:tc>
          <w:tcPr>
            <w:tcW w:w="577" w:type="dxa"/>
          </w:tcPr>
          <w:p w14:paraId="1D4F9360" w14:textId="77777777" w:rsidR="00016054" w:rsidDel="00CF089D" w:rsidRDefault="00016054" w:rsidP="00672416">
            <w:pPr>
              <w:pStyle w:val="TableParagraph"/>
              <w:spacing w:before="4" w:line="136" w:lineRule="exact"/>
              <w:ind w:right="17"/>
              <w:rPr>
                <w:del w:id="2757" w:author="Mohamed SALEM" w:date="2024-01-16T13:24:00Z"/>
                <w:sz w:val="13"/>
              </w:rPr>
              <w:pPrChange w:id="2758" w:author="Mohamed SALEM" w:date="2024-01-16T13:40:00Z">
                <w:pPr>
                  <w:pStyle w:val="TableParagraph"/>
                  <w:spacing w:before="4" w:line="136" w:lineRule="exact"/>
                  <w:ind w:left="27" w:right="17"/>
                </w:pPr>
              </w:pPrChange>
            </w:pPr>
            <w:del w:id="2759" w:author="Mohamed SALEM" w:date="2024-01-16T13:24:00Z">
              <w:r w:rsidDel="00CF089D">
                <w:rPr>
                  <w:spacing w:val="-2"/>
                  <w:sz w:val="13"/>
                </w:rPr>
                <w:delText>(0.78)</w:delText>
              </w:r>
            </w:del>
          </w:p>
        </w:tc>
        <w:tc>
          <w:tcPr>
            <w:tcW w:w="649" w:type="dxa"/>
          </w:tcPr>
          <w:p w14:paraId="10D590E9" w14:textId="77777777" w:rsidR="00016054" w:rsidDel="00CF089D" w:rsidRDefault="00016054" w:rsidP="00672416">
            <w:pPr>
              <w:pStyle w:val="TableParagraph"/>
              <w:spacing w:before="4" w:line="136" w:lineRule="exact"/>
              <w:ind w:right="10"/>
              <w:rPr>
                <w:del w:id="2760" w:author="Mohamed SALEM" w:date="2024-01-16T13:24:00Z"/>
                <w:sz w:val="13"/>
              </w:rPr>
              <w:pPrChange w:id="2761" w:author="Mohamed SALEM" w:date="2024-01-16T13:40:00Z">
                <w:pPr>
                  <w:pStyle w:val="TableParagraph"/>
                  <w:spacing w:before="4" w:line="136" w:lineRule="exact"/>
                  <w:ind w:left="3" w:right="10"/>
                </w:pPr>
              </w:pPrChange>
            </w:pPr>
            <w:del w:id="2762" w:author="Mohamed SALEM" w:date="2024-01-16T13:24:00Z">
              <w:r w:rsidDel="00CF089D">
                <w:rPr>
                  <w:spacing w:val="-2"/>
                  <w:sz w:val="13"/>
                </w:rPr>
                <w:delText>(3.02)</w:delText>
              </w:r>
            </w:del>
          </w:p>
        </w:tc>
        <w:tc>
          <w:tcPr>
            <w:tcW w:w="660" w:type="dxa"/>
          </w:tcPr>
          <w:p w14:paraId="6C24F59C" w14:textId="77777777" w:rsidR="00016054" w:rsidDel="00CF089D" w:rsidRDefault="00016054" w:rsidP="00672416">
            <w:pPr>
              <w:pStyle w:val="TableParagraph"/>
              <w:spacing w:before="4" w:line="136" w:lineRule="exact"/>
              <w:ind w:right="28"/>
              <w:rPr>
                <w:del w:id="2763" w:author="Mohamed SALEM" w:date="2024-01-16T13:24:00Z"/>
                <w:sz w:val="13"/>
              </w:rPr>
              <w:pPrChange w:id="2764" w:author="Mohamed SALEM" w:date="2024-01-16T13:40:00Z">
                <w:pPr>
                  <w:pStyle w:val="TableParagraph"/>
                  <w:spacing w:before="4" w:line="136" w:lineRule="exact"/>
                  <w:ind w:left="28" w:right="28"/>
                </w:pPr>
              </w:pPrChange>
            </w:pPr>
            <w:del w:id="2765" w:author="Mohamed SALEM" w:date="2024-01-16T13:24:00Z">
              <w:r w:rsidDel="00CF089D">
                <w:rPr>
                  <w:spacing w:val="-2"/>
                  <w:w w:val="105"/>
                  <w:sz w:val="13"/>
                </w:rPr>
                <w:delText>(3.46)</w:delText>
              </w:r>
            </w:del>
          </w:p>
        </w:tc>
        <w:tc>
          <w:tcPr>
            <w:tcW w:w="681" w:type="dxa"/>
          </w:tcPr>
          <w:p w14:paraId="60EF6000" w14:textId="77777777" w:rsidR="00016054" w:rsidDel="00CF089D" w:rsidRDefault="00016054" w:rsidP="00672416">
            <w:pPr>
              <w:pStyle w:val="TableParagraph"/>
              <w:spacing w:before="4" w:line="136" w:lineRule="exact"/>
              <w:ind w:right="1"/>
              <w:rPr>
                <w:del w:id="2766" w:author="Mohamed SALEM" w:date="2024-01-16T13:24:00Z"/>
                <w:sz w:val="13"/>
              </w:rPr>
              <w:pPrChange w:id="2767" w:author="Mohamed SALEM" w:date="2024-01-16T13:40:00Z">
                <w:pPr>
                  <w:pStyle w:val="TableParagraph"/>
                  <w:spacing w:before="4" w:line="136" w:lineRule="exact"/>
                  <w:ind w:left="11" w:right="1"/>
                </w:pPr>
              </w:pPrChange>
            </w:pPr>
            <w:del w:id="2768" w:author="Mohamed SALEM" w:date="2024-01-16T13:24:00Z">
              <w:r w:rsidDel="00CF089D">
                <w:rPr>
                  <w:spacing w:val="-2"/>
                  <w:sz w:val="13"/>
                </w:rPr>
                <w:delText>(0.00)</w:delText>
              </w:r>
            </w:del>
          </w:p>
        </w:tc>
      </w:tr>
      <w:tr w:rsidR="00016054" w:rsidDel="00CF089D" w14:paraId="5ABD19CE" w14:textId="0FF3675F">
        <w:trPr>
          <w:trHeight w:val="159"/>
        </w:trPr>
        <w:tc>
          <w:tcPr>
            <w:tcW w:w="4247" w:type="dxa"/>
          </w:tcPr>
          <w:p w14:paraId="4E502E39" w14:textId="77777777" w:rsidR="00016054" w:rsidDel="00CF089D" w:rsidRDefault="00016054" w:rsidP="00672416">
            <w:pPr>
              <w:pStyle w:val="TableParagraph"/>
              <w:tabs>
                <w:tab w:val="right" w:pos="4044"/>
              </w:tabs>
              <w:spacing w:before="4" w:line="136" w:lineRule="exact"/>
              <w:jc w:val="left"/>
              <w:rPr>
                <w:del w:id="2769" w:author="Mohamed SALEM" w:date="2024-01-16T13:24:00Z"/>
                <w:sz w:val="13"/>
              </w:rPr>
              <w:pPrChange w:id="2770" w:author="Mohamed SALEM" w:date="2024-01-16T13:40:00Z">
                <w:pPr>
                  <w:pStyle w:val="TableParagraph"/>
                  <w:tabs>
                    <w:tab w:val="right" w:pos="4044"/>
                  </w:tabs>
                  <w:spacing w:before="4" w:line="136" w:lineRule="exact"/>
                  <w:ind w:left="100"/>
                  <w:jc w:val="left"/>
                </w:pPr>
              </w:pPrChange>
            </w:pPr>
            <w:del w:id="2771" w:author="Mohamed SALEM" w:date="2024-01-16T13:24:00Z">
              <w:r w:rsidDel="00CF089D">
                <w:rPr>
                  <w:sz w:val="13"/>
                </w:rPr>
                <w:delText>Number</w:delText>
              </w:r>
              <w:r w:rsidDel="00CF089D">
                <w:rPr>
                  <w:spacing w:val="32"/>
                  <w:sz w:val="13"/>
                </w:rPr>
                <w:delText xml:space="preserve"> </w:delText>
              </w:r>
              <w:r w:rsidDel="00CF089D">
                <w:rPr>
                  <w:sz w:val="13"/>
                </w:rPr>
                <w:delText>of</w:delText>
              </w:r>
              <w:r w:rsidDel="00CF089D">
                <w:rPr>
                  <w:spacing w:val="32"/>
                  <w:sz w:val="13"/>
                </w:rPr>
                <w:delText xml:space="preserve"> </w:delText>
              </w:r>
              <w:r w:rsidDel="00CF089D">
                <w:rPr>
                  <w:sz w:val="13"/>
                </w:rPr>
                <w:delText>household</w:delText>
              </w:r>
              <w:r w:rsidDel="00CF089D">
                <w:rPr>
                  <w:spacing w:val="32"/>
                  <w:sz w:val="13"/>
                </w:rPr>
                <w:delText xml:space="preserve"> </w:delText>
              </w:r>
              <w:r w:rsidDel="00CF089D">
                <w:rPr>
                  <w:sz w:val="13"/>
                </w:rPr>
                <w:delText>member</w:delText>
              </w:r>
              <w:r w:rsidDel="00CF089D">
                <w:rPr>
                  <w:spacing w:val="32"/>
                  <w:sz w:val="13"/>
                </w:rPr>
                <w:delText xml:space="preserve"> </w:delText>
              </w:r>
              <w:r w:rsidDel="00CF089D">
                <w:rPr>
                  <w:sz w:val="13"/>
                </w:rPr>
                <w:delText>younger</w:delText>
              </w:r>
              <w:r w:rsidDel="00CF089D">
                <w:rPr>
                  <w:spacing w:val="32"/>
                  <w:sz w:val="13"/>
                </w:rPr>
                <w:delText xml:space="preserve"> </w:delText>
              </w:r>
              <w:r w:rsidDel="00CF089D">
                <w:rPr>
                  <w:sz w:val="13"/>
                </w:rPr>
                <w:delText>than</w:delText>
              </w:r>
              <w:r w:rsidDel="00CF089D">
                <w:rPr>
                  <w:spacing w:val="32"/>
                  <w:sz w:val="13"/>
                </w:rPr>
                <w:delText xml:space="preserve"> </w:delText>
              </w:r>
              <w:r w:rsidDel="00CF089D">
                <w:rPr>
                  <w:spacing w:val="-5"/>
                  <w:sz w:val="13"/>
                </w:rPr>
                <w:delText>15</w:delText>
              </w:r>
              <w:r w:rsidDel="00CF089D">
                <w:rPr>
                  <w:rFonts w:ascii="Times New Roman"/>
                  <w:sz w:val="13"/>
                </w:rPr>
                <w:tab/>
              </w:r>
              <w:r w:rsidDel="00CF089D">
                <w:rPr>
                  <w:spacing w:val="-4"/>
                  <w:sz w:val="13"/>
                </w:rPr>
                <w:delText>4.04</w:delText>
              </w:r>
            </w:del>
          </w:p>
        </w:tc>
        <w:tc>
          <w:tcPr>
            <w:tcW w:w="660" w:type="dxa"/>
          </w:tcPr>
          <w:p w14:paraId="750A23AF" w14:textId="77777777" w:rsidR="00016054" w:rsidDel="00CF089D" w:rsidRDefault="00016054" w:rsidP="00672416">
            <w:pPr>
              <w:pStyle w:val="TableParagraph"/>
              <w:spacing w:before="4" w:line="136" w:lineRule="exact"/>
              <w:ind w:right="28"/>
              <w:rPr>
                <w:del w:id="2772" w:author="Mohamed SALEM" w:date="2024-01-16T13:24:00Z"/>
                <w:sz w:val="13"/>
              </w:rPr>
              <w:pPrChange w:id="2773" w:author="Mohamed SALEM" w:date="2024-01-16T13:40:00Z">
                <w:pPr>
                  <w:pStyle w:val="TableParagraph"/>
                  <w:spacing w:before="4" w:line="136" w:lineRule="exact"/>
                  <w:ind w:left="28" w:right="28"/>
                </w:pPr>
              </w:pPrChange>
            </w:pPr>
            <w:del w:id="2774" w:author="Mohamed SALEM" w:date="2024-01-16T13:24:00Z">
              <w:r w:rsidDel="00CF089D">
                <w:rPr>
                  <w:spacing w:val="-4"/>
                  <w:w w:val="105"/>
                  <w:sz w:val="13"/>
                </w:rPr>
                <w:delText>4.31</w:delText>
              </w:r>
            </w:del>
          </w:p>
        </w:tc>
        <w:tc>
          <w:tcPr>
            <w:tcW w:w="578" w:type="dxa"/>
          </w:tcPr>
          <w:p w14:paraId="2107EEC1" w14:textId="77777777" w:rsidR="00016054" w:rsidDel="00CF089D" w:rsidRDefault="00016054" w:rsidP="00672416">
            <w:pPr>
              <w:pStyle w:val="TableParagraph"/>
              <w:spacing w:before="4" w:line="136" w:lineRule="exact"/>
              <w:rPr>
                <w:del w:id="2775" w:author="Mohamed SALEM" w:date="2024-01-16T13:24:00Z"/>
                <w:sz w:val="13"/>
              </w:rPr>
              <w:pPrChange w:id="2776" w:author="Mohamed SALEM" w:date="2024-01-16T13:40:00Z">
                <w:pPr>
                  <w:pStyle w:val="TableParagraph"/>
                  <w:spacing w:before="4" w:line="136" w:lineRule="exact"/>
                  <w:ind w:left="9"/>
                </w:pPr>
              </w:pPrChange>
            </w:pPr>
            <w:del w:id="2777" w:author="Mohamed SALEM" w:date="2024-01-16T13:24:00Z">
              <w:r w:rsidDel="00CF089D">
                <w:rPr>
                  <w:spacing w:val="-4"/>
                  <w:sz w:val="13"/>
                </w:rPr>
                <w:delText>0.27</w:delText>
              </w:r>
            </w:del>
          </w:p>
        </w:tc>
        <w:tc>
          <w:tcPr>
            <w:tcW w:w="649" w:type="dxa"/>
          </w:tcPr>
          <w:p w14:paraId="485F3775" w14:textId="77777777" w:rsidR="00016054" w:rsidDel="00CF089D" w:rsidRDefault="00016054" w:rsidP="00672416">
            <w:pPr>
              <w:pStyle w:val="TableParagraph"/>
              <w:spacing w:before="4" w:line="136" w:lineRule="exact"/>
              <w:ind w:right="10"/>
              <w:rPr>
                <w:del w:id="2778" w:author="Mohamed SALEM" w:date="2024-01-16T13:24:00Z"/>
                <w:sz w:val="13"/>
              </w:rPr>
              <w:pPrChange w:id="2779" w:author="Mohamed SALEM" w:date="2024-01-16T13:40:00Z">
                <w:pPr>
                  <w:pStyle w:val="TableParagraph"/>
                  <w:spacing w:before="4" w:line="136" w:lineRule="exact"/>
                  <w:ind w:left="1" w:right="10"/>
                </w:pPr>
              </w:pPrChange>
            </w:pPr>
            <w:del w:id="2780" w:author="Mohamed SALEM" w:date="2024-01-16T13:24:00Z">
              <w:r w:rsidDel="00CF089D">
                <w:rPr>
                  <w:spacing w:val="-4"/>
                  <w:sz w:val="13"/>
                </w:rPr>
                <w:delText>3.23</w:delText>
              </w:r>
            </w:del>
          </w:p>
        </w:tc>
        <w:tc>
          <w:tcPr>
            <w:tcW w:w="659" w:type="dxa"/>
          </w:tcPr>
          <w:p w14:paraId="07DF5913" w14:textId="77777777" w:rsidR="00016054" w:rsidDel="00CF089D" w:rsidRDefault="00016054" w:rsidP="00672416">
            <w:pPr>
              <w:pStyle w:val="TableParagraph"/>
              <w:spacing w:before="4" w:line="136" w:lineRule="exact"/>
              <w:ind w:right="9"/>
              <w:rPr>
                <w:del w:id="2781" w:author="Mohamed SALEM" w:date="2024-01-16T13:24:00Z"/>
                <w:sz w:val="13"/>
              </w:rPr>
              <w:pPrChange w:id="2782" w:author="Mohamed SALEM" w:date="2024-01-16T13:40:00Z">
                <w:pPr>
                  <w:pStyle w:val="TableParagraph"/>
                  <w:spacing w:before="4" w:line="136" w:lineRule="exact"/>
                  <w:ind w:left="9" w:right="9"/>
                </w:pPr>
              </w:pPrChange>
            </w:pPr>
            <w:del w:id="2783" w:author="Mohamed SALEM" w:date="2024-01-16T13:24:00Z">
              <w:r w:rsidDel="00CF089D">
                <w:rPr>
                  <w:spacing w:val="-4"/>
                  <w:w w:val="110"/>
                  <w:sz w:val="13"/>
                </w:rPr>
                <w:delText>3.13</w:delText>
              </w:r>
            </w:del>
          </w:p>
        </w:tc>
        <w:tc>
          <w:tcPr>
            <w:tcW w:w="577" w:type="dxa"/>
          </w:tcPr>
          <w:p w14:paraId="1E68F204" w14:textId="77777777" w:rsidR="00016054" w:rsidDel="00CF089D" w:rsidRDefault="00016054" w:rsidP="00672416">
            <w:pPr>
              <w:pStyle w:val="TableParagraph"/>
              <w:spacing w:before="4" w:line="136" w:lineRule="exact"/>
              <w:ind w:right="17"/>
              <w:rPr>
                <w:del w:id="2784" w:author="Mohamed SALEM" w:date="2024-01-16T13:24:00Z"/>
                <w:sz w:val="13"/>
              </w:rPr>
              <w:pPrChange w:id="2785" w:author="Mohamed SALEM" w:date="2024-01-16T13:40:00Z">
                <w:pPr>
                  <w:pStyle w:val="TableParagraph"/>
                  <w:spacing w:before="4" w:line="136" w:lineRule="exact"/>
                  <w:ind w:left="27" w:right="17"/>
                </w:pPr>
              </w:pPrChange>
            </w:pPr>
            <w:del w:id="2786" w:author="Mohamed SALEM" w:date="2024-01-16T13:24:00Z">
              <w:r w:rsidDel="00CF089D">
                <w:rPr>
                  <w:sz w:val="13"/>
                </w:rPr>
                <w:delText>-</w:delText>
              </w:r>
              <w:r w:rsidDel="00CF089D">
                <w:rPr>
                  <w:spacing w:val="-4"/>
                  <w:sz w:val="13"/>
                </w:rPr>
                <w:delText>0.10</w:delText>
              </w:r>
            </w:del>
          </w:p>
        </w:tc>
        <w:tc>
          <w:tcPr>
            <w:tcW w:w="649" w:type="dxa"/>
          </w:tcPr>
          <w:p w14:paraId="3B193B33" w14:textId="77777777" w:rsidR="00016054" w:rsidDel="00CF089D" w:rsidRDefault="00016054" w:rsidP="00672416">
            <w:pPr>
              <w:pStyle w:val="TableParagraph"/>
              <w:spacing w:before="4" w:line="136" w:lineRule="exact"/>
              <w:ind w:right="10"/>
              <w:rPr>
                <w:del w:id="2787" w:author="Mohamed SALEM" w:date="2024-01-16T13:24:00Z"/>
                <w:sz w:val="13"/>
              </w:rPr>
              <w:pPrChange w:id="2788" w:author="Mohamed SALEM" w:date="2024-01-16T13:40:00Z">
                <w:pPr>
                  <w:pStyle w:val="TableParagraph"/>
                  <w:spacing w:before="4" w:line="136" w:lineRule="exact"/>
                  <w:ind w:left="4" w:right="10"/>
                </w:pPr>
              </w:pPrChange>
            </w:pPr>
            <w:del w:id="2789" w:author="Mohamed SALEM" w:date="2024-01-16T13:24:00Z">
              <w:r w:rsidDel="00CF089D">
                <w:rPr>
                  <w:spacing w:val="-4"/>
                  <w:sz w:val="13"/>
                </w:rPr>
                <w:delText>3.48</w:delText>
              </w:r>
            </w:del>
          </w:p>
        </w:tc>
        <w:tc>
          <w:tcPr>
            <w:tcW w:w="660" w:type="dxa"/>
          </w:tcPr>
          <w:p w14:paraId="5200F2C3" w14:textId="77777777" w:rsidR="00016054" w:rsidDel="00CF089D" w:rsidRDefault="00016054" w:rsidP="00672416">
            <w:pPr>
              <w:pStyle w:val="TableParagraph"/>
              <w:spacing w:before="4" w:line="136" w:lineRule="exact"/>
              <w:ind w:right="27"/>
              <w:rPr>
                <w:del w:id="2790" w:author="Mohamed SALEM" w:date="2024-01-16T13:24:00Z"/>
                <w:sz w:val="13"/>
              </w:rPr>
              <w:pPrChange w:id="2791" w:author="Mohamed SALEM" w:date="2024-01-16T13:40:00Z">
                <w:pPr>
                  <w:pStyle w:val="TableParagraph"/>
                  <w:spacing w:before="4" w:line="136" w:lineRule="exact"/>
                  <w:ind w:left="28" w:right="27"/>
                </w:pPr>
              </w:pPrChange>
            </w:pPr>
            <w:del w:id="2792" w:author="Mohamed SALEM" w:date="2024-01-16T13:24:00Z">
              <w:r w:rsidDel="00CF089D">
                <w:rPr>
                  <w:spacing w:val="-4"/>
                  <w:sz w:val="13"/>
                </w:rPr>
                <w:delText>3.80</w:delText>
              </w:r>
            </w:del>
          </w:p>
        </w:tc>
        <w:tc>
          <w:tcPr>
            <w:tcW w:w="681" w:type="dxa"/>
          </w:tcPr>
          <w:p w14:paraId="096DF783" w14:textId="77777777" w:rsidR="00016054" w:rsidDel="00CF089D" w:rsidRDefault="00016054" w:rsidP="00672416">
            <w:pPr>
              <w:pStyle w:val="TableParagraph"/>
              <w:spacing w:before="4" w:line="136" w:lineRule="exact"/>
              <w:rPr>
                <w:del w:id="2793" w:author="Mohamed SALEM" w:date="2024-01-16T13:24:00Z"/>
                <w:sz w:val="13"/>
              </w:rPr>
              <w:pPrChange w:id="2794" w:author="Mohamed SALEM" w:date="2024-01-16T13:40:00Z">
                <w:pPr>
                  <w:pStyle w:val="TableParagraph"/>
                  <w:spacing w:before="4" w:line="136" w:lineRule="exact"/>
                  <w:ind w:left="11"/>
                </w:pPr>
              </w:pPrChange>
            </w:pPr>
            <w:del w:id="2795" w:author="Mohamed SALEM" w:date="2024-01-16T13:24:00Z">
              <w:r w:rsidDel="00CF089D">
                <w:rPr>
                  <w:spacing w:val="-2"/>
                  <w:sz w:val="13"/>
                </w:rPr>
                <w:delText>0.32*</w:delText>
              </w:r>
            </w:del>
          </w:p>
        </w:tc>
      </w:tr>
      <w:tr w:rsidR="00016054" w:rsidDel="00CF089D" w14:paraId="19C3B7EB" w14:textId="2631893A">
        <w:trPr>
          <w:trHeight w:val="159"/>
        </w:trPr>
        <w:tc>
          <w:tcPr>
            <w:tcW w:w="4247" w:type="dxa"/>
          </w:tcPr>
          <w:p w14:paraId="2393DD0A" w14:textId="77777777" w:rsidR="00016054" w:rsidDel="00CF089D" w:rsidRDefault="00016054" w:rsidP="000E2C09">
            <w:pPr>
              <w:pStyle w:val="TableParagraph"/>
              <w:spacing w:before="4" w:line="136" w:lineRule="exact"/>
              <w:ind w:right="145"/>
              <w:jc w:val="right"/>
              <w:rPr>
                <w:del w:id="2796" w:author="Mohamed SALEM" w:date="2024-01-16T13:24:00Z"/>
                <w:sz w:val="13"/>
              </w:rPr>
            </w:pPr>
            <w:del w:id="2797" w:author="Mohamed SALEM" w:date="2024-01-16T13:24:00Z">
              <w:r w:rsidDel="00CF089D">
                <w:rPr>
                  <w:spacing w:val="-2"/>
                  <w:w w:val="105"/>
                  <w:sz w:val="13"/>
                </w:rPr>
                <w:delText>(2.27)</w:delText>
              </w:r>
            </w:del>
          </w:p>
        </w:tc>
        <w:tc>
          <w:tcPr>
            <w:tcW w:w="660" w:type="dxa"/>
          </w:tcPr>
          <w:p w14:paraId="7A937D01" w14:textId="77777777" w:rsidR="00016054" w:rsidDel="00CF089D" w:rsidRDefault="00016054" w:rsidP="00672416">
            <w:pPr>
              <w:pStyle w:val="TableParagraph"/>
              <w:spacing w:before="4" w:line="136" w:lineRule="exact"/>
              <w:ind w:right="28"/>
              <w:rPr>
                <w:del w:id="2798" w:author="Mohamed SALEM" w:date="2024-01-16T13:24:00Z"/>
                <w:sz w:val="13"/>
              </w:rPr>
              <w:pPrChange w:id="2799" w:author="Mohamed SALEM" w:date="2024-01-16T13:40:00Z">
                <w:pPr>
                  <w:pStyle w:val="TableParagraph"/>
                  <w:spacing w:before="4" w:line="136" w:lineRule="exact"/>
                  <w:ind w:left="28" w:right="28"/>
                </w:pPr>
              </w:pPrChange>
            </w:pPr>
            <w:del w:id="2800" w:author="Mohamed SALEM" w:date="2024-01-16T13:24:00Z">
              <w:r w:rsidDel="00CF089D">
                <w:rPr>
                  <w:spacing w:val="-2"/>
                  <w:sz w:val="13"/>
                </w:rPr>
                <w:delText>(2.03)</w:delText>
              </w:r>
            </w:del>
          </w:p>
        </w:tc>
        <w:tc>
          <w:tcPr>
            <w:tcW w:w="578" w:type="dxa"/>
          </w:tcPr>
          <w:p w14:paraId="072F8E4C" w14:textId="77777777" w:rsidR="00016054" w:rsidDel="00CF089D" w:rsidRDefault="00016054" w:rsidP="00672416">
            <w:pPr>
              <w:pStyle w:val="TableParagraph"/>
              <w:spacing w:before="4" w:line="136" w:lineRule="exact"/>
              <w:ind w:right="1"/>
              <w:rPr>
                <w:del w:id="2801" w:author="Mohamed SALEM" w:date="2024-01-16T13:24:00Z"/>
                <w:sz w:val="13"/>
              </w:rPr>
              <w:pPrChange w:id="2802" w:author="Mohamed SALEM" w:date="2024-01-16T13:40:00Z">
                <w:pPr>
                  <w:pStyle w:val="TableParagraph"/>
                  <w:spacing w:before="4" w:line="136" w:lineRule="exact"/>
                  <w:ind w:left="9" w:right="1"/>
                </w:pPr>
              </w:pPrChange>
            </w:pPr>
            <w:del w:id="2803" w:author="Mohamed SALEM" w:date="2024-01-16T13:24:00Z">
              <w:r w:rsidDel="00CF089D">
                <w:rPr>
                  <w:spacing w:val="-2"/>
                  <w:sz w:val="13"/>
                </w:rPr>
                <w:delText>(0.20)</w:delText>
              </w:r>
            </w:del>
          </w:p>
        </w:tc>
        <w:tc>
          <w:tcPr>
            <w:tcW w:w="649" w:type="dxa"/>
          </w:tcPr>
          <w:p w14:paraId="4672A1B2" w14:textId="77777777" w:rsidR="00016054" w:rsidDel="00CF089D" w:rsidRDefault="00016054" w:rsidP="000E2C09">
            <w:pPr>
              <w:pStyle w:val="TableParagraph"/>
              <w:spacing w:before="4" w:line="136" w:lineRule="exact"/>
              <w:ind w:right="10"/>
              <w:rPr>
                <w:del w:id="2804" w:author="Mohamed SALEM" w:date="2024-01-16T13:24:00Z"/>
                <w:sz w:val="13"/>
              </w:rPr>
            </w:pPr>
            <w:del w:id="2805" w:author="Mohamed SALEM" w:date="2024-01-16T13:24:00Z">
              <w:r w:rsidDel="00CF089D">
                <w:rPr>
                  <w:spacing w:val="-2"/>
                  <w:w w:val="110"/>
                  <w:sz w:val="13"/>
                </w:rPr>
                <w:delText>(1.95)</w:delText>
              </w:r>
            </w:del>
          </w:p>
        </w:tc>
        <w:tc>
          <w:tcPr>
            <w:tcW w:w="659" w:type="dxa"/>
          </w:tcPr>
          <w:p w14:paraId="36B20A53" w14:textId="77777777" w:rsidR="00016054" w:rsidDel="00CF089D" w:rsidRDefault="00016054" w:rsidP="00672416">
            <w:pPr>
              <w:pStyle w:val="TableParagraph"/>
              <w:spacing w:before="4" w:line="136" w:lineRule="exact"/>
              <w:ind w:right="9"/>
              <w:rPr>
                <w:del w:id="2806" w:author="Mohamed SALEM" w:date="2024-01-16T13:24:00Z"/>
                <w:sz w:val="13"/>
              </w:rPr>
              <w:pPrChange w:id="2807" w:author="Mohamed SALEM" w:date="2024-01-16T13:40:00Z">
                <w:pPr>
                  <w:pStyle w:val="TableParagraph"/>
                  <w:spacing w:before="4" w:line="136" w:lineRule="exact"/>
                  <w:ind w:left="9" w:right="9"/>
                </w:pPr>
              </w:pPrChange>
            </w:pPr>
            <w:del w:id="2808" w:author="Mohamed SALEM" w:date="2024-01-16T13:24:00Z">
              <w:r w:rsidDel="00CF089D">
                <w:rPr>
                  <w:spacing w:val="-2"/>
                  <w:w w:val="105"/>
                  <w:sz w:val="13"/>
                </w:rPr>
                <w:delText>(2.29)</w:delText>
              </w:r>
            </w:del>
          </w:p>
        </w:tc>
        <w:tc>
          <w:tcPr>
            <w:tcW w:w="577" w:type="dxa"/>
          </w:tcPr>
          <w:p w14:paraId="6742D1C4" w14:textId="77777777" w:rsidR="00016054" w:rsidDel="00CF089D" w:rsidRDefault="00016054" w:rsidP="00672416">
            <w:pPr>
              <w:pStyle w:val="TableParagraph"/>
              <w:spacing w:before="4" w:line="136" w:lineRule="exact"/>
              <w:ind w:right="17"/>
              <w:rPr>
                <w:del w:id="2809" w:author="Mohamed SALEM" w:date="2024-01-16T13:24:00Z"/>
                <w:sz w:val="13"/>
              </w:rPr>
              <w:pPrChange w:id="2810" w:author="Mohamed SALEM" w:date="2024-01-16T13:40:00Z">
                <w:pPr>
                  <w:pStyle w:val="TableParagraph"/>
                  <w:spacing w:before="4" w:line="136" w:lineRule="exact"/>
                  <w:ind w:left="27" w:right="17"/>
                </w:pPr>
              </w:pPrChange>
            </w:pPr>
            <w:del w:id="2811" w:author="Mohamed SALEM" w:date="2024-01-16T13:24:00Z">
              <w:r w:rsidDel="00CF089D">
                <w:rPr>
                  <w:spacing w:val="-2"/>
                  <w:sz w:val="13"/>
                </w:rPr>
                <w:delText>(0.64)</w:delText>
              </w:r>
            </w:del>
          </w:p>
        </w:tc>
        <w:tc>
          <w:tcPr>
            <w:tcW w:w="649" w:type="dxa"/>
          </w:tcPr>
          <w:p w14:paraId="09762E37" w14:textId="77777777" w:rsidR="00016054" w:rsidDel="00CF089D" w:rsidRDefault="00016054" w:rsidP="00672416">
            <w:pPr>
              <w:pStyle w:val="TableParagraph"/>
              <w:spacing w:before="4" w:line="136" w:lineRule="exact"/>
              <w:ind w:right="10"/>
              <w:rPr>
                <w:del w:id="2812" w:author="Mohamed SALEM" w:date="2024-01-16T13:24:00Z"/>
                <w:sz w:val="13"/>
              </w:rPr>
              <w:pPrChange w:id="2813" w:author="Mohamed SALEM" w:date="2024-01-16T13:40:00Z">
                <w:pPr>
                  <w:pStyle w:val="TableParagraph"/>
                  <w:spacing w:before="4" w:line="136" w:lineRule="exact"/>
                  <w:ind w:left="3" w:right="10"/>
                </w:pPr>
              </w:pPrChange>
            </w:pPr>
            <w:del w:id="2814" w:author="Mohamed SALEM" w:date="2024-01-16T13:24:00Z">
              <w:r w:rsidDel="00CF089D">
                <w:rPr>
                  <w:spacing w:val="-2"/>
                  <w:sz w:val="13"/>
                </w:rPr>
                <w:delText>(2.08)</w:delText>
              </w:r>
            </w:del>
          </w:p>
        </w:tc>
        <w:tc>
          <w:tcPr>
            <w:tcW w:w="660" w:type="dxa"/>
          </w:tcPr>
          <w:p w14:paraId="15D79793" w14:textId="77777777" w:rsidR="00016054" w:rsidDel="00CF089D" w:rsidRDefault="00016054" w:rsidP="00672416">
            <w:pPr>
              <w:pStyle w:val="TableParagraph"/>
              <w:spacing w:before="4" w:line="136" w:lineRule="exact"/>
              <w:ind w:right="28"/>
              <w:rPr>
                <w:del w:id="2815" w:author="Mohamed SALEM" w:date="2024-01-16T13:24:00Z"/>
                <w:sz w:val="13"/>
              </w:rPr>
              <w:pPrChange w:id="2816" w:author="Mohamed SALEM" w:date="2024-01-16T13:40:00Z">
                <w:pPr>
                  <w:pStyle w:val="TableParagraph"/>
                  <w:spacing w:before="4" w:line="136" w:lineRule="exact"/>
                  <w:ind w:left="28" w:right="28"/>
                </w:pPr>
              </w:pPrChange>
            </w:pPr>
            <w:del w:id="2817" w:author="Mohamed SALEM" w:date="2024-01-16T13:24:00Z">
              <w:r w:rsidDel="00CF089D">
                <w:rPr>
                  <w:spacing w:val="-2"/>
                  <w:w w:val="105"/>
                  <w:sz w:val="13"/>
                </w:rPr>
                <w:delText>(2.22)</w:delText>
              </w:r>
            </w:del>
          </w:p>
        </w:tc>
        <w:tc>
          <w:tcPr>
            <w:tcW w:w="681" w:type="dxa"/>
          </w:tcPr>
          <w:p w14:paraId="0ADEA099" w14:textId="77777777" w:rsidR="00016054" w:rsidDel="00CF089D" w:rsidRDefault="00016054" w:rsidP="00672416">
            <w:pPr>
              <w:pStyle w:val="TableParagraph"/>
              <w:spacing w:before="4" w:line="136" w:lineRule="exact"/>
              <w:ind w:right="1"/>
              <w:rPr>
                <w:del w:id="2818" w:author="Mohamed SALEM" w:date="2024-01-16T13:24:00Z"/>
                <w:sz w:val="13"/>
              </w:rPr>
              <w:pPrChange w:id="2819" w:author="Mohamed SALEM" w:date="2024-01-16T13:40:00Z">
                <w:pPr>
                  <w:pStyle w:val="TableParagraph"/>
                  <w:spacing w:before="4" w:line="136" w:lineRule="exact"/>
                  <w:ind w:left="11" w:right="1"/>
                </w:pPr>
              </w:pPrChange>
            </w:pPr>
            <w:del w:id="2820" w:author="Mohamed SALEM" w:date="2024-01-16T13:24:00Z">
              <w:r w:rsidDel="00CF089D">
                <w:rPr>
                  <w:spacing w:val="-2"/>
                  <w:sz w:val="13"/>
                </w:rPr>
                <w:delText>(0.03)</w:delText>
              </w:r>
            </w:del>
          </w:p>
        </w:tc>
      </w:tr>
      <w:tr w:rsidR="00016054" w:rsidDel="00CF089D" w14:paraId="6CEA9C71" w14:textId="49362276">
        <w:trPr>
          <w:trHeight w:val="159"/>
        </w:trPr>
        <w:tc>
          <w:tcPr>
            <w:tcW w:w="4247" w:type="dxa"/>
          </w:tcPr>
          <w:p w14:paraId="04737DE7" w14:textId="77777777" w:rsidR="00016054" w:rsidDel="00CF089D" w:rsidRDefault="00016054" w:rsidP="00672416">
            <w:pPr>
              <w:pStyle w:val="TableParagraph"/>
              <w:tabs>
                <w:tab w:val="right" w:pos="4044"/>
              </w:tabs>
              <w:spacing w:before="4" w:line="136" w:lineRule="exact"/>
              <w:jc w:val="left"/>
              <w:rPr>
                <w:del w:id="2821" w:author="Mohamed SALEM" w:date="2024-01-16T13:24:00Z"/>
                <w:sz w:val="13"/>
              </w:rPr>
              <w:pPrChange w:id="2822" w:author="Mohamed SALEM" w:date="2024-01-16T13:40:00Z">
                <w:pPr>
                  <w:pStyle w:val="TableParagraph"/>
                  <w:tabs>
                    <w:tab w:val="right" w:pos="4044"/>
                  </w:tabs>
                  <w:spacing w:before="4" w:line="136" w:lineRule="exact"/>
                  <w:ind w:left="100"/>
                  <w:jc w:val="left"/>
                </w:pPr>
              </w:pPrChange>
            </w:pPr>
            <w:del w:id="2823" w:author="Mohamed SALEM" w:date="2024-01-16T13:24:00Z">
              <w:r w:rsidDel="00CF089D">
                <w:rPr>
                  <w:sz w:val="13"/>
                </w:rPr>
                <w:delText>Number</w:delText>
              </w:r>
              <w:r w:rsidDel="00CF089D">
                <w:rPr>
                  <w:spacing w:val="29"/>
                  <w:sz w:val="13"/>
                </w:rPr>
                <w:delText xml:space="preserve"> </w:delText>
              </w:r>
              <w:r w:rsidDel="00CF089D">
                <w:rPr>
                  <w:sz w:val="13"/>
                </w:rPr>
                <w:delText>of</w:delText>
              </w:r>
              <w:r w:rsidDel="00CF089D">
                <w:rPr>
                  <w:spacing w:val="30"/>
                  <w:sz w:val="13"/>
                </w:rPr>
                <w:delText xml:space="preserve"> </w:delText>
              </w:r>
              <w:r w:rsidDel="00CF089D">
                <w:rPr>
                  <w:sz w:val="13"/>
                </w:rPr>
                <w:delText>household</w:delText>
              </w:r>
              <w:r w:rsidDel="00CF089D">
                <w:rPr>
                  <w:spacing w:val="30"/>
                  <w:sz w:val="13"/>
                </w:rPr>
                <w:delText xml:space="preserve"> </w:delText>
              </w:r>
              <w:r w:rsidDel="00CF089D">
                <w:rPr>
                  <w:sz w:val="13"/>
                </w:rPr>
                <w:delText>member</w:delText>
              </w:r>
              <w:r w:rsidDel="00CF089D">
                <w:rPr>
                  <w:spacing w:val="30"/>
                  <w:sz w:val="13"/>
                </w:rPr>
                <w:delText xml:space="preserve"> </w:delText>
              </w:r>
              <w:r w:rsidDel="00CF089D">
                <w:rPr>
                  <w:sz w:val="13"/>
                </w:rPr>
                <w:delText>older</w:delText>
              </w:r>
              <w:r w:rsidDel="00CF089D">
                <w:rPr>
                  <w:spacing w:val="30"/>
                  <w:sz w:val="13"/>
                </w:rPr>
                <w:delText xml:space="preserve"> </w:delText>
              </w:r>
              <w:r w:rsidDel="00CF089D">
                <w:rPr>
                  <w:sz w:val="13"/>
                </w:rPr>
                <w:delText>than</w:delText>
              </w:r>
              <w:r w:rsidDel="00CF089D">
                <w:rPr>
                  <w:spacing w:val="30"/>
                  <w:sz w:val="13"/>
                </w:rPr>
                <w:delText xml:space="preserve"> </w:delText>
              </w:r>
              <w:r w:rsidDel="00CF089D">
                <w:rPr>
                  <w:spacing w:val="-5"/>
                  <w:sz w:val="13"/>
                </w:rPr>
                <w:delText>60</w:delText>
              </w:r>
              <w:r w:rsidDel="00CF089D">
                <w:rPr>
                  <w:rFonts w:ascii="Times New Roman"/>
                  <w:sz w:val="13"/>
                </w:rPr>
                <w:tab/>
              </w:r>
              <w:r w:rsidDel="00CF089D">
                <w:rPr>
                  <w:spacing w:val="-4"/>
                  <w:sz w:val="13"/>
                </w:rPr>
                <w:delText>0.21</w:delText>
              </w:r>
            </w:del>
          </w:p>
        </w:tc>
        <w:tc>
          <w:tcPr>
            <w:tcW w:w="660" w:type="dxa"/>
          </w:tcPr>
          <w:p w14:paraId="5DB1BDFD" w14:textId="77777777" w:rsidR="00016054" w:rsidDel="00CF089D" w:rsidRDefault="00016054" w:rsidP="00672416">
            <w:pPr>
              <w:pStyle w:val="TableParagraph"/>
              <w:spacing w:before="4" w:line="136" w:lineRule="exact"/>
              <w:ind w:right="28"/>
              <w:rPr>
                <w:del w:id="2824" w:author="Mohamed SALEM" w:date="2024-01-16T13:24:00Z"/>
                <w:sz w:val="13"/>
              </w:rPr>
              <w:pPrChange w:id="2825" w:author="Mohamed SALEM" w:date="2024-01-16T13:40:00Z">
                <w:pPr>
                  <w:pStyle w:val="TableParagraph"/>
                  <w:spacing w:before="4" w:line="136" w:lineRule="exact"/>
                  <w:ind w:left="28" w:right="28"/>
                </w:pPr>
              </w:pPrChange>
            </w:pPr>
            <w:del w:id="2826" w:author="Mohamed SALEM" w:date="2024-01-16T13:24:00Z">
              <w:r w:rsidDel="00CF089D">
                <w:rPr>
                  <w:spacing w:val="-4"/>
                  <w:w w:val="105"/>
                  <w:sz w:val="13"/>
                </w:rPr>
                <w:delText>0.21</w:delText>
              </w:r>
            </w:del>
          </w:p>
        </w:tc>
        <w:tc>
          <w:tcPr>
            <w:tcW w:w="578" w:type="dxa"/>
          </w:tcPr>
          <w:p w14:paraId="06D28029" w14:textId="77777777" w:rsidR="00016054" w:rsidDel="00CF089D" w:rsidRDefault="00016054" w:rsidP="00672416">
            <w:pPr>
              <w:pStyle w:val="TableParagraph"/>
              <w:spacing w:before="4" w:line="136" w:lineRule="exact"/>
              <w:rPr>
                <w:del w:id="2827" w:author="Mohamed SALEM" w:date="2024-01-16T13:24:00Z"/>
                <w:sz w:val="13"/>
              </w:rPr>
              <w:pPrChange w:id="2828" w:author="Mohamed SALEM" w:date="2024-01-16T13:40:00Z">
                <w:pPr>
                  <w:pStyle w:val="TableParagraph"/>
                  <w:spacing w:before="4" w:line="136" w:lineRule="exact"/>
                  <w:ind w:left="9"/>
                </w:pPr>
              </w:pPrChange>
            </w:pPr>
            <w:del w:id="2829" w:author="Mohamed SALEM" w:date="2024-01-16T13:24:00Z">
              <w:r w:rsidDel="00CF089D">
                <w:rPr>
                  <w:w w:val="90"/>
                  <w:sz w:val="13"/>
                </w:rPr>
                <w:delText>-</w:delText>
              </w:r>
              <w:r w:rsidDel="00CF089D">
                <w:rPr>
                  <w:spacing w:val="-4"/>
                  <w:sz w:val="13"/>
                </w:rPr>
                <w:delText>0.00</w:delText>
              </w:r>
            </w:del>
          </w:p>
        </w:tc>
        <w:tc>
          <w:tcPr>
            <w:tcW w:w="649" w:type="dxa"/>
          </w:tcPr>
          <w:p w14:paraId="548B51ED" w14:textId="77777777" w:rsidR="00016054" w:rsidDel="00CF089D" w:rsidRDefault="00016054" w:rsidP="00672416">
            <w:pPr>
              <w:pStyle w:val="TableParagraph"/>
              <w:spacing w:before="4" w:line="136" w:lineRule="exact"/>
              <w:ind w:right="10"/>
              <w:rPr>
                <w:del w:id="2830" w:author="Mohamed SALEM" w:date="2024-01-16T13:24:00Z"/>
                <w:sz w:val="13"/>
              </w:rPr>
              <w:pPrChange w:id="2831" w:author="Mohamed SALEM" w:date="2024-01-16T13:40:00Z">
                <w:pPr>
                  <w:pStyle w:val="TableParagraph"/>
                  <w:spacing w:before="4" w:line="136" w:lineRule="exact"/>
                  <w:ind w:left="1" w:right="10"/>
                </w:pPr>
              </w:pPrChange>
            </w:pPr>
            <w:del w:id="2832" w:author="Mohamed SALEM" w:date="2024-01-16T13:24:00Z">
              <w:r w:rsidDel="00CF089D">
                <w:rPr>
                  <w:spacing w:val="-4"/>
                  <w:w w:val="110"/>
                  <w:sz w:val="13"/>
                </w:rPr>
                <w:delText>0.17</w:delText>
              </w:r>
            </w:del>
          </w:p>
        </w:tc>
        <w:tc>
          <w:tcPr>
            <w:tcW w:w="659" w:type="dxa"/>
          </w:tcPr>
          <w:p w14:paraId="7FD2D14D" w14:textId="77777777" w:rsidR="00016054" w:rsidDel="00CF089D" w:rsidRDefault="00016054" w:rsidP="00672416">
            <w:pPr>
              <w:pStyle w:val="TableParagraph"/>
              <w:spacing w:before="4" w:line="136" w:lineRule="exact"/>
              <w:ind w:right="9"/>
              <w:rPr>
                <w:del w:id="2833" w:author="Mohamed SALEM" w:date="2024-01-16T13:24:00Z"/>
                <w:sz w:val="13"/>
              </w:rPr>
              <w:pPrChange w:id="2834" w:author="Mohamed SALEM" w:date="2024-01-16T13:40:00Z">
                <w:pPr>
                  <w:pStyle w:val="TableParagraph"/>
                  <w:spacing w:before="4" w:line="136" w:lineRule="exact"/>
                  <w:ind w:left="9" w:right="9"/>
                </w:pPr>
              </w:pPrChange>
            </w:pPr>
            <w:del w:id="2835" w:author="Mohamed SALEM" w:date="2024-01-16T13:24:00Z">
              <w:r w:rsidDel="00CF089D">
                <w:rPr>
                  <w:spacing w:val="-4"/>
                  <w:w w:val="105"/>
                  <w:sz w:val="13"/>
                </w:rPr>
                <w:delText>0.13</w:delText>
              </w:r>
            </w:del>
          </w:p>
        </w:tc>
        <w:tc>
          <w:tcPr>
            <w:tcW w:w="577" w:type="dxa"/>
          </w:tcPr>
          <w:p w14:paraId="55B47FDE" w14:textId="77777777" w:rsidR="00016054" w:rsidDel="00CF089D" w:rsidRDefault="00016054" w:rsidP="00672416">
            <w:pPr>
              <w:pStyle w:val="TableParagraph"/>
              <w:spacing w:before="4" w:line="136" w:lineRule="exact"/>
              <w:ind w:right="16"/>
              <w:rPr>
                <w:del w:id="2836" w:author="Mohamed SALEM" w:date="2024-01-16T13:24:00Z"/>
                <w:sz w:val="13"/>
              </w:rPr>
              <w:pPrChange w:id="2837" w:author="Mohamed SALEM" w:date="2024-01-16T13:40:00Z">
                <w:pPr>
                  <w:pStyle w:val="TableParagraph"/>
                  <w:spacing w:before="4" w:line="136" w:lineRule="exact"/>
                  <w:ind w:left="27" w:right="16"/>
                </w:pPr>
              </w:pPrChange>
            </w:pPr>
            <w:del w:id="2838" w:author="Mohamed SALEM" w:date="2024-01-16T13:24:00Z">
              <w:r w:rsidDel="00CF089D">
                <w:rPr>
                  <w:spacing w:val="-4"/>
                  <w:sz w:val="13"/>
                </w:rPr>
                <w:delText>-0.04</w:delText>
              </w:r>
            </w:del>
          </w:p>
        </w:tc>
        <w:tc>
          <w:tcPr>
            <w:tcW w:w="649" w:type="dxa"/>
          </w:tcPr>
          <w:p w14:paraId="089A3C19" w14:textId="77777777" w:rsidR="00016054" w:rsidDel="00CF089D" w:rsidRDefault="00016054" w:rsidP="00672416">
            <w:pPr>
              <w:pStyle w:val="TableParagraph"/>
              <w:spacing w:before="4" w:line="136" w:lineRule="exact"/>
              <w:ind w:right="10"/>
              <w:rPr>
                <w:del w:id="2839" w:author="Mohamed SALEM" w:date="2024-01-16T13:24:00Z"/>
                <w:sz w:val="13"/>
              </w:rPr>
              <w:pPrChange w:id="2840" w:author="Mohamed SALEM" w:date="2024-01-16T13:40:00Z">
                <w:pPr>
                  <w:pStyle w:val="TableParagraph"/>
                  <w:spacing w:before="4" w:line="136" w:lineRule="exact"/>
                  <w:ind w:left="4" w:right="10"/>
                </w:pPr>
              </w:pPrChange>
            </w:pPr>
            <w:del w:id="2841" w:author="Mohamed SALEM" w:date="2024-01-16T13:24:00Z">
              <w:r w:rsidDel="00CF089D">
                <w:rPr>
                  <w:spacing w:val="-4"/>
                  <w:w w:val="105"/>
                  <w:sz w:val="13"/>
                </w:rPr>
                <w:delText>0.19</w:delText>
              </w:r>
            </w:del>
          </w:p>
        </w:tc>
        <w:tc>
          <w:tcPr>
            <w:tcW w:w="660" w:type="dxa"/>
          </w:tcPr>
          <w:p w14:paraId="20003365" w14:textId="77777777" w:rsidR="00016054" w:rsidDel="00CF089D" w:rsidRDefault="00016054" w:rsidP="00672416">
            <w:pPr>
              <w:pStyle w:val="TableParagraph"/>
              <w:spacing w:before="4" w:line="136" w:lineRule="exact"/>
              <w:ind w:right="27"/>
              <w:rPr>
                <w:del w:id="2842" w:author="Mohamed SALEM" w:date="2024-01-16T13:24:00Z"/>
                <w:sz w:val="13"/>
              </w:rPr>
              <w:pPrChange w:id="2843" w:author="Mohamed SALEM" w:date="2024-01-16T13:40:00Z">
                <w:pPr>
                  <w:pStyle w:val="TableParagraph"/>
                  <w:spacing w:before="4" w:line="136" w:lineRule="exact"/>
                  <w:ind w:left="28" w:right="27"/>
                </w:pPr>
              </w:pPrChange>
            </w:pPr>
            <w:del w:id="2844" w:author="Mohamed SALEM" w:date="2024-01-16T13:24:00Z">
              <w:r w:rsidDel="00CF089D">
                <w:rPr>
                  <w:spacing w:val="-4"/>
                  <w:w w:val="105"/>
                  <w:sz w:val="13"/>
                </w:rPr>
                <w:delText>0.18</w:delText>
              </w:r>
            </w:del>
          </w:p>
        </w:tc>
        <w:tc>
          <w:tcPr>
            <w:tcW w:w="681" w:type="dxa"/>
          </w:tcPr>
          <w:p w14:paraId="42C078E4" w14:textId="77777777" w:rsidR="00016054" w:rsidDel="00CF089D" w:rsidRDefault="00016054" w:rsidP="00672416">
            <w:pPr>
              <w:pStyle w:val="TableParagraph"/>
              <w:spacing w:before="4" w:line="136" w:lineRule="exact"/>
              <w:rPr>
                <w:del w:id="2845" w:author="Mohamed SALEM" w:date="2024-01-16T13:24:00Z"/>
                <w:sz w:val="13"/>
              </w:rPr>
              <w:pPrChange w:id="2846" w:author="Mohamed SALEM" w:date="2024-01-16T13:40:00Z">
                <w:pPr>
                  <w:pStyle w:val="TableParagraph"/>
                  <w:spacing w:before="4" w:line="136" w:lineRule="exact"/>
                  <w:ind w:left="11"/>
                </w:pPr>
              </w:pPrChange>
            </w:pPr>
            <w:del w:id="2847" w:author="Mohamed SALEM" w:date="2024-01-16T13:24:00Z">
              <w:r w:rsidDel="00CF089D">
                <w:rPr>
                  <w:sz w:val="13"/>
                </w:rPr>
                <w:delText>-</w:delText>
              </w:r>
              <w:r w:rsidDel="00CF089D">
                <w:rPr>
                  <w:spacing w:val="-4"/>
                  <w:sz w:val="13"/>
                </w:rPr>
                <w:delText>0.01</w:delText>
              </w:r>
            </w:del>
          </w:p>
        </w:tc>
      </w:tr>
      <w:tr w:rsidR="00016054" w:rsidDel="00CF089D" w14:paraId="6A4F7608" w14:textId="3EBB97D4">
        <w:trPr>
          <w:trHeight w:val="159"/>
        </w:trPr>
        <w:tc>
          <w:tcPr>
            <w:tcW w:w="4247" w:type="dxa"/>
          </w:tcPr>
          <w:p w14:paraId="7F807E2D" w14:textId="77777777" w:rsidR="00016054" w:rsidDel="00CF089D" w:rsidRDefault="00016054" w:rsidP="000E2C09">
            <w:pPr>
              <w:pStyle w:val="TableParagraph"/>
              <w:spacing w:before="4" w:line="136" w:lineRule="exact"/>
              <w:ind w:right="145"/>
              <w:jc w:val="right"/>
              <w:rPr>
                <w:del w:id="2848" w:author="Mohamed SALEM" w:date="2024-01-16T13:24:00Z"/>
                <w:sz w:val="13"/>
              </w:rPr>
            </w:pPr>
            <w:del w:id="2849" w:author="Mohamed SALEM" w:date="2024-01-16T13:24:00Z">
              <w:r w:rsidDel="00CF089D">
                <w:rPr>
                  <w:spacing w:val="-2"/>
                  <w:sz w:val="13"/>
                </w:rPr>
                <w:delText>(0.49)</w:delText>
              </w:r>
            </w:del>
          </w:p>
        </w:tc>
        <w:tc>
          <w:tcPr>
            <w:tcW w:w="660" w:type="dxa"/>
          </w:tcPr>
          <w:p w14:paraId="7F759089" w14:textId="77777777" w:rsidR="00016054" w:rsidDel="00CF089D" w:rsidRDefault="00016054" w:rsidP="00672416">
            <w:pPr>
              <w:pStyle w:val="TableParagraph"/>
              <w:spacing w:before="4" w:line="136" w:lineRule="exact"/>
              <w:ind w:right="28"/>
              <w:rPr>
                <w:del w:id="2850" w:author="Mohamed SALEM" w:date="2024-01-16T13:24:00Z"/>
                <w:sz w:val="13"/>
              </w:rPr>
              <w:pPrChange w:id="2851" w:author="Mohamed SALEM" w:date="2024-01-16T13:40:00Z">
                <w:pPr>
                  <w:pStyle w:val="TableParagraph"/>
                  <w:spacing w:before="4" w:line="136" w:lineRule="exact"/>
                  <w:ind w:left="28" w:right="28"/>
                </w:pPr>
              </w:pPrChange>
            </w:pPr>
            <w:del w:id="2852" w:author="Mohamed SALEM" w:date="2024-01-16T13:24:00Z">
              <w:r w:rsidDel="00CF089D">
                <w:rPr>
                  <w:spacing w:val="-2"/>
                  <w:sz w:val="13"/>
                </w:rPr>
                <w:delText>(0.44)</w:delText>
              </w:r>
            </w:del>
          </w:p>
        </w:tc>
        <w:tc>
          <w:tcPr>
            <w:tcW w:w="578" w:type="dxa"/>
          </w:tcPr>
          <w:p w14:paraId="5C36D247" w14:textId="77777777" w:rsidR="00016054" w:rsidDel="00CF089D" w:rsidRDefault="00016054" w:rsidP="00672416">
            <w:pPr>
              <w:pStyle w:val="TableParagraph"/>
              <w:spacing w:before="4" w:line="136" w:lineRule="exact"/>
              <w:ind w:right="1"/>
              <w:rPr>
                <w:del w:id="2853" w:author="Mohamed SALEM" w:date="2024-01-16T13:24:00Z"/>
                <w:sz w:val="13"/>
              </w:rPr>
              <w:pPrChange w:id="2854" w:author="Mohamed SALEM" w:date="2024-01-16T13:40:00Z">
                <w:pPr>
                  <w:pStyle w:val="TableParagraph"/>
                  <w:spacing w:before="4" w:line="136" w:lineRule="exact"/>
                  <w:ind w:left="9" w:right="1"/>
                </w:pPr>
              </w:pPrChange>
            </w:pPr>
            <w:del w:id="2855" w:author="Mohamed SALEM" w:date="2024-01-16T13:24:00Z">
              <w:r w:rsidDel="00CF089D">
                <w:rPr>
                  <w:spacing w:val="-2"/>
                  <w:sz w:val="13"/>
                </w:rPr>
                <w:delText>(0.99)</w:delText>
              </w:r>
            </w:del>
          </w:p>
        </w:tc>
        <w:tc>
          <w:tcPr>
            <w:tcW w:w="649" w:type="dxa"/>
          </w:tcPr>
          <w:p w14:paraId="3E2DC708" w14:textId="77777777" w:rsidR="00016054" w:rsidDel="00CF089D" w:rsidRDefault="00016054" w:rsidP="000E2C09">
            <w:pPr>
              <w:pStyle w:val="TableParagraph"/>
              <w:spacing w:before="4" w:line="136" w:lineRule="exact"/>
              <w:ind w:right="10"/>
              <w:rPr>
                <w:del w:id="2856" w:author="Mohamed SALEM" w:date="2024-01-16T13:24:00Z"/>
                <w:sz w:val="13"/>
              </w:rPr>
            </w:pPr>
            <w:del w:id="2857" w:author="Mohamed SALEM" w:date="2024-01-16T13:24:00Z">
              <w:r w:rsidDel="00CF089D">
                <w:rPr>
                  <w:spacing w:val="-2"/>
                  <w:sz w:val="13"/>
                </w:rPr>
                <w:delText>(0.44)</w:delText>
              </w:r>
            </w:del>
          </w:p>
        </w:tc>
        <w:tc>
          <w:tcPr>
            <w:tcW w:w="659" w:type="dxa"/>
          </w:tcPr>
          <w:p w14:paraId="7D39648E" w14:textId="77777777" w:rsidR="00016054" w:rsidDel="00CF089D" w:rsidRDefault="00016054" w:rsidP="00672416">
            <w:pPr>
              <w:pStyle w:val="TableParagraph"/>
              <w:spacing w:before="4" w:line="136" w:lineRule="exact"/>
              <w:ind w:right="9"/>
              <w:rPr>
                <w:del w:id="2858" w:author="Mohamed SALEM" w:date="2024-01-16T13:24:00Z"/>
                <w:sz w:val="13"/>
              </w:rPr>
              <w:pPrChange w:id="2859" w:author="Mohamed SALEM" w:date="2024-01-16T13:40:00Z">
                <w:pPr>
                  <w:pStyle w:val="TableParagraph"/>
                  <w:spacing w:before="4" w:line="136" w:lineRule="exact"/>
                  <w:ind w:left="9" w:right="9"/>
                </w:pPr>
              </w:pPrChange>
            </w:pPr>
            <w:del w:id="2860" w:author="Mohamed SALEM" w:date="2024-01-16T13:24:00Z">
              <w:r w:rsidDel="00CF089D">
                <w:rPr>
                  <w:spacing w:val="-2"/>
                  <w:w w:val="105"/>
                  <w:sz w:val="13"/>
                </w:rPr>
                <w:delText>(0.41)</w:delText>
              </w:r>
            </w:del>
          </w:p>
        </w:tc>
        <w:tc>
          <w:tcPr>
            <w:tcW w:w="577" w:type="dxa"/>
          </w:tcPr>
          <w:p w14:paraId="1DD395F2" w14:textId="77777777" w:rsidR="00016054" w:rsidDel="00CF089D" w:rsidRDefault="00016054" w:rsidP="00672416">
            <w:pPr>
              <w:pStyle w:val="TableParagraph"/>
              <w:spacing w:before="4" w:line="136" w:lineRule="exact"/>
              <w:ind w:right="17"/>
              <w:rPr>
                <w:del w:id="2861" w:author="Mohamed SALEM" w:date="2024-01-16T13:24:00Z"/>
                <w:sz w:val="13"/>
              </w:rPr>
              <w:pPrChange w:id="2862" w:author="Mohamed SALEM" w:date="2024-01-16T13:40:00Z">
                <w:pPr>
                  <w:pStyle w:val="TableParagraph"/>
                  <w:spacing w:before="4" w:line="136" w:lineRule="exact"/>
                  <w:ind w:left="27" w:right="17"/>
                </w:pPr>
              </w:pPrChange>
            </w:pPr>
            <w:del w:id="2863" w:author="Mohamed SALEM" w:date="2024-01-16T13:24:00Z">
              <w:r w:rsidDel="00CF089D">
                <w:rPr>
                  <w:spacing w:val="-2"/>
                  <w:sz w:val="13"/>
                </w:rPr>
                <w:delText>(0.33)</w:delText>
              </w:r>
            </w:del>
          </w:p>
        </w:tc>
        <w:tc>
          <w:tcPr>
            <w:tcW w:w="649" w:type="dxa"/>
          </w:tcPr>
          <w:p w14:paraId="592C3037" w14:textId="77777777" w:rsidR="00016054" w:rsidDel="00CF089D" w:rsidRDefault="00016054" w:rsidP="00672416">
            <w:pPr>
              <w:pStyle w:val="TableParagraph"/>
              <w:spacing w:before="4" w:line="136" w:lineRule="exact"/>
              <w:ind w:right="10"/>
              <w:rPr>
                <w:del w:id="2864" w:author="Mohamed SALEM" w:date="2024-01-16T13:24:00Z"/>
                <w:sz w:val="13"/>
              </w:rPr>
              <w:pPrChange w:id="2865" w:author="Mohamed SALEM" w:date="2024-01-16T13:40:00Z">
                <w:pPr>
                  <w:pStyle w:val="TableParagraph"/>
                  <w:spacing w:before="4" w:line="136" w:lineRule="exact"/>
                  <w:ind w:left="3" w:right="10"/>
                </w:pPr>
              </w:pPrChange>
            </w:pPr>
            <w:del w:id="2866" w:author="Mohamed SALEM" w:date="2024-01-16T13:24:00Z">
              <w:r w:rsidDel="00CF089D">
                <w:rPr>
                  <w:spacing w:val="-2"/>
                  <w:sz w:val="13"/>
                </w:rPr>
                <w:delText>(0.46)</w:delText>
              </w:r>
            </w:del>
          </w:p>
        </w:tc>
        <w:tc>
          <w:tcPr>
            <w:tcW w:w="660" w:type="dxa"/>
          </w:tcPr>
          <w:p w14:paraId="0F429CE1" w14:textId="77777777" w:rsidR="00016054" w:rsidDel="00CF089D" w:rsidRDefault="00016054" w:rsidP="00672416">
            <w:pPr>
              <w:pStyle w:val="TableParagraph"/>
              <w:spacing w:before="4" w:line="136" w:lineRule="exact"/>
              <w:ind w:right="28"/>
              <w:rPr>
                <w:del w:id="2867" w:author="Mohamed SALEM" w:date="2024-01-16T13:24:00Z"/>
                <w:sz w:val="13"/>
              </w:rPr>
              <w:pPrChange w:id="2868" w:author="Mohamed SALEM" w:date="2024-01-16T13:40:00Z">
                <w:pPr>
                  <w:pStyle w:val="TableParagraph"/>
                  <w:spacing w:before="4" w:line="136" w:lineRule="exact"/>
                  <w:ind w:left="28" w:right="28"/>
                </w:pPr>
              </w:pPrChange>
            </w:pPr>
            <w:del w:id="2869" w:author="Mohamed SALEM" w:date="2024-01-16T13:24:00Z">
              <w:r w:rsidDel="00CF089D">
                <w:rPr>
                  <w:spacing w:val="-2"/>
                  <w:sz w:val="13"/>
                </w:rPr>
                <w:delText>(0.43)</w:delText>
              </w:r>
            </w:del>
          </w:p>
        </w:tc>
        <w:tc>
          <w:tcPr>
            <w:tcW w:w="681" w:type="dxa"/>
          </w:tcPr>
          <w:p w14:paraId="098910A0" w14:textId="77777777" w:rsidR="00016054" w:rsidDel="00CF089D" w:rsidRDefault="00016054" w:rsidP="00672416">
            <w:pPr>
              <w:pStyle w:val="TableParagraph"/>
              <w:spacing w:before="4" w:line="136" w:lineRule="exact"/>
              <w:ind w:right="1"/>
              <w:rPr>
                <w:del w:id="2870" w:author="Mohamed SALEM" w:date="2024-01-16T13:24:00Z"/>
                <w:sz w:val="13"/>
              </w:rPr>
              <w:pPrChange w:id="2871" w:author="Mohamed SALEM" w:date="2024-01-16T13:40:00Z">
                <w:pPr>
                  <w:pStyle w:val="TableParagraph"/>
                  <w:spacing w:before="4" w:line="136" w:lineRule="exact"/>
                  <w:ind w:left="11" w:right="1"/>
                </w:pPr>
              </w:pPrChange>
            </w:pPr>
            <w:del w:id="2872" w:author="Mohamed SALEM" w:date="2024-01-16T13:24:00Z">
              <w:r w:rsidDel="00CF089D">
                <w:rPr>
                  <w:spacing w:val="-2"/>
                  <w:sz w:val="13"/>
                </w:rPr>
                <w:delText>(0.78)</w:delText>
              </w:r>
            </w:del>
          </w:p>
        </w:tc>
      </w:tr>
      <w:tr w:rsidR="00016054" w:rsidDel="00CF089D" w14:paraId="2E716532" w14:textId="3F5ABBEE">
        <w:trPr>
          <w:trHeight w:val="159"/>
        </w:trPr>
        <w:tc>
          <w:tcPr>
            <w:tcW w:w="4247" w:type="dxa"/>
          </w:tcPr>
          <w:p w14:paraId="056FFBAF" w14:textId="77777777" w:rsidR="00016054" w:rsidDel="00CF089D" w:rsidRDefault="00016054" w:rsidP="00672416">
            <w:pPr>
              <w:pStyle w:val="TableParagraph"/>
              <w:tabs>
                <w:tab w:val="right" w:pos="4044"/>
              </w:tabs>
              <w:spacing w:before="4" w:line="136" w:lineRule="exact"/>
              <w:jc w:val="left"/>
              <w:rPr>
                <w:del w:id="2873" w:author="Mohamed SALEM" w:date="2024-01-16T13:24:00Z"/>
                <w:sz w:val="13"/>
              </w:rPr>
              <w:pPrChange w:id="2874" w:author="Mohamed SALEM" w:date="2024-01-16T13:40:00Z">
                <w:pPr>
                  <w:pStyle w:val="TableParagraph"/>
                  <w:tabs>
                    <w:tab w:val="right" w:pos="4044"/>
                  </w:tabs>
                  <w:spacing w:before="4" w:line="136" w:lineRule="exact"/>
                  <w:ind w:left="100"/>
                  <w:jc w:val="left"/>
                </w:pPr>
              </w:pPrChange>
            </w:pPr>
            <w:del w:id="2875" w:author="Mohamed SALEM" w:date="2024-01-16T13:24:00Z">
              <w:r w:rsidDel="00CF089D">
                <w:rPr>
                  <w:sz w:val="13"/>
                </w:rPr>
                <w:delText>Has</w:delText>
              </w:r>
              <w:r w:rsidDel="00CF089D">
                <w:rPr>
                  <w:spacing w:val="40"/>
                  <w:sz w:val="13"/>
                </w:rPr>
                <w:delText xml:space="preserve"> </w:delText>
              </w:r>
              <w:r w:rsidDel="00CF089D">
                <w:rPr>
                  <w:sz w:val="13"/>
                </w:rPr>
                <w:delText>household</w:delText>
              </w:r>
              <w:r w:rsidDel="00CF089D">
                <w:rPr>
                  <w:spacing w:val="41"/>
                  <w:sz w:val="13"/>
                </w:rPr>
                <w:delText xml:space="preserve"> </w:delText>
              </w:r>
              <w:r w:rsidDel="00CF089D">
                <w:rPr>
                  <w:sz w:val="13"/>
                </w:rPr>
                <w:delText>member</w:delText>
              </w:r>
              <w:r w:rsidDel="00CF089D">
                <w:rPr>
                  <w:spacing w:val="42"/>
                  <w:sz w:val="13"/>
                </w:rPr>
                <w:delText xml:space="preserve"> </w:delText>
              </w:r>
              <w:r w:rsidDel="00CF089D">
                <w:rPr>
                  <w:sz w:val="13"/>
                </w:rPr>
                <w:delText>with</w:delText>
              </w:r>
              <w:r w:rsidDel="00CF089D">
                <w:rPr>
                  <w:spacing w:val="40"/>
                  <w:sz w:val="13"/>
                </w:rPr>
                <w:delText xml:space="preserve"> </w:delText>
              </w:r>
              <w:r w:rsidDel="00CF089D">
                <w:rPr>
                  <w:sz w:val="13"/>
                </w:rPr>
                <w:delText>disability/chronic</w:delText>
              </w:r>
              <w:r w:rsidDel="00CF089D">
                <w:rPr>
                  <w:spacing w:val="41"/>
                  <w:sz w:val="13"/>
                </w:rPr>
                <w:delText xml:space="preserve"> </w:delText>
              </w:r>
              <w:r w:rsidDel="00CF089D">
                <w:rPr>
                  <w:spacing w:val="-2"/>
                  <w:sz w:val="13"/>
                </w:rPr>
                <w:delText>disease</w:delText>
              </w:r>
              <w:r w:rsidDel="00CF089D">
                <w:rPr>
                  <w:rFonts w:ascii="Times New Roman"/>
                  <w:sz w:val="13"/>
                </w:rPr>
                <w:tab/>
              </w:r>
              <w:r w:rsidDel="00CF089D">
                <w:rPr>
                  <w:spacing w:val="-4"/>
                  <w:sz w:val="13"/>
                </w:rPr>
                <w:delText>0.30</w:delText>
              </w:r>
            </w:del>
          </w:p>
        </w:tc>
        <w:tc>
          <w:tcPr>
            <w:tcW w:w="660" w:type="dxa"/>
          </w:tcPr>
          <w:p w14:paraId="341715D5" w14:textId="77777777" w:rsidR="00016054" w:rsidDel="00CF089D" w:rsidRDefault="00016054" w:rsidP="00672416">
            <w:pPr>
              <w:pStyle w:val="TableParagraph"/>
              <w:spacing w:before="4" w:line="136" w:lineRule="exact"/>
              <w:ind w:right="28"/>
              <w:rPr>
                <w:del w:id="2876" w:author="Mohamed SALEM" w:date="2024-01-16T13:24:00Z"/>
                <w:sz w:val="13"/>
              </w:rPr>
              <w:pPrChange w:id="2877" w:author="Mohamed SALEM" w:date="2024-01-16T13:40:00Z">
                <w:pPr>
                  <w:pStyle w:val="TableParagraph"/>
                  <w:spacing w:before="4" w:line="136" w:lineRule="exact"/>
                  <w:ind w:left="28" w:right="28"/>
                </w:pPr>
              </w:pPrChange>
            </w:pPr>
            <w:del w:id="2878" w:author="Mohamed SALEM" w:date="2024-01-16T13:24:00Z">
              <w:r w:rsidDel="00CF089D">
                <w:rPr>
                  <w:spacing w:val="-4"/>
                  <w:w w:val="105"/>
                  <w:sz w:val="13"/>
                </w:rPr>
                <w:delText>0.31</w:delText>
              </w:r>
            </w:del>
          </w:p>
        </w:tc>
        <w:tc>
          <w:tcPr>
            <w:tcW w:w="578" w:type="dxa"/>
          </w:tcPr>
          <w:p w14:paraId="74AD5B20" w14:textId="77777777" w:rsidR="00016054" w:rsidDel="00CF089D" w:rsidRDefault="00016054" w:rsidP="00672416">
            <w:pPr>
              <w:pStyle w:val="TableParagraph"/>
              <w:spacing w:before="4" w:line="136" w:lineRule="exact"/>
              <w:rPr>
                <w:del w:id="2879" w:author="Mohamed SALEM" w:date="2024-01-16T13:24:00Z"/>
                <w:sz w:val="13"/>
              </w:rPr>
              <w:pPrChange w:id="2880" w:author="Mohamed SALEM" w:date="2024-01-16T13:40:00Z">
                <w:pPr>
                  <w:pStyle w:val="TableParagraph"/>
                  <w:spacing w:before="4" w:line="136" w:lineRule="exact"/>
                  <w:ind w:left="9"/>
                </w:pPr>
              </w:pPrChange>
            </w:pPr>
            <w:del w:id="2881" w:author="Mohamed SALEM" w:date="2024-01-16T13:24:00Z">
              <w:r w:rsidDel="00CF089D">
                <w:rPr>
                  <w:spacing w:val="-4"/>
                  <w:sz w:val="13"/>
                </w:rPr>
                <w:delText>0.01</w:delText>
              </w:r>
            </w:del>
          </w:p>
        </w:tc>
        <w:tc>
          <w:tcPr>
            <w:tcW w:w="649" w:type="dxa"/>
          </w:tcPr>
          <w:p w14:paraId="398DD728" w14:textId="77777777" w:rsidR="00016054" w:rsidDel="00CF089D" w:rsidRDefault="00016054" w:rsidP="00672416">
            <w:pPr>
              <w:pStyle w:val="TableParagraph"/>
              <w:spacing w:before="4" w:line="136" w:lineRule="exact"/>
              <w:ind w:right="10"/>
              <w:rPr>
                <w:del w:id="2882" w:author="Mohamed SALEM" w:date="2024-01-16T13:24:00Z"/>
                <w:sz w:val="13"/>
              </w:rPr>
              <w:pPrChange w:id="2883" w:author="Mohamed SALEM" w:date="2024-01-16T13:40:00Z">
                <w:pPr>
                  <w:pStyle w:val="TableParagraph"/>
                  <w:spacing w:before="4" w:line="136" w:lineRule="exact"/>
                  <w:ind w:left="1" w:right="10"/>
                </w:pPr>
              </w:pPrChange>
            </w:pPr>
            <w:del w:id="2884" w:author="Mohamed SALEM" w:date="2024-01-16T13:24:00Z">
              <w:r w:rsidDel="00CF089D">
                <w:rPr>
                  <w:spacing w:val="-4"/>
                  <w:w w:val="105"/>
                  <w:sz w:val="13"/>
                </w:rPr>
                <w:delText>0.15</w:delText>
              </w:r>
            </w:del>
          </w:p>
        </w:tc>
        <w:tc>
          <w:tcPr>
            <w:tcW w:w="659" w:type="dxa"/>
          </w:tcPr>
          <w:p w14:paraId="1183EF2D" w14:textId="77777777" w:rsidR="00016054" w:rsidDel="00CF089D" w:rsidRDefault="00016054" w:rsidP="00672416">
            <w:pPr>
              <w:pStyle w:val="TableParagraph"/>
              <w:spacing w:before="4" w:line="136" w:lineRule="exact"/>
              <w:ind w:right="9"/>
              <w:rPr>
                <w:del w:id="2885" w:author="Mohamed SALEM" w:date="2024-01-16T13:24:00Z"/>
                <w:sz w:val="13"/>
              </w:rPr>
              <w:pPrChange w:id="2886" w:author="Mohamed SALEM" w:date="2024-01-16T13:40:00Z">
                <w:pPr>
                  <w:pStyle w:val="TableParagraph"/>
                  <w:spacing w:before="4" w:line="136" w:lineRule="exact"/>
                  <w:ind w:left="9" w:right="9"/>
                </w:pPr>
              </w:pPrChange>
            </w:pPr>
            <w:del w:id="2887" w:author="Mohamed SALEM" w:date="2024-01-16T13:24:00Z">
              <w:r w:rsidDel="00CF089D">
                <w:rPr>
                  <w:spacing w:val="-4"/>
                  <w:w w:val="105"/>
                  <w:sz w:val="13"/>
                </w:rPr>
                <w:delText>0.15</w:delText>
              </w:r>
            </w:del>
          </w:p>
        </w:tc>
        <w:tc>
          <w:tcPr>
            <w:tcW w:w="577" w:type="dxa"/>
          </w:tcPr>
          <w:p w14:paraId="0D7B5C6E" w14:textId="77777777" w:rsidR="00016054" w:rsidDel="00CF089D" w:rsidRDefault="00016054" w:rsidP="00672416">
            <w:pPr>
              <w:pStyle w:val="TableParagraph"/>
              <w:spacing w:before="4" w:line="136" w:lineRule="exact"/>
              <w:ind w:right="16"/>
              <w:rPr>
                <w:del w:id="2888" w:author="Mohamed SALEM" w:date="2024-01-16T13:24:00Z"/>
                <w:sz w:val="13"/>
              </w:rPr>
              <w:pPrChange w:id="2889" w:author="Mohamed SALEM" w:date="2024-01-16T13:40:00Z">
                <w:pPr>
                  <w:pStyle w:val="TableParagraph"/>
                  <w:spacing w:before="4" w:line="136" w:lineRule="exact"/>
                  <w:ind w:left="27" w:right="16"/>
                </w:pPr>
              </w:pPrChange>
            </w:pPr>
            <w:del w:id="2890" w:author="Mohamed SALEM" w:date="2024-01-16T13:24:00Z">
              <w:r w:rsidDel="00CF089D">
                <w:rPr>
                  <w:spacing w:val="-4"/>
                  <w:sz w:val="13"/>
                </w:rPr>
                <w:delText>0.00</w:delText>
              </w:r>
            </w:del>
          </w:p>
        </w:tc>
        <w:tc>
          <w:tcPr>
            <w:tcW w:w="649" w:type="dxa"/>
          </w:tcPr>
          <w:p w14:paraId="50959B96" w14:textId="77777777" w:rsidR="00016054" w:rsidDel="00CF089D" w:rsidRDefault="00016054" w:rsidP="00672416">
            <w:pPr>
              <w:pStyle w:val="TableParagraph"/>
              <w:spacing w:before="4" w:line="136" w:lineRule="exact"/>
              <w:ind w:right="10"/>
              <w:rPr>
                <w:del w:id="2891" w:author="Mohamed SALEM" w:date="2024-01-16T13:24:00Z"/>
                <w:sz w:val="13"/>
              </w:rPr>
              <w:pPrChange w:id="2892" w:author="Mohamed SALEM" w:date="2024-01-16T13:40:00Z">
                <w:pPr>
                  <w:pStyle w:val="TableParagraph"/>
                  <w:spacing w:before="4" w:line="136" w:lineRule="exact"/>
                  <w:ind w:left="4" w:right="10"/>
                </w:pPr>
              </w:pPrChange>
            </w:pPr>
            <w:del w:id="2893" w:author="Mohamed SALEM" w:date="2024-01-16T13:24:00Z">
              <w:r w:rsidDel="00CF089D">
                <w:rPr>
                  <w:spacing w:val="-4"/>
                  <w:w w:val="105"/>
                  <w:sz w:val="13"/>
                </w:rPr>
                <w:delText>0.19</w:delText>
              </w:r>
            </w:del>
          </w:p>
        </w:tc>
        <w:tc>
          <w:tcPr>
            <w:tcW w:w="660" w:type="dxa"/>
          </w:tcPr>
          <w:p w14:paraId="167EA91B" w14:textId="77777777" w:rsidR="00016054" w:rsidDel="00CF089D" w:rsidRDefault="00016054" w:rsidP="00672416">
            <w:pPr>
              <w:pStyle w:val="TableParagraph"/>
              <w:spacing w:before="4" w:line="136" w:lineRule="exact"/>
              <w:ind w:right="27"/>
              <w:rPr>
                <w:del w:id="2894" w:author="Mohamed SALEM" w:date="2024-01-16T13:24:00Z"/>
                <w:sz w:val="13"/>
              </w:rPr>
              <w:pPrChange w:id="2895" w:author="Mohamed SALEM" w:date="2024-01-16T13:40:00Z">
                <w:pPr>
                  <w:pStyle w:val="TableParagraph"/>
                  <w:spacing w:before="4" w:line="136" w:lineRule="exact"/>
                  <w:ind w:left="28" w:right="27"/>
                </w:pPr>
              </w:pPrChange>
            </w:pPr>
            <w:del w:id="2896" w:author="Mohamed SALEM" w:date="2024-01-16T13:24:00Z">
              <w:r w:rsidDel="00CF089D">
                <w:rPr>
                  <w:spacing w:val="-4"/>
                  <w:sz w:val="13"/>
                </w:rPr>
                <w:delText>0.24</w:delText>
              </w:r>
            </w:del>
          </w:p>
        </w:tc>
        <w:tc>
          <w:tcPr>
            <w:tcW w:w="681" w:type="dxa"/>
          </w:tcPr>
          <w:p w14:paraId="142A1B98" w14:textId="77777777" w:rsidR="00016054" w:rsidDel="00CF089D" w:rsidRDefault="00016054" w:rsidP="00672416">
            <w:pPr>
              <w:pStyle w:val="TableParagraph"/>
              <w:spacing w:before="4" w:line="136" w:lineRule="exact"/>
              <w:rPr>
                <w:del w:id="2897" w:author="Mohamed SALEM" w:date="2024-01-16T13:24:00Z"/>
                <w:sz w:val="13"/>
              </w:rPr>
              <w:pPrChange w:id="2898" w:author="Mohamed SALEM" w:date="2024-01-16T13:40:00Z">
                <w:pPr>
                  <w:pStyle w:val="TableParagraph"/>
                  <w:spacing w:before="4" w:line="136" w:lineRule="exact"/>
                  <w:ind w:left="11"/>
                </w:pPr>
              </w:pPrChange>
            </w:pPr>
            <w:del w:id="2899" w:author="Mohamed SALEM" w:date="2024-01-16T13:24:00Z">
              <w:r w:rsidDel="00CF089D">
                <w:rPr>
                  <w:spacing w:val="-4"/>
                  <w:sz w:val="13"/>
                </w:rPr>
                <w:delText>0.05</w:delText>
              </w:r>
            </w:del>
          </w:p>
        </w:tc>
      </w:tr>
      <w:tr w:rsidR="00016054" w:rsidDel="00CF089D" w14:paraId="1F6FD441" w14:textId="46F2061F">
        <w:trPr>
          <w:trHeight w:val="159"/>
        </w:trPr>
        <w:tc>
          <w:tcPr>
            <w:tcW w:w="4247" w:type="dxa"/>
          </w:tcPr>
          <w:p w14:paraId="4F43F3DF" w14:textId="77777777" w:rsidR="00016054" w:rsidDel="00CF089D" w:rsidRDefault="00016054" w:rsidP="000E2C09">
            <w:pPr>
              <w:pStyle w:val="TableParagraph"/>
              <w:spacing w:before="4" w:line="136" w:lineRule="exact"/>
              <w:ind w:right="145"/>
              <w:jc w:val="right"/>
              <w:rPr>
                <w:del w:id="2900" w:author="Mohamed SALEM" w:date="2024-01-16T13:24:00Z"/>
                <w:sz w:val="13"/>
              </w:rPr>
            </w:pPr>
            <w:del w:id="2901" w:author="Mohamed SALEM" w:date="2024-01-16T13:24:00Z">
              <w:r w:rsidDel="00CF089D">
                <w:rPr>
                  <w:spacing w:val="-2"/>
                  <w:sz w:val="13"/>
                </w:rPr>
                <w:delText>(0.46)</w:delText>
              </w:r>
            </w:del>
          </w:p>
        </w:tc>
        <w:tc>
          <w:tcPr>
            <w:tcW w:w="660" w:type="dxa"/>
          </w:tcPr>
          <w:p w14:paraId="7CEFA180" w14:textId="77777777" w:rsidR="00016054" w:rsidDel="00CF089D" w:rsidRDefault="00016054" w:rsidP="00672416">
            <w:pPr>
              <w:pStyle w:val="TableParagraph"/>
              <w:spacing w:before="4" w:line="136" w:lineRule="exact"/>
              <w:ind w:right="28"/>
              <w:rPr>
                <w:del w:id="2902" w:author="Mohamed SALEM" w:date="2024-01-16T13:24:00Z"/>
                <w:sz w:val="13"/>
              </w:rPr>
              <w:pPrChange w:id="2903" w:author="Mohamed SALEM" w:date="2024-01-16T13:40:00Z">
                <w:pPr>
                  <w:pStyle w:val="TableParagraph"/>
                  <w:spacing w:before="4" w:line="136" w:lineRule="exact"/>
                  <w:ind w:left="28" w:right="28"/>
                </w:pPr>
              </w:pPrChange>
            </w:pPr>
            <w:del w:id="2904" w:author="Mohamed SALEM" w:date="2024-01-16T13:24:00Z">
              <w:r w:rsidDel="00CF089D">
                <w:rPr>
                  <w:spacing w:val="-2"/>
                  <w:sz w:val="13"/>
                </w:rPr>
                <w:delText>(0.46)</w:delText>
              </w:r>
            </w:del>
          </w:p>
        </w:tc>
        <w:tc>
          <w:tcPr>
            <w:tcW w:w="578" w:type="dxa"/>
          </w:tcPr>
          <w:p w14:paraId="1013B67F" w14:textId="77777777" w:rsidR="00016054" w:rsidDel="00CF089D" w:rsidRDefault="00016054" w:rsidP="00672416">
            <w:pPr>
              <w:pStyle w:val="TableParagraph"/>
              <w:spacing w:before="4" w:line="136" w:lineRule="exact"/>
              <w:ind w:right="1"/>
              <w:rPr>
                <w:del w:id="2905" w:author="Mohamed SALEM" w:date="2024-01-16T13:24:00Z"/>
                <w:sz w:val="13"/>
              </w:rPr>
              <w:pPrChange w:id="2906" w:author="Mohamed SALEM" w:date="2024-01-16T13:40:00Z">
                <w:pPr>
                  <w:pStyle w:val="TableParagraph"/>
                  <w:spacing w:before="4" w:line="136" w:lineRule="exact"/>
                  <w:ind w:left="9" w:right="1"/>
                </w:pPr>
              </w:pPrChange>
            </w:pPr>
            <w:del w:id="2907" w:author="Mohamed SALEM" w:date="2024-01-16T13:24:00Z">
              <w:r w:rsidDel="00CF089D">
                <w:rPr>
                  <w:spacing w:val="-2"/>
                  <w:sz w:val="13"/>
                </w:rPr>
                <w:delText>(0.83)</w:delText>
              </w:r>
            </w:del>
          </w:p>
        </w:tc>
        <w:tc>
          <w:tcPr>
            <w:tcW w:w="649" w:type="dxa"/>
          </w:tcPr>
          <w:p w14:paraId="5F4CD783" w14:textId="77777777" w:rsidR="00016054" w:rsidDel="00CF089D" w:rsidRDefault="00016054" w:rsidP="000E2C09">
            <w:pPr>
              <w:pStyle w:val="TableParagraph"/>
              <w:spacing w:before="4" w:line="136" w:lineRule="exact"/>
              <w:ind w:right="10"/>
              <w:rPr>
                <w:del w:id="2908" w:author="Mohamed SALEM" w:date="2024-01-16T13:24:00Z"/>
                <w:sz w:val="13"/>
              </w:rPr>
            </w:pPr>
            <w:del w:id="2909" w:author="Mohamed SALEM" w:date="2024-01-16T13:24:00Z">
              <w:r w:rsidDel="00CF089D">
                <w:rPr>
                  <w:spacing w:val="-2"/>
                  <w:w w:val="105"/>
                  <w:sz w:val="13"/>
                </w:rPr>
                <w:delText>(0.35)</w:delText>
              </w:r>
            </w:del>
          </w:p>
        </w:tc>
        <w:tc>
          <w:tcPr>
            <w:tcW w:w="659" w:type="dxa"/>
          </w:tcPr>
          <w:p w14:paraId="21F4B155" w14:textId="77777777" w:rsidR="00016054" w:rsidDel="00CF089D" w:rsidRDefault="00016054" w:rsidP="00672416">
            <w:pPr>
              <w:pStyle w:val="TableParagraph"/>
              <w:spacing w:before="4" w:line="136" w:lineRule="exact"/>
              <w:ind w:right="9"/>
              <w:rPr>
                <w:del w:id="2910" w:author="Mohamed SALEM" w:date="2024-01-16T13:24:00Z"/>
                <w:sz w:val="13"/>
              </w:rPr>
              <w:pPrChange w:id="2911" w:author="Mohamed SALEM" w:date="2024-01-16T13:40:00Z">
                <w:pPr>
                  <w:pStyle w:val="TableParagraph"/>
                  <w:spacing w:before="4" w:line="136" w:lineRule="exact"/>
                  <w:ind w:left="9" w:right="9"/>
                </w:pPr>
              </w:pPrChange>
            </w:pPr>
            <w:del w:id="2912" w:author="Mohamed SALEM" w:date="2024-01-16T13:24:00Z">
              <w:r w:rsidDel="00CF089D">
                <w:rPr>
                  <w:spacing w:val="-2"/>
                  <w:sz w:val="13"/>
                </w:rPr>
                <w:delText>(0.36)</w:delText>
              </w:r>
            </w:del>
          </w:p>
        </w:tc>
        <w:tc>
          <w:tcPr>
            <w:tcW w:w="577" w:type="dxa"/>
          </w:tcPr>
          <w:p w14:paraId="4343BD34" w14:textId="77777777" w:rsidR="00016054" w:rsidDel="00CF089D" w:rsidRDefault="00016054" w:rsidP="00672416">
            <w:pPr>
              <w:pStyle w:val="TableParagraph"/>
              <w:spacing w:before="4" w:line="136" w:lineRule="exact"/>
              <w:ind w:right="17"/>
              <w:rPr>
                <w:del w:id="2913" w:author="Mohamed SALEM" w:date="2024-01-16T13:24:00Z"/>
                <w:sz w:val="13"/>
              </w:rPr>
              <w:pPrChange w:id="2914" w:author="Mohamed SALEM" w:date="2024-01-16T13:40:00Z">
                <w:pPr>
                  <w:pStyle w:val="TableParagraph"/>
                  <w:spacing w:before="4" w:line="136" w:lineRule="exact"/>
                  <w:ind w:left="27" w:right="17"/>
                </w:pPr>
              </w:pPrChange>
            </w:pPr>
            <w:del w:id="2915" w:author="Mohamed SALEM" w:date="2024-01-16T13:24:00Z">
              <w:r w:rsidDel="00CF089D">
                <w:rPr>
                  <w:spacing w:val="-2"/>
                  <w:sz w:val="13"/>
                </w:rPr>
                <w:delText>(0.90)</w:delText>
              </w:r>
            </w:del>
          </w:p>
        </w:tc>
        <w:tc>
          <w:tcPr>
            <w:tcW w:w="649" w:type="dxa"/>
          </w:tcPr>
          <w:p w14:paraId="18BE5DFE" w14:textId="77777777" w:rsidR="00016054" w:rsidDel="00CF089D" w:rsidRDefault="00016054" w:rsidP="00672416">
            <w:pPr>
              <w:pStyle w:val="TableParagraph"/>
              <w:spacing w:before="4" w:line="136" w:lineRule="exact"/>
              <w:ind w:right="10"/>
              <w:rPr>
                <w:del w:id="2916" w:author="Mohamed SALEM" w:date="2024-01-16T13:24:00Z"/>
                <w:sz w:val="13"/>
              </w:rPr>
              <w:pPrChange w:id="2917" w:author="Mohamed SALEM" w:date="2024-01-16T13:40:00Z">
                <w:pPr>
                  <w:pStyle w:val="TableParagraph"/>
                  <w:spacing w:before="4" w:line="136" w:lineRule="exact"/>
                  <w:ind w:left="3" w:right="10"/>
                </w:pPr>
              </w:pPrChange>
            </w:pPr>
            <w:del w:id="2918" w:author="Mohamed SALEM" w:date="2024-01-16T13:24:00Z">
              <w:r w:rsidDel="00CF089D">
                <w:rPr>
                  <w:spacing w:val="-2"/>
                  <w:sz w:val="13"/>
                </w:rPr>
                <w:delText>(0.39)</w:delText>
              </w:r>
            </w:del>
          </w:p>
        </w:tc>
        <w:tc>
          <w:tcPr>
            <w:tcW w:w="660" w:type="dxa"/>
          </w:tcPr>
          <w:p w14:paraId="5A28948A" w14:textId="77777777" w:rsidR="00016054" w:rsidDel="00CF089D" w:rsidRDefault="00016054" w:rsidP="00672416">
            <w:pPr>
              <w:pStyle w:val="TableParagraph"/>
              <w:spacing w:before="4" w:line="136" w:lineRule="exact"/>
              <w:ind w:right="28"/>
              <w:rPr>
                <w:del w:id="2919" w:author="Mohamed SALEM" w:date="2024-01-16T13:24:00Z"/>
                <w:sz w:val="13"/>
              </w:rPr>
              <w:pPrChange w:id="2920" w:author="Mohamed SALEM" w:date="2024-01-16T13:40:00Z">
                <w:pPr>
                  <w:pStyle w:val="TableParagraph"/>
                  <w:spacing w:before="4" w:line="136" w:lineRule="exact"/>
                  <w:ind w:left="28" w:right="28"/>
                </w:pPr>
              </w:pPrChange>
            </w:pPr>
            <w:del w:id="2921" w:author="Mohamed SALEM" w:date="2024-01-16T13:24:00Z">
              <w:r w:rsidDel="00CF089D">
                <w:rPr>
                  <w:spacing w:val="-2"/>
                  <w:sz w:val="13"/>
                </w:rPr>
                <w:delText>(0.43)</w:delText>
              </w:r>
            </w:del>
          </w:p>
        </w:tc>
        <w:tc>
          <w:tcPr>
            <w:tcW w:w="681" w:type="dxa"/>
          </w:tcPr>
          <w:p w14:paraId="61D765F8" w14:textId="77777777" w:rsidR="00016054" w:rsidDel="00CF089D" w:rsidRDefault="00016054" w:rsidP="00672416">
            <w:pPr>
              <w:pStyle w:val="TableParagraph"/>
              <w:spacing w:before="4" w:line="136" w:lineRule="exact"/>
              <w:ind w:right="1"/>
              <w:rPr>
                <w:del w:id="2922" w:author="Mohamed SALEM" w:date="2024-01-16T13:24:00Z"/>
                <w:sz w:val="13"/>
              </w:rPr>
              <w:pPrChange w:id="2923" w:author="Mohamed SALEM" w:date="2024-01-16T13:40:00Z">
                <w:pPr>
                  <w:pStyle w:val="TableParagraph"/>
                  <w:spacing w:before="4" w:line="136" w:lineRule="exact"/>
                  <w:ind w:left="11" w:right="1"/>
                </w:pPr>
              </w:pPrChange>
            </w:pPr>
            <w:del w:id="2924" w:author="Mohamed SALEM" w:date="2024-01-16T13:24:00Z">
              <w:r w:rsidDel="00CF089D">
                <w:rPr>
                  <w:spacing w:val="-2"/>
                  <w:w w:val="105"/>
                  <w:sz w:val="13"/>
                </w:rPr>
                <w:delText>(0.10)</w:delText>
              </w:r>
            </w:del>
          </w:p>
        </w:tc>
      </w:tr>
      <w:tr w:rsidR="00016054" w:rsidDel="00CF089D" w14:paraId="499F5F3A" w14:textId="285F3C73">
        <w:trPr>
          <w:trHeight w:val="159"/>
        </w:trPr>
        <w:tc>
          <w:tcPr>
            <w:tcW w:w="4247" w:type="dxa"/>
          </w:tcPr>
          <w:p w14:paraId="202E9071" w14:textId="77777777" w:rsidR="00016054" w:rsidDel="00CF089D" w:rsidRDefault="00016054" w:rsidP="00672416">
            <w:pPr>
              <w:pStyle w:val="TableParagraph"/>
              <w:tabs>
                <w:tab w:val="right" w:pos="4044"/>
              </w:tabs>
              <w:spacing w:before="4" w:line="136" w:lineRule="exact"/>
              <w:jc w:val="left"/>
              <w:rPr>
                <w:del w:id="2925" w:author="Mohamed SALEM" w:date="2024-01-16T13:24:00Z"/>
                <w:sz w:val="13"/>
              </w:rPr>
              <w:pPrChange w:id="2926" w:author="Mohamed SALEM" w:date="2024-01-16T13:40:00Z">
                <w:pPr>
                  <w:pStyle w:val="TableParagraph"/>
                  <w:tabs>
                    <w:tab w:val="right" w:pos="4044"/>
                  </w:tabs>
                  <w:spacing w:before="4" w:line="136" w:lineRule="exact"/>
                  <w:ind w:left="100"/>
                  <w:jc w:val="left"/>
                </w:pPr>
              </w:pPrChange>
            </w:pPr>
            <w:del w:id="2927" w:author="Mohamed SALEM" w:date="2024-01-16T13:24:00Z">
              <w:r w:rsidDel="00CF089D">
                <w:rPr>
                  <w:sz w:val="13"/>
                </w:rPr>
                <w:delText>Number</w:delText>
              </w:r>
              <w:r w:rsidDel="00CF089D">
                <w:rPr>
                  <w:spacing w:val="27"/>
                  <w:sz w:val="13"/>
                </w:rPr>
                <w:delText xml:space="preserve"> </w:delText>
              </w:r>
              <w:r w:rsidDel="00CF089D">
                <w:rPr>
                  <w:sz w:val="13"/>
                </w:rPr>
                <w:delText>of</w:delText>
              </w:r>
              <w:r w:rsidDel="00CF089D">
                <w:rPr>
                  <w:spacing w:val="27"/>
                  <w:sz w:val="13"/>
                </w:rPr>
                <w:delText xml:space="preserve"> </w:delText>
              </w:r>
              <w:r w:rsidDel="00CF089D">
                <w:rPr>
                  <w:spacing w:val="-2"/>
                  <w:sz w:val="13"/>
                </w:rPr>
                <w:delText>rooms</w:delText>
              </w:r>
              <w:r w:rsidDel="00CF089D">
                <w:rPr>
                  <w:rFonts w:ascii="Times New Roman"/>
                  <w:sz w:val="13"/>
                </w:rPr>
                <w:tab/>
              </w:r>
              <w:r w:rsidDel="00CF089D">
                <w:rPr>
                  <w:spacing w:val="-4"/>
                  <w:sz w:val="13"/>
                </w:rPr>
                <w:delText>2.89</w:delText>
              </w:r>
            </w:del>
          </w:p>
        </w:tc>
        <w:tc>
          <w:tcPr>
            <w:tcW w:w="660" w:type="dxa"/>
          </w:tcPr>
          <w:p w14:paraId="3567F5D3" w14:textId="77777777" w:rsidR="00016054" w:rsidDel="00CF089D" w:rsidRDefault="00016054" w:rsidP="00672416">
            <w:pPr>
              <w:pStyle w:val="TableParagraph"/>
              <w:spacing w:before="4" w:line="136" w:lineRule="exact"/>
              <w:ind w:right="28"/>
              <w:rPr>
                <w:del w:id="2928" w:author="Mohamed SALEM" w:date="2024-01-16T13:24:00Z"/>
                <w:sz w:val="13"/>
              </w:rPr>
              <w:pPrChange w:id="2929" w:author="Mohamed SALEM" w:date="2024-01-16T13:40:00Z">
                <w:pPr>
                  <w:pStyle w:val="TableParagraph"/>
                  <w:spacing w:before="4" w:line="136" w:lineRule="exact"/>
                  <w:ind w:left="28" w:right="28"/>
                </w:pPr>
              </w:pPrChange>
            </w:pPr>
            <w:del w:id="2930" w:author="Mohamed SALEM" w:date="2024-01-16T13:24:00Z">
              <w:r w:rsidDel="00CF089D">
                <w:rPr>
                  <w:spacing w:val="-4"/>
                  <w:w w:val="110"/>
                  <w:sz w:val="13"/>
                </w:rPr>
                <w:delText>3.13</w:delText>
              </w:r>
            </w:del>
          </w:p>
        </w:tc>
        <w:tc>
          <w:tcPr>
            <w:tcW w:w="578" w:type="dxa"/>
          </w:tcPr>
          <w:p w14:paraId="704E7106" w14:textId="77777777" w:rsidR="00016054" w:rsidDel="00CF089D" w:rsidRDefault="00016054" w:rsidP="00672416">
            <w:pPr>
              <w:pStyle w:val="TableParagraph"/>
              <w:spacing w:before="4" w:line="136" w:lineRule="exact"/>
              <w:rPr>
                <w:del w:id="2931" w:author="Mohamed SALEM" w:date="2024-01-16T13:24:00Z"/>
                <w:sz w:val="13"/>
              </w:rPr>
              <w:pPrChange w:id="2932" w:author="Mohamed SALEM" w:date="2024-01-16T13:40:00Z">
                <w:pPr>
                  <w:pStyle w:val="TableParagraph"/>
                  <w:spacing w:before="4" w:line="136" w:lineRule="exact"/>
                  <w:ind w:left="9"/>
                </w:pPr>
              </w:pPrChange>
            </w:pPr>
            <w:del w:id="2933" w:author="Mohamed SALEM" w:date="2024-01-16T13:24:00Z">
              <w:r w:rsidDel="00CF089D">
                <w:rPr>
                  <w:spacing w:val="-4"/>
                  <w:sz w:val="13"/>
                </w:rPr>
                <w:delText>0.24</w:delText>
              </w:r>
            </w:del>
          </w:p>
        </w:tc>
        <w:tc>
          <w:tcPr>
            <w:tcW w:w="649" w:type="dxa"/>
          </w:tcPr>
          <w:p w14:paraId="0C52D710" w14:textId="77777777" w:rsidR="00016054" w:rsidDel="00CF089D" w:rsidRDefault="00016054" w:rsidP="00672416">
            <w:pPr>
              <w:pStyle w:val="TableParagraph"/>
              <w:spacing w:before="4" w:line="136" w:lineRule="exact"/>
              <w:ind w:right="10"/>
              <w:rPr>
                <w:del w:id="2934" w:author="Mohamed SALEM" w:date="2024-01-16T13:24:00Z"/>
                <w:sz w:val="13"/>
              </w:rPr>
              <w:pPrChange w:id="2935" w:author="Mohamed SALEM" w:date="2024-01-16T13:40:00Z">
                <w:pPr>
                  <w:pStyle w:val="TableParagraph"/>
                  <w:spacing w:before="4" w:line="136" w:lineRule="exact"/>
                  <w:ind w:left="1" w:right="10"/>
                </w:pPr>
              </w:pPrChange>
            </w:pPr>
            <w:del w:id="2936" w:author="Mohamed SALEM" w:date="2024-01-16T13:24:00Z">
              <w:r w:rsidDel="00CF089D">
                <w:rPr>
                  <w:spacing w:val="-4"/>
                  <w:w w:val="105"/>
                  <w:sz w:val="13"/>
                </w:rPr>
                <w:delText>1.99</w:delText>
              </w:r>
            </w:del>
          </w:p>
        </w:tc>
        <w:tc>
          <w:tcPr>
            <w:tcW w:w="659" w:type="dxa"/>
          </w:tcPr>
          <w:p w14:paraId="6111393B" w14:textId="77777777" w:rsidR="00016054" w:rsidDel="00CF089D" w:rsidRDefault="00016054" w:rsidP="00672416">
            <w:pPr>
              <w:pStyle w:val="TableParagraph"/>
              <w:spacing w:before="4" w:line="136" w:lineRule="exact"/>
              <w:ind w:right="9"/>
              <w:rPr>
                <w:del w:id="2937" w:author="Mohamed SALEM" w:date="2024-01-16T13:24:00Z"/>
                <w:sz w:val="13"/>
              </w:rPr>
              <w:pPrChange w:id="2938" w:author="Mohamed SALEM" w:date="2024-01-16T13:40:00Z">
                <w:pPr>
                  <w:pStyle w:val="TableParagraph"/>
                  <w:spacing w:before="4" w:line="136" w:lineRule="exact"/>
                  <w:ind w:left="9" w:right="9"/>
                </w:pPr>
              </w:pPrChange>
            </w:pPr>
            <w:del w:id="2939" w:author="Mohamed SALEM" w:date="2024-01-16T13:24:00Z">
              <w:r w:rsidDel="00CF089D">
                <w:rPr>
                  <w:spacing w:val="-4"/>
                  <w:w w:val="110"/>
                  <w:sz w:val="13"/>
                </w:rPr>
                <w:delText>1.95</w:delText>
              </w:r>
            </w:del>
          </w:p>
        </w:tc>
        <w:tc>
          <w:tcPr>
            <w:tcW w:w="577" w:type="dxa"/>
          </w:tcPr>
          <w:p w14:paraId="6CCD8404" w14:textId="77777777" w:rsidR="00016054" w:rsidDel="00CF089D" w:rsidRDefault="00016054" w:rsidP="00672416">
            <w:pPr>
              <w:pStyle w:val="TableParagraph"/>
              <w:spacing w:before="4" w:line="136" w:lineRule="exact"/>
              <w:ind w:right="16"/>
              <w:rPr>
                <w:del w:id="2940" w:author="Mohamed SALEM" w:date="2024-01-16T13:24:00Z"/>
                <w:sz w:val="13"/>
              </w:rPr>
              <w:pPrChange w:id="2941" w:author="Mohamed SALEM" w:date="2024-01-16T13:40:00Z">
                <w:pPr>
                  <w:pStyle w:val="TableParagraph"/>
                  <w:spacing w:before="4" w:line="136" w:lineRule="exact"/>
                  <w:ind w:left="27" w:right="16"/>
                </w:pPr>
              </w:pPrChange>
            </w:pPr>
            <w:del w:id="2942" w:author="Mohamed SALEM" w:date="2024-01-16T13:24:00Z">
              <w:r w:rsidDel="00CF089D">
                <w:rPr>
                  <w:spacing w:val="-4"/>
                  <w:sz w:val="13"/>
                </w:rPr>
                <w:delText>-0.04</w:delText>
              </w:r>
            </w:del>
          </w:p>
        </w:tc>
        <w:tc>
          <w:tcPr>
            <w:tcW w:w="649" w:type="dxa"/>
          </w:tcPr>
          <w:p w14:paraId="234E89C3" w14:textId="77777777" w:rsidR="00016054" w:rsidDel="00CF089D" w:rsidRDefault="00016054" w:rsidP="00672416">
            <w:pPr>
              <w:pStyle w:val="TableParagraph"/>
              <w:spacing w:before="4" w:line="136" w:lineRule="exact"/>
              <w:ind w:right="10"/>
              <w:rPr>
                <w:del w:id="2943" w:author="Mohamed SALEM" w:date="2024-01-16T13:24:00Z"/>
                <w:sz w:val="13"/>
              </w:rPr>
              <w:pPrChange w:id="2944" w:author="Mohamed SALEM" w:date="2024-01-16T13:40:00Z">
                <w:pPr>
                  <w:pStyle w:val="TableParagraph"/>
                  <w:spacing w:before="4" w:line="136" w:lineRule="exact"/>
                  <w:ind w:left="4" w:right="10"/>
                </w:pPr>
              </w:pPrChange>
            </w:pPr>
            <w:del w:id="2945" w:author="Mohamed SALEM" w:date="2024-01-16T13:24:00Z">
              <w:r w:rsidDel="00CF089D">
                <w:rPr>
                  <w:spacing w:val="-4"/>
                  <w:sz w:val="13"/>
                </w:rPr>
                <w:delText>2.26</w:delText>
              </w:r>
            </w:del>
          </w:p>
        </w:tc>
        <w:tc>
          <w:tcPr>
            <w:tcW w:w="660" w:type="dxa"/>
          </w:tcPr>
          <w:p w14:paraId="1707BE81" w14:textId="77777777" w:rsidR="00016054" w:rsidDel="00CF089D" w:rsidRDefault="00016054" w:rsidP="00672416">
            <w:pPr>
              <w:pStyle w:val="TableParagraph"/>
              <w:spacing w:before="4" w:line="136" w:lineRule="exact"/>
              <w:ind w:right="27"/>
              <w:rPr>
                <w:del w:id="2946" w:author="Mohamed SALEM" w:date="2024-01-16T13:24:00Z"/>
                <w:sz w:val="13"/>
              </w:rPr>
              <w:pPrChange w:id="2947" w:author="Mohamed SALEM" w:date="2024-01-16T13:40:00Z">
                <w:pPr>
                  <w:pStyle w:val="TableParagraph"/>
                  <w:spacing w:before="4" w:line="136" w:lineRule="exact"/>
                  <w:ind w:left="28" w:right="27"/>
                </w:pPr>
              </w:pPrChange>
            </w:pPr>
            <w:del w:id="2948" w:author="Mohamed SALEM" w:date="2024-01-16T13:24:00Z">
              <w:r w:rsidDel="00CF089D">
                <w:rPr>
                  <w:spacing w:val="-4"/>
                  <w:sz w:val="13"/>
                </w:rPr>
                <w:delText>2.62</w:delText>
              </w:r>
            </w:del>
          </w:p>
        </w:tc>
        <w:tc>
          <w:tcPr>
            <w:tcW w:w="681" w:type="dxa"/>
          </w:tcPr>
          <w:p w14:paraId="1F242B57" w14:textId="77777777" w:rsidR="00016054" w:rsidDel="00CF089D" w:rsidRDefault="00016054" w:rsidP="00672416">
            <w:pPr>
              <w:pStyle w:val="TableParagraph"/>
              <w:spacing w:before="4" w:line="136" w:lineRule="exact"/>
              <w:rPr>
                <w:del w:id="2949" w:author="Mohamed SALEM" w:date="2024-01-16T13:24:00Z"/>
                <w:sz w:val="13"/>
              </w:rPr>
              <w:pPrChange w:id="2950" w:author="Mohamed SALEM" w:date="2024-01-16T13:40:00Z">
                <w:pPr>
                  <w:pStyle w:val="TableParagraph"/>
                  <w:spacing w:before="4" w:line="136" w:lineRule="exact"/>
                  <w:ind w:left="11"/>
                </w:pPr>
              </w:pPrChange>
            </w:pPr>
            <w:del w:id="2951" w:author="Mohamed SALEM" w:date="2024-01-16T13:24:00Z">
              <w:r w:rsidDel="00CF089D">
                <w:rPr>
                  <w:spacing w:val="-2"/>
                  <w:w w:val="105"/>
                  <w:sz w:val="13"/>
                </w:rPr>
                <w:delText>0.36***</w:delText>
              </w:r>
            </w:del>
          </w:p>
        </w:tc>
      </w:tr>
      <w:tr w:rsidR="00016054" w:rsidDel="00CF089D" w14:paraId="0643C849" w14:textId="4D9950C8">
        <w:trPr>
          <w:trHeight w:val="159"/>
        </w:trPr>
        <w:tc>
          <w:tcPr>
            <w:tcW w:w="4247" w:type="dxa"/>
          </w:tcPr>
          <w:p w14:paraId="02151DE0" w14:textId="77777777" w:rsidR="00016054" w:rsidDel="00CF089D" w:rsidRDefault="00016054" w:rsidP="000E2C09">
            <w:pPr>
              <w:pStyle w:val="TableParagraph"/>
              <w:spacing w:before="4" w:line="136" w:lineRule="exact"/>
              <w:ind w:right="145"/>
              <w:jc w:val="right"/>
              <w:rPr>
                <w:del w:id="2952" w:author="Mohamed SALEM" w:date="2024-01-16T13:24:00Z"/>
                <w:sz w:val="13"/>
              </w:rPr>
            </w:pPr>
            <w:del w:id="2953" w:author="Mohamed SALEM" w:date="2024-01-16T13:24:00Z">
              <w:r w:rsidDel="00CF089D">
                <w:rPr>
                  <w:spacing w:val="-2"/>
                  <w:w w:val="110"/>
                  <w:sz w:val="13"/>
                </w:rPr>
                <w:delText>(1.24)</w:delText>
              </w:r>
            </w:del>
          </w:p>
        </w:tc>
        <w:tc>
          <w:tcPr>
            <w:tcW w:w="660" w:type="dxa"/>
          </w:tcPr>
          <w:p w14:paraId="7F27B9C4" w14:textId="77777777" w:rsidR="00016054" w:rsidDel="00CF089D" w:rsidRDefault="00016054" w:rsidP="00672416">
            <w:pPr>
              <w:pStyle w:val="TableParagraph"/>
              <w:spacing w:before="4" w:line="136" w:lineRule="exact"/>
              <w:ind w:right="28"/>
              <w:rPr>
                <w:del w:id="2954" w:author="Mohamed SALEM" w:date="2024-01-16T13:24:00Z"/>
                <w:sz w:val="13"/>
              </w:rPr>
              <w:pPrChange w:id="2955" w:author="Mohamed SALEM" w:date="2024-01-16T13:40:00Z">
                <w:pPr>
                  <w:pStyle w:val="TableParagraph"/>
                  <w:spacing w:before="4" w:line="136" w:lineRule="exact"/>
                  <w:ind w:left="28" w:right="28"/>
                </w:pPr>
              </w:pPrChange>
            </w:pPr>
            <w:del w:id="2956" w:author="Mohamed SALEM" w:date="2024-01-16T13:24:00Z">
              <w:r w:rsidDel="00CF089D">
                <w:rPr>
                  <w:spacing w:val="-2"/>
                  <w:w w:val="110"/>
                  <w:sz w:val="13"/>
                </w:rPr>
                <w:delText>(1.27)</w:delText>
              </w:r>
            </w:del>
          </w:p>
        </w:tc>
        <w:tc>
          <w:tcPr>
            <w:tcW w:w="578" w:type="dxa"/>
          </w:tcPr>
          <w:p w14:paraId="320E9888" w14:textId="77777777" w:rsidR="00016054" w:rsidDel="00CF089D" w:rsidRDefault="00016054" w:rsidP="00672416">
            <w:pPr>
              <w:pStyle w:val="TableParagraph"/>
              <w:spacing w:before="4" w:line="136" w:lineRule="exact"/>
              <w:ind w:right="1"/>
              <w:rPr>
                <w:del w:id="2957" w:author="Mohamed SALEM" w:date="2024-01-16T13:24:00Z"/>
                <w:sz w:val="13"/>
              </w:rPr>
              <w:pPrChange w:id="2958" w:author="Mohamed SALEM" w:date="2024-01-16T13:40:00Z">
                <w:pPr>
                  <w:pStyle w:val="TableParagraph"/>
                  <w:spacing w:before="4" w:line="136" w:lineRule="exact"/>
                  <w:ind w:left="9" w:right="1"/>
                </w:pPr>
              </w:pPrChange>
            </w:pPr>
            <w:del w:id="2959" w:author="Mohamed SALEM" w:date="2024-01-16T13:24:00Z">
              <w:r w:rsidDel="00CF089D">
                <w:rPr>
                  <w:spacing w:val="-2"/>
                  <w:sz w:val="13"/>
                </w:rPr>
                <w:delText>(0.05)</w:delText>
              </w:r>
            </w:del>
          </w:p>
        </w:tc>
        <w:tc>
          <w:tcPr>
            <w:tcW w:w="649" w:type="dxa"/>
          </w:tcPr>
          <w:p w14:paraId="74FE5B6A" w14:textId="77777777" w:rsidR="00016054" w:rsidDel="00CF089D" w:rsidRDefault="00016054" w:rsidP="000E2C09">
            <w:pPr>
              <w:pStyle w:val="TableParagraph"/>
              <w:spacing w:before="4" w:line="136" w:lineRule="exact"/>
              <w:ind w:right="10"/>
              <w:rPr>
                <w:del w:id="2960" w:author="Mohamed SALEM" w:date="2024-01-16T13:24:00Z"/>
                <w:sz w:val="13"/>
              </w:rPr>
            </w:pPr>
            <w:del w:id="2961" w:author="Mohamed SALEM" w:date="2024-01-16T13:24:00Z">
              <w:r w:rsidDel="00CF089D">
                <w:rPr>
                  <w:spacing w:val="-2"/>
                  <w:w w:val="105"/>
                  <w:sz w:val="13"/>
                </w:rPr>
                <w:delText>(1.08)</w:delText>
              </w:r>
            </w:del>
          </w:p>
        </w:tc>
        <w:tc>
          <w:tcPr>
            <w:tcW w:w="659" w:type="dxa"/>
          </w:tcPr>
          <w:p w14:paraId="5D05F2AF" w14:textId="77777777" w:rsidR="00016054" w:rsidDel="00CF089D" w:rsidRDefault="00016054" w:rsidP="00672416">
            <w:pPr>
              <w:pStyle w:val="TableParagraph"/>
              <w:spacing w:before="4" w:line="136" w:lineRule="exact"/>
              <w:ind w:right="9"/>
              <w:rPr>
                <w:del w:id="2962" w:author="Mohamed SALEM" w:date="2024-01-16T13:24:00Z"/>
                <w:sz w:val="13"/>
              </w:rPr>
              <w:pPrChange w:id="2963" w:author="Mohamed SALEM" w:date="2024-01-16T13:40:00Z">
                <w:pPr>
                  <w:pStyle w:val="TableParagraph"/>
                  <w:spacing w:before="4" w:line="136" w:lineRule="exact"/>
                  <w:ind w:left="9" w:right="9"/>
                </w:pPr>
              </w:pPrChange>
            </w:pPr>
            <w:del w:id="2964" w:author="Mohamed SALEM" w:date="2024-01-16T13:24:00Z">
              <w:r w:rsidDel="00CF089D">
                <w:rPr>
                  <w:spacing w:val="-2"/>
                  <w:w w:val="105"/>
                  <w:sz w:val="13"/>
                </w:rPr>
                <w:delText>(1.09)</w:delText>
              </w:r>
            </w:del>
          </w:p>
        </w:tc>
        <w:tc>
          <w:tcPr>
            <w:tcW w:w="577" w:type="dxa"/>
          </w:tcPr>
          <w:p w14:paraId="483C031C" w14:textId="77777777" w:rsidR="00016054" w:rsidDel="00CF089D" w:rsidRDefault="00016054" w:rsidP="00672416">
            <w:pPr>
              <w:pStyle w:val="TableParagraph"/>
              <w:spacing w:before="4" w:line="136" w:lineRule="exact"/>
              <w:ind w:right="17"/>
              <w:rPr>
                <w:del w:id="2965" w:author="Mohamed SALEM" w:date="2024-01-16T13:24:00Z"/>
                <w:sz w:val="13"/>
              </w:rPr>
              <w:pPrChange w:id="2966" w:author="Mohamed SALEM" w:date="2024-01-16T13:40:00Z">
                <w:pPr>
                  <w:pStyle w:val="TableParagraph"/>
                  <w:spacing w:before="4" w:line="136" w:lineRule="exact"/>
                  <w:ind w:left="27" w:right="17"/>
                </w:pPr>
              </w:pPrChange>
            </w:pPr>
            <w:del w:id="2967" w:author="Mohamed SALEM" w:date="2024-01-16T13:24:00Z">
              <w:r w:rsidDel="00CF089D">
                <w:rPr>
                  <w:spacing w:val="-2"/>
                  <w:w w:val="105"/>
                  <w:sz w:val="13"/>
                </w:rPr>
                <w:delText>(0.72)</w:delText>
              </w:r>
            </w:del>
          </w:p>
        </w:tc>
        <w:tc>
          <w:tcPr>
            <w:tcW w:w="649" w:type="dxa"/>
          </w:tcPr>
          <w:p w14:paraId="4150135A" w14:textId="77777777" w:rsidR="00016054" w:rsidDel="00CF089D" w:rsidRDefault="00016054" w:rsidP="00672416">
            <w:pPr>
              <w:pStyle w:val="TableParagraph"/>
              <w:spacing w:before="4" w:line="136" w:lineRule="exact"/>
              <w:ind w:right="10"/>
              <w:rPr>
                <w:del w:id="2968" w:author="Mohamed SALEM" w:date="2024-01-16T13:24:00Z"/>
                <w:sz w:val="13"/>
              </w:rPr>
              <w:pPrChange w:id="2969" w:author="Mohamed SALEM" w:date="2024-01-16T13:40:00Z">
                <w:pPr>
                  <w:pStyle w:val="TableParagraph"/>
                  <w:spacing w:before="4" w:line="136" w:lineRule="exact"/>
                  <w:ind w:left="3" w:right="10"/>
                </w:pPr>
              </w:pPrChange>
            </w:pPr>
            <w:del w:id="2970" w:author="Mohamed SALEM" w:date="2024-01-16T13:24:00Z">
              <w:r w:rsidDel="00CF089D">
                <w:rPr>
                  <w:spacing w:val="-2"/>
                  <w:w w:val="105"/>
                  <w:sz w:val="13"/>
                </w:rPr>
                <w:delText>(1.20)</w:delText>
              </w:r>
            </w:del>
          </w:p>
        </w:tc>
        <w:tc>
          <w:tcPr>
            <w:tcW w:w="660" w:type="dxa"/>
          </w:tcPr>
          <w:p w14:paraId="380336CB" w14:textId="77777777" w:rsidR="00016054" w:rsidDel="00CF089D" w:rsidRDefault="00016054" w:rsidP="00672416">
            <w:pPr>
              <w:pStyle w:val="TableParagraph"/>
              <w:spacing w:before="4" w:line="136" w:lineRule="exact"/>
              <w:ind w:right="28"/>
              <w:rPr>
                <w:del w:id="2971" w:author="Mohamed SALEM" w:date="2024-01-16T13:24:00Z"/>
                <w:sz w:val="13"/>
              </w:rPr>
              <w:pPrChange w:id="2972" w:author="Mohamed SALEM" w:date="2024-01-16T13:40:00Z">
                <w:pPr>
                  <w:pStyle w:val="TableParagraph"/>
                  <w:spacing w:before="4" w:line="136" w:lineRule="exact"/>
                  <w:ind w:left="28" w:right="28"/>
                </w:pPr>
              </w:pPrChange>
            </w:pPr>
            <w:del w:id="2973" w:author="Mohamed SALEM" w:date="2024-01-16T13:24:00Z">
              <w:r w:rsidDel="00CF089D">
                <w:rPr>
                  <w:spacing w:val="-2"/>
                  <w:w w:val="110"/>
                  <w:sz w:val="13"/>
                </w:rPr>
                <w:delText>(1.33)</w:delText>
              </w:r>
            </w:del>
          </w:p>
        </w:tc>
        <w:tc>
          <w:tcPr>
            <w:tcW w:w="681" w:type="dxa"/>
          </w:tcPr>
          <w:p w14:paraId="6E59CE14" w14:textId="77777777" w:rsidR="00016054" w:rsidDel="00CF089D" w:rsidRDefault="00016054" w:rsidP="00672416">
            <w:pPr>
              <w:pStyle w:val="TableParagraph"/>
              <w:spacing w:before="4" w:line="136" w:lineRule="exact"/>
              <w:ind w:right="1"/>
              <w:rPr>
                <w:del w:id="2974" w:author="Mohamed SALEM" w:date="2024-01-16T13:24:00Z"/>
                <w:sz w:val="13"/>
              </w:rPr>
              <w:pPrChange w:id="2975" w:author="Mohamed SALEM" w:date="2024-01-16T13:40:00Z">
                <w:pPr>
                  <w:pStyle w:val="TableParagraph"/>
                  <w:spacing w:before="4" w:line="136" w:lineRule="exact"/>
                  <w:ind w:left="11" w:right="1"/>
                </w:pPr>
              </w:pPrChange>
            </w:pPr>
            <w:del w:id="2976" w:author="Mohamed SALEM" w:date="2024-01-16T13:24:00Z">
              <w:r w:rsidDel="00CF089D">
                <w:rPr>
                  <w:spacing w:val="-2"/>
                  <w:sz w:val="13"/>
                </w:rPr>
                <w:delText>(0.00)</w:delText>
              </w:r>
            </w:del>
          </w:p>
        </w:tc>
      </w:tr>
      <w:tr w:rsidR="00016054" w:rsidDel="00CF089D" w14:paraId="2004B660" w14:textId="7304015D">
        <w:trPr>
          <w:trHeight w:val="159"/>
        </w:trPr>
        <w:tc>
          <w:tcPr>
            <w:tcW w:w="4247" w:type="dxa"/>
          </w:tcPr>
          <w:p w14:paraId="71674519" w14:textId="77777777" w:rsidR="00016054" w:rsidDel="00CF089D" w:rsidRDefault="00016054" w:rsidP="00672416">
            <w:pPr>
              <w:pStyle w:val="TableParagraph"/>
              <w:tabs>
                <w:tab w:val="right" w:pos="4044"/>
              </w:tabs>
              <w:spacing w:before="4" w:line="136" w:lineRule="exact"/>
              <w:jc w:val="left"/>
              <w:rPr>
                <w:del w:id="2977" w:author="Mohamed SALEM" w:date="2024-01-16T13:24:00Z"/>
                <w:sz w:val="13"/>
              </w:rPr>
              <w:pPrChange w:id="2978" w:author="Mohamed SALEM" w:date="2024-01-16T13:40:00Z">
                <w:pPr>
                  <w:pStyle w:val="TableParagraph"/>
                  <w:tabs>
                    <w:tab w:val="right" w:pos="4044"/>
                  </w:tabs>
                  <w:spacing w:before="4" w:line="136" w:lineRule="exact"/>
                  <w:ind w:left="100"/>
                  <w:jc w:val="left"/>
                </w:pPr>
              </w:pPrChange>
            </w:pPr>
            <w:del w:id="2979" w:author="Mohamed SALEM" w:date="2024-01-16T13:24:00Z">
              <w:r w:rsidDel="00CF089D">
                <w:rPr>
                  <w:sz w:val="13"/>
                </w:rPr>
                <w:delText>Household</w:delText>
              </w:r>
              <w:r w:rsidDel="00CF089D">
                <w:rPr>
                  <w:spacing w:val="44"/>
                  <w:sz w:val="13"/>
                </w:rPr>
                <w:delText xml:space="preserve"> </w:delText>
              </w:r>
              <w:r w:rsidDel="00CF089D">
                <w:rPr>
                  <w:sz w:val="13"/>
                </w:rPr>
                <w:delText>Crowding</w:delText>
              </w:r>
              <w:r w:rsidDel="00CF089D">
                <w:rPr>
                  <w:spacing w:val="45"/>
                  <w:sz w:val="13"/>
                </w:rPr>
                <w:delText xml:space="preserve"> </w:delText>
              </w:r>
              <w:r w:rsidDel="00CF089D">
                <w:rPr>
                  <w:spacing w:val="-2"/>
                  <w:sz w:val="13"/>
                </w:rPr>
                <w:delText>Index</w:delText>
              </w:r>
              <w:r w:rsidDel="00CF089D">
                <w:rPr>
                  <w:rFonts w:ascii="Times New Roman"/>
                  <w:sz w:val="13"/>
                </w:rPr>
                <w:tab/>
              </w:r>
              <w:r w:rsidDel="00CF089D">
                <w:rPr>
                  <w:spacing w:val="-4"/>
                  <w:sz w:val="13"/>
                </w:rPr>
                <w:delText>3.02</w:delText>
              </w:r>
            </w:del>
          </w:p>
        </w:tc>
        <w:tc>
          <w:tcPr>
            <w:tcW w:w="660" w:type="dxa"/>
          </w:tcPr>
          <w:p w14:paraId="21D2D335" w14:textId="77777777" w:rsidR="00016054" w:rsidDel="00CF089D" w:rsidRDefault="00016054" w:rsidP="00672416">
            <w:pPr>
              <w:pStyle w:val="TableParagraph"/>
              <w:spacing w:before="4" w:line="136" w:lineRule="exact"/>
              <w:ind w:right="28"/>
              <w:rPr>
                <w:del w:id="2980" w:author="Mohamed SALEM" w:date="2024-01-16T13:24:00Z"/>
                <w:sz w:val="13"/>
              </w:rPr>
              <w:pPrChange w:id="2981" w:author="Mohamed SALEM" w:date="2024-01-16T13:40:00Z">
                <w:pPr>
                  <w:pStyle w:val="TableParagraph"/>
                  <w:spacing w:before="4" w:line="136" w:lineRule="exact"/>
                  <w:ind w:left="28" w:right="28"/>
                </w:pPr>
              </w:pPrChange>
            </w:pPr>
            <w:del w:id="2982" w:author="Mohamed SALEM" w:date="2024-01-16T13:24:00Z">
              <w:r w:rsidDel="00CF089D">
                <w:rPr>
                  <w:spacing w:val="-4"/>
                  <w:w w:val="105"/>
                  <w:sz w:val="13"/>
                </w:rPr>
                <w:delText>2.97</w:delText>
              </w:r>
            </w:del>
          </w:p>
        </w:tc>
        <w:tc>
          <w:tcPr>
            <w:tcW w:w="578" w:type="dxa"/>
          </w:tcPr>
          <w:p w14:paraId="2FFD6D4C" w14:textId="77777777" w:rsidR="00016054" w:rsidDel="00CF089D" w:rsidRDefault="00016054" w:rsidP="00672416">
            <w:pPr>
              <w:pStyle w:val="TableParagraph"/>
              <w:spacing w:before="4" w:line="136" w:lineRule="exact"/>
              <w:rPr>
                <w:del w:id="2983" w:author="Mohamed SALEM" w:date="2024-01-16T13:24:00Z"/>
                <w:sz w:val="13"/>
              </w:rPr>
              <w:pPrChange w:id="2984" w:author="Mohamed SALEM" w:date="2024-01-16T13:40:00Z">
                <w:pPr>
                  <w:pStyle w:val="TableParagraph"/>
                  <w:spacing w:before="4" w:line="136" w:lineRule="exact"/>
                  <w:ind w:left="9"/>
                </w:pPr>
              </w:pPrChange>
            </w:pPr>
            <w:del w:id="2985" w:author="Mohamed SALEM" w:date="2024-01-16T13:24:00Z">
              <w:r w:rsidDel="00CF089D">
                <w:rPr>
                  <w:spacing w:val="-2"/>
                  <w:sz w:val="13"/>
                </w:rPr>
                <w:delText>-</w:delText>
              </w:r>
              <w:r w:rsidDel="00CF089D">
                <w:rPr>
                  <w:spacing w:val="-4"/>
                  <w:sz w:val="13"/>
                </w:rPr>
                <w:delText>0.05</w:delText>
              </w:r>
            </w:del>
          </w:p>
        </w:tc>
        <w:tc>
          <w:tcPr>
            <w:tcW w:w="649" w:type="dxa"/>
          </w:tcPr>
          <w:p w14:paraId="2856DCAB" w14:textId="77777777" w:rsidR="00016054" w:rsidDel="00CF089D" w:rsidRDefault="00016054" w:rsidP="00672416">
            <w:pPr>
              <w:pStyle w:val="TableParagraph"/>
              <w:spacing w:before="4" w:line="136" w:lineRule="exact"/>
              <w:ind w:right="10"/>
              <w:rPr>
                <w:del w:id="2986" w:author="Mohamed SALEM" w:date="2024-01-16T13:24:00Z"/>
                <w:sz w:val="13"/>
              </w:rPr>
              <w:pPrChange w:id="2987" w:author="Mohamed SALEM" w:date="2024-01-16T13:40:00Z">
                <w:pPr>
                  <w:pStyle w:val="TableParagraph"/>
                  <w:spacing w:before="4" w:line="136" w:lineRule="exact"/>
                  <w:ind w:left="1" w:right="10"/>
                </w:pPr>
              </w:pPrChange>
            </w:pPr>
            <w:del w:id="2988" w:author="Mohamed SALEM" w:date="2024-01-16T13:24:00Z">
              <w:r w:rsidDel="00CF089D">
                <w:rPr>
                  <w:spacing w:val="-4"/>
                  <w:sz w:val="13"/>
                </w:rPr>
                <w:delText>3.93</w:delText>
              </w:r>
            </w:del>
          </w:p>
        </w:tc>
        <w:tc>
          <w:tcPr>
            <w:tcW w:w="659" w:type="dxa"/>
          </w:tcPr>
          <w:p w14:paraId="275C60B8" w14:textId="77777777" w:rsidR="00016054" w:rsidDel="00CF089D" w:rsidRDefault="00016054" w:rsidP="00672416">
            <w:pPr>
              <w:pStyle w:val="TableParagraph"/>
              <w:spacing w:before="4" w:line="136" w:lineRule="exact"/>
              <w:ind w:right="9"/>
              <w:rPr>
                <w:del w:id="2989" w:author="Mohamed SALEM" w:date="2024-01-16T13:24:00Z"/>
                <w:sz w:val="13"/>
              </w:rPr>
              <w:pPrChange w:id="2990" w:author="Mohamed SALEM" w:date="2024-01-16T13:40:00Z">
                <w:pPr>
                  <w:pStyle w:val="TableParagraph"/>
                  <w:spacing w:before="4" w:line="136" w:lineRule="exact"/>
                  <w:ind w:left="9" w:right="9"/>
                </w:pPr>
              </w:pPrChange>
            </w:pPr>
            <w:del w:id="2991" w:author="Mohamed SALEM" w:date="2024-01-16T13:24:00Z">
              <w:r w:rsidDel="00CF089D">
                <w:rPr>
                  <w:spacing w:val="-4"/>
                  <w:sz w:val="13"/>
                </w:rPr>
                <w:delText>3.80</w:delText>
              </w:r>
            </w:del>
          </w:p>
        </w:tc>
        <w:tc>
          <w:tcPr>
            <w:tcW w:w="577" w:type="dxa"/>
          </w:tcPr>
          <w:p w14:paraId="1DF72918" w14:textId="77777777" w:rsidR="00016054" w:rsidDel="00CF089D" w:rsidRDefault="00016054" w:rsidP="00672416">
            <w:pPr>
              <w:pStyle w:val="TableParagraph"/>
              <w:spacing w:before="4" w:line="136" w:lineRule="exact"/>
              <w:ind w:right="16"/>
              <w:rPr>
                <w:del w:id="2992" w:author="Mohamed SALEM" w:date="2024-01-16T13:24:00Z"/>
                <w:sz w:val="13"/>
              </w:rPr>
              <w:pPrChange w:id="2993" w:author="Mohamed SALEM" w:date="2024-01-16T13:40:00Z">
                <w:pPr>
                  <w:pStyle w:val="TableParagraph"/>
                  <w:spacing w:before="4" w:line="136" w:lineRule="exact"/>
                  <w:ind w:left="27" w:right="16"/>
                </w:pPr>
              </w:pPrChange>
            </w:pPr>
            <w:del w:id="2994" w:author="Mohamed SALEM" w:date="2024-01-16T13:24:00Z">
              <w:r w:rsidDel="00CF089D">
                <w:rPr>
                  <w:sz w:val="13"/>
                </w:rPr>
                <w:delText>-</w:delText>
              </w:r>
              <w:r w:rsidDel="00CF089D">
                <w:rPr>
                  <w:spacing w:val="-4"/>
                  <w:sz w:val="13"/>
                </w:rPr>
                <w:delText>0.13</w:delText>
              </w:r>
            </w:del>
          </w:p>
        </w:tc>
        <w:tc>
          <w:tcPr>
            <w:tcW w:w="649" w:type="dxa"/>
          </w:tcPr>
          <w:p w14:paraId="2DF044AD" w14:textId="77777777" w:rsidR="00016054" w:rsidDel="00CF089D" w:rsidRDefault="00016054" w:rsidP="00672416">
            <w:pPr>
              <w:pStyle w:val="TableParagraph"/>
              <w:spacing w:before="4" w:line="136" w:lineRule="exact"/>
              <w:ind w:right="10"/>
              <w:rPr>
                <w:del w:id="2995" w:author="Mohamed SALEM" w:date="2024-01-16T13:24:00Z"/>
                <w:sz w:val="13"/>
              </w:rPr>
              <w:pPrChange w:id="2996" w:author="Mohamed SALEM" w:date="2024-01-16T13:40:00Z">
                <w:pPr>
                  <w:pStyle w:val="TableParagraph"/>
                  <w:spacing w:before="4" w:line="136" w:lineRule="exact"/>
                  <w:ind w:left="4" w:right="10"/>
                </w:pPr>
              </w:pPrChange>
            </w:pPr>
            <w:del w:id="2997" w:author="Mohamed SALEM" w:date="2024-01-16T13:24:00Z">
              <w:r w:rsidDel="00CF089D">
                <w:rPr>
                  <w:spacing w:val="-4"/>
                  <w:sz w:val="13"/>
                </w:rPr>
                <w:delText>3.66</w:delText>
              </w:r>
            </w:del>
          </w:p>
        </w:tc>
        <w:tc>
          <w:tcPr>
            <w:tcW w:w="660" w:type="dxa"/>
          </w:tcPr>
          <w:p w14:paraId="75877B35" w14:textId="77777777" w:rsidR="00016054" w:rsidDel="00CF089D" w:rsidRDefault="00016054" w:rsidP="00672416">
            <w:pPr>
              <w:pStyle w:val="TableParagraph"/>
              <w:spacing w:before="4" w:line="136" w:lineRule="exact"/>
              <w:ind w:right="27"/>
              <w:rPr>
                <w:del w:id="2998" w:author="Mohamed SALEM" w:date="2024-01-16T13:24:00Z"/>
                <w:sz w:val="13"/>
              </w:rPr>
              <w:pPrChange w:id="2999" w:author="Mohamed SALEM" w:date="2024-01-16T13:40:00Z">
                <w:pPr>
                  <w:pStyle w:val="TableParagraph"/>
                  <w:spacing w:before="4" w:line="136" w:lineRule="exact"/>
                  <w:ind w:left="28" w:right="27"/>
                </w:pPr>
              </w:pPrChange>
            </w:pPr>
            <w:del w:id="3000" w:author="Mohamed SALEM" w:date="2024-01-16T13:24:00Z">
              <w:r w:rsidDel="00CF089D">
                <w:rPr>
                  <w:spacing w:val="-4"/>
                  <w:sz w:val="13"/>
                </w:rPr>
                <w:delText>3.33</w:delText>
              </w:r>
            </w:del>
          </w:p>
        </w:tc>
        <w:tc>
          <w:tcPr>
            <w:tcW w:w="681" w:type="dxa"/>
          </w:tcPr>
          <w:p w14:paraId="698EA2B4" w14:textId="77777777" w:rsidR="00016054" w:rsidDel="00CF089D" w:rsidRDefault="00016054" w:rsidP="00672416">
            <w:pPr>
              <w:pStyle w:val="TableParagraph"/>
              <w:spacing w:before="4" w:line="136" w:lineRule="exact"/>
              <w:rPr>
                <w:del w:id="3001" w:author="Mohamed SALEM" w:date="2024-01-16T13:24:00Z"/>
                <w:sz w:val="13"/>
              </w:rPr>
              <w:pPrChange w:id="3002" w:author="Mohamed SALEM" w:date="2024-01-16T13:40:00Z">
                <w:pPr>
                  <w:pStyle w:val="TableParagraph"/>
                  <w:spacing w:before="4" w:line="136" w:lineRule="exact"/>
                  <w:ind w:left="11"/>
                </w:pPr>
              </w:pPrChange>
            </w:pPr>
            <w:del w:id="3003" w:author="Mohamed SALEM" w:date="2024-01-16T13:24:00Z">
              <w:r w:rsidDel="00CF089D">
                <w:rPr>
                  <w:sz w:val="13"/>
                </w:rPr>
                <w:delText>-</w:delText>
              </w:r>
              <w:r w:rsidDel="00CF089D">
                <w:rPr>
                  <w:spacing w:val="-2"/>
                  <w:sz w:val="13"/>
                </w:rPr>
                <w:delText>0.33*</w:delText>
              </w:r>
            </w:del>
          </w:p>
        </w:tc>
      </w:tr>
      <w:tr w:rsidR="00016054" w:rsidDel="00CF089D" w14:paraId="708D70B5" w14:textId="30BEF404">
        <w:trPr>
          <w:trHeight w:val="159"/>
        </w:trPr>
        <w:tc>
          <w:tcPr>
            <w:tcW w:w="4247" w:type="dxa"/>
          </w:tcPr>
          <w:p w14:paraId="6FD53253" w14:textId="77777777" w:rsidR="00016054" w:rsidDel="00CF089D" w:rsidRDefault="00016054" w:rsidP="000E2C09">
            <w:pPr>
              <w:pStyle w:val="TableParagraph"/>
              <w:spacing w:before="4" w:line="136" w:lineRule="exact"/>
              <w:ind w:right="145"/>
              <w:jc w:val="right"/>
              <w:rPr>
                <w:del w:id="3004" w:author="Mohamed SALEM" w:date="2024-01-16T13:24:00Z"/>
                <w:sz w:val="13"/>
              </w:rPr>
            </w:pPr>
            <w:del w:id="3005" w:author="Mohamed SALEM" w:date="2024-01-16T13:24:00Z">
              <w:r w:rsidDel="00CF089D">
                <w:rPr>
                  <w:spacing w:val="-2"/>
                  <w:w w:val="110"/>
                  <w:sz w:val="13"/>
                </w:rPr>
                <w:delText>(1.70)</w:delText>
              </w:r>
            </w:del>
          </w:p>
        </w:tc>
        <w:tc>
          <w:tcPr>
            <w:tcW w:w="660" w:type="dxa"/>
          </w:tcPr>
          <w:p w14:paraId="60F895DB" w14:textId="77777777" w:rsidR="00016054" w:rsidDel="00CF089D" w:rsidRDefault="00016054" w:rsidP="00672416">
            <w:pPr>
              <w:pStyle w:val="TableParagraph"/>
              <w:spacing w:before="4" w:line="136" w:lineRule="exact"/>
              <w:ind w:right="28"/>
              <w:rPr>
                <w:del w:id="3006" w:author="Mohamed SALEM" w:date="2024-01-16T13:24:00Z"/>
                <w:sz w:val="13"/>
              </w:rPr>
              <w:pPrChange w:id="3007" w:author="Mohamed SALEM" w:date="2024-01-16T13:40:00Z">
                <w:pPr>
                  <w:pStyle w:val="TableParagraph"/>
                  <w:spacing w:before="4" w:line="136" w:lineRule="exact"/>
                  <w:ind w:left="28" w:right="28"/>
                </w:pPr>
              </w:pPrChange>
            </w:pPr>
            <w:del w:id="3008" w:author="Mohamed SALEM" w:date="2024-01-16T13:24:00Z">
              <w:r w:rsidDel="00CF089D">
                <w:rPr>
                  <w:spacing w:val="-2"/>
                  <w:w w:val="110"/>
                  <w:sz w:val="13"/>
                </w:rPr>
                <w:delText>(1.26)</w:delText>
              </w:r>
            </w:del>
          </w:p>
        </w:tc>
        <w:tc>
          <w:tcPr>
            <w:tcW w:w="578" w:type="dxa"/>
          </w:tcPr>
          <w:p w14:paraId="3B99EE91" w14:textId="77777777" w:rsidR="00016054" w:rsidDel="00CF089D" w:rsidRDefault="00016054" w:rsidP="00672416">
            <w:pPr>
              <w:pStyle w:val="TableParagraph"/>
              <w:spacing w:before="4" w:line="136" w:lineRule="exact"/>
              <w:ind w:right="1"/>
              <w:rPr>
                <w:del w:id="3009" w:author="Mohamed SALEM" w:date="2024-01-16T13:24:00Z"/>
                <w:sz w:val="13"/>
              </w:rPr>
              <w:pPrChange w:id="3010" w:author="Mohamed SALEM" w:date="2024-01-16T13:40:00Z">
                <w:pPr>
                  <w:pStyle w:val="TableParagraph"/>
                  <w:spacing w:before="4" w:line="136" w:lineRule="exact"/>
                  <w:ind w:left="9" w:right="1"/>
                </w:pPr>
              </w:pPrChange>
            </w:pPr>
            <w:del w:id="3011" w:author="Mohamed SALEM" w:date="2024-01-16T13:24:00Z">
              <w:r w:rsidDel="00CF089D">
                <w:rPr>
                  <w:spacing w:val="-2"/>
                  <w:w w:val="105"/>
                  <w:sz w:val="13"/>
                </w:rPr>
                <w:delText>(0.73)</w:delText>
              </w:r>
            </w:del>
          </w:p>
        </w:tc>
        <w:tc>
          <w:tcPr>
            <w:tcW w:w="649" w:type="dxa"/>
          </w:tcPr>
          <w:p w14:paraId="1B61FBC2" w14:textId="77777777" w:rsidR="00016054" w:rsidDel="00CF089D" w:rsidRDefault="00016054" w:rsidP="000E2C09">
            <w:pPr>
              <w:pStyle w:val="TableParagraph"/>
              <w:spacing w:before="4" w:line="136" w:lineRule="exact"/>
              <w:ind w:right="10"/>
              <w:rPr>
                <w:del w:id="3012" w:author="Mohamed SALEM" w:date="2024-01-16T13:24:00Z"/>
                <w:sz w:val="13"/>
              </w:rPr>
            </w:pPr>
            <w:del w:id="3013" w:author="Mohamed SALEM" w:date="2024-01-16T13:24:00Z">
              <w:r w:rsidDel="00CF089D">
                <w:rPr>
                  <w:spacing w:val="-2"/>
                  <w:w w:val="105"/>
                  <w:sz w:val="13"/>
                </w:rPr>
                <w:delText>(2.87)</w:delText>
              </w:r>
            </w:del>
          </w:p>
        </w:tc>
        <w:tc>
          <w:tcPr>
            <w:tcW w:w="659" w:type="dxa"/>
          </w:tcPr>
          <w:p w14:paraId="1903F51B" w14:textId="77777777" w:rsidR="00016054" w:rsidDel="00CF089D" w:rsidRDefault="00016054" w:rsidP="00672416">
            <w:pPr>
              <w:pStyle w:val="TableParagraph"/>
              <w:spacing w:before="4" w:line="136" w:lineRule="exact"/>
              <w:ind w:right="9"/>
              <w:rPr>
                <w:del w:id="3014" w:author="Mohamed SALEM" w:date="2024-01-16T13:24:00Z"/>
                <w:sz w:val="13"/>
              </w:rPr>
              <w:pPrChange w:id="3015" w:author="Mohamed SALEM" w:date="2024-01-16T13:40:00Z">
                <w:pPr>
                  <w:pStyle w:val="TableParagraph"/>
                  <w:spacing w:before="4" w:line="136" w:lineRule="exact"/>
                  <w:ind w:left="9" w:right="9"/>
                </w:pPr>
              </w:pPrChange>
            </w:pPr>
            <w:del w:id="3016" w:author="Mohamed SALEM" w:date="2024-01-16T13:24:00Z">
              <w:r w:rsidDel="00CF089D">
                <w:rPr>
                  <w:spacing w:val="-2"/>
                  <w:sz w:val="13"/>
                </w:rPr>
                <w:delText>(2.68)</w:delText>
              </w:r>
            </w:del>
          </w:p>
        </w:tc>
        <w:tc>
          <w:tcPr>
            <w:tcW w:w="577" w:type="dxa"/>
          </w:tcPr>
          <w:p w14:paraId="47DEC60E" w14:textId="77777777" w:rsidR="00016054" w:rsidDel="00CF089D" w:rsidRDefault="00016054" w:rsidP="00672416">
            <w:pPr>
              <w:pStyle w:val="TableParagraph"/>
              <w:spacing w:before="4" w:line="136" w:lineRule="exact"/>
              <w:ind w:right="17"/>
              <w:rPr>
                <w:del w:id="3017" w:author="Mohamed SALEM" w:date="2024-01-16T13:24:00Z"/>
                <w:sz w:val="13"/>
              </w:rPr>
              <w:pPrChange w:id="3018" w:author="Mohamed SALEM" w:date="2024-01-16T13:40:00Z">
                <w:pPr>
                  <w:pStyle w:val="TableParagraph"/>
                  <w:spacing w:before="4" w:line="136" w:lineRule="exact"/>
                  <w:ind w:left="27" w:right="17"/>
                </w:pPr>
              </w:pPrChange>
            </w:pPr>
            <w:del w:id="3019" w:author="Mohamed SALEM" w:date="2024-01-16T13:24:00Z">
              <w:r w:rsidDel="00CF089D">
                <w:rPr>
                  <w:spacing w:val="-2"/>
                  <w:sz w:val="13"/>
                </w:rPr>
                <w:delText>(0.62)</w:delText>
              </w:r>
            </w:del>
          </w:p>
        </w:tc>
        <w:tc>
          <w:tcPr>
            <w:tcW w:w="649" w:type="dxa"/>
          </w:tcPr>
          <w:p w14:paraId="4860D83C" w14:textId="77777777" w:rsidR="00016054" w:rsidDel="00CF089D" w:rsidRDefault="00016054" w:rsidP="00672416">
            <w:pPr>
              <w:pStyle w:val="TableParagraph"/>
              <w:spacing w:before="4" w:line="136" w:lineRule="exact"/>
              <w:ind w:right="10"/>
              <w:rPr>
                <w:del w:id="3020" w:author="Mohamed SALEM" w:date="2024-01-16T13:24:00Z"/>
                <w:sz w:val="13"/>
              </w:rPr>
              <w:pPrChange w:id="3021" w:author="Mohamed SALEM" w:date="2024-01-16T13:40:00Z">
                <w:pPr>
                  <w:pStyle w:val="TableParagraph"/>
                  <w:spacing w:before="4" w:line="136" w:lineRule="exact"/>
                  <w:ind w:left="3" w:right="10"/>
                </w:pPr>
              </w:pPrChange>
            </w:pPr>
            <w:del w:id="3022" w:author="Mohamed SALEM" w:date="2024-01-16T13:24:00Z">
              <w:r w:rsidDel="00CF089D">
                <w:rPr>
                  <w:spacing w:val="-2"/>
                  <w:w w:val="110"/>
                  <w:sz w:val="13"/>
                </w:rPr>
                <w:delText>(2.61)</w:delText>
              </w:r>
            </w:del>
          </w:p>
        </w:tc>
        <w:tc>
          <w:tcPr>
            <w:tcW w:w="660" w:type="dxa"/>
          </w:tcPr>
          <w:p w14:paraId="465444C5" w14:textId="77777777" w:rsidR="00016054" w:rsidDel="00CF089D" w:rsidRDefault="00016054" w:rsidP="00672416">
            <w:pPr>
              <w:pStyle w:val="TableParagraph"/>
              <w:spacing w:before="4" w:line="136" w:lineRule="exact"/>
              <w:ind w:right="28"/>
              <w:rPr>
                <w:del w:id="3023" w:author="Mohamed SALEM" w:date="2024-01-16T13:24:00Z"/>
                <w:sz w:val="13"/>
              </w:rPr>
              <w:pPrChange w:id="3024" w:author="Mohamed SALEM" w:date="2024-01-16T13:40:00Z">
                <w:pPr>
                  <w:pStyle w:val="TableParagraph"/>
                  <w:spacing w:before="4" w:line="136" w:lineRule="exact"/>
                  <w:ind w:left="28" w:right="28"/>
                </w:pPr>
              </w:pPrChange>
            </w:pPr>
            <w:del w:id="3025" w:author="Mohamed SALEM" w:date="2024-01-16T13:24:00Z">
              <w:r w:rsidDel="00CF089D">
                <w:rPr>
                  <w:spacing w:val="-2"/>
                  <w:sz w:val="13"/>
                </w:rPr>
                <w:delText>(2.04)</w:delText>
              </w:r>
            </w:del>
          </w:p>
        </w:tc>
        <w:tc>
          <w:tcPr>
            <w:tcW w:w="681" w:type="dxa"/>
          </w:tcPr>
          <w:p w14:paraId="29DF24A4" w14:textId="77777777" w:rsidR="00016054" w:rsidDel="00CF089D" w:rsidRDefault="00016054" w:rsidP="00672416">
            <w:pPr>
              <w:pStyle w:val="TableParagraph"/>
              <w:spacing w:before="4" w:line="136" w:lineRule="exact"/>
              <w:ind w:right="1"/>
              <w:rPr>
                <w:del w:id="3026" w:author="Mohamed SALEM" w:date="2024-01-16T13:24:00Z"/>
                <w:sz w:val="13"/>
              </w:rPr>
              <w:pPrChange w:id="3027" w:author="Mohamed SALEM" w:date="2024-01-16T13:40:00Z">
                <w:pPr>
                  <w:pStyle w:val="TableParagraph"/>
                  <w:spacing w:before="4" w:line="136" w:lineRule="exact"/>
                  <w:ind w:left="11" w:right="1"/>
                </w:pPr>
              </w:pPrChange>
            </w:pPr>
            <w:del w:id="3028" w:author="Mohamed SALEM" w:date="2024-01-16T13:24:00Z">
              <w:r w:rsidDel="00CF089D">
                <w:rPr>
                  <w:spacing w:val="-2"/>
                  <w:sz w:val="13"/>
                </w:rPr>
                <w:delText>(0.03)</w:delText>
              </w:r>
            </w:del>
          </w:p>
        </w:tc>
      </w:tr>
      <w:tr w:rsidR="00016054" w:rsidDel="00CF089D" w14:paraId="590664F7" w14:textId="3DC6CDCB">
        <w:trPr>
          <w:trHeight w:val="159"/>
        </w:trPr>
        <w:tc>
          <w:tcPr>
            <w:tcW w:w="4247" w:type="dxa"/>
          </w:tcPr>
          <w:p w14:paraId="7D29B461" w14:textId="77777777" w:rsidR="00016054" w:rsidDel="00CF089D" w:rsidRDefault="00016054" w:rsidP="00672416">
            <w:pPr>
              <w:pStyle w:val="TableParagraph"/>
              <w:tabs>
                <w:tab w:val="right" w:pos="4044"/>
              </w:tabs>
              <w:spacing w:before="4" w:line="136" w:lineRule="exact"/>
              <w:jc w:val="left"/>
              <w:rPr>
                <w:del w:id="3029" w:author="Mohamed SALEM" w:date="2024-01-16T13:24:00Z"/>
                <w:sz w:val="13"/>
              </w:rPr>
              <w:pPrChange w:id="3030" w:author="Mohamed SALEM" w:date="2024-01-16T13:40:00Z">
                <w:pPr>
                  <w:pStyle w:val="TableParagraph"/>
                  <w:tabs>
                    <w:tab w:val="right" w:pos="4044"/>
                  </w:tabs>
                  <w:spacing w:before="4" w:line="136" w:lineRule="exact"/>
                  <w:ind w:left="100"/>
                  <w:jc w:val="left"/>
                </w:pPr>
              </w:pPrChange>
            </w:pPr>
            <w:del w:id="3031" w:author="Mohamed SALEM" w:date="2024-01-16T13:24:00Z">
              <w:r w:rsidDel="00CF089D">
                <w:rPr>
                  <w:sz w:val="13"/>
                </w:rPr>
                <w:delText>Household</w:delText>
              </w:r>
              <w:r w:rsidDel="00CF089D">
                <w:rPr>
                  <w:spacing w:val="34"/>
                  <w:sz w:val="13"/>
                </w:rPr>
                <w:delText xml:space="preserve"> </w:delText>
              </w:r>
              <w:r w:rsidDel="00CF089D">
                <w:rPr>
                  <w:sz w:val="13"/>
                </w:rPr>
                <w:delText>has</w:delText>
              </w:r>
              <w:r w:rsidDel="00CF089D">
                <w:rPr>
                  <w:spacing w:val="34"/>
                  <w:sz w:val="13"/>
                </w:rPr>
                <w:delText xml:space="preserve"> </w:delText>
              </w:r>
              <w:r w:rsidDel="00CF089D">
                <w:rPr>
                  <w:sz w:val="13"/>
                </w:rPr>
                <w:delText>impoverished</w:delText>
              </w:r>
              <w:r w:rsidDel="00CF089D">
                <w:rPr>
                  <w:spacing w:val="34"/>
                  <w:sz w:val="13"/>
                </w:rPr>
                <w:delText xml:space="preserve"> </w:delText>
              </w:r>
              <w:r w:rsidDel="00CF089D">
                <w:rPr>
                  <w:spacing w:val="-4"/>
                  <w:sz w:val="13"/>
                </w:rPr>
                <w:delText>roof</w:delText>
              </w:r>
              <w:r w:rsidDel="00CF089D">
                <w:rPr>
                  <w:rFonts w:ascii="Times New Roman"/>
                  <w:sz w:val="13"/>
                </w:rPr>
                <w:tab/>
              </w:r>
              <w:r w:rsidDel="00CF089D">
                <w:rPr>
                  <w:spacing w:val="-4"/>
                  <w:sz w:val="13"/>
                </w:rPr>
                <w:delText>0.68</w:delText>
              </w:r>
            </w:del>
          </w:p>
        </w:tc>
        <w:tc>
          <w:tcPr>
            <w:tcW w:w="660" w:type="dxa"/>
          </w:tcPr>
          <w:p w14:paraId="43F9EB58" w14:textId="77777777" w:rsidR="00016054" w:rsidDel="00CF089D" w:rsidRDefault="00016054" w:rsidP="00672416">
            <w:pPr>
              <w:pStyle w:val="TableParagraph"/>
              <w:spacing w:before="4" w:line="136" w:lineRule="exact"/>
              <w:ind w:right="28"/>
              <w:rPr>
                <w:del w:id="3032" w:author="Mohamed SALEM" w:date="2024-01-16T13:24:00Z"/>
                <w:sz w:val="13"/>
              </w:rPr>
              <w:pPrChange w:id="3033" w:author="Mohamed SALEM" w:date="2024-01-16T13:40:00Z">
                <w:pPr>
                  <w:pStyle w:val="TableParagraph"/>
                  <w:spacing w:before="4" w:line="136" w:lineRule="exact"/>
                  <w:ind w:left="28" w:right="28"/>
                </w:pPr>
              </w:pPrChange>
            </w:pPr>
            <w:del w:id="3034" w:author="Mohamed SALEM" w:date="2024-01-16T13:24:00Z">
              <w:r w:rsidDel="00CF089D">
                <w:rPr>
                  <w:spacing w:val="-4"/>
                  <w:sz w:val="13"/>
                </w:rPr>
                <w:delText>0.63</w:delText>
              </w:r>
            </w:del>
          </w:p>
        </w:tc>
        <w:tc>
          <w:tcPr>
            <w:tcW w:w="578" w:type="dxa"/>
          </w:tcPr>
          <w:p w14:paraId="65C65D6B" w14:textId="77777777" w:rsidR="00016054" w:rsidDel="00CF089D" w:rsidRDefault="00016054" w:rsidP="00672416">
            <w:pPr>
              <w:pStyle w:val="TableParagraph"/>
              <w:spacing w:before="4" w:line="136" w:lineRule="exact"/>
              <w:rPr>
                <w:del w:id="3035" w:author="Mohamed SALEM" w:date="2024-01-16T13:24:00Z"/>
                <w:sz w:val="13"/>
              </w:rPr>
              <w:pPrChange w:id="3036" w:author="Mohamed SALEM" w:date="2024-01-16T13:40:00Z">
                <w:pPr>
                  <w:pStyle w:val="TableParagraph"/>
                  <w:spacing w:before="4" w:line="136" w:lineRule="exact"/>
                  <w:ind w:left="9"/>
                </w:pPr>
              </w:pPrChange>
            </w:pPr>
            <w:del w:id="3037" w:author="Mohamed SALEM" w:date="2024-01-16T13:24:00Z">
              <w:r w:rsidDel="00CF089D">
                <w:rPr>
                  <w:spacing w:val="-2"/>
                  <w:sz w:val="13"/>
                </w:rPr>
                <w:delText>-</w:delText>
              </w:r>
              <w:r w:rsidDel="00CF089D">
                <w:rPr>
                  <w:spacing w:val="-4"/>
                  <w:sz w:val="13"/>
                </w:rPr>
                <w:delText>0.05</w:delText>
              </w:r>
            </w:del>
          </w:p>
        </w:tc>
        <w:tc>
          <w:tcPr>
            <w:tcW w:w="649" w:type="dxa"/>
          </w:tcPr>
          <w:p w14:paraId="05FAB288" w14:textId="77777777" w:rsidR="00016054" w:rsidDel="00CF089D" w:rsidRDefault="00016054" w:rsidP="00672416">
            <w:pPr>
              <w:pStyle w:val="TableParagraph"/>
              <w:spacing w:before="4" w:line="136" w:lineRule="exact"/>
              <w:ind w:right="10"/>
              <w:rPr>
                <w:del w:id="3038" w:author="Mohamed SALEM" w:date="2024-01-16T13:24:00Z"/>
                <w:sz w:val="13"/>
              </w:rPr>
              <w:pPrChange w:id="3039" w:author="Mohamed SALEM" w:date="2024-01-16T13:40:00Z">
                <w:pPr>
                  <w:pStyle w:val="TableParagraph"/>
                  <w:spacing w:before="4" w:line="136" w:lineRule="exact"/>
                  <w:ind w:left="1" w:right="10"/>
                </w:pPr>
              </w:pPrChange>
            </w:pPr>
            <w:del w:id="3040" w:author="Mohamed SALEM" w:date="2024-01-16T13:24:00Z">
              <w:r w:rsidDel="00CF089D">
                <w:rPr>
                  <w:spacing w:val="-4"/>
                  <w:sz w:val="13"/>
                </w:rPr>
                <w:delText>0.85</w:delText>
              </w:r>
            </w:del>
          </w:p>
        </w:tc>
        <w:tc>
          <w:tcPr>
            <w:tcW w:w="659" w:type="dxa"/>
          </w:tcPr>
          <w:p w14:paraId="7D9FCB04" w14:textId="77777777" w:rsidR="00016054" w:rsidDel="00CF089D" w:rsidRDefault="00016054" w:rsidP="00672416">
            <w:pPr>
              <w:pStyle w:val="TableParagraph"/>
              <w:spacing w:before="4" w:line="136" w:lineRule="exact"/>
              <w:ind w:right="9"/>
              <w:rPr>
                <w:del w:id="3041" w:author="Mohamed SALEM" w:date="2024-01-16T13:24:00Z"/>
                <w:sz w:val="13"/>
              </w:rPr>
              <w:pPrChange w:id="3042" w:author="Mohamed SALEM" w:date="2024-01-16T13:40:00Z">
                <w:pPr>
                  <w:pStyle w:val="TableParagraph"/>
                  <w:spacing w:before="4" w:line="136" w:lineRule="exact"/>
                  <w:ind w:left="9" w:right="9"/>
                </w:pPr>
              </w:pPrChange>
            </w:pPr>
            <w:del w:id="3043" w:author="Mohamed SALEM" w:date="2024-01-16T13:24:00Z">
              <w:r w:rsidDel="00CF089D">
                <w:rPr>
                  <w:spacing w:val="-4"/>
                  <w:sz w:val="13"/>
                </w:rPr>
                <w:delText>0.86</w:delText>
              </w:r>
            </w:del>
          </w:p>
        </w:tc>
        <w:tc>
          <w:tcPr>
            <w:tcW w:w="577" w:type="dxa"/>
          </w:tcPr>
          <w:p w14:paraId="763C60D2" w14:textId="77777777" w:rsidR="00016054" w:rsidDel="00CF089D" w:rsidRDefault="00016054" w:rsidP="00672416">
            <w:pPr>
              <w:pStyle w:val="TableParagraph"/>
              <w:spacing w:before="4" w:line="136" w:lineRule="exact"/>
              <w:ind w:right="16"/>
              <w:rPr>
                <w:del w:id="3044" w:author="Mohamed SALEM" w:date="2024-01-16T13:24:00Z"/>
                <w:sz w:val="13"/>
              </w:rPr>
              <w:pPrChange w:id="3045" w:author="Mohamed SALEM" w:date="2024-01-16T13:40:00Z">
                <w:pPr>
                  <w:pStyle w:val="TableParagraph"/>
                  <w:spacing w:before="4" w:line="136" w:lineRule="exact"/>
                  <w:ind w:left="27" w:right="16"/>
                </w:pPr>
              </w:pPrChange>
            </w:pPr>
            <w:del w:id="3046" w:author="Mohamed SALEM" w:date="2024-01-16T13:24:00Z">
              <w:r w:rsidDel="00CF089D">
                <w:rPr>
                  <w:spacing w:val="-4"/>
                  <w:sz w:val="13"/>
                </w:rPr>
                <w:delText>0.01</w:delText>
              </w:r>
            </w:del>
          </w:p>
        </w:tc>
        <w:tc>
          <w:tcPr>
            <w:tcW w:w="649" w:type="dxa"/>
          </w:tcPr>
          <w:p w14:paraId="055B489C" w14:textId="77777777" w:rsidR="00016054" w:rsidDel="00CF089D" w:rsidRDefault="00016054" w:rsidP="00672416">
            <w:pPr>
              <w:pStyle w:val="TableParagraph"/>
              <w:spacing w:before="4" w:line="136" w:lineRule="exact"/>
              <w:ind w:right="10"/>
              <w:rPr>
                <w:del w:id="3047" w:author="Mohamed SALEM" w:date="2024-01-16T13:24:00Z"/>
                <w:sz w:val="13"/>
              </w:rPr>
              <w:pPrChange w:id="3048" w:author="Mohamed SALEM" w:date="2024-01-16T13:40:00Z">
                <w:pPr>
                  <w:pStyle w:val="TableParagraph"/>
                  <w:spacing w:before="4" w:line="136" w:lineRule="exact"/>
                  <w:ind w:left="4" w:right="10"/>
                </w:pPr>
              </w:pPrChange>
            </w:pPr>
            <w:del w:id="3049" w:author="Mohamed SALEM" w:date="2024-01-16T13:24:00Z">
              <w:r w:rsidDel="00CF089D">
                <w:rPr>
                  <w:spacing w:val="-4"/>
                  <w:sz w:val="13"/>
                </w:rPr>
                <w:delText>0.80</w:delText>
              </w:r>
            </w:del>
          </w:p>
        </w:tc>
        <w:tc>
          <w:tcPr>
            <w:tcW w:w="660" w:type="dxa"/>
          </w:tcPr>
          <w:p w14:paraId="19FD46F1" w14:textId="77777777" w:rsidR="00016054" w:rsidDel="00CF089D" w:rsidRDefault="00016054" w:rsidP="00672416">
            <w:pPr>
              <w:pStyle w:val="TableParagraph"/>
              <w:spacing w:before="4" w:line="136" w:lineRule="exact"/>
              <w:ind w:right="27"/>
              <w:rPr>
                <w:del w:id="3050" w:author="Mohamed SALEM" w:date="2024-01-16T13:24:00Z"/>
                <w:sz w:val="13"/>
              </w:rPr>
              <w:pPrChange w:id="3051" w:author="Mohamed SALEM" w:date="2024-01-16T13:40:00Z">
                <w:pPr>
                  <w:pStyle w:val="TableParagraph"/>
                  <w:spacing w:before="4" w:line="136" w:lineRule="exact"/>
                  <w:ind w:left="28" w:right="27"/>
                </w:pPr>
              </w:pPrChange>
            </w:pPr>
            <w:del w:id="3052" w:author="Mohamed SALEM" w:date="2024-01-16T13:24:00Z">
              <w:r w:rsidDel="00CF089D">
                <w:rPr>
                  <w:spacing w:val="-4"/>
                  <w:sz w:val="13"/>
                </w:rPr>
                <w:delText>0.73</w:delText>
              </w:r>
            </w:del>
          </w:p>
        </w:tc>
        <w:tc>
          <w:tcPr>
            <w:tcW w:w="681" w:type="dxa"/>
          </w:tcPr>
          <w:p w14:paraId="24973CDB" w14:textId="77777777" w:rsidR="00016054" w:rsidDel="00CF089D" w:rsidRDefault="00016054" w:rsidP="00672416">
            <w:pPr>
              <w:pStyle w:val="TableParagraph"/>
              <w:spacing w:before="4" w:line="136" w:lineRule="exact"/>
              <w:rPr>
                <w:del w:id="3053" w:author="Mohamed SALEM" w:date="2024-01-16T13:24:00Z"/>
                <w:sz w:val="13"/>
              </w:rPr>
              <w:pPrChange w:id="3054" w:author="Mohamed SALEM" w:date="2024-01-16T13:40:00Z">
                <w:pPr>
                  <w:pStyle w:val="TableParagraph"/>
                  <w:spacing w:before="4" w:line="136" w:lineRule="exact"/>
                  <w:ind w:left="11"/>
                </w:pPr>
              </w:pPrChange>
            </w:pPr>
            <w:del w:id="3055" w:author="Mohamed SALEM" w:date="2024-01-16T13:24:00Z">
              <w:r w:rsidDel="00CF089D">
                <w:rPr>
                  <w:sz w:val="13"/>
                </w:rPr>
                <w:delText>-</w:delText>
              </w:r>
              <w:r w:rsidDel="00CF089D">
                <w:rPr>
                  <w:spacing w:val="-2"/>
                  <w:sz w:val="13"/>
                </w:rPr>
                <w:delText>0.07*</w:delText>
              </w:r>
            </w:del>
          </w:p>
        </w:tc>
      </w:tr>
      <w:tr w:rsidR="00016054" w:rsidDel="00CF089D" w14:paraId="65498A98" w14:textId="6BEF314C">
        <w:trPr>
          <w:trHeight w:val="159"/>
        </w:trPr>
        <w:tc>
          <w:tcPr>
            <w:tcW w:w="4247" w:type="dxa"/>
          </w:tcPr>
          <w:p w14:paraId="655C358A" w14:textId="77777777" w:rsidR="00016054" w:rsidDel="00CF089D" w:rsidRDefault="00016054" w:rsidP="000E2C09">
            <w:pPr>
              <w:pStyle w:val="TableParagraph"/>
              <w:spacing w:before="4" w:line="136" w:lineRule="exact"/>
              <w:ind w:right="145"/>
              <w:jc w:val="right"/>
              <w:rPr>
                <w:del w:id="3056" w:author="Mohamed SALEM" w:date="2024-01-16T13:24:00Z"/>
                <w:sz w:val="13"/>
              </w:rPr>
            </w:pPr>
            <w:del w:id="3057" w:author="Mohamed SALEM" w:date="2024-01-16T13:24:00Z">
              <w:r w:rsidDel="00CF089D">
                <w:rPr>
                  <w:spacing w:val="-2"/>
                  <w:w w:val="105"/>
                  <w:sz w:val="13"/>
                </w:rPr>
                <w:delText>(0.47)</w:delText>
              </w:r>
            </w:del>
          </w:p>
        </w:tc>
        <w:tc>
          <w:tcPr>
            <w:tcW w:w="660" w:type="dxa"/>
          </w:tcPr>
          <w:p w14:paraId="1D7ED8DC" w14:textId="77777777" w:rsidR="00016054" w:rsidDel="00CF089D" w:rsidRDefault="00016054" w:rsidP="00672416">
            <w:pPr>
              <w:pStyle w:val="TableParagraph"/>
              <w:spacing w:before="4" w:line="136" w:lineRule="exact"/>
              <w:ind w:right="28"/>
              <w:rPr>
                <w:del w:id="3058" w:author="Mohamed SALEM" w:date="2024-01-16T13:24:00Z"/>
                <w:sz w:val="13"/>
              </w:rPr>
              <w:pPrChange w:id="3059" w:author="Mohamed SALEM" w:date="2024-01-16T13:40:00Z">
                <w:pPr>
                  <w:pStyle w:val="TableParagraph"/>
                  <w:spacing w:before="4" w:line="136" w:lineRule="exact"/>
                  <w:ind w:left="28" w:right="28"/>
                </w:pPr>
              </w:pPrChange>
            </w:pPr>
            <w:del w:id="3060" w:author="Mohamed SALEM" w:date="2024-01-16T13:24:00Z">
              <w:r w:rsidDel="00CF089D">
                <w:rPr>
                  <w:spacing w:val="-2"/>
                  <w:sz w:val="13"/>
                </w:rPr>
                <w:delText>(0.48)</w:delText>
              </w:r>
            </w:del>
          </w:p>
        </w:tc>
        <w:tc>
          <w:tcPr>
            <w:tcW w:w="578" w:type="dxa"/>
          </w:tcPr>
          <w:p w14:paraId="26522EB7" w14:textId="77777777" w:rsidR="00016054" w:rsidDel="00CF089D" w:rsidRDefault="00016054" w:rsidP="00672416">
            <w:pPr>
              <w:pStyle w:val="TableParagraph"/>
              <w:spacing w:before="4" w:line="136" w:lineRule="exact"/>
              <w:ind w:right="1"/>
              <w:rPr>
                <w:del w:id="3061" w:author="Mohamed SALEM" w:date="2024-01-16T13:24:00Z"/>
                <w:sz w:val="13"/>
              </w:rPr>
              <w:pPrChange w:id="3062" w:author="Mohamed SALEM" w:date="2024-01-16T13:40:00Z">
                <w:pPr>
                  <w:pStyle w:val="TableParagraph"/>
                  <w:spacing w:before="4" w:line="136" w:lineRule="exact"/>
                  <w:ind w:left="9" w:right="1"/>
                </w:pPr>
              </w:pPrChange>
            </w:pPr>
            <w:del w:id="3063" w:author="Mohamed SALEM" w:date="2024-01-16T13:24:00Z">
              <w:r w:rsidDel="00CF089D">
                <w:rPr>
                  <w:spacing w:val="-2"/>
                  <w:sz w:val="13"/>
                </w:rPr>
                <w:delText>(0.33)</w:delText>
              </w:r>
            </w:del>
          </w:p>
        </w:tc>
        <w:tc>
          <w:tcPr>
            <w:tcW w:w="649" w:type="dxa"/>
          </w:tcPr>
          <w:p w14:paraId="39D6DE33" w14:textId="77777777" w:rsidR="00016054" w:rsidDel="00CF089D" w:rsidRDefault="00016054" w:rsidP="000E2C09">
            <w:pPr>
              <w:pStyle w:val="TableParagraph"/>
              <w:spacing w:before="4" w:line="136" w:lineRule="exact"/>
              <w:ind w:right="10"/>
              <w:rPr>
                <w:del w:id="3064" w:author="Mohamed SALEM" w:date="2024-01-16T13:24:00Z"/>
                <w:sz w:val="13"/>
              </w:rPr>
            </w:pPr>
            <w:del w:id="3065" w:author="Mohamed SALEM" w:date="2024-01-16T13:24:00Z">
              <w:r w:rsidDel="00CF089D">
                <w:rPr>
                  <w:spacing w:val="-2"/>
                  <w:sz w:val="13"/>
                </w:rPr>
                <w:delText>(0.36)</w:delText>
              </w:r>
            </w:del>
          </w:p>
        </w:tc>
        <w:tc>
          <w:tcPr>
            <w:tcW w:w="659" w:type="dxa"/>
          </w:tcPr>
          <w:p w14:paraId="03171B74" w14:textId="77777777" w:rsidR="00016054" w:rsidDel="00CF089D" w:rsidRDefault="00016054" w:rsidP="00672416">
            <w:pPr>
              <w:pStyle w:val="TableParagraph"/>
              <w:spacing w:before="4" w:line="136" w:lineRule="exact"/>
              <w:ind w:right="9"/>
              <w:rPr>
                <w:del w:id="3066" w:author="Mohamed SALEM" w:date="2024-01-16T13:24:00Z"/>
                <w:sz w:val="13"/>
              </w:rPr>
              <w:pPrChange w:id="3067" w:author="Mohamed SALEM" w:date="2024-01-16T13:40:00Z">
                <w:pPr>
                  <w:pStyle w:val="TableParagraph"/>
                  <w:spacing w:before="4" w:line="136" w:lineRule="exact"/>
                  <w:ind w:left="9" w:right="9"/>
                </w:pPr>
              </w:pPrChange>
            </w:pPr>
            <w:del w:id="3068" w:author="Mohamed SALEM" w:date="2024-01-16T13:24:00Z">
              <w:r w:rsidDel="00CF089D">
                <w:rPr>
                  <w:spacing w:val="-2"/>
                  <w:w w:val="105"/>
                  <w:sz w:val="13"/>
                </w:rPr>
                <w:delText>(0.35)</w:delText>
              </w:r>
            </w:del>
          </w:p>
        </w:tc>
        <w:tc>
          <w:tcPr>
            <w:tcW w:w="577" w:type="dxa"/>
          </w:tcPr>
          <w:p w14:paraId="2884EB36" w14:textId="77777777" w:rsidR="00016054" w:rsidDel="00CF089D" w:rsidRDefault="00016054" w:rsidP="00672416">
            <w:pPr>
              <w:pStyle w:val="TableParagraph"/>
              <w:spacing w:before="4" w:line="136" w:lineRule="exact"/>
              <w:ind w:right="17"/>
              <w:rPr>
                <w:del w:id="3069" w:author="Mohamed SALEM" w:date="2024-01-16T13:24:00Z"/>
                <w:sz w:val="13"/>
              </w:rPr>
              <w:pPrChange w:id="3070" w:author="Mohamed SALEM" w:date="2024-01-16T13:40:00Z">
                <w:pPr>
                  <w:pStyle w:val="TableParagraph"/>
                  <w:spacing w:before="4" w:line="136" w:lineRule="exact"/>
                  <w:ind w:left="27" w:right="17"/>
                </w:pPr>
              </w:pPrChange>
            </w:pPr>
            <w:del w:id="3071" w:author="Mohamed SALEM" w:date="2024-01-16T13:24:00Z">
              <w:r w:rsidDel="00CF089D">
                <w:rPr>
                  <w:spacing w:val="-2"/>
                  <w:sz w:val="13"/>
                </w:rPr>
                <w:delText>(0.78)</w:delText>
              </w:r>
            </w:del>
          </w:p>
        </w:tc>
        <w:tc>
          <w:tcPr>
            <w:tcW w:w="649" w:type="dxa"/>
          </w:tcPr>
          <w:p w14:paraId="0E4047B2" w14:textId="77777777" w:rsidR="00016054" w:rsidDel="00CF089D" w:rsidRDefault="00016054" w:rsidP="00672416">
            <w:pPr>
              <w:pStyle w:val="TableParagraph"/>
              <w:spacing w:before="4" w:line="136" w:lineRule="exact"/>
              <w:ind w:right="10"/>
              <w:rPr>
                <w:del w:id="3072" w:author="Mohamed SALEM" w:date="2024-01-16T13:24:00Z"/>
                <w:sz w:val="13"/>
              </w:rPr>
              <w:pPrChange w:id="3073" w:author="Mohamed SALEM" w:date="2024-01-16T13:40:00Z">
                <w:pPr>
                  <w:pStyle w:val="TableParagraph"/>
                  <w:spacing w:before="4" w:line="136" w:lineRule="exact"/>
                  <w:ind w:left="3" w:right="10"/>
                </w:pPr>
              </w:pPrChange>
            </w:pPr>
            <w:del w:id="3074" w:author="Mohamed SALEM" w:date="2024-01-16T13:24:00Z">
              <w:r w:rsidDel="00CF089D">
                <w:rPr>
                  <w:spacing w:val="-2"/>
                  <w:sz w:val="13"/>
                </w:rPr>
                <w:delText>(0.40)</w:delText>
              </w:r>
            </w:del>
          </w:p>
        </w:tc>
        <w:tc>
          <w:tcPr>
            <w:tcW w:w="660" w:type="dxa"/>
          </w:tcPr>
          <w:p w14:paraId="530B304F" w14:textId="77777777" w:rsidR="00016054" w:rsidDel="00CF089D" w:rsidRDefault="00016054" w:rsidP="00672416">
            <w:pPr>
              <w:pStyle w:val="TableParagraph"/>
              <w:spacing w:before="4" w:line="136" w:lineRule="exact"/>
              <w:ind w:right="28"/>
              <w:rPr>
                <w:del w:id="3075" w:author="Mohamed SALEM" w:date="2024-01-16T13:24:00Z"/>
                <w:sz w:val="13"/>
              </w:rPr>
              <w:pPrChange w:id="3076" w:author="Mohamed SALEM" w:date="2024-01-16T13:40:00Z">
                <w:pPr>
                  <w:pStyle w:val="TableParagraph"/>
                  <w:spacing w:before="4" w:line="136" w:lineRule="exact"/>
                  <w:ind w:left="28" w:right="28"/>
                </w:pPr>
              </w:pPrChange>
            </w:pPr>
            <w:del w:id="3077" w:author="Mohamed SALEM" w:date="2024-01-16T13:24:00Z">
              <w:r w:rsidDel="00CF089D">
                <w:rPr>
                  <w:spacing w:val="-2"/>
                  <w:w w:val="105"/>
                  <w:sz w:val="13"/>
                </w:rPr>
                <w:delText>(0.45)</w:delText>
              </w:r>
            </w:del>
          </w:p>
        </w:tc>
        <w:tc>
          <w:tcPr>
            <w:tcW w:w="681" w:type="dxa"/>
          </w:tcPr>
          <w:p w14:paraId="6F492CD3" w14:textId="77777777" w:rsidR="00016054" w:rsidDel="00CF089D" w:rsidRDefault="00016054" w:rsidP="00672416">
            <w:pPr>
              <w:pStyle w:val="TableParagraph"/>
              <w:spacing w:before="4" w:line="136" w:lineRule="exact"/>
              <w:ind w:right="1"/>
              <w:rPr>
                <w:del w:id="3078" w:author="Mohamed SALEM" w:date="2024-01-16T13:24:00Z"/>
                <w:sz w:val="13"/>
              </w:rPr>
              <w:pPrChange w:id="3079" w:author="Mohamed SALEM" w:date="2024-01-16T13:40:00Z">
                <w:pPr>
                  <w:pStyle w:val="TableParagraph"/>
                  <w:spacing w:before="4" w:line="136" w:lineRule="exact"/>
                  <w:ind w:left="11" w:right="1"/>
                </w:pPr>
              </w:pPrChange>
            </w:pPr>
            <w:del w:id="3080" w:author="Mohamed SALEM" w:date="2024-01-16T13:24:00Z">
              <w:r w:rsidDel="00CF089D">
                <w:rPr>
                  <w:spacing w:val="-2"/>
                  <w:sz w:val="13"/>
                </w:rPr>
                <w:delText>(0.02)</w:delText>
              </w:r>
            </w:del>
          </w:p>
        </w:tc>
      </w:tr>
      <w:tr w:rsidR="00016054" w:rsidDel="00CF089D" w14:paraId="520AD647" w14:textId="759BB9F3">
        <w:trPr>
          <w:trHeight w:val="159"/>
        </w:trPr>
        <w:tc>
          <w:tcPr>
            <w:tcW w:w="4247" w:type="dxa"/>
          </w:tcPr>
          <w:p w14:paraId="5156D171" w14:textId="77777777" w:rsidR="00016054" w:rsidDel="00CF089D" w:rsidRDefault="00016054" w:rsidP="00672416">
            <w:pPr>
              <w:pStyle w:val="TableParagraph"/>
              <w:tabs>
                <w:tab w:val="right" w:pos="4044"/>
              </w:tabs>
              <w:spacing w:before="4" w:line="136" w:lineRule="exact"/>
              <w:jc w:val="left"/>
              <w:rPr>
                <w:del w:id="3081" w:author="Mohamed SALEM" w:date="2024-01-16T13:24:00Z"/>
                <w:sz w:val="13"/>
              </w:rPr>
              <w:pPrChange w:id="3082" w:author="Mohamed SALEM" w:date="2024-01-16T13:40:00Z">
                <w:pPr>
                  <w:pStyle w:val="TableParagraph"/>
                  <w:tabs>
                    <w:tab w:val="right" w:pos="4044"/>
                  </w:tabs>
                  <w:spacing w:before="4" w:line="136" w:lineRule="exact"/>
                  <w:ind w:left="100"/>
                  <w:jc w:val="left"/>
                </w:pPr>
              </w:pPrChange>
            </w:pPr>
            <w:del w:id="3083" w:author="Mohamed SALEM" w:date="2024-01-16T13:24:00Z">
              <w:r w:rsidDel="00CF089D">
                <w:rPr>
                  <w:sz w:val="13"/>
                </w:rPr>
                <w:delText>Household</w:delText>
              </w:r>
              <w:r w:rsidDel="00CF089D">
                <w:rPr>
                  <w:spacing w:val="34"/>
                  <w:sz w:val="13"/>
                </w:rPr>
                <w:delText xml:space="preserve"> </w:delText>
              </w:r>
              <w:r w:rsidDel="00CF089D">
                <w:rPr>
                  <w:sz w:val="13"/>
                </w:rPr>
                <w:delText>has</w:delText>
              </w:r>
              <w:r w:rsidDel="00CF089D">
                <w:rPr>
                  <w:spacing w:val="34"/>
                  <w:sz w:val="13"/>
                </w:rPr>
                <w:delText xml:space="preserve"> </w:delText>
              </w:r>
              <w:r w:rsidDel="00CF089D">
                <w:rPr>
                  <w:sz w:val="13"/>
                </w:rPr>
                <w:delText>impoverished</w:delText>
              </w:r>
              <w:r w:rsidDel="00CF089D">
                <w:rPr>
                  <w:spacing w:val="34"/>
                  <w:sz w:val="13"/>
                </w:rPr>
                <w:delText xml:space="preserve"> </w:delText>
              </w:r>
              <w:r w:rsidDel="00CF089D">
                <w:rPr>
                  <w:spacing w:val="-4"/>
                  <w:sz w:val="13"/>
                </w:rPr>
                <w:delText>floor</w:delText>
              </w:r>
              <w:r w:rsidDel="00CF089D">
                <w:rPr>
                  <w:rFonts w:ascii="Times New Roman"/>
                  <w:sz w:val="13"/>
                </w:rPr>
                <w:tab/>
              </w:r>
              <w:r w:rsidDel="00CF089D">
                <w:rPr>
                  <w:spacing w:val="-4"/>
                  <w:sz w:val="13"/>
                </w:rPr>
                <w:delText>0.90</w:delText>
              </w:r>
            </w:del>
          </w:p>
        </w:tc>
        <w:tc>
          <w:tcPr>
            <w:tcW w:w="660" w:type="dxa"/>
          </w:tcPr>
          <w:p w14:paraId="0AADCF4B" w14:textId="77777777" w:rsidR="00016054" w:rsidDel="00CF089D" w:rsidRDefault="00016054" w:rsidP="00672416">
            <w:pPr>
              <w:pStyle w:val="TableParagraph"/>
              <w:spacing w:before="4" w:line="136" w:lineRule="exact"/>
              <w:ind w:right="28"/>
              <w:rPr>
                <w:del w:id="3084" w:author="Mohamed SALEM" w:date="2024-01-16T13:24:00Z"/>
                <w:sz w:val="13"/>
              </w:rPr>
              <w:pPrChange w:id="3085" w:author="Mohamed SALEM" w:date="2024-01-16T13:40:00Z">
                <w:pPr>
                  <w:pStyle w:val="TableParagraph"/>
                  <w:spacing w:before="4" w:line="136" w:lineRule="exact"/>
                  <w:ind w:left="28" w:right="28"/>
                </w:pPr>
              </w:pPrChange>
            </w:pPr>
            <w:del w:id="3086" w:author="Mohamed SALEM" w:date="2024-01-16T13:24:00Z">
              <w:r w:rsidDel="00CF089D">
                <w:rPr>
                  <w:spacing w:val="-4"/>
                  <w:sz w:val="13"/>
                </w:rPr>
                <w:delText>0.92</w:delText>
              </w:r>
            </w:del>
          </w:p>
        </w:tc>
        <w:tc>
          <w:tcPr>
            <w:tcW w:w="578" w:type="dxa"/>
          </w:tcPr>
          <w:p w14:paraId="48F631A9" w14:textId="77777777" w:rsidR="00016054" w:rsidDel="00CF089D" w:rsidRDefault="00016054" w:rsidP="00672416">
            <w:pPr>
              <w:pStyle w:val="TableParagraph"/>
              <w:spacing w:before="4" w:line="136" w:lineRule="exact"/>
              <w:rPr>
                <w:del w:id="3087" w:author="Mohamed SALEM" w:date="2024-01-16T13:24:00Z"/>
                <w:sz w:val="13"/>
              </w:rPr>
              <w:pPrChange w:id="3088" w:author="Mohamed SALEM" w:date="2024-01-16T13:40:00Z">
                <w:pPr>
                  <w:pStyle w:val="TableParagraph"/>
                  <w:spacing w:before="4" w:line="136" w:lineRule="exact"/>
                  <w:ind w:left="9"/>
                </w:pPr>
              </w:pPrChange>
            </w:pPr>
            <w:del w:id="3089" w:author="Mohamed SALEM" w:date="2024-01-16T13:24:00Z">
              <w:r w:rsidDel="00CF089D">
                <w:rPr>
                  <w:spacing w:val="-4"/>
                  <w:sz w:val="13"/>
                </w:rPr>
                <w:delText>0.02</w:delText>
              </w:r>
            </w:del>
          </w:p>
        </w:tc>
        <w:tc>
          <w:tcPr>
            <w:tcW w:w="649" w:type="dxa"/>
          </w:tcPr>
          <w:p w14:paraId="27DBE9D3" w14:textId="77777777" w:rsidR="00016054" w:rsidDel="00CF089D" w:rsidRDefault="00016054" w:rsidP="00672416">
            <w:pPr>
              <w:pStyle w:val="TableParagraph"/>
              <w:spacing w:before="4" w:line="136" w:lineRule="exact"/>
              <w:ind w:right="10"/>
              <w:rPr>
                <w:del w:id="3090" w:author="Mohamed SALEM" w:date="2024-01-16T13:24:00Z"/>
                <w:sz w:val="13"/>
              </w:rPr>
              <w:pPrChange w:id="3091" w:author="Mohamed SALEM" w:date="2024-01-16T13:40:00Z">
                <w:pPr>
                  <w:pStyle w:val="TableParagraph"/>
                  <w:spacing w:before="4" w:line="136" w:lineRule="exact"/>
                  <w:ind w:left="1" w:right="10"/>
                </w:pPr>
              </w:pPrChange>
            </w:pPr>
            <w:del w:id="3092" w:author="Mohamed SALEM" w:date="2024-01-16T13:24:00Z">
              <w:r w:rsidDel="00CF089D">
                <w:rPr>
                  <w:spacing w:val="-4"/>
                  <w:sz w:val="13"/>
                </w:rPr>
                <w:delText>0.96</w:delText>
              </w:r>
            </w:del>
          </w:p>
        </w:tc>
        <w:tc>
          <w:tcPr>
            <w:tcW w:w="659" w:type="dxa"/>
          </w:tcPr>
          <w:p w14:paraId="3AA61DCB" w14:textId="77777777" w:rsidR="00016054" w:rsidDel="00CF089D" w:rsidRDefault="00016054" w:rsidP="00672416">
            <w:pPr>
              <w:pStyle w:val="TableParagraph"/>
              <w:spacing w:before="4" w:line="136" w:lineRule="exact"/>
              <w:ind w:right="9"/>
              <w:rPr>
                <w:del w:id="3093" w:author="Mohamed SALEM" w:date="2024-01-16T13:24:00Z"/>
                <w:sz w:val="13"/>
              </w:rPr>
              <w:pPrChange w:id="3094" w:author="Mohamed SALEM" w:date="2024-01-16T13:40:00Z">
                <w:pPr>
                  <w:pStyle w:val="TableParagraph"/>
                  <w:spacing w:before="4" w:line="136" w:lineRule="exact"/>
                  <w:ind w:left="9" w:right="9"/>
                </w:pPr>
              </w:pPrChange>
            </w:pPr>
            <w:del w:id="3095" w:author="Mohamed SALEM" w:date="2024-01-16T13:24:00Z">
              <w:r w:rsidDel="00CF089D">
                <w:rPr>
                  <w:spacing w:val="-4"/>
                  <w:sz w:val="13"/>
                </w:rPr>
                <w:delText>0.97</w:delText>
              </w:r>
            </w:del>
          </w:p>
        </w:tc>
        <w:tc>
          <w:tcPr>
            <w:tcW w:w="577" w:type="dxa"/>
          </w:tcPr>
          <w:p w14:paraId="11D1BBEE" w14:textId="77777777" w:rsidR="00016054" w:rsidDel="00CF089D" w:rsidRDefault="00016054" w:rsidP="00672416">
            <w:pPr>
              <w:pStyle w:val="TableParagraph"/>
              <w:spacing w:before="4" w:line="136" w:lineRule="exact"/>
              <w:ind w:right="16"/>
              <w:rPr>
                <w:del w:id="3096" w:author="Mohamed SALEM" w:date="2024-01-16T13:24:00Z"/>
                <w:sz w:val="13"/>
              </w:rPr>
              <w:pPrChange w:id="3097" w:author="Mohamed SALEM" w:date="2024-01-16T13:40:00Z">
                <w:pPr>
                  <w:pStyle w:val="TableParagraph"/>
                  <w:spacing w:before="4" w:line="136" w:lineRule="exact"/>
                  <w:ind w:left="27" w:right="16"/>
                </w:pPr>
              </w:pPrChange>
            </w:pPr>
            <w:del w:id="3098" w:author="Mohamed SALEM" w:date="2024-01-16T13:24:00Z">
              <w:r w:rsidDel="00CF089D">
                <w:rPr>
                  <w:spacing w:val="-4"/>
                  <w:sz w:val="13"/>
                </w:rPr>
                <w:delText>0.01</w:delText>
              </w:r>
            </w:del>
          </w:p>
        </w:tc>
        <w:tc>
          <w:tcPr>
            <w:tcW w:w="649" w:type="dxa"/>
          </w:tcPr>
          <w:p w14:paraId="3623625E" w14:textId="77777777" w:rsidR="00016054" w:rsidDel="00CF089D" w:rsidRDefault="00016054" w:rsidP="00672416">
            <w:pPr>
              <w:pStyle w:val="TableParagraph"/>
              <w:spacing w:before="4" w:line="136" w:lineRule="exact"/>
              <w:ind w:right="10"/>
              <w:rPr>
                <w:del w:id="3099" w:author="Mohamed SALEM" w:date="2024-01-16T13:24:00Z"/>
                <w:sz w:val="13"/>
              </w:rPr>
              <w:pPrChange w:id="3100" w:author="Mohamed SALEM" w:date="2024-01-16T13:40:00Z">
                <w:pPr>
                  <w:pStyle w:val="TableParagraph"/>
                  <w:spacing w:before="4" w:line="136" w:lineRule="exact"/>
                  <w:ind w:left="4" w:right="10"/>
                </w:pPr>
              </w:pPrChange>
            </w:pPr>
            <w:del w:id="3101" w:author="Mohamed SALEM" w:date="2024-01-16T13:24:00Z">
              <w:r w:rsidDel="00CF089D">
                <w:rPr>
                  <w:spacing w:val="-4"/>
                  <w:sz w:val="13"/>
                </w:rPr>
                <w:delText>0.94</w:delText>
              </w:r>
            </w:del>
          </w:p>
        </w:tc>
        <w:tc>
          <w:tcPr>
            <w:tcW w:w="660" w:type="dxa"/>
          </w:tcPr>
          <w:p w14:paraId="06817FE0" w14:textId="77777777" w:rsidR="00016054" w:rsidDel="00CF089D" w:rsidRDefault="00016054" w:rsidP="00672416">
            <w:pPr>
              <w:pStyle w:val="TableParagraph"/>
              <w:spacing w:before="4" w:line="136" w:lineRule="exact"/>
              <w:ind w:right="27"/>
              <w:rPr>
                <w:del w:id="3102" w:author="Mohamed SALEM" w:date="2024-01-16T13:24:00Z"/>
                <w:sz w:val="13"/>
              </w:rPr>
              <w:pPrChange w:id="3103" w:author="Mohamed SALEM" w:date="2024-01-16T13:40:00Z">
                <w:pPr>
                  <w:pStyle w:val="TableParagraph"/>
                  <w:spacing w:before="4" w:line="136" w:lineRule="exact"/>
                  <w:ind w:left="28" w:right="27"/>
                </w:pPr>
              </w:pPrChange>
            </w:pPr>
            <w:del w:id="3104" w:author="Mohamed SALEM" w:date="2024-01-16T13:24:00Z">
              <w:r w:rsidDel="00CF089D">
                <w:rPr>
                  <w:spacing w:val="-4"/>
                  <w:sz w:val="13"/>
                </w:rPr>
                <w:delText>0.94</w:delText>
              </w:r>
            </w:del>
          </w:p>
        </w:tc>
        <w:tc>
          <w:tcPr>
            <w:tcW w:w="681" w:type="dxa"/>
          </w:tcPr>
          <w:p w14:paraId="3113720B" w14:textId="77777777" w:rsidR="00016054" w:rsidDel="00CF089D" w:rsidRDefault="00016054" w:rsidP="00672416">
            <w:pPr>
              <w:pStyle w:val="TableParagraph"/>
              <w:spacing w:before="4" w:line="136" w:lineRule="exact"/>
              <w:rPr>
                <w:del w:id="3105" w:author="Mohamed SALEM" w:date="2024-01-16T13:24:00Z"/>
                <w:sz w:val="13"/>
              </w:rPr>
              <w:pPrChange w:id="3106" w:author="Mohamed SALEM" w:date="2024-01-16T13:40:00Z">
                <w:pPr>
                  <w:pStyle w:val="TableParagraph"/>
                  <w:spacing w:before="4" w:line="136" w:lineRule="exact"/>
                  <w:ind w:left="11"/>
                </w:pPr>
              </w:pPrChange>
            </w:pPr>
            <w:del w:id="3107" w:author="Mohamed SALEM" w:date="2024-01-16T13:24:00Z">
              <w:r w:rsidDel="00CF089D">
                <w:rPr>
                  <w:w w:val="90"/>
                  <w:sz w:val="13"/>
                </w:rPr>
                <w:delText>-</w:delText>
              </w:r>
              <w:r w:rsidDel="00CF089D">
                <w:rPr>
                  <w:spacing w:val="-4"/>
                  <w:sz w:val="13"/>
                </w:rPr>
                <w:delText>0.00</w:delText>
              </w:r>
            </w:del>
          </w:p>
        </w:tc>
      </w:tr>
      <w:tr w:rsidR="00016054" w:rsidDel="00CF089D" w14:paraId="3F6A6E60" w14:textId="32D59D2F">
        <w:trPr>
          <w:trHeight w:val="163"/>
        </w:trPr>
        <w:tc>
          <w:tcPr>
            <w:tcW w:w="4247" w:type="dxa"/>
          </w:tcPr>
          <w:p w14:paraId="04CB4A2C" w14:textId="77777777" w:rsidR="00016054" w:rsidDel="00CF089D" w:rsidRDefault="00016054" w:rsidP="000E2C09">
            <w:pPr>
              <w:pStyle w:val="TableParagraph"/>
              <w:spacing w:before="4" w:line="139" w:lineRule="exact"/>
              <w:ind w:right="145"/>
              <w:jc w:val="right"/>
              <w:rPr>
                <w:del w:id="3108" w:author="Mohamed SALEM" w:date="2024-01-16T13:24:00Z"/>
                <w:sz w:val="13"/>
              </w:rPr>
            </w:pPr>
            <w:del w:id="3109" w:author="Mohamed SALEM" w:date="2024-01-16T13:24:00Z">
              <w:r w:rsidDel="00CF089D">
                <w:rPr>
                  <w:spacing w:val="-2"/>
                  <w:sz w:val="13"/>
                </w:rPr>
                <w:delText>(0.30)</w:delText>
              </w:r>
            </w:del>
          </w:p>
        </w:tc>
        <w:tc>
          <w:tcPr>
            <w:tcW w:w="660" w:type="dxa"/>
          </w:tcPr>
          <w:p w14:paraId="05E92E70" w14:textId="77777777" w:rsidR="00016054" w:rsidDel="00CF089D" w:rsidRDefault="00016054" w:rsidP="00672416">
            <w:pPr>
              <w:pStyle w:val="TableParagraph"/>
              <w:spacing w:before="4" w:line="139" w:lineRule="exact"/>
              <w:ind w:right="28"/>
              <w:rPr>
                <w:del w:id="3110" w:author="Mohamed SALEM" w:date="2024-01-16T13:24:00Z"/>
                <w:sz w:val="13"/>
              </w:rPr>
              <w:pPrChange w:id="3111" w:author="Mohamed SALEM" w:date="2024-01-16T13:40:00Z">
                <w:pPr>
                  <w:pStyle w:val="TableParagraph"/>
                  <w:spacing w:before="4" w:line="139" w:lineRule="exact"/>
                  <w:ind w:left="28" w:right="28"/>
                </w:pPr>
              </w:pPrChange>
            </w:pPr>
            <w:del w:id="3112" w:author="Mohamed SALEM" w:date="2024-01-16T13:24:00Z">
              <w:r w:rsidDel="00CF089D">
                <w:rPr>
                  <w:spacing w:val="-2"/>
                  <w:sz w:val="13"/>
                </w:rPr>
                <w:delText>(0.28)</w:delText>
              </w:r>
            </w:del>
          </w:p>
        </w:tc>
        <w:tc>
          <w:tcPr>
            <w:tcW w:w="578" w:type="dxa"/>
          </w:tcPr>
          <w:p w14:paraId="5DA737DB" w14:textId="77777777" w:rsidR="00016054" w:rsidDel="00CF089D" w:rsidRDefault="00016054" w:rsidP="00672416">
            <w:pPr>
              <w:pStyle w:val="TableParagraph"/>
              <w:spacing w:before="4" w:line="139" w:lineRule="exact"/>
              <w:ind w:right="1"/>
              <w:rPr>
                <w:del w:id="3113" w:author="Mohamed SALEM" w:date="2024-01-16T13:24:00Z"/>
                <w:sz w:val="13"/>
              </w:rPr>
              <w:pPrChange w:id="3114" w:author="Mohamed SALEM" w:date="2024-01-16T13:40:00Z">
                <w:pPr>
                  <w:pStyle w:val="TableParagraph"/>
                  <w:spacing w:before="4" w:line="139" w:lineRule="exact"/>
                  <w:ind w:left="9" w:right="1"/>
                </w:pPr>
              </w:pPrChange>
            </w:pPr>
            <w:del w:id="3115" w:author="Mohamed SALEM" w:date="2024-01-16T13:24:00Z">
              <w:r w:rsidDel="00CF089D">
                <w:rPr>
                  <w:spacing w:val="-2"/>
                  <w:sz w:val="13"/>
                </w:rPr>
                <w:delText>(0.50)</w:delText>
              </w:r>
            </w:del>
          </w:p>
        </w:tc>
        <w:tc>
          <w:tcPr>
            <w:tcW w:w="649" w:type="dxa"/>
          </w:tcPr>
          <w:p w14:paraId="7316BD19" w14:textId="77777777" w:rsidR="00016054" w:rsidDel="00CF089D" w:rsidRDefault="00016054" w:rsidP="000E2C09">
            <w:pPr>
              <w:pStyle w:val="TableParagraph"/>
              <w:spacing w:before="4" w:line="139" w:lineRule="exact"/>
              <w:ind w:right="10"/>
              <w:rPr>
                <w:del w:id="3116" w:author="Mohamed SALEM" w:date="2024-01-16T13:24:00Z"/>
                <w:sz w:val="13"/>
              </w:rPr>
            </w:pPr>
            <w:del w:id="3117" w:author="Mohamed SALEM" w:date="2024-01-16T13:24:00Z">
              <w:r w:rsidDel="00CF089D">
                <w:rPr>
                  <w:spacing w:val="-2"/>
                  <w:w w:val="105"/>
                  <w:sz w:val="13"/>
                </w:rPr>
                <w:delText>(0.19)</w:delText>
              </w:r>
            </w:del>
          </w:p>
        </w:tc>
        <w:tc>
          <w:tcPr>
            <w:tcW w:w="659" w:type="dxa"/>
          </w:tcPr>
          <w:p w14:paraId="4A61618A" w14:textId="77777777" w:rsidR="00016054" w:rsidDel="00CF089D" w:rsidRDefault="00016054" w:rsidP="00672416">
            <w:pPr>
              <w:pStyle w:val="TableParagraph"/>
              <w:spacing w:before="4" w:line="139" w:lineRule="exact"/>
              <w:ind w:right="9"/>
              <w:rPr>
                <w:del w:id="3118" w:author="Mohamed SALEM" w:date="2024-01-16T13:24:00Z"/>
                <w:sz w:val="13"/>
              </w:rPr>
              <w:pPrChange w:id="3119" w:author="Mohamed SALEM" w:date="2024-01-16T13:40:00Z">
                <w:pPr>
                  <w:pStyle w:val="TableParagraph"/>
                  <w:spacing w:before="4" w:line="139" w:lineRule="exact"/>
                  <w:ind w:left="9" w:right="9"/>
                </w:pPr>
              </w:pPrChange>
            </w:pPr>
            <w:del w:id="3120" w:author="Mohamed SALEM" w:date="2024-01-16T13:24:00Z">
              <w:r w:rsidDel="00CF089D">
                <w:rPr>
                  <w:spacing w:val="-2"/>
                  <w:w w:val="105"/>
                  <w:sz w:val="13"/>
                </w:rPr>
                <w:delText>(0.16)</w:delText>
              </w:r>
            </w:del>
          </w:p>
        </w:tc>
        <w:tc>
          <w:tcPr>
            <w:tcW w:w="577" w:type="dxa"/>
          </w:tcPr>
          <w:p w14:paraId="14E7D5E9" w14:textId="77777777" w:rsidR="00016054" w:rsidDel="00CF089D" w:rsidRDefault="00016054" w:rsidP="00672416">
            <w:pPr>
              <w:pStyle w:val="TableParagraph"/>
              <w:spacing w:before="4" w:line="139" w:lineRule="exact"/>
              <w:ind w:right="17"/>
              <w:rPr>
                <w:del w:id="3121" w:author="Mohamed SALEM" w:date="2024-01-16T13:24:00Z"/>
                <w:sz w:val="13"/>
              </w:rPr>
              <w:pPrChange w:id="3122" w:author="Mohamed SALEM" w:date="2024-01-16T13:40:00Z">
                <w:pPr>
                  <w:pStyle w:val="TableParagraph"/>
                  <w:spacing w:before="4" w:line="139" w:lineRule="exact"/>
                  <w:ind w:left="27" w:right="17"/>
                </w:pPr>
              </w:pPrChange>
            </w:pPr>
            <w:del w:id="3123" w:author="Mohamed SALEM" w:date="2024-01-16T13:24:00Z">
              <w:r w:rsidDel="00CF089D">
                <w:rPr>
                  <w:spacing w:val="-2"/>
                  <w:sz w:val="13"/>
                </w:rPr>
                <w:delText>(0.46)</w:delText>
              </w:r>
            </w:del>
          </w:p>
        </w:tc>
        <w:tc>
          <w:tcPr>
            <w:tcW w:w="649" w:type="dxa"/>
          </w:tcPr>
          <w:p w14:paraId="1D05F8E7" w14:textId="77777777" w:rsidR="00016054" w:rsidDel="00CF089D" w:rsidRDefault="00016054" w:rsidP="00672416">
            <w:pPr>
              <w:pStyle w:val="TableParagraph"/>
              <w:spacing w:before="4" w:line="139" w:lineRule="exact"/>
              <w:ind w:right="10"/>
              <w:rPr>
                <w:del w:id="3124" w:author="Mohamed SALEM" w:date="2024-01-16T13:24:00Z"/>
                <w:sz w:val="13"/>
              </w:rPr>
              <w:pPrChange w:id="3125" w:author="Mohamed SALEM" w:date="2024-01-16T13:40:00Z">
                <w:pPr>
                  <w:pStyle w:val="TableParagraph"/>
                  <w:spacing w:before="4" w:line="139" w:lineRule="exact"/>
                  <w:ind w:left="3" w:right="10"/>
                </w:pPr>
              </w:pPrChange>
            </w:pPr>
            <w:del w:id="3126" w:author="Mohamed SALEM" w:date="2024-01-16T13:24:00Z">
              <w:r w:rsidDel="00CF089D">
                <w:rPr>
                  <w:spacing w:val="-2"/>
                  <w:sz w:val="13"/>
                </w:rPr>
                <w:delText>(0.23)</w:delText>
              </w:r>
            </w:del>
          </w:p>
        </w:tc>
        <w:tc>
          <w:tcPr>
            <w:tcW w:w="660" w:type="dxa"/>
          </w:tcPr>
          <w:p w14:paraId="092A84AC" w14:textId="77777777" w:rsidR="00016054" w:rsidDel="00CF089D" w:rsidRDefault="00016054" w:rsidP="00672416">
            <w:pPr>
              <w:pStyle w:val="TableParagraph"/>
              <w:spacing w:before="4" w:line="139" w:lineRule="exact"/>
              <w:ind w:right="28"/>
              <w:rPr>
                <w:del w:id="3127" w:author="Mohamed SALEM" w:date="2024-01-16T13:24:00Z"/>
                <w:sz w:val="13"/>
              </w:rPr>
              <w:pPrChange w:id="3128" w:author="Mohamed SALEM" w:date="2024-01-16T13:40:00Z">
                <w:pPr>
                  <w:pStyle w:val="TableParagraph"/>
                  <w:spacing w:before="4" w:line="139" w:lineRule="exact"/>
                  <w:ind w:left="28" w:right="28"/>
                </w:pPr>
              </w:pPrChange>
            </w:pPr>
            <w:del w:id="3129" w:author="Mohamed SALEM" w:date="2024-01-16T13:24:00Z">
              <w:r w:rsidDel="00CF089D">
                <w:rPr>
                  <w:spacing w:val="-2"/>
                  <w:sz w:val="13"/>
                </w:rPr>
                <w:delText>(0.23)</w:delText>
              </w:r>
            </w:del>
          </w:p>
        </w:tc>
        <w:tc>
          <w:tcPr>
            <w:tcW w:w="681" w:type="dxa"/>
          </w:tcPr>
          <w:p w14:paraId="3F306A4A" w14:textId="77777777" w:rsidR="00016054" w:rsidDel="00CF089D" w:rsidRDefault="00016054" w:rsidP="00672416">
            <w:pPr>
              <w:pStyle w:val="TableParagraph"/>
              <w:spacing w:before="4" w:line="139" w:lineRule="exact"/>
              <w:ind w:right="1"/>
              <w:rPr>
                <w:del w:id="3130" w:author="Mohamed SALEM" w:date="2024-01-16T13:24:00Z"/>
                <w:sz w:val="13"/>
              </w:rPr>
              <w:pPrChange w:id="3131" w:author="Mohamed SALEM" w:date="2024-01-16T13:40:00Z">
                <w:pPr>
                  <w:pStyle w:val="TableParagraph"/>
                  <w:spacing w:before="4" w:line="139" w:lineRule="exact"/>
                  <w:ind w:left="11" w:right="1"/>
                </w:pPr>
              </w:pPrChange>
            </w:pPr>
            <w:del w:id="3132" w:author="Mohamed SALEM" w:date="2024-01-16T13:24:00Z">
              <w:r w:rsidDel="00CF089D">
                <w:rPr>
                  <w:spacing w:val="-2"/>
                  <w:sz w:val="13"/>
                </w:rPr>
                <w:delText>(0.94)</w:delText>
              </w:r>
            </w:del>
          </w:p>
        </w:tc>
      </w:tr>
      <w:tr w:rsidR="00016054" w:rsidDel="00CF089D" w14:paraId="2B8F164F" w14:textId="6B2FA5F4">
        <w:trPr>
          <w:trHeight w:val="195"/>
        </w:trPr>
        <w:tc>
          <w:tcPr>
            <w:tcW w:w="4247" w:type="dxa"/>
            <w:tcBorders>
              <w:bottom w:val="double" w:sz="4" w:space="0" w:color="000000"/>
            </w:tcBorders>
          </w:tcPr>
          <w:p w14:paraId="71193C61" w14:textId="77777777" w:rsidR="00016054" w:rsidDel="00CF089D" w:rsidRDefault="00016054" w:rsidP="00672416">
            <w:pPr>
              <w:pStyle w:val="TableParagraph"/>
              <w:tabs>
                <w:tab w:val="right" w:pos="4023"/>
              </w:tabs>
              <w:spacing w:before="7" w:line="240" w:lineRule="auto"/>
              <w:jc w:val="left"/>
              <w:rPr>
                <w:del w:id="3133" w:author="Mohamed SALEM" w:date="2024-01-16T13:24:00Z"/>
                <w:sz w:val="13"/>
              </w:rPr>
              <w:pPrChange w:id="3134" w:author="Mohamed SALEM" w:date="2024-01-16T13:40:00Z">
                <w:pPr>
                  <w:pStyle w:val="TableParagraph"/>
                  <w:tabs>
                    <w:tab w:val="right" w:pos="4023"/>
                  </w:tabs>
                  <w:spacing w:before="7" w:line="240" w:lineRule="auto"/>
                  <w:ind w:left="100"/>
                  <w:jc w:val="left"/>
                </w:pPr>
              </w:pPrChange>
            </w:pPr>
            <w:del w:id="3135" w:author="Mohamed SALEM" w:date="2024-01-16T13:24:00Z">
              <w:r w:rsidDel="00CF089D">
                <w:rPr>
                  <w:noProof/>
                </w:rPr>
                <mc:AlternateContent>
                  <mc:Choice Requires="wpg">
                    <w:drawing>
                      <wp:anchor distT="0" distB="0" distL="0" distR="0" simplePos="0" relativeHeight="251658301" behindDoc="1" locked="0" layoutInCell="1" allowOverlap="1" wp14:anchorId="2196AECC" wp14:editId="2CBC9C8E">
                        <wp:simplePos x="0" y="0"/>
                        <wp:positionH relativeFrom="column">
                          <wp:posOffset>0</wp:posOffset>
                        </wp:positionH>
                        <wp:positionV relativeFrom="paragraph">
                          <wp:posOffset>4835</wp:posOffset>
                        </wp:positionV>
                        <wp:extent cx="5944235" cy="444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4445"/>
                                  <a:chOff x="0" y="0"/>
                                  <a:chExt cx="5944235" cy="4445"/>
                                </a:xfrm>
                              </wpg:grpSpPr>
                              <wps:wsp>
                                <wps:cNvPr id="62" name="Graphic 62"/>
                                <wps:cNvSpPr/>
                                <wps:spPr>
                                  <a:xfrm>
                                    <a:off x="0" y="2133"/>
                                    <a:ext cx="5944235" cy="1270"/>
                                  </a:xfrm>
                                  <a:custGeom>
                                    <a:avLst/>
                                    <a:gdLst/>
                                    <a:ahLst/>
                                    <a:cxnLst/>
                                    <a:rect l="l" t="t" r="r" b="b"/>
                                    <a:pathLst>
                                      <a:path w="5944235">
                                        <a:moveTo>
                                          <a:pt x="0" y="0"/>
                                        </a:moveTo>
                                        <a:lnTo>
                                          <a:pt x="5943713" y="0"/>
                                        </a:lnTo>
                                      </a:path>
                                    </a:pathLst>
                                  </a:custGeom>
                                  <a:ln w="4267">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34E5C20D" id="Group 61" o:spid="_x0000_s1026" style="position:absolute;margin-left:0;margin-top:.4pt;width:468.05pt;height:.35pt;z-index:-251658180;mso-wrap-distance-left:0;mso-wrap-distance-right:0" coordsize="5944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">
                        <v:shape id="Graphic 62" o:spid="_x0000_s1027" style="position:absolute;top:21;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" path="m,l5943713,e" filled="f" strokeweight=".1185mm">
                          <v:path arrowok="t"/>
                        </v:shape>
                      </v:group>
                    </w:pict>
                  </mc:Fallback>
                </mc:AlternateContent>
              </w:r>
              <w:r w:rsidDel="00CF089D">
                <w:rPr>
                  <w:spacing w:val="-2"/>
                  <w:sz w:val="13"/>
                </w:rPr>
                <w:delText>Observations</w:delText>
              </w:r>
              <w:r w:rsidDel="00CF089D">
                <w:rPr>
                  <w:rFonts w:ascii="Times New Roman"/>
                  <w:sz w:val="13"/>
                </w:rPr>
                <w:tab/>
              </w:r>
              <w:r w:rsidDel="00CF089D">
                <w:rPr>
                  <w:spacing w:val="-5"/>
                  <w:sz w:val="13"/>
                </w:rPr>
                <w:delText>294</w:delText>
              </w:r>
            </w:del>
          </w:p>
        </w:tc>
        <w:tc>
          <w:tcPr>
            <w:tcW w:w="660" w:type="dxa"/>
            <w:tcBorders>
              <w:bottom w:val="double" w:sz="4" w:space="0" w:color="000000"/>
            </w:tcBorders>
          </w:tcPr>
          <w:p w14:paraId="702E3777" w14:textId="77777777" w:rsidR="00016054" w:rsidDel="00CF089D" w:rsidRDefault="00016054" w:rsidP="00672416">
            <w:pPr>
              <w:pStyle w:val="TableParagraph"/>
              <w:spacing w:before="7" w:line="240" w:lineRule="auto"/>
              <w:ind w:right="29"/>
              <w:rPr>
                <w:del w:id="3136" w:author="Mohamed SALEM" w:date="2024-01-16T13:24:00Z"/>
                <w:sz w:val="13"/>
              </w:rPr>
              <w:pPrChange w:id="3137" w:author="Mohamed SALEM" w:date="2024-01-16T13:40:00Z">
                <w:pPr>
                  <w:pStyle w:val="TableParagraph"/>
                  <w:spacing w:before="7" w:line="240" w:lineRule="auto"/>
                  <w:ind w:left="28" w:right="29"/>
                </w:pPr>
              </w:pPrChange>
            </w:pPr>
            <w:del w:id="3138" w:author="Mohamed SALEM" w:date="2024-01-16T13:24:00Z">
              <w:r w:rsidDel="00CF089D">
                <w:rPr>
                  <w:spacing w:val="-5"/>
                  <w:w w:val="110"/>
                  <w:sz w:val="13"/>
                </w:rPr>
                <w:delText>157</w:delText>
              </w:r>
            </w:del>
          </w:p>
        </w:tc>
        <w:tc>
          <w:tcPr>
            <w:tcW w:w="578" w:type="dxa"/>
            <w:tcBorders>
              <w:bottom w:val="double" w:sz="4" w:space="0" w:color="000000"/>
            </w:tcBorders>
          </w:tcPr>
          <w:p w14:paraId="3812D587" w14:textId="77777777" w:rsidR="00016054" w:rsidDel="00CF089D" w:rsidRDefault="00016054" w:rsidP="00672416">
            <w:pPr>
              <w:pStyle w:val="TableParagraph"/>
              <w:spacing w:before="7" w:line="240" w:lineRule="auto"/>
              <w:ind w:right="1"/>
              <w:rPr>
                <w:del w:id="3139" w:author="Mohamed SALEM" w:date="2024-01-16T13:24:00Z"/>
                <w:sz w:val="13"/>
              </w:rPr>
              <w:pPrChange w:id="3140" w:author="Mohamed SALEM" w:date="2024-01-16T13:40:00Z">
                <w:pPr>
                  <w:pStyle w:val="TableParagraph"/>
                  <w:spacing w:before="7" w:line="240" w:lineRule="auto"/>
                  <w:ind w:left="9" w:right="1"/>
                </w:pPr>
              </w:pPrChange>
            </w:pPr>
            <w:del w:id="3141" w:author="Mohamed SALEM" w:date="2024-01-16T13:24:00Z">
              <w:r w:rsidDel="00CF089D">
                <w:rPr>
                  <w:spacing w:val="-5"/>
                  <w:w w:val="110"/>
                  <w:sz w:val="13"/>
                </w:rPr>
                <w:delText>451</w:delText>
              </w:r>
            </w:del>
          </w:p>
        </w:tc>
        <w:tc>
          <w:tcPr>
            <w:tcW w:w="649" w:type="dxa"/>
            <w:tcBorders>
              <w:bottom w:val="double" w:sz="4" w:space="0" w:color="000000"/>
            </w:tcBorders>
          </w:tcPr>
          <w:p w14:paraId="45967B47" w14:textId="77777777" w:rsidR="00016054" w:rsidDel="00CF089D" w:rsidRDefault="00016054" w:rsidP="000E2C09">
            <w:pPr>
              <w:pStyle w:val="TableParagraph"/>
              <w:spacing w:before="7" w:line="240" w:lineRule="auto"/>
              <w:ind w:right="10"/>
              <w:rPr>
                <w:del w:id="3142" w:author="Mohamed SALEM" w:date="2024-01-16T13:24:00Z"/>
                <w:sz w:val="13"/>
              </w:rPr>
            </w:pPr>
            <w:del w:id="3143" w:author="Mohamed SALEM" w:date="2024-01-16T13:24:00Z">
              <w:r w:rsidDel="00CF089D">
                <w:rPr>
                  <w:spacing w:val="-5"/>
                  <w:w w:val="105"/>
                  <w:sz w:val="13"/>
                </w:rPr>
                <w:delText>675</w:delText>
              </w:r>
            </w:del>
          </w:p>
        </w:tc>
        <w:tc>
          <w:tcPr>
            <w:tcW w:w="659" w:type="dxa"/>
            <w:tcBorders>
              <w:bottom w:val="double" w:sz="4" w:space="0" w:color="000000"/>
            </w:tcBorders>
          </w:tcPr>
          <w:p w14:paraId="39042776" w14:textId="77777777" w:rsidR="00016054" w:rsidDel="00CF089D" w:rsidRDefault="00016054" w:rsidP="00672416">
            <w:pPr>
              <w:pStyle w:val="TableParagraph"/>
              <w:spacing w:before="7" w:line="240" w:lineRule="auto"/>
              <w:ind w:right="10"/>
              <w:rPr>
                <w:del w:id="3144" w:author="Mohamed SALEM" w:date="2024-01-16T13:24:00Z"/>
                <w:sz w:val="13"/>
              </w:rPr>
              <w:pPrChange w:id="3145" w:author="Mohamed SALEM" w:date="2024-01-16T13:40:00Z">
                <w:pPr>
                  <w:pStyle w:val="TableParagraph"/>
                  <w:spacing w:before="7" w:line="240" w:lineRule="auto"/>
                  <w:ind w:left="9" w:right="10"/>
                </w:pPr>
              </w:pPrChange>
            </w:pPr>
            <w:del w:id="3146" w:author="Mohamed SALEM" w:date="2024-01-16T13:24:00Z">
              <w:r w:rsidDel="00CF089D">
                <w:rPr>
                  <w:spacing w:val="-5"/>
                  <w:w w:val="115"/>
                  <w:sz w:val="13"/>
                </w:rPr>
                <w:delText>119</w:delText>
              </w:r>
            </w:del>
          </w:p>
        </w:tc>
        <w:tc>
          <w:tcPr>
            <w:tcW w:w="577" w:type="dxa"/>
            <w:tcBorders>
              <w:bottom w:val="double" w:sz="4" w:space="0" w:color="000000"/>
            </w:tcBorders>
          </w:tcPr>
          <w:p w14:paraId="6F6ABD72" w14:textId="77777777" w:rsidR="00016054" w:rsidDel="00CF089D" w:rsidRDefault="00016054" w:rsidP="00672416">
            <w:pPr>
              <w:pStyle w:val="TableParagraph"/>
              <w:spacing w:before="7" w:line="240" w:lineRule="auto"/>
              <w:ind w:right="18"/>
              <w:rPr>
                <w:del w:id="3147" w:author="Mohamed SALEM" w:date="2024-01-16T13:24:00Z"/>
                <w:sz w:val="13"/>
              </w:rPr>
              <w:pPrChange w:id="3148" w:author="Mohamed SALEM" w:date="2024-01-16T13:40:00Z">
                <w:pPr>
                  <w:pStyle w:val="TableParagraph"/>
                  <w:spacing w:before="7" w:line="240" w:lineRule="auto"/>
                  <w:ind w:left="27" w:right="18"/>
                </w:pPr>
              </w:pPrChange>
            </w:pPr>
            <w:del w:id="3149" w:author="Mohamed SALEM" w:date="2024-01-16T13:24:00Z">
              <w:r w:rsidDel="00CF089D">
                <w:rPr>
                  <w:spacing w:val="-5"/>
                  <w:sz w:val="13"/>
                </w:rPr>
                <w:delText>794</w:delText>
              </w:r>
            </w:del>
          </w:p>
        </w:tc>
        <w:tc>
          <w:tcPr>
            <w:tcW w:w="649" w:type="dxa"/>
            <w:tcBorders>
              <w:bottom w:val="double" w:sz="4" w:space="0" w:color="000000"/>
            </w:tcBorders>
          </w:tcPr>
          <w:p w14:paraId="6CF2A79C" w14:textId="77777777" w:rsidR="00016054" w:rsidDel="00CF089D" w:rsidRDefault="00016054" w:rsidP="00672416">
            <w:pPr>
              <w:pStyle w:val="TableParagraph"/>
              <w:spacing w:before="7" w:line="240" w:lineRule="auto"/>
              <w:ind w:right="10"/>
              <w:rPr>
                <w:del w:id="3150" w:author="Mohamed SALEM" w:date="2024-01-16T13:24:00Z"/>
                <w:sz w:val="13"/>
              </w:rPr>
              <w:pPrChange w:id="3151" w:author="Mohamed SALEM" w:date="2024-01-16T13:40:00Z">
                <w:pPr>
                  <w:pStyle w:val="TableParagraph"/>
                  <w:spacing w:before="7" w:line="240" w:lineRule="auto"/>
                  <w:ind w:left="2" w:right="10"/>
                </w:pPr>
              </w:pPrChange>
            </w:pPr>
            <w:del w:id="3152" w:author="Mohamed SALEM" w:date="2024-01-16T13:24:00Z">
              <w:r w:rsidDel="00CF089D">
                <w:rPr>
                  <w:spacing w:val="-5"/>
                  <w:sz w:val="13"/>
                </w:rPr>
                <w:delText>969</w:delText>
              </w:r>
            </w:del>
          </w:p>
        </w:tc>
        <w:tc>
          <w:tcPr>
            <w:tcW w:w="660" w:type="dxa"/>
            <w:tcBorders>
              <w:bottom w:val="double" w:sz="4" w:space="0" w:color="000000"/>
            </w:tcBorders>
          </w:tcPr>
          <w:p w14:paraId="34150CC6" w14:textId="77777777" w:rsidR="00016054" w:rsidDel="00CF089D" w:rsidRDefault="00016054" w:rsidP="00672416">
            <w:pPr>
              <w:pStyle w:val="TableParagraph"/>
              <w:spacing w:before="7" w:line="240" w:lineRule="auto"/>
              <w:ind w:right="28"/>
              <w:rPr>
                <w:del w:id="3153" w:author="Mohamed SALEM" w:date="2024-01-16T13:24:00Z"/>
                <w:sz w:val="13"/>
              </w:rPr>
              <w:pPrChange w:id="3154" w:author="Mohamed SALEM" w:date="2024-01-16T13:40:00Z">
                <w:pPr>
                  <w:pStyle w:val="TableParagraph"/>
                  <w:spacing w:before="7" w:line="240" w:lineRule="auto"/>
                  <w:ind w:left="28" w:right="28"/>
                </w:pPr>
              </w:pPrChange>
            </w:pPr>
            <w:del w:id="3155" w:author="Mohamed SALEM" w:date="2024-01-16T13:24:00Z">
              <w:r w:rsidDel="00CF089D">
                <w:rPr>
                  <w:spacing w:val="-5"/>
                  <w:sz w:val="13"/>
                </w:rPr>
                <w:delText>276</w:delText>
              </w:r>
            </w:del>
          </w:p>
        </w:tc>
        <w:tc>
          <w:tcPr>
            <w:tcW w:w="681" w:type="dxa"/>
            <w:tcBorders>
              <w:bottom w:val="double" w:sz="4" w:space="0" w:color="000000"/>
            </w:tcBorders>
          </w:tcPr>
          <w:p w14:paraId="2697E092" w14:textId="77777777" w:rsidR="00016054" w:rsidDel="00CF089D" w:rsidRDefault="00016054" w:rsidP="00672416">
            <w:pPr>
              <w:pStyle w:val="TableParagraph"/>
              <w:spacing w:before="7" w:line="240" w:lineRule="auto"/>
              <w:ind w:right="2"/>
              <w:rPr>
                <w:del w:id="3156" w:author="Mohamed SALEM" w:date="2024-01-16T13:24:00Z"/>
                <w:sz w:val="13"/>
              </w:rPr>
              <w:pPrChange w:id="3157" w:author="Mohamed SALEM" w:date="2024-01-16T13:40:00Z">
                <w:pPr>
                  <w:pStyle w:val="TableParagraph"/>
                  <w:spacing w:before="7" w:line="240" w:lineRule="auto"/>
                  <w:ind w:left="11" w:right="2"/>
                </w:pPr>
              </w:pPrChange>
            </w:pPr>
            <w:del w:id="3158" w:author="Mohamed SALEM" w:date="2024-01-16T13:24:00Z">
              <w:r w:rsidDel="00CF089D">
                <w:rPr>
                  <w:spacing w:val="-2"/>
                  <w:w w:val="105"/>
                  <w:sz w:val="13"/>
                </w:rPr>
                <w:delText>1,245</w:delText>
              </w:r>
            </w:del>
          </w:p>
        </w:tc>
      </w:tr>
    </w:tbl>
    <w:p w14:paraId="2B57A34D" w14:textId="1E9059D3" w:rsidR="00016054" w:rsidRDefault="00016054" w:rsidP="00672416">
      <w:pPr>
        <w:spacing w:before="54"/>
        <w:rPr>
          <w:del w:id="3159" w:author="Mohamed SALEM" w:date="2024-01-16T13:39:00Z"/>
          <w:sz w:val="13"/>
        </w:rPr>
        <w:pPrChange w:id="3160" w:author="Mohamed SALEM" w:date="2024-01-16T13:40:00Z">
          <w:pPr>
            <w:spacing w:before="54"/>
            <w:ind w:left="572"/>
          </w:pPr>
        </w:pPrChange>
      </w:pPr>
      <w:del w:id="3161" w:author="Mohamed SALEM" w:date="2024-01-16T13:24:00Z">
        <w:r w:rsidDel="00CF089D">
          <w:rPr>
            <w:w w:val="110"/>
            <w:sz w:val="13"/>
          </w:rPr>
          <w:delText>Note:</w:delText>
        </w:r>
        <w:r w:rsidDel="00CF089D">
          <w:rPr>
            <w:spacing w:val="20"/>
            <w:w w:val="110"/>
            <w:sz w:val="13"/>
          </w:rPr>
          <w:delText xml:space="preserve"> </w:delText>
        </w:r>
        <w:r w:rsidDel="00CF089D">
          <w:rPr>
            <w:w w:val="110"/>
            <w:sz w:val="13"/>
          </w:rPr>
          <w:delText>Robust</w:delText>
        </w:r>
        <w:r w:rsidDel="00CF089D">
          <w:rPr>
            <w:spacing w:val="7"/>
            <w:w w:val="110"/>
            <w:sz w:val="13"/>
          </w:rPr>
          <w:delText xml:space="preserve"> </w:delText>
        </w:r>
        <w:r w:rsidDel="00CF089D">
          <w:rPr>
            <w:w w:val="110"/>
            <w:sz w:val="13"/>
          </w:rPr>
          <w:delText>standard</w:delText>
        </w:r>
        <w:r w:rsidDel="00CF089D">
          <w:rPr>
            <w:spacing w:val="6"/>
            <w:w w:val="110"/>
            <w:sz w:val="13"/>
          </w:rPr>
          <w:delText xml:space="preserve"> </w:delText>
        </w:r>
        <w:r w:rsidDel="00CF089D">
          <w:rPr>
            <w:w w:val="110"/>
            <w:sz w:val="13"/>
          </w:rPr>
          <w:delText>errors</w:delText>
        </w:r>
        <w:r w:rsidDel="00CF089D">
          <w:rPr>
            <w:spacing w:val="7"/>
            <w:w w:val="110"/>
            <w:sz w:val="13"/>
          </w:rPr>
          <w:delText xml:space="preserve"> </w:delText>
        </w:r>
        <w:r w:rsidDel="00CF089D">
          <w:rPr>
            <w:w w:val="110"/>
            <w:sz w:val="13"/>
          </w:rPr>
          <w:delText>in</w:delText>
        </w:r>
        <w:r w:rsidDel="00CF089D">
          <w:rPr>
            <w:spacing w:val="7"/>
            <w:w w:val="110"/>
            <w:sz w:val="13"/>
          </w:rPr>
          <w:delText xml:space="preserve"> </w:delText>
        </w:r>
        <w:r w:rsidDel="00CF089D">
          <w:rPr>
            <w:w w:val="110"/>
            <w:sz w:val="13"/>
          </w:rPr>
          <w:delText>parentheses;</w:delText>
        </w:r>
        <w:r w:rsidDel="00CF089D">
          <w:rPr>
            <w:spacing w:val="7"/>
            <w:w w:val="110"/>
            <w:sz w:val="13"/>
          </w:rPr>
          <w:delText xml:space="preserve"> </w:delText>
        </w:r>
        <w:r w:rsidDel="00CF089D">
          <w:rPr>
            <w:w w:val="110"/>
            <w:sz w:val="13"/>
          </w:rPr>
          <w:delText>*</w:delText>
        </w:r>
        <w:r w:rsidDel="00CF089D">
          <w:rPr>
            <w:spacing w:val="6"/>
            <w:w w:val="110"/>
            <w:sz w:val="13"/>
          </w:rPr>
          <w:delText xml:space="preserve"> </w:delText>
        </w:r>
        <w:r w:rsidDel="00CF089D">
          <w:rPr>
            <w:w w:val="110"/>
            <w:sz w:val="13"/>
          </w:rPr>
          <w:delText>p</w:delText>
        </w:r>
        <w:r w:rsidDel="00CF089D">
          <w:rPr>
            <w:rFonts w:ascii="Calibri"/>
            <w:i/>
            <w:w w:val="110"/>
            <w:sz w:val="13"/>
          </w:rPr>
          <w:delText>&lt;</w:delText>
        </w:r>
        <w:r w:rsidDel="00CF089D">
          <w:rPr>
            <w:w w:val="110"/>
            <w:sz w:val="13"/>
          </w:rPr>
          <w:delText>0.1,</w:delText>
        </w:r>
        <w:r w:rsidDel="00CF089D">
          <w:rPr>
            <w:spacing w:val="7"/>
            <w:w w:val="110"/>
            <w:sz w:val="13"/>
          </w:rPr>
          <w:delText xml:space="preserve"> </w:delText>
        </w:r>
        <w:r w:rsidDel="00CF089D">
          <w:rPr>
            <w:w w:val="110"/>
            <w:sz w:val="13"/>
          </w:rPr>
          <w:delText>**</w:delText>
        </w:r>
        <w:r w:rsidDel="00CF089D">
          <w:rPr>
            <w:spacing w:val="6"/>
            <w:w w:val="110"/>
            <w:sz w:val="13"/>
          </w:rPr>
          <w:delText xml:space="preserve"> </w:delText>
        </w:r>
        <w:r w:rsidDel="00CF089D">
          <w:rPr>
            <w:w w:val="110"/>
            <w:sz w:val="13"/>
          </w:rPr>
          <w:delText>p</w:delText>
        </w:r>
        <w:r w:rsidDel="00CF089D">
          <w:rPr>
            <w:rFonts w:ascii="Calibri"/>
            <w:i/>
            <w:w w:val="110"/>
            <w:sz w:val="13"/>
          </w:rPr>
          <w:delText>&lt;</w:delText>
        </w:r>
        <w:r w:rsidDel="00CF089D">
          <w:rPr>
            <w:w w:val="110"/>
            <w:sz w:val="13"/>
          </w:rPr>
          <w:delText>0.05,</w:delText>
        </w:r>
        <w:r w:rsidDel="00CF089D">
          <w:rPr>
            <w:spacing w:val="7"/>
            <w:w w:val="110"/>
            <w:sz w:val="13"/>
          </w:rPr>
          <w:delText xml:space="preserve"> </w:delText>
        </w:r>
        <w:r w:rsidDel="00CF089D">
          <w:rPr>
            <w:w w:val="110"/>
            <w:sz w:val="13"/>
          </w:rPr>
          <w:delText>***</w:delText>
        </w:r>
        <w:r w:rsidDel="00CF089D">
          <w:rPr>
            <w:spacing w:val="6"/>
            <w:w w:val="110"/>
            <w:sz w:val="13"/>
          </w:rPr>
          <w:delText xml:space="preserve"> </w:delText>
        </w:r>
        <w:r w:rsidDel="00CF089D">
          <w:rPr>
            <w:spacing w:val="-2"/>
            <w:w w:val="110"/>
            <w:sz w:val="13"/>
          </w:rPr>
          <w:delText>p</w:delText>
        </w:r>
        <w:r w:rsidDel="00CF089D">
          <w:rPr>
            <w:rFonts w:ascii="Calibri"/>
            <w:i/>
            <w:spacing w:val="-2"/>
            <w:w w:val="110"/>
            <w:sz w:val="13"/>
          </w:rPr>
          <w:delText>&lt;</w:delText>
        </w:r>
        <w:r w:rsidDel="00CF089D">
          <w:rPr>
            <w:spacing w:val="-2"/>
            <w:w w:val="110"/>
            <w:sz w:val="13"/>
          </w:rPr>
          <w:delText>0.01.</w:delText>
        </w:r>
      </w:del>
    </w:p>
    <w:p w14:paraId="54CFE318" w14:textId="77777777" w:rsidR="00D62403" w:rsidRDefault="00D62403" w:rsidP="00672416">
      <w:pPr>
        <w:spacing w:before="54"/>
        <w:rPr>
          <w:sz w:val="13"/>
        </w:rPr>
        <w:sectPr w:rsidR="00D62403">
          <w:pgSz w:w="12240" w:h="15840"/>
          <w:pgMar w:top="1620" w:right="1020" w:bottom="1080" w:left="900" w:header="0" w:footer="888" w:gutter="0"/>
          <w:cols w:space="720"/>
        </w:sectPr>
        <w:pPrChange w:id="3162" w:author="Mohamed SALEM" w:date="2024-01-16T13:40:00Z">
          <w:pPr/>
        </w:pPrChange>
      </w:pPr>
    </w:p>
    <w:p w14:paraId="4647F339" w14:textId="77777777" w:rsidR="00D62403" w:rsidRDefault="00D62403" w:rsidP="00D62403">
      <w:pPr>
        <w:pStyle w:val="Heading2"/>
        <w:numPr>
          <w:ilvl w:val="0"/>
          <w:numId w:val="8"/>
        </w:numPr>
        <w:tabs>
          <w:tab w:val="left" w:pos="1024"/>
        </w:tabs>
        <w:ind w:hanging="484"/>
      </w:pPr>
      <w:bookmarkStart w:id="3163" w:name="Results_and_discussions"/>
      <w:bookmarkStart w:id="3164" w:name="_bookmark9"/>
      <w:bookmarkEnd w:id="3163"/>
      <w:bookmarkEnd w:id="3164"/>
      <w:r>
        <w:t>Results and</w:t>
      </w:r>
      <w:r>
        <w:rPr>
          <w:spacing w:val="1"/>
        </w:rPr>
        <w:t xml:space="preserve"> </w:t>
      </w:r>
      <w:r>
        <w:rPr>
          <w:spacing w:val="-2"/>
        </w:rPr>
        <w:t>discussions</w:t>
      </w:r>
    </w:p>
    <w:p w14:paraId="514AB3F0" w14:textId="77777777" w:rsidR="00D62403" w:rsidRDefault="00D62403" w:rsidP="00D62403">
      <w:pPr>
        <w:pStyle w:val="BodyText"/>
        <w:spacing w:before="282" w:line="314" w:lineRule="auto"/>
        <w:ind w:left="540" w:right="417"/>
        <w:jc w:val="both"/>
      </w:pPr>
      <w:r>
        <w:t>In</w:t>
      </w:r>
      <w:r>
        <w:rPr>
          <w:spacing w:val="-13"/>
        </w:rPr>
        <w:t xml:space="preserve"> </w:t>
      </w:r>
      <w:r>
        <w:t>this</w:t>
      </w:r>
      <w:r>
        <w:rPr>
          <w:spacing w:val="-13"/>
        </w:rPr>
        <w:t xml:space="preserve"> </w:t>
      </w:r>
      <w:r>
        <w:t>section,</w:t>
      </w:r>
      <w:r>
        <w:rPr>
          <w:spacing w:val="-11"/>
        </w:rPr>
        <w:t xml:space="preserve"> </w:t>
      </w:r>
      <w:r>
        <w:t>the</w:t>
      </w:r>
      <w:r>
        <w:rPr>
          <w:spacing w:val="-13"/>
        </w:rPr>
        <w:t xml:space="preserve"> </w:t>
      </w:r>
      <w:r>
        <w:t>main</w:t>
      </w:r>
      <w:r>
        <w:rPr>
          <w:spacing w:val="-13"/>
        </w:rPr>
        <w:t xml:space="preserve"> </w:t>
      </w:r>
      <w:r>
        <w:t>results</w:t>
      </w:r>
      <w:r>
        <w:rPr>
          <w:spacing w:val="-13"/>
        </w:rPr>
        <w:t xml:space="preserve"> </w:t>
      </w:r>
      <w:r>
        <w:t>of</w:t>
      </w:r>
      <w:r>
        <w:rPr>
          <w:spacing w:val="-13"/>
        </w:rPr>
        <w:t xml:space="preserve"> </w:t>
      </w:r>
      <w:r>
        <w:t>the</w:t>
      </w:r>
      <w:r>
        <w:rPr>
          <w:spacing w:val="-13"/>
        </w:rPr>
        <w:t xml:space="preserve"> </w:t>
      </w:r>
      <w:r>
        <w:t>study</w:t>
      </w:r>
      <w:r>
        <w:rPr>
          <w:spacing w:val="-13"/>
        </w:rPr>
        <w:t xml:space="preserve"> </w:t>
      </w:r>
      <w:r>
        <w:t>aggregated</w:t>
      </w:r>
      <w:r>
        <w:rPr>
          <w:spacing w:val="-13"/>
        </w:rPr>
        <w:t xml:space="preserve"> </w:t>
      </w:r>
      <w:r>
        <w:t>by</w:t>
      </w:r>
      <w:r>
        <w:rPr>
          <w:spacing w:val="-13"/>
        </w:rPr>
        <w:t xml:space="preserve"> </w:t>
      </w:r>
      <w:r>
        <w:t>the</w:t>
      </w:r>
      <w:r>
        <w:rPr>
          <w:spacing w:val="-13"/>
        </w:rPr>
        <w:t xml:space="preserve"> </w:t>
      </w:r>
      <w:r>
        <w:t>food</w:t>
      </w:r>
      <w:r>
        <w:rPr>
          <w:spacing w:val="-13"/>
        </w:rPr>
        <w:t xml:space="preserve"> </w:t>
      </w:r>
      <w:r>
        <w:t>security</w:t>
      </w:r>
      <w:r>
        <w:rPr>
          <w:spacing w:val="-13"/>
        </w:rPr>
        <w:t xml:space="preserve"> </w:t>
      </w:r>
      <w:r>
        <w:t>indicator</w:t>
      </w:r>
      <w:r>
        <w:rPr>
          <w:spacing w:val="-13"/>
        </w:rPr>
        <w:t xml:space="preserve"> </w:t>
      </w:r>
      <w:r>
        <w:t>are</w:t>
      </w:r>
      <w:r>
        <w:rPr>
          <w:spacing w:val="-13"/>
        </w:rPr>
        <w:t xml:space="preserve"> </w:t>
      </w:r>
      <w:r>
        <w:t>analysed and presented.</w:t>
      </w:r>
      <w:r>
        <w:rPr>
          <w:spacing w:val="28"/>
        </w:rPr>
        <w:t xml:space="preserve"> </w:t>
      </w:r>
      <w:r>
        <w:t>Here, the different versions of CARI calculated using remote or F2F is compared with the standard CARI. A test of group means using student t-test of equivalence is performed. The</w:t>
      </w:r>
      <w:r>
        <w:rPr>
          <w:spacing w:val="-1"/>
        </w:rPr>
        <w:t xml:space="preserve"> </w:t>
      </w:r>
      <w:r>
        <w:t>comparison</w:t>
      </w:r>
      <w:r>
        <w:rPr>
          <w:spacing w:val="-1"/>
        </w:rPr>
        <w:t xml:space="preserve"> </w:t>
      </w:r>
      <w:r>
        <w:t>is</w:t>
      </w:r>
      <w:r>
        <w:rPr>
          <w:spacing w:val="-1"/>
        </w:rPr>
        <w:t xml:space="preserve"> </w:t>
      </w:r>
      <w:r>
        <w:t>at</w:t>
      </w:r>
      <w:r>
        <w:rPr>
          <w:spacing w:val="-1"/>
        </w:rPr>
        <w:t xml:space="preserve"> </w:t>
      </w:r>
      <w:r>
        <w:t>the</w:t>
      </w:r>
      <w:r>
        <w:rPr>
          <w:spacing w:val="-1"/>
        </w:rPr>
        <w:t xml:space="preserve"> </w:t>
      </w:r>
      <w:r>
        <w:t>sub-sample</w:t>
      </w:r>
      <w:r>
        <w:rPr>
          <w:spacing w:val="-1"/>
        </w:rPr>
        <w:t xml:space="preserve"> </w:t>
      </w:r>
      <w:r>
        <w:t>level</w:t>
      </w:r>
      <w:r>
        <w:rPr>
          <w:spacing w:val="-1"/>
        </w:rPr>
        <w:t xml:space="preserve"> </w:t>
      </w:r>
      <w:r>
        <w:t>of</w:t>
      </w:r>
      <w:r>
        <w:rPr>
          <w:spacing w:val="-1"/>
        </w:rPr>
        <w:t xml:space="preserve"> </w:t>
      </w:r>
      <w:r>
        <w:t>phone-ownership, no</w:t>
      </w:r>
      <w:r>
        <w:rPr>
          <w:spacing w:val="-1"/>
        </w:rPr>
        <w:t xml:space="preserve"> </w:t>
      </w:r>
      <w:r>
        <w:t>phone, and</w:t>
      </w:r>
      <w:r>
        <w:rPr>
          <w:spacing w:val="-1"/>
        </w:rPr>
        <w:t xml:space="preserve"> </w:t>
      </w:r>
      <w:r>
        <w:t>the</w:t>
      </w:r>
      <w:r>
        <w:rPr>
          <w:spacing w:val="-1"/>
        </w:rPr>
        <w:t xml:space="preserve"> </w:t>
      </w:r>
      <w:r>
        <w:t>combined</w:t>
      </w:r>
      <w:r>
        <w:rPr>
          <w:spacing w:val="-1"/>
        </w:rPr>
        <w:t xml:space="preserve"> </w:t>
      </w:r>
      <w:r>
        <w:t xml:space="preserve">full </w:t>
      </w:r>
      <w:r>
        <w:rPr>
          <w:spacing w:val="-2"/>
        </w:rPr>
        <w:t>sample.</w:t>
      </w:r>
    </w:p>
    <w:p w14:paraId="39E5DD0C" w14:textId="77777777" w:rsidR="00D62403" w:rsidRDefault="00D62403" w:rsidP="00D62403">
      <w:pPr>
        <w:pStyle w:val="BodyText"/>
        <w:spacing w:before="39"/>
      </w:pPr>
    </w:p>
    <w:p w14:paraId="425DED8D" w14:textId="77777777" w:rsidR="00D62403" w:rsidRDefault="00D62403" w:rsidP="00D62403">
      <w:pPr>
        <w:pStyle w:val="Heading3"/>
        <w:numPr>
          <w:ilvl w:val="1"/>
          <w:numId w:val="8"/>
        </w:numPr>
        <w:tabs>
          <w:tab w:val="left" w:pos="1152"/>
        </w:tabs>
        <w:ind w:hanging="612"/>
      </w:pPr>
      <w:bookmarkStart w:id="3165" w:name="CARI_vs._rCARI"/>
      <w:bookmarkStart w:id="3166" w:name="_bookmark10"/>
      <w:bookmarkEnd w:id="3165"/>
      <w:bookmarkEnd w:id="3166"/>
      <w:r>
        <w:rPr>
          <w:w w:val="105"/>
        </w:rPr>
        <w:t>CARI</w:t>
      </w:r>
      <w:r>
        <w:rPr>
          <w:spacing w:val="15"/>
          <w:w w:val="105"/>
        </w:rPr>
        <w:t xml:space="preserve"> </w:t>
      </w:r>
      <w:r>
        <w:rPr>
          <w:w w:val="105"/>
        </w:rPr>
        <w:t>vs.</w:t>
      </w:r>
      <w:r>
        <w:rPr>
          <w:spacing w:val="41"/>
          <w:w w:val="105"/>
        </w:rPr>
        <w:t xml:space="preserve"> </w:t>
      </w:r>
      <w:r>
        <w:rPr>
          <w:spacing w:val="-2"/>
          <w:w w:val="105"/>
        </w:rPr>
        <w:t>rCARI</w:t>
      </w:r>
    </w:p>
    <w:p w14:paraId="286F0C0C" w14:textId="77777777" w:rsidR="00D62403" w:rsidRDefault="00D62403" w:rsidP="00D62403">
      <w:pPr>
        <w:pStyle w:val="BodyText"/>
        <w:spacing w:before="215" w:line="429" w:lineRule="auto"/>
        <w:ind w:left="540" w:right="814"/>
      </w:pPr>
      <w:r>
        <w:t>Conventional/standard CARI: CARI-FES: Standard CARI using FES from F2F surveys. Other ways of aggregating CARI (that are tested)</w:t>
      </w:r>
    </w:p>
    <w:p w14:paraId="472DE952" w14:textId="77777777" w:rsidR="00D62403" w:rsidRDefault="00D62403" w:rsidP="00D62403">
      <w:pPr>
        <w:pStyle w:val="ListParagraph"/>
        <w:numPr>
          <w:ilvl w:val="0"/>
          <w:numId w:val="5"/>
        </w:numPr>
        <w:tabs>
          <w:tab w:val="left" w:pos="1084"/>
        </w:tabs>
        <w:spacing w:before="2"/>
        <w:ind w:left="1084" w:hanging="217"/>
      </w:pPr>
      <w:r>
        <w:t>rCARI-FES:</w:t>
      </w:r>
      <w:r>
        <w:rPr>
          <w:spacing w:val="5"/>
        </w:rPr>
        <w:t xml:space="preserve"> </w:t>
      </w:r>
      <w:r>
        <w:t>Standard</w:t>
      </w:r>
      <w:r>
        <w:rPr>
          <w:spacing w:val="5"/>
        </w:rPr>
        <w:t xml:space="preserve"> </w:t>
      </w:r>
      <w:r>
        <w:t>CARI</w:t>
      </w:r>
      <w:r>
        <w:rPr>
          <w:spacing w:val="5"/>
        </w:rPr>
        <w:t xml:space="preserve"> </w:t>
      </w:r>
      <w:r>
        <w:t>using</w:t>
      </w:r>
      <w:r>
        <w:rPr>
          <w:spacing w:val="5"/>
        </w:rPr>
        <w:t xml:space="preserve"> </w:t>
      </w:r>
      <w:r>
        <w:t>FES</w:t>
      </w:r>
      <w:r>
        <w:rPr>
          <w:spacing w:val="5"/>
        </w:rPr>
        <w:t xml:space="preserve"> </w:t>
      </w:r>
      <w:r>
        <w:t>from</w:t>
      </w:r>
      <w:r>
        <w:rPr>
          <w:spacing w:val="5"/>
        </w:rPr>
        <w:t xml:space="preserve"> </w:t>
      </w:r>
      <w:r>
        <w:t>remote</w:t>
      </w:r>
      <w:r>
        <w:rPr>
          <w:spacing w:val="5"/>
        </w:rPr>
        <w:t xml:space="preserve"> </w:t>
      </w:r>
      <w:r>
        <w:rPr>
          <w:spacing w:val="-2"/>
        </w:rPr>
        <w:t>surveys.</w:t>
      </w:r>
    </w:p>
    <w:p w14:paraId="475CDB23" w14:textId="77777777" w:rsidR="00D62403" w:rsidRDefault="00D62403" w:rsidP="00D62403">
      <w:pPr>
        <w:pStyle w:val="ListParagraph"/>
        <w:numPr>
          <w:ilvl w:val="0"/>
          <w:numId w:val="5"/>
        </w:numPr>
        <w:tabs>
          <w:tab w:val="left" w:pos="1084"/>
        </w:tabs>
        <w:spacing w:before="198"/>
        <w:ind w:left="1084" w:hanging="217"/>
      </w:pPr>
      <w:r>
        <w:t>CARI-Inc:</w:t>
      </w:r>
      <w:r>
        <w:rPr>
          <w:spacing w:val="20"/>
        </w:rPr>
        <w:t xml:space="preserve"> </w:t>
      </w:r>
      <w:r>
        <w:t>CARI</w:t>
      </w:r>
      <w:r>
        <w:rPr>
          <w:spacing w:val="2"/>
        </w:rPr>
        <w:t xml:space="preserve"> </w:t>
      </w:r>
      <w:r>
        <w:t>using</w:t>
      </w:r>
      <w:r>
        <w:rPr>
          <w:spacing w:val="2"/>
        </w:rPr>
        <w:t xml:space="preserve"> </w:t>
      </w:r>
      <w:r>
        <w:t>the</w:t>
      </w:r>
      <w:r>
        <w:rPr>
          <w:spacing w:val="2"/>
        </w:rPr>
        <w:t xml:space="preserve"> </w:t>
      </w:r>
      <w:r>
        <w:t>income</w:t>
      </w:r>
      <w:r>
        <w:rPr>
          <w:spacing w:val="3"/>
        </w:rPr>
        <w:t xml:space="preserve"> </w:t>
      </w:r>
      <w:r>
        <w:t>variable</w:t>
      </w:r>
      <w:r>
        <w:rPr>
          <w:spacing w:val="2"/>
        </w:rPr>
        <w:t xml:space="preserve"> </w:t>
      </w:r>
      <w:r>
        <w:t>from</w:t>
      </w:r>
      <w:r>
        <w:rPr>
          <w:spacing w:val="2"/>
        </w:rPr>
        <w:t xml:space="preserve"> </w:t>
      </w:r>
      <w:r>
        <w:t>the</w:t>
      </w:r>
      <w:r>
        <w:rPr>
          <w:spacing w:val="2"/>
        </w:rPr>
        <w:t xml:space="preserve"> </w:t>
      </w:r>
      <w:r>
        <w:t>F2F</w:t>
      </w:r>
      <w:r>
        <w:rPr>
          <w:spacing w:val="2"/>
        </w:rPr>
        <w:t xml:space="preserve"> </w:t>
      </w:r>
      <w:r>
        <w:rPr>
          <w:spacing w:val="-2"/>
        </w:rPr>
        <w:t>surveys.</w:t>
      </w:r>
    </w:p>
    <w:p w14:paraId="504F9A37" w14:textId="77777777" w:rsidR="00D62403" w:rsidRDefault="00D62403" w:rsidP="00D62403">
      <w:pPr>
        <w:pStyle w:val="ListParagraph"/>
        <w:numPr>
          <w:ilvl w:val="0"/>
          <w:numId w:val="5"/>
        </w:numPr>
        <w:tabs>
          <w:tab w:val="left" w:pos="1083"/>
          <w:tab w:val="left" w:pos="1085"/>
        </w:tabs>
        <w:spacing w:before="198" w:line="316" w:lineRule="auto"/>
        <w:ind w:right="415"/>
      </w:pPr>
      <w:r>
        <w:rPr>
          <w:spacing w:val="-2"/>
        </w:rPr>
        <w:t>rCARI-Inc:</w:t>
      </w:r>
      <w:r>
        <w:rPr>
          <w:spacing w:val="23"/>
        </w:rPr>
        <w:t xml:space="preserve"> </w:t>
      </w:r>
      <w:r>
        <w:rPr>
          <w:spacing w:val="-2"/>
        </w:rPr>
        <w:t xml:space="preserve">Standard rCARI using income and income change variable from remote surveys </w:t>
      </w:r>
      <w:r>
        <w:t>(this is the CARI version that was used during COVID 19 Pandemic).</w:t>
      </w:r>
    </w:p>
    <w:p w14:paraId="18DC1B48" w14:textId="77777777" w:rsidR="00D62403" w:rsidRDefault="00D62403" w:rsidP="00D62403">
      <w:pPr>
        <w:pStyle w:val="BodyText"/>
        <w:spacing w:before="117" w:line="314" w:lineRule="auto"/>
        <w:ind w:left="540" w:right="305"/>
      </w:pPr>
      <w:r>
        <w:rPr>
          <w:spacing w:val="-2"/>
        </w:rPr>
        <w:t>The</w:t>
      </w:r>
      <w:r>
        <w:rPr>
          <w:spacing w:val="-3"/>
        </w:rPr>
        <w:t xml:space="preserve"> </w:t>
      </w:r>
      <w:r>
        <w:rPr>
          <w:spacing w:val="-2"/>
        </w:rPr>
        <w:t>different</w:t>
      </w:r>
      <w:r>
        <w:rPr>
          <w:spacing w:val="-3"/>
        </w:rPr>
        <w:t xml:space="preserve"> </w:t>
      </w:r>
      <w:r>
        <w:rPr>
          <w:spacing w:val="-2"/>
        </w:rPr>
        <w:t>methods</w:t>
      </w:r>
      <w:r>
        <w:rPr>
          <w:spacing w:val="-3"/>
        </w:rPr>
        <w:t xml:space="preserve"> </w:t>
      </w:r>
      <w:r>
        <w:rPr>
          <w:spacing w:val="-2"/>
        </w:rPr>
        <w:t>of</w:t>
      </w:r>
      <w:r>
        <w:rPr>
          <w:spacing w:val="-3"/>
        </w:rPr>
        <w:t xml:space="preserve"> </w:t>
      </w:r>
      <w:r>
        <w:rPr>
          <w:spacing w:val="-2"/>
        </w:rPr>
        <w:t>calculating</w:t>
      </w:r>
      <w:r>
        <w:rPr>
          <w:spacing w:val="-3"/>
        </w:rPr>
        <w:t xml:space="preserve"> </w:t>
      </w:r>
      <w:r>
        <w:rPr>
          <w:spacing w:val="-2"/>
        </w:rPr>
        <w:t>CARI</w:t>
      </w:r>
      <w:r>
        <w:rPr>
          <w:spacing w:val="-3"/>
        </w:rPr>
        <w:t xml:space="preserve"> </w:t>
      </w:r>
      <w:r>
        <w:rPr>
          <w:spacing w:val="-2"/>
        </w:rPr>
        <w:t>that</w:t>
      </w:r>
      <w:r>
        <w:rPr>
          <w:spacing w:val="-3"/>
        </w:rPr>
        <w:t xml:space="preserve"> </w:t>
      </w:r>
      <w:r>
        <w:rPr>
          <w:spacing w:val="-2"/>
        </w:rPr>
        <w:t>are</w:t>
      </w:r>
      <w:r>
        <w:rPr>
          <w:spacing w:val="-3"/>
        </w:rPr>
        <w:t xml:space="preserve"> </w:t>
      </w:r>
      <w:r>
        <w:rPr>
          <w:spacing w:val="-2"/>
        </w:rPr>
        <w:t>tested</w:t>
      </w:r>
      <w:r>
        <w:rPr>
          <w:spacing w:val="-3"/>
        </w:rPr>
        <w:t xml:space="preserve"> </w:t>
      </w:r>
      <w:r>
        <w:rPr>
          <w:spacing w:val="-2"/>
        </w:rPr>
        <w:t>against</w:t>
      </w:r>
      <w:r>
        <w:rPr>
          <w:spacing w:val="-3"/>
        </w:rPr>
        <w:t xml:space="preserve"> </w:t>
      </w:r>
      <w:r>
        <w:rPr>
          <w:spacing w:val="-2"/>
        </w:rPr>
        <w:t>the</w:t>
      </w:r>
      <w:r>
        <w:rPr>
          <w:spacing w:val="-3"/>
        </w:rPr>
        <w:t xml:space="preserve"> </w:t>
      </w:r>
      <w:r>
        <w:rPr>
          <w:spacing w:val="-2"/>
        </w:rPr>
        <w:t>standard/conventional</w:t>
      </w:r>
      <w:r>
        <w:rPr>
          <w:spacing w:val="-3"/>
        </w:rPr>
        <w:t xml:space="preserve"> </w:t>
      </w:r>
      <w:r>
        <w:rPr>
          <w:spacing w:val="-2"/>
        </w:rPr>
        <w:t xml:space="preserve">CARI </w:t>
      </w:r>
      <w:r>
        <w:t>are shown in Table 5.</w:t>
      </w:r>
    </w:p>
    <w:p w14:paraId="4F0F50D4" w14:textId="7B1FC7A7" w:rsidR="00D62403" w:rsidRDefault="00D62403" w:rsidP="00D62403">
      <w:pPr>
        <w:pStyle w:val="BodyText"/>
        <w:spacing w:before="74" w:line="259" w:lineRule="auto"/>
        <w:ind w:left="1927" w:right="1637"/>
      </w:pPr>
      <w:r>
        <w:rPr>
          <w:spacing w:val="-2"/>
        </w:rPr>
        <w:t>Table 5:</w:t>
      </w:r>
      <w:r>
        <w:rPr>
          <w:spacing w:val="26"/>
        </w:rPr>
        <w:t xml:space="preserve"> </w:t>
      </w:r>
      <w:ins w:id="3167" w:author="Alirah WEYORI" w:date="2024-01-15T11:19:00Z">
        <w:r w:rsidR="0066763B">
          <w:rPr>
            <w:spacing w:val="-2"/>
          </w:rPr>
          <w:t xml:space="preserve">The </w:t>
        </w:r>
      </w:ins>
      <w:del w:id="3168" w:author="Alirah WEYORI" w:date="2024-01-15T11:19:00Z">
        <w:r w:rsidRPr="001D3184" w:rsidDel="0066763B">
          <w:rPr>
            <w:spacing w:val="-2"/>
          </w:rPr>
          <w:delText>D</w:delText>
        </w:r>
      </w:del>
      <w:ins w:id="3169" w:author="Alirah WEYORI" w:date="2024-01-15T11:19:00Z">
        <w:r w:rsidR="0066763B">
          <w:rPr>
            <w:spacing w:val="-2"/>
          </w:rPr>
          <w:t>d</w:t>
        </w:r>
      </w:ins>
      <w:r w:rsidRPr="001D3184">
        <w:rPr>
          <w:spacing w:val="-2"/>
        </w:rPr>
        <w:t xml:space="preserve">ifferent versions of CARI &amp; </w:t>
      </w:r>
      <w:ins w:id="3170" w:author="Alirah WEYORI" w:date="2024-01-15T11:20:00Z">
        <w:r w:rsidR="001114E1">
          <w:rPr>
            <w:spacing w:val="-2"/>
          </w:rPr>
          <w:t xml:space="preserve">their </w:t>
        </w:r>
      </w:ins>
      <w:r w:rsidRPr="001D3184">
        <w:rPr>
          <w:spacing w:val="-2"/>
        </w:rPr>
        <w:t>indicators</w:t>
      </w:r>
      <w:del w:id="3171" w:author="Alirah WEYORI" w:date="2024-01-15T11:20:00Z">
        <w:r w:rsidRPr="001D3184" w:rsidDel="001114E1">
          <w:rPr>
            <w:spacing w:val="-2"/>
          </w:rPr>
          <w:delText xml:space="preserve"> used</w:delText>
        </w:r>
      </w:del>
    </w:p>
    <w:p w14:paraId="199CAD49" w14:textId="77777777" w:rsidR="00D62403" w:rsidRDefault="00D62403" w:rsidP="00D62403">
      <w:pPr>
        <w:pStyle w:val="BodyText"/>
        <w:rPr>
          <w:sz w:val="17"/>
        </w:rPr>
      </w:pPr>
      <w:r>
        <w:rPr>
          <w:noProof/>
        </w:rPr>
        <mc:AlternateContent>
          <mc:Choice Requires="wps">
            <w:drawing>
              <wp:anchor distT="0" distB="0" distL="0" distR="0" simplePos="0" relativeHeight="251658259" behindDoc="1" locked="0" layoutInCell="1" allowOverlap="1" wp14:anchorId="54458DF2" wp14:editId="0B635C27">
                <wp:simplePos x="0" y="0"/>
                <wp:positionH relativeFrom="page">
                  <wp:posOffset>1795208</wp:posOffset>
                </wp:positionH>
                <wp:positionV relativeFrom="paragraph">
                  <wp:posOffset>137896</wp:posOffset>
                </wp:positionV>
                <wp:extent cx="4182110" cy="1270"/>
                <wp:effectExtent l="0" t="0" r="0" b="0"/>
                <wp:wrapTopAndBottom/>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82110" cy="1270"/>
                        </a:xfrm>
                        <a:custGeom>
                          <a:avLst/>
                          <a:gdLst/>
                          <a:ahLst/>
                          <a:cxnLst/>
                          <a:rect l="l" t="t" r="r" b="b"/>
                          <a:pathLst>
                            <a:path w="4182110">
                              <a:moveTo>
                                <a:pt x="0" y="0"/>
                              </a:moveTo>
                              <a:lnTo>
                                <a:pt x="41819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69AF6280" id="Graphic 13" o:spid="_x0000_s1026" style="position:absolute;margin-left:141.35pt;margin-top:10.85pt;width:329.3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418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" path="m,l4181995,e" filled="f" strokeweight=".14039mm">
                <v:path arrowok="t"/>
                <w10:wrap type="topAndBottom" anchorx="page"/>
              </v:shape>
            </w:pict>
          </mc:Fallback>
        </mc:AlternateContent>
      </w:r>
    </w:p>
    <w:p w14:paraId="2AB07BF3" w14:textId="77777777" w:rsidR="00D62403" w:rsidRPr="0045310B" w:rsidRDefault="00D62403" w:rsidP="00D62403">
      <w:pPr>
        <w:tabs>
          <w:tab w:val="left" w:pos="5601"/>
          <w:tab w:val="left" w:pos="8512"/>
        </w:tabs>
        <w:spacing w:line="149" w:lineRule="exact"/>
        <w:ind w:left="1927"/>
        <w:rPr>
          <w:b/>
          <w:sz w:val="16"/>
          <w:lang w:val="it-IT"/>
        </w:rPr>
      </w:pPr>
      <w:r>
        <w:rPr>
          <w:rFonts w:ascii="Times New Roman"/>
          <w:sz w:val="16"/>
          <w:u w:val="single"/>
        </w:rPr>
        <w:tab/>
      </w:r>
      <w:r w:rsidRPr="0045310B">
        <w:rPr>
          <w:b/>
          <w:spacing w:val="-2"/>
          <w:w w:val="105"/>
          <w:sz w:val="16"/>
          <w:u w:val="single"/>
          <w:lang w:val="it-IT"/>
        </w:rPr>
        <w:t>Aggregation</w:t>
      </w:r>
      <w:r w:rsidRPr="0045310B">
        <w:rPr>
          <w:b/>
          <w:spacing w:val="16"/>
          <w:w w:val="105"/>
          <w:sz w:val="16"/>
          <w:u w:val="single"/>
          <w:lang w:val="it-IT"/>
        </w:rPr>
        <w:t xml:space="preserve"> </w:t>
      </w:r>
      <w:r w:rsidRPr="0045310B">
        <w:rPr>
          <w:b/>
          <w:spacing w:val="-2"/>
          <w:w w:val="105"/>
          <w:sz w:val="16"/>
          <w:u w:val="single"/>
          <w:lang w:val="it-IT"/>
        </w:rPr>
        <w:t>Methodology</w:t>
      </w:r>
      <w:r w:rsidRPr="0045310B">
        <w:rPr>
          <w:b/>
          <w:sz w:val="16"/>
          <w:u w:val="single"/>
          <w:lang w:val="it-IT"/>
        </w:rPr>
        <w:tab/>
      </w:r>
    </w:p>
    <w:p w14:paraId="4F8FD61E" w14:textId="77777777" w:rsidR="00D62403" w:rsidRPr="0045310B" w:rsidRDefault="00D62403" w:rsidP="00D62403">
      <w:pPr>
        <w:spacing w:line="149" w:lineRule="exact"/>
        <w:rPr>
          <w:sz w:val="16"/>
          <w:lang w:val="it-IT"/>
        </w:rPr>
        <w:sectPr w:rsidR="00D62403" w:rsidRPr="0045310B">
          <w:pgSz w:w="12240" w:h="15840"/>
          <w:pgMar w:top="1260" w:right="1020" w:bottom="1080" w:left="900" w:header="0" w:footer="888" w:gutter="0"/>
          <w:cols w:space="720"/>
        </w:sectPr>
      </w:pPr>
    </w:p>
    <w:p w14:paraId="5C16299E" w14:textId="77777777" w:rsidR="00D62403" w:rsidRPr="0045310B" w:rsidRDefault="00D62403" w:rsidP="00D62403">
      <w:pPr>
        <w:tabs>
          <w:tab w:val="left" w:pos="5035"/>
        </w:tabs>
        <w:spacing w:before="31"/>
        <w:ind w:left="2046"/>
        <w:rPr>
          <w:b/>
          <w:sz w:val="16"/>
          <w:lang w:val="it-IT"/>
        </w:rPr>
      </w:pPr>
      <w:r>
        <w:rPr>
          <w:noProof/>
        </w:rPr>
        <mc:AlternateContent>
          <mc:Choice Requires="wps">
            <w:drawing>
              <wp:anchor distT="0" distB="0" distL="0" distR="0" simplePos="0" relativeHeight="251658249" behindDoc="1" locked="0" layoutInCell="1" allowOverlap="1" wp14:anchorId="7DD2F278" wp14:editId="20ACEF8A">
                <wp:simplePos x="0" y="0"/>
                <wp:positionH relativeFrom="page">
                  <wp:posOffset>3773296</wp:posOffset>
                </wp:positionH>
                <wp:positionV relativeFrom="paragraph">
                  <wp:posOffset>120192</wp:posOffset>
                </wp:positionV>
                <wp:extent cx="314325" cy="146685"/>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325" cy="146685"/>
                        </a:xfrm>
                        <a:prstGeom prst="rect">
                          <a:avLst/>
                        </a:prstGeom>
                      </wps:spPr>
                      <wps:txbx>
                        <w:txbxContent>
                          <w:p w14:paraId="4D982E93" w14:textId="77777777" w:rsidR="00D62403" w:rsidRDefault="00D62403" w:rsidP="00D62403">
                            <w:pPr>
                              <w:spacing w:before="34"/>
                              <w:rPr>
                                <w:b/>
                                <w:sz w:val="16"/>
                              </w:rPr>
                            </w:pPr>
                            <w:r>
                              <w:rPr>
                                <w:b/>
                                <w:spacing w:val="-2"/>
                                <w:w w:val="105"/>
                                <w:sz w:val="16"/>
                              </w:rPr>
                              <w:t>(F2F)</w:t>
                            </w:r>
                          </w:p>
                        </w:txbxContent>
                      </wps:txbx>
                      <wps:bodyPr wrap="square" lIns="0" tIns="0" rIns="0" bIns="0" rtlCol="0">
                        <a:noAutofit/>
                      </wps:bodyPr>
                    </wps:wsp>
                  </a:graphicData>
                </a:graphic>
              </wp:anchor>
            </w:drawing>
          </mc:Choice>
          <mc:Fallback>
            <w:pict>
              <v:shapetype w14:anchorId="7DD2F278" id="_x0000_t202" coordsize="21600,21600" o:spt="202" path="m,l,21600r21600,l21600,xe">
                <v:stroke joinstyle="miter"/>
                <v:path gradientshapeok="t" o:connecttype="rect"/>
              </v:shapetype>
              <v:shape id="Text Box 14" o:spid="_x0000_s1026" type="#_x0000_t202" style="position:absolute;left:0;text-align:left;margin-left:297.1pt;margin-top:9.45pt;width:24.75pt;height:11.55pt;z-index:-251658231;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" filled="f" stroked="f">
                <v:textbox inset="0,0,0,0">
                  <w:txbxContent>
                    <w:p w14:paraId="4D982E93" w14:textId="77777777" w:rsidR="00D62403" w:rsidRDefault="00D62403" w:rsidP="00D62403">
                      <w:pPr>
                        <w:spacing w:before="34"/>
                        <w:rPr>
                          <w:b/>
                          <w:sz w:val="16"/>
                        </w:rPr>
                      </w:pPr>
                      <w:r>
                        <w:rPr>
                          <w:b/>
                          <w:spacing w:val="-2"/>
                          <w:w w:val="105"/>
                          <w:sz w:val="16"/>
                        </w:rPr>
                        <w:t>(F2F)</w:t>
                      </w:r>
                    </w:p>
                  </w:txbxContent>
                </v:textbox>
                <w10:wrap anchorx="page"/>
              </v:shape>
            </w:pict>
          </mc:Fallback>
        </mc:AlternateContent>
      </w:r>
      <w:r w:rsidRPr="0045310B">
        <w:rPr>
          <w:b/>
          <w:spacing w:val="-2"/>
          <w:w w:val="110"/>
          <w:sz w:val="16"/>
          <w:lang w:val="it-IT"/>
        </w:rPr>
        <w:t>Indicator</w:t>
      </w:r>
      <w:r w:rsidRPr="0045310B">
        <w:rPr>
          <w:b/>
          <w:sz w:val="16"/>
          <w:lang w:val="it-IT"/>
        </w:rPr>
        <w:tab/>
      </w:r>
      <w:r w:rsidRPr="0045310B">
        <w:rPr>
          <w:b/>
          <w:spacing w:val="-4"/>
          <w:w w:val="110"/>
          <w:position w:val="10"/>
          <w:sz w:val="16"/>
          <w:lang w:val="it-IT"/>
        </w:rPr>
        <w:t>CARI</w:t>
      </w:r>
    </w:p>
    <w:p w14:paraId="594781BE" w14:textId="77777777" w:rsidR="00D62403" w:rsidRPr="0045310B" w:rsidRDefault="00D62403" w:rsidP="00D62403">
      <w:pPr>
        <w:spacing w:before="34" w:line="249" w:lineRule="auto"/>
        <w:ind w:left="205" w:hanging="7"/>
        <w:rPr>
          <w:b/>
          <w:sz w:val="16"/>
          <w:lang w:val="it-IT"/>
        </w:rPr>
      </w:pPr>
      <w:r w:rsidRPr="0045310B">
        <w:rPr>
          <w:lang w:val="it-IT"/>
        </w:rPr>
        <w:br w:type="column"/>
      </w:r>
      <w:r w:rsidRPr="0045310B">
        <w:rPr>
          <w:b/>
          <w:spacing w:val="-4"/>
          <w:w w:val="110"/>
          <w:sz w:val="16"/>
          <w:lang w:val="it-IT"/>
        </w:rPr>
        <w:t xml:space="preserve">CARI </w:t>
      </w:r>
      <w:r w:rsidRPr="0045310B">
        <w:rPr>
          <w:b/>
          <w:spacing w:val="-2"/>
          <w:sz w:val="16"/>
          <w:lang w:val="it-IT"/>
        </w:rPr>
        <w:t>(F2F)</w:t>
      </w:r>
    </w:p>
    <w:p w14:paraId="27492CB8" w14:textId="77777777" w:rsidR="00D62403" w:rsidRPr="0045310B" w:rsidRDefault="00D62403" w:rsidP="00D62403">
      <w:pPr>
        <w:spacing w:before="34"/>
        <w:ind w:left="311"/>
        <w:rPr>
          <w:b/>
          <w:sz w:val="16"/>
          <w:lang w:val="it-IT"/>
        </w:rPr>
      </w:pPr>
      <w:r w:rsidRPr="0045310B">
        <w:rPr>
          <w:lang w:val="it-IT"/>
        </w:rPr>
        <w:br w:type="column"/>
      </w:r>
      <w:r w:rsidRPr="0045310B">
        <w:rPr>
          <w:b/>
          <w:spacing w:val="-4"/>
          <w:w w:val="115"/>
          <w:sz w:val="16"/>
          <w:lang w:val="it-IT"/>
        </w:rPr>
        <w:t>rCARI</w:t>
      </w:r>
    </w:p>
    <w:p w14:paraId="3D454864" w14:textId="77777777" w:rsidR="00D62403" w:rsidRDefault="00D62403" w:rsidP="00D62403">
      <w:pPr>
        <w:spacing w:before="8"/>
        <w:ind w:left="199"/>
        <w:rPr>
          <w:b/>
          <w:sz w:val="16"/>
        </w:rPr>
      </w:pPr>
      <w:r>
        <w:rPr>
          <w:b/>
          <w:spacing w:val="-2"/>
          <w:sz w:val="16"/>
        </w:rPr>
        <w:t>(Remote)</w:t>
      </w:r>
    </w:p>
    <w:p w14:paraId="25F6EAFD" w14:textId="77777777" w:rsidR="00D62403" w:rsidRDefault="00D62403" w:rsidP="00D62403">
      <w:pPr>
        <w:spacing w:before="34"/>
        <w:ind w:left="311"/>
        <w:rPr>
          <w:b/>
          <w:sz w:val="16"/>
        </w:rPr>
      </w:pPr>
      <w:r>
        <w:br w:type="column"/>
      </w:r>
      <w:r>
        <w:rPr>
          <w:b/>
          <w:spacing w:val="-4"/>
          <w:w w:val="115"/>
          <w:sz w:val="16"/>
        </w:rPr>
        <w:t>rCARI</w:t>
      </w:r>
    </w:p>
    <w:p w14:paraId="0CA1AA67" w14:textId="77777777" w:rsidR="00D62403" w:rsidRDefault="00D62403" w:rsidP="00D62403">
      <w:pPr>
        <w:spacing w:before="8"/>
        <w:ind w:left="198"/>
        <w:rPr>
          <w:b/>
          <w:sz w:val="16"/>
        </w:rPr>
      </w:pPr>
      <w:r>
        <w:rPr>
          <w:b/>
          <w:spacing w:val="-2"/>
          <w:w w:val="105"/>
          <w:sz w:val="16"/>
        </w:rPr>
        <w:t>(Remote)</w:t>
      </w:r>
    </w:p>
    <w:p w14:paraId="3112F7A1" w14:textId="77777777" w:rsidR="00D62403" w:rsidRDefault="00D62403" w:rsidP="00D62403">
      <w:pPr>
        <w:rPr>
          <w:sz w:val="16"/>
        </w:rPr>
        <w:sectPr w:rsidR="00D62403">
          <w:type w:val="continuous"/>
          <w:pgSz w:w="12240" w:h="15840"/>
          <w:pgMar w:top="1820" w:right="1020" w:bottom="1080" w:left="900" w:header="0" w:footer="888" w:gutter="0"/>
          <w:cols w:num="4" w:space="720" w:equalWidth="0">
            <w:col w:w="5543" w:space="40"/>
            <w:col w:w="707" w:space="39"/>
            <w:col w:w="1013" w:space="40"/>
            <w:col w:w="2938"/>
          </w:cols>
        </w:sectPr>
      </w:pPr>
    </w:p>
    <w:tbl>
      <w:tblPr>
        <w:tblW w:w="0" w:type="auto"/>
        <w:tblInd w:w="1934" w:type="dxa"/>
        <w:tblLayout w:type="fixed"/>
        <w:tblCellMar>
          <w:left w:w="0" w:type="dxa"/>
          <w:right w:w="0" w:type="dxa"/>
        </w:tblCellMar>
        <w:tblLook w:val="01E0" w:firstRow="1" w:lastRow="1" w:firstColumn="1" w:lastColumn="1" w:noHBand="0" w:noVBand="0"/>
      </w:tblPr>
      <w:tblGrid>
        <w:gridCol w:w="1879"/>
        <w:gridCol w:w="1857"/>
        <w:gridCol w:w="823"/>
        <w:gridCol w:w="976"/>
        <w:gridCol w:w="1053"/>
      </w:tblGrid>
      <w:tr w:rsidR="00D62403" w14:paraId="69E21939" w14:textId="77777777">
        <w:trPr>
          <w:trHeight w:val="209"/>
        </w:trPr>
        <w:tc>
          <w:tcPr>
            <w:tcW w:w="1879" w:type="dxa"/>
          </w:tcPr>
          <w:p w14:paraId="3FB29688" w14:textId="77777777" w:rsidR="00D62403" w:rsidRDefault="00D62403">
            <w:pPr>
              <w:pStyle w:val="TableParagraph"/>
              <w:spacing w:before="1" w:line="175" w:lineRule="exact"/>
              <w:ind w:left="119"/>
              <w:jc w:val="left"/>
              <w:rPr>
                <w:b/>
                <w:sz w:val="16"/>
              </w:rPr>
            </w:pPr>
            <w:r>
              <w:rPr>
                <w:b/>
                <w:spacing w:val="-5"/>
                <w:w w:val="115"/>
                <w:sz w:val="16"/>
              </w:rPr>
              <w:t>FCS</w:t>
            </w:r>
          </w:p>
        </w:tc>
        <w:tc>
          <w:tcPr>
            <w:tcW w:w="1857" w:type="dxa"/>
          </w:tcPr>
          <w:p w14:paraId="4145BE57" w14:textId="77777777" w:rsidR="00D62403" w:rsidRDefault="00D62403">
            <w:pPr>
              <w:pStyle w:val="TableParagraph"/>
              <w:spacing w:before="1" w:line="175" w:lineRule="exact"/>
              <w:ind w:right="244"/>
              <w:jc w:val="right"/>
              <w:rPr>
                <w:sz w:val="16"/>
              </w:rPr>
            </w:pPr>
            <w:r>
              <w:rPr>
                <w:spacing w:val="-5"/>
                <w:w w:val="105"/>
                <w:sz w:val="16"/>
              </w:rPr>
              <w:t>Yes</w:t>
            </w:r>
          </w:p>
        </w:tc>
        <w:tc>
          <w:tcPr>
            <w:tcW w:w="823" w:type="dxa"/>
          </w:tcPr>
          <w:p w14:paraId="2BA3EEC4" w14:textId="77777777" w:rsidR="00D62403" w:rsidRDefault="00D62403">
            <w:pPr>
              <w:pStyle w:val="TableParagraph"/>
              <w:spacing w:before="1" w:line="175" w:lineRule="exact"/>
              <w:ind w:right="75"/>
              <w:rPr>
                <w:sz w:val="16"/>
              </w:rPr>
            </w:pPr>
            <w:r>
              <w:rPr>
                <w:spacing w:val="-5"/>
                <w:w w:val="105"/>
                <w:sz w:val="16"/>
              </w:rPr>
              <w:t>Yes</w:t>
            </w:r>
          </w:p>
        </w:tc>
        <w:tc>
          <w:tcPr>
            <w:tcW w:w="976" w:type="dxa"/>
          </w:tcPr>
          <w:p w14:paraId="4B0BA2E7" w14:textId="77777777" w:rsidR="00D62403" w:rsidRDefault="00D62403">
            <w:pPr>
              <w:pStyle w:val="TableParagraph"/>
              <w:spacing w:before="1" w:line="175" w:lineRule="exact"/>
              <w:ind w:right="76"/>
              <w:rPr>
                <w:sz w:val="16"/>
              </w:rPr>
            </w:pPr>
            <w:r>
              <w:rPr>
                <w:spacing w:val="-5"/>
                <w:w w:val="105"/>
                <w:sz w:val="16"/>
              </w:rPr>
              <w:t>Yes</w:t>
            </w:r>
          </w:p>
        </w:tc>
        <w:tc>
          <w:tcPr>
            <w:tcW w:w="1053" w:type="dxa"/>
          </w:tcPr>
          <w:p w14:paraId="18755F9F" w14:textId="77777777" w:rsidR="00D62403" w:rsidRDefault="00D62403">
            <w:pPr>
              <w:pStyle w:val="TableParagraph"/>
              <w:spacing w:before="1" w:line="175" w:lineRule="exact"/>
              <w:ind w:right="1"/>
              <w:rPr>
                <w:sz w:val="16"/>
              </w:rPr>
            </w:pPr>
            <w:r>
              <w:rPr>
                <w:spacing w:val="-5"/>
                <w:w w:val="105"/>
                <w:sz w:val="16"/>
              </w:rPr>
              <w:t>Yes</w:t>
            </w:r>
          </w:p>
        </w:tc>
      </w:tr>
      <w:tr w:rsidR="00D62403" w14:paraId="411EB718" w14:textId="77777777">
        <w:trPr>
          <w:trHeight w:val="189"/>
        </w:trPr>
        <w:tc>
          <w:tcPr>
            <w:tcW w:w="1879" w:type="dxa"/>
          </w:tcPr>
          <w:p w14:paraId="21EE7DF8" w14:textId="77777777" w:rsidR="00D62403" w:rsidRDefault="00D62403">
            <w:pPr>
              <w:pStyle w:val="TableParagraph"/>
              <w:spacing w:line="156" w:lineRule="exact"/>
              <w:ind w:left="119"/>
              <w:jc w:val="left"/>
              <w:rPr>
                <w:b/>
                <w:sz w:val="16"/>
              </w:rPr>
            </w:pPr>
            <w:r>
              <w:rPr>
                <w:b/>
                <w:spacing w:val="-5"/>
                <w:w w:val="110"/>
                <w:sz w:val="16"/>
              </w:rPr>
              <w:t>FES</w:t>
            </w:r>
          </w:p>
        </w:tc>
        <w:tc>
          <w:tcPr>
            <w:tcW w:w="1857" w:type="dxa"/>
          </w:tcPr>
          <w:p w14:paraId="556359E6" w14:textId="77777777" w:rsidR="00D62403" w:rsidRDefault="00D62403">
            <w:pPr>
              <w:pStyle w:val="TableParagraph"/>
              <w:spacing w:line="156" w:lineRule="exact"/>
              <w:ind w:right="244"/>
              <w:jc w:val="right"/>
              <w:rPr>
                <w:sz w:val="16"/>
              </w:rPr>
            </w:pPr>
            <w:r>
              <w:rPr>
                <w:spacing w:val="-5"/>
                <w:w w:val="105"/>
                <w:sz w:val="16"/>
              </w:rPr>
              <w:t>Yes</w:t>
            </w:r>
          </w:p>
        </w:tc>
        <w:tc>
          <w:tcPr>
            <w:tcW w:w="823" w:type="dxa"/>
          </w:tcPr>
          <w:p w14:paraId="5F7CBF58" w14:textId="77777777" w:rsidR="00D62403" w:rsidRDefault="00D62403">
            <w:pPr>
              <w:pStyle w:val="TableParagraph"/>
              <w:spacing w:line="156" w:lineRule="exact"/>
              <w:ind w:right="75"/>
              <w:rPr>
                <w:b/>
                <w:sz w:val="16"/>
              </w:rPr>
            </w:pPr>
            <w:r>
              <w:rPr>
                <w:b/>
                <w:color w:val="CB0000"/>
                <w:spacing w:val="-5"/>
                <w:w w:val="105"/>
                <w:sz w:val="16"/>
              </w:rPr>
              <w:t>No</w:t>
            </w:r>
          </w:p>
        </w:tc>
        <w:tc>
          <w:tcPr>
            <w:tcW w:w="976" w:type="dxa"/>
          </w:tcPr>
          <w:p w14:paraId="4FC5774C" w14:textId="77777777" w:rsidR="00D62403" w:rsidRDefault="00D62403">
            <w:pPr>
              <w:pStyle w:val="TableParagraph"/>
              <w:spacing w:line="156" w:lineRule="exact"/>
              <w:ind w:right="76"/>
              <w:rPr>
                <w:sz w:val="16"/>
              </w:rPr>
            </w:pPr>
            <w:r>
              <w:rPr>
                <w:spacing w:val="-5"/>
                <w:w w:val="105"/>
                <w:sz w:val="16"/>
              </w:rPr>
              <w:t>Yes</w:t>
            </w:r>
          </w:p>
        </w:tc>
        <w:tc>
          <w:tcPr>
            <w:tcW w:w="1053" w:type="dxa"/>
          </w:tcPr>
          <w:p w14:paraId="657E80C3" w14:textId="77777777" w:rsidR="00D62403" w:rsidRDefault="00D62403">
            <w:pPr>
              <w:pStyle w:val="TableParagraph"/>
              <w:spacing w:line="156" w:lineRule="exact"/>
              <w:ind w:right="1"/>
              <w:rPr>
                <w:b/>
                <w:sz w:val="16"/>
              </w:rPr>
            </w:pPr>
            <w:r>
              <w:rPr>
                <w:b/>
                <w:color w:val="CB0000"/>
                <w:spacing w:val="-5"/>
                <w:w w:val="105"/>
                <w:sz w:val="16"/>
              </w:rPr>
              <w:t>No</w:t>
            </w:r>
          </w:p>
        </w:tc>
      </w:tr>
      <w:tr w:rsidR="00D62403" w14:paraId="64C7864D" w14:textId="77777777">
        <w:trPr>
          <w:trHeight w:val="189"/>
        </w:trPr>
        <w:tc>
          <w:tcPr>
            <w:tcW w:w="1879" w:type="dxa"/>
          </w:tcPr>
          <w:p w14:paraId="5262F008" w14:textId="77777777" w:rsidR="00D62403" w:rsidRDefault="00D62403">
            <w:pPr>
              <w:pStyle w:val="TableParagraph"/>
              <w:spacing w:line="156" w:lineRule="exact"/>
              <w:ind w:left="119"/>
              <w:jc w:val="left"/>
              <w:rPr>
                <w:b/>
                <w:sz w:val="16"/>
              </w:rPr>
            </w:pPr>
            <w:r>
              <w:rPr>
                <w:b/>
                <w:spacing w:val="-5"/>
                <w:w w:val="110"/>
                <w:sz w:val="16"/>
              </w:rPr>
              <w:t>LCS</w:t>
            </w:r>
          </w:p>
        </w:tc>
        <w:tc>
          <w:tcPr>
            <w:tcW w:w="1857" w:type="dxa"/>
          </w:tcPr>
          <w:p w14:paraId="389F345B" w14:textId="77777777" w:rsidR="00D62403" w:rsidRDefault="00D62403">
            <w:pPr>
              <w:pStyle w:val="TableParagraph"/>
              <w:spacing w:line="156" w:lineRule="exact"/>
              <w:ind w:right="244"/>
              <w:jc w:val="right"/>
              <w:rPr>
                <w:sz w:val="16"/>
              </w:rPr>
            </w:pPr>
            <w:r>
              <w:rPr>
                <w:spacing w:val="-5"/>
                <w:w w:val="105"/>
                <w:sz w:val="16"/>
              </w:rPr>
              <w:t>Yes</w:t>
            </w:r>
          </w:p>
        </w:tc>
        <w:tc>
          <w:tcPr>
            <w:tcW w:w="823" w:type="dxa"/>
          </w:tcPr>
          <w:p w14:paraId="4EA84B8B" w14:textId="77777777" w:rsidR="00D62403" w:rsidRDefault="00D62403">
            <w:pPr>
              <w:pStyle w:val="TableParagraph"/>
              <w:spacing w:line="156" w:lineRule="exact"/>
              <w:ind w:right="75"/>
              <w:rPr>
                <w:sz w:val="16"/>
              </w:rPr>
            </w:pPr>
            <w:r>
              <w:rPr>
                <w:spacing w:val="-5"/>
                <w:w w:val="105"/>
                <w:sz w:val="16"/>
              </w:rPr>
              <w:t>Yes</w:t>
            </w:r>
          </w:p>
        </w:tc>
        <w:tc>
          <w:tcPr>
            <w:tcW w:w="976" w:type="dxa"/>
          </w:tcPr>
          <w:p w14:paraId="2966EE16" w14:textId="77777777" w:rsidR="00D62403" w:rsidRDefault="00D62403">
            <w:pPr>
              <w:pStyle w:val="TableParagraph"/>
              <w:spacing w:line="156" w:lineRule="exact"/>
              <w:ind w:right="76"/>
              <w:rPr>
                <w:sz w:val="16"/>
              </w:rPr>
            </w:pPr>
            <w:r>
              <w:rPr>
                <w:spacing w:val="-5"/>
                <w:w w:val="105"/>
                <w:sz w:val="16"/>
              </w:rPr>
              <w:t>Yes</w:t>
            </w:r>
          </w:p>
        </w:tc>
        <w:tc>
          <w:tcPr>
            <w:tcW w:w="1053" w:type="dxa"/>
          </w:tcPr>
          <w:p w14:paraId="6CC88C9E" w14:textId="77777777" w:rsidR="00D62403" w:rsidRDefault="00D62403">
            <w:pPr>
              <w:pStyle w:val="TableParagraph"/>
              <w:spacing w:line="156" w:lineRule="exact"/>
              <w:ind w:right="1"/>
              <w:rPr>
                <w:sz w:val="16"/>
              </w:rPr>
            </w:pPr>
            <w:r>
              <w:rPr>
                <w:spacing w:val="-5"/>
                <w:w w:val="105"/>
                <w:sz w:val="16"/>
              </w:rPr>
              <w:t>Yes</w:t>
            </w:r>
          </w:p>
        </w:tc>
      </w:tr>
      <w:tr w:rsidR="00D62403" w14:paraId="7B59F8A7" w14:textId="77777777">
        <w:trPr>
          <w:trHeight w:val="405"/>
        </w:trPr>
        <w:tc>
          <w:tcPr>
            <w:tcW w:w="3736" w:type="dxa"/>
            <w:gridSpan w:val="2"/>
            <w:tcBorders>
              <w:bottom w:val="single" w:sz="4" w:space="0" w:color="000000"/>
            </w:tcBorders>
          </w:tcPr>
          <w:p w14:paraId="55783062" w14:textId="77777777" w:rsidR="00D62403" w:rsidRDefault="00D62403">
            <w:pPr>
              <w:pStyle w:val="TableParagraph"/>
              <w:tabs>
                <w:tab w:val="left" w:pos="3234"/>
              </w:tabs>
              <w:spacing w:line="162" w:lineRule="exact"/>
              <w:ind w:left="119"/>
              <w:jc w:val="left"/>
              <w:rPr>
                <w:sz w:val="16"/>
              </w:rPr>
            </w:pPr>
            <w:r>
              <w:rPr>
                <w:b/>
                <w:spacing w:val="-4"/>
                <w:w w:val="110"/>
                <w:sz w:val="16"/>
              </w:rPr>
              <w:t>rCSI</w:t>
            </w:r>
            <w:r>
              <w:rPr>
                <w:b/>
                <w:sz w:val="16"/>
              </w:rPr>
              <w:tab/>
            </w:r>
            <w:r>
              <w:rPr>
                <w:spacing w:val="-5"/>
                <w:w w:val="110"/>
                <w:sz w:val="16"/>
              </w:rPr>
              <w:t>Yes</w:t>
            </w:r>
          </w:p>
          <w:p w14:paraId="7EE4F577" w14:textId="77777777" w:rsidR="00D62403" w:rsidRDefault="00D62403">
            <w:pPr>
              <w:pStyle w:val="TableParagraph"/>
              <w:tabs>
                <w:tab w:val="left" w:pos="3238"/>
              </w:tabs>
              <w:spacing w:before="7" w:line="240" w:lineRule="auto"/>
              <w:ind w:left="119"/>
              <w:jc w:val="left"/>
              <w:rPr>
                <w:b/>
                <w:sz w:val="16"/>
              </w:rPr>
            </w:pPr>
            <w:r>
              <w:rPr>
                <w:b/>
                <w:sz w:val="16"/>
              </w:rPr>
              <w:t>Income</w:t>
            </w:r>
            <w:r>
              <w:rPr>
                <w:b/>
                <w:spacing w:val="20"/>
                <w:sz w:val="16"/>
              </w:rPr>
              <w:t xml:space="preserve"> </w:t>
            </w:r>
            <w:r>
              <w:rPr>
                <w:b/>
                <w:sz w:val="16"/>
              </w:rPr>
              <w:t>source</w:t>
            </w:r>
            <w:r>
              <w:rPr>
                <w:b/>
                <w:spacing w:val="20"/>
                <w:sz w:val="16"/>
              </w:rPr>
              <w:t xml:space="preserve"> </w:t>
            </w:r>
            <w:r>
              <w:rPr>
                <w:b/>
                <w:sz w:val="16"/>
              </w:rPr>
              <w:t>&amp;</w:t>
            </w:r>
            <w:r>
              <w:rPr>
                <w:b/>
                <w:spacing w:val="20"/>
                <w:sz w:val="16"/>
              </w:rPr>
              <w:t xml:space="preserve"> </w:t>
            </w:r>
            <w:r>
              <w:rPr>
                <w:b/>
                <w:sz w:val="16"/>
              </w:rPr>
              <w:t>income</w:t>
            </w:r>
            <w:r>
              <w:rPr>
                <w:b/>
                <w:spacing w:val="20"/>
                <w:sz w:val="16"/>
              </w:rPr>
              <w:t xml:space="preserve"> </w:t>
            </w:r>
            <w:r>
              <w:rPr>
                <w:b/>
                <w:spacing w:val="-2"/>
                <w:sz w:val="16"/>
              </w:rPr>
              <w:t>change</w:t>
            </w:r>
            <w:r>
              <w:rPr>
                <w:b/>
                <w:sz w:val="16"/>
              </w:rPr>
              <w:tab/>
            </w:r>
            <w:r>
              <w:rPr>
                <w:b/>
                <w:color w:val="CB0000"/>
                <w:spacing w:val="-5"/>
                <w:sz w:val="16"/>
              </w:rPr>
              <w:t>No</w:t>
            </w:r>
          </w:p>
        </w:tc>
        <w:tc>
          <w:tcPr>
            <w:tcW w:w="823" w:type="dxa"/>
            <w:tcBorders>
              <w:bottom w:val="single" w:sz="4" w:space="0" w:color="000000"/>
            </w:tcBorders>
          </w:tcPr>
          <w:p w14:paraId="30A9DC94" w14:textId="77777777" w:rsidR="00D62403" w:rsidRDefault="00D62403">
            <w:pPr>
              <w:pStyle w:val="TableParagraph"/>
              <w:spacing w:line="162" w:lineRule="exact"/>
              <w:ind w:left="245"/>
              <w:jc w:val="left"/>
              <w:rPr>
                <w:sz w:val="16"/>
              </w:rPr>
            </w:pPr>
            <w:r>
              <w:rPr>
                <w:spacing w:val="-5"/>
                <w:w w:val="105"/>
                <w:sz w:val="16"/>
              </w:rPr>
              <w:t>Yes</w:t>
            </w:r>
          </w:p>
          <w:p w14:paraId="7F7FE776" w14:textId="77777777" w:rsidR="00D62403" w:rsidRDefault="00D62403">
            <w:pPr>
              <w:pStyle w:val="TableParagraph"/>
              <w:spacing w:before="7" w:line="240" w:lineRule="auto"/>
              <w:ind w:left="245"/>
              <w:jc w:val="left"/>
              <w:rPr>
                <w:sz w:val="16"/>
              </w:rPr>
            </w:pPr>
            <w:r>
              <w:rPr>
                <w:spacing w:val="-5"/>
                <w:w w:val="105"/>
                <w:sz w:val="16"/>
              </w:rPr>
              <w:t>Yes</w:t>
            </w:r>
          </w:p>
        </w:tc>
        <w:tc>
          <w:tcPr>
            <w:tcW w:w="976" w:type="dxa"/>
            <w:tcBorders>
              <w:bottom w:val="single" w:sz="4" w:space="0" w:color="000000"/>
            </w:tcBorders>
          </w:tcPr>
          <w:p w14:paraId="68DFA7EE" w14:textId="77777777" w:rsidR="00D62403" w:rsidRDefault="00D62403">
            <w:pPr>
              <w:pStyle w:val="TableParagraph"/>
              <w:spacing w:line="162" w:lineRule="exact"/>
              <w:ind w:left="321"/>
              <w:jc w:val="left"/>
              <w:rPr>
                <w:sz w:val="16"/>
              </w:rPr>
            </w:pPr>
            <w:r>
              <w:rPr>
                <w:spacing w:val="-5"/>
                <w:w w:val="105"/>
                <w:sz w:val="16"/>
              </w:rPr>
              <w:t>Yes</w:t>
            </w:r>
          </w:p>
          <w:p w14:paraId="673A3E49" w14:textId="77777777" w:rsidR="00D62403" w:rsidRDefault="00D62403">
            <w:pPr>
              <w:pStyle w:val="TableParagraph"/>
              <w:spacing w:before="7" w:line="240" w:lineRule="auto"/>
              <w:ind w:left="323"/>
              <w:jc w:val="left"/>
              <w:rPr>
                <w:b/>
                <w:sz w:val="16"/>
              </w:rPr>
            </w:pPr>
            <w:r>
              <w:rPr>
                <w:b/>
                <w:color w:val="CB0000"/>
                <w:spacing w:val="-5"/>
                <w:w w:val="105"/>
                <w:sz w:val="16"/>
              </w:rPr>
              <w:t>No</w:t>
            </w:r>
          </w:p>
        </w:tc>
        <w:tc>
          <w:tcPr>
            <w:tcW w:w="1053" w:type="dxa"/>
            <w:tcBorders>
              <w:bottom w:val="single" w:sz="4" w:space="0" w:color="000000"/>
            </w:tcBorders>
          </w:tcPr>
          <w:p w14:paraId="407454C8" w14:textId="77777777" w:rsidR="00D62403" w:rsidRDefault="00D62403">
            <w:pPr>
              <w:pStyle w:val="TableParagraph"/>
              <w:spacing w:line="162" w:lineRule="exact"/>
              <w:ind w:right="1"/>
              <w:rPr>
                <w:sz w:val="16"/>
              </w:rPr>
            </w:pPr>
            <w:r>
              <w:rPr>
                <w:spacing w:val="-5"/>
                <w:w w:val="105"/>
                <w:sz w:val="16"/>
              </w:rPr>
              <w:t>Yes</w:t>
            </w:r>
          </w:p>
          <w:p w14:paraId="49E54377" w14:textId="77777777" w:rsidR="00D62403" w:rsidRDefault="00D62403">
            <w:pPr>
              <w:pStyle w:val="TableParagraph"/>
              <w:spacing w:before="7" w:line="240" w:lineRule="auto"/>
              <w:ind w:right="1"/>
              <w:rPr>
                <w:sz w:val="16"/>
              </w:rPr>
            </w:pPr>
            <w:r>
              <w:rPr>
                <w:spacing w:val="-5"/>
                <w:w w:val="105"/>
                <w:sz w:val="16"/>
              </w:rPr>
              <w:t>Yes</w:t>
            </w:r>
          </w:p>
        </w:tc>
      </w:tr>
    </w:tbl>
    <w:p w14:paraId="45A5295C" w14:textId="77777777" w:rsidR="00D62403" w:rsidRDefault="00D62403" w:rsidP="00D62403">
      <w:pPr>
        <w:pStyle w:val="BodyText"/>
        <w:spacing w:before="54"/>
        <w:rPr>
          <w:b/>
        </w:rPr>
      </w:pPr>
    </w:p>
    <w:p w14:paraId="6C3090A7" w14:textId="77777777" w:rsidR="00D62403" w:rsidRDefault="00D62403" w:rsidP="00D62403">
      <w:pPr>
        <w:pStyle w:val="BodyText"/>
        <w:spacing w:line="314" w:lineRule="auto"/>
        <w:ind w:left="540" w:right="418"/>
        <w:jc w:val="both"/>
      </w:pPr>
      <w:r>
        <w:t>For</w:t>
      </w:r>
      <w:r>
        <w:rPr>
          <w:spacing w:val="-10"/>
        </w:rPr>
        <w:t xml:space="preserve"> </w:t>
      </w:r>
      <w:r>
        <w:t>more</w:t>
      </w:r>
      <w:r>
        <w:rPr>
          <w:spacing w:val="-10"/>
        </w:rPr>
        <w:t xml:space="preserve"> </w:t>
      </w:r>
      <w:r>
        <w:t>information</w:t>
      </w:r>
      <w:r>
        <w:rPr>
          <w:spacing w:val="-10"/>
        </w:rPr>
        <w:t xml:space="preserve"> </w:t>
      </w:r>
      <w:r>
        <w:t>on</w:t>
      </w:r>
      <w:r>
        <w:rPr>
          <w:spacing w:val="-10"/>
        </w:rPr>
        <w:t xml:space="preserve"> </w:t>
      </w:r>
      <w:r>
        <w:t>the</w:t>
      </w:r>
      <w:r>
        <w:rPr>
          <w:spacing w:val="-10"/>
        </w:rPr>
        <w:t xml:space="preserve"> </w:t>
      </w:r>
      <w:r>
        <w:t>calculation</w:t>
      </w:r>
      <w:r>
        <w:rPr>
          <w:spacing w:val="-10"/>
        </w:rPr>
        <w:t xml:space="preserve"> </w:t>
      </w:r>
      <w:r>
        <w:t>of</w:t>
      </w:r>
      <w:r>
        <w:rPr>
          <w:spacing w:val="-10"/>
        </w:rPr>
        <w:t xml:space="preserve"> </w:t>
      </w:r>
      <w:r>
        <w:t>food</w:t>
      </w:r>
      <w:r>
        <w:rPr>
          <w:spacing w:val="-10"/>
        </w:rPr>
        <w:t xml:space="preserve"> </w:t>
      </w:r>
      <w:r>
        <w:t>security</w:t>
      </w:r>
      <w:r>
        <w:rPr>
          <w:spacing w:val="-10"/>
        </w:rPr>
        <w:t xml:space="preserve"> </w:t>
      </w:r>
      <w:r>
        <w:t>indicators</w:t>
      </w:r>
      <w:r>
        <w:rPr>
          <w:spacing w:val="-10"/>
        </w:rPr>
        <w:t xml:space="preserve"> </w:t>
      </w:r>
      <w:r>
        <w:t>included</w:t>
      </w:r>
      <w:r>
        <w:rPr>
          <w:spacing w:val="-10"/>
        </w:rPr>
        <w:t xml:space="preserve"> </w:t>
      </w:r>
      <w:r>
        <w:t>in</w:t>
      </w:r>
      <w:r>
        <w:rPr>
          <w:spacing w:val="-10"/>
        </w:rPr>
        <w:t xml:space="preserve"> </w:t>
      </w:r>
      <w:r>
        <w:t>each</w:t>
      </w:r>
      <w:r>
        <w:rPr>
          <w:spacing w:val="-10"/>
        </w:rPr>
        <w:t xml:space="preserve"> </w:t>
      </w:r>
      <w:r>
        <w:t>methodology refer to Annexes attached.</w:t>
      </w:r>
    </w:p>
    <w:p w14:paraId="1E2A3588" w14:textId="77777777" w:rsidR="00D62403" w:rsidRDefault="00D62403" w:rsidP="00D62403">
      <w:pPr>
        <w:pStyle w:val="BodyText"/>
        <w:spacing w:before="122" w:line="314" w:lineRule="auto"/>
        <w:ind w:left="540" w:right="415"/>
        <w:jc w:val="both"/>
      </w:pPr>
      <w:r>
        <w:t>The first comparison is between CARI aggregated using remote modules and replacing FES with income source and income change variable (rCARI-Inc).</w:t>
      </w:r>
      <w:r>
        <w:rPr>
          <w:spacing w:val="30"/>
        </w:rPr>
        <w:t xml:space="preserve"> </w:t>
      </w:r>
      <w:r>
        <w:t>The results are presented Table 6 is for all the 3 sub-sample comparisons.</w:t>
      </w:r>
    </w:p>
    <w:p w14:paraId="54545462" w14:textId="7121FCF3" w:rsidR="00D62403" w:rsidRDefault="00D62403" w:rsidP="00D62403">
      <w:pPr>
        <w:pStyle w:val="BodyText"/>
        <w:spacing w:before="123" w:line="314" w:lineRule="auto"/>
        <w:ind w:left="540" w:right="416"/>
        <w:jc w:val="both"/>
      </w:pPr>
      <w:r>
        <w:t>The main significant finding across the results in Table 6 is that rCARI-Inc, significantly under- reports the number of food insecure people.</w:t>
      </w:r>
      <w:r>
        <w:rPr>
          <w:spacing w:val="40"/>
        </w:rPr>
        <w:t xml:space="preserve"> </w:t>
      </w:r>
      <w:r>
        <w:t>The difference is found to be 21 percentage points amongst</w:t>
      </w:r>
      <w:r>
        <w:rPr>
          <w:spacing w:val="-8"/>
        </w:rPr>
        <w:t xml:space="preserve"> </w:t>
      </w:r>
      <w:r>
        <w:t>phone-owners</w:t>
      </w:r>
      <w:r>
        <w:rPr>
          <w:spacing w:val="-8"/>
        </w:rPr>
        <w:t xml:space="preserve"> </w:t>
      </w:r>
      <w:r>
        <w:t>sub-sample,</w:t>
      </w:r>
      <w:r>
        <w:rPr>
          <w:spacing w:val="-7"/>
        </w:rPr>
        <w:t xml:space="preserve"> </w:t>
      </w:r>
      <w:r>
        <w:t>9</w:t>
      </w:r>
      <w:r>
        <w:rPr>
          <w:spacing w:val="-8"/>
        </w:rPr>
        <w:t xml:space="preserve"> </w:t>
      </w:r>
      <w:r>
        <w:t>percentage</w:t>
      </w:r>
      <w:r>
        <w:rPr>
          <w:spacing w:val="-8"/>
        </w:rPr>
        <w:t xml:space="preserve"> </w:t>
      </w:r>
      <w:r>
        <w:t>points</w:t>
      </w:r>
      <w:r>
        <w:rPr>
          <w:spacing w:val="-8"/>
        </w:rPr>
        <w:t xml:space="preserve"> </w:t>
      </w:r>
      <w:r>
        <w:t>in</w:t>
      </w:r>
      <w:r>
        <w:rPr>
          <w:spacing w:val="-8"/>
        </w:rPr>
        <w:t xml:space="preserve"> </w:t>
      </w:r>
      <w:r>
        <w:t>the</w:t>
      </w:r>
      <w:r>
        <w:rPr>
          <w:spacing w:val="-8"/>
        </w:rPr>
        <w:t xml:space="preserve"> </w:t>
      </w:r>
      <w:r>
        <w:t>no-phone</w:t>
      </w:r>
      <w:r>
        <w:rPr>
          <w:spacing w:val="-8"/>
        </w:rPr>
        <w:t xml:space="preserve"> </w:t>
      </w:r>
      <w:r>
        <w:t>group</w:t>
      </w:r>
      <w:r>
        <w:rPr>
          <w:spacing w:val="-8"/>
        </w:rPr>
        <w:t xml:space="preserve"> </w:t>
      </w:r>
      <w:r>
        <w:t>and</w:t>
      </w:r>
      <w:r>
        <w:rPr>
          <w:spacing w:val="-8"/>
        </w:rPr>
        <w:t xml:space="preserve"> </w:t>
      </w:r>
      <w:r>
        <w:t>up</w:t>
      </w:r>
      <w:r>
        <w:rPr>
          <w:spacing w:val="-8"/>
        </w:rPr>
        <w:t xml:space="preserve"> </w:t>
      </w:r>
      <w:r>
        <w:t>to</w:t>
      </w:r>
      <w:r>
        <w:rPr>
          <w:spacing w:val="-8"/>
        </w:rPr>
        <w:t xml:space="preserve"> </w:t>
      </w:r>
      <w:r>
        <w:t>23</w:t>
      </w:r>
      <w:r>
        <w:rPr>
          <w:spacing w:val="-8"/>
        </w:rPr>
        <w:t xml:space="preserve"> </w:t>
      </w:r>
      <w:r>
        <w:t>per- centage</w:t>
      </w:r>
      <w:r>
        <w:rPr>
          <w:spacing w:val="-14"/>
        </w:rPr>
        <w:t xml:space="preserve"> </w:t>
      </w:r>
      <w:r>
        <w:t>points</w:t>
      </w:r>
      <w:r>
        <w:rPr>
          <w:spacing w:val="-13"/>
        </w:rPr>
        <w:t xml:space="preserve"> </w:t>
      </w:r>
      <w:r>
        <w:t>in</w:t>
      </w:r>
      <w:r>
        <w:rPr>
          <w:spacing w:val="-13"/>
        </w:rPr>
        <w:t xml:space="preserve"> </w:t>
      </w:r>
      <w:r>
        <w:t>the</w:t>
      </w:r>
      <w:r>
        <w:rPr>
          <w:spacing w:val="-14"/>
        </w:rPr>
        <w:t xml:space="preserve"> </w:t>
      </w:r>
      <w:r>
        <w:t>combined</w:t>
      </w:r>
      <w:r>
        <w:rPr>
          <w:spacing w:val="-13"/>
        </w:rPr>
        <w:t xml:space="preserve"> </w:t>
      </w:r>
      <w:r>
        <w:t>full</w:t>
      </w:r>
      <w:r>
        <w:rPr>
          <w:spacing w:val="-13"/>
        </w:rPr>
        <w:t xml:space="preserve"> </w:t>
      </w:r>
      <w:r>
        <w:t>sample.</w:t>
      </w:r>
      <w:r>
        <w:rPr>
          <w:spacing w:val="-13"/>
        </w:rPr>
        <w:t xml:space="preserve"> </w:t>
      </w:r>
      <w:r>
        <w:t>This</w:t>
      </w:r>
      <w:r>
        <w:rPr>
          <w:spacing w:val="-14"/>
        </w:rPr>
        <w:t xml:space="preserve"> </w:t>
      </w:r>
      <w:r>
        <w:t>means</w:t>
      </w:r>
      <w:r>
        <w:rPr>
          <w:spacing w:val="-13"/>
        </w:rPr>
        <w:t xml:space="preserve"> </w:t>
      </w:r>
      <w:r>
        <w:t>that,</w:t>
      </w:r>
      <w:r>
        <w:rPr>
          <w:spacing w:val="-13"/>
        </w:rPr>
        <w:t xml:space="preserve"> </w:t>
      </w:r>
      <w:r>
        <w:t>the</w:t>
      </w:r>
      <w:r>
        <w:rPr>
          <w:spacing w:val="-13"/>
        </w:rPr>
        <w:t xml:space="preserve"> </w:t>
      </w:r>
      <w:r>
        <w:t>income</w:t>
      </w:r>
      <w:r>
        <w:rPr>
          <w:spacing w:val="-14"/>
        </w:rPr>
        <w:t xml:space="preserve"> </w:t>
      </w:r>
      <w:r>
        <w:t>source</w:t>
      </w:r>
      <w:r>
        <w:rPr>
          <w:spacing w:val="-13"/>
        </w:rPr>
        <w:t xml:space="preserve"> </w:t>
      </w:r>
      <w:r>
        <w:t>in</w:t>
      </w:r>
      <w:r>
        <w:rPr>
          <w:spacing w:val="-13"/>
        </w:rPr>
        <w:t xml:space="preserve"> </w:t>
      </w:r>
      <w:r>
        <w:t>its</w:t>
      </w:r>
      <w:r>
        <w:rPr>
          <w:spacing w:val="-13"/>
        </w:rPr>
        <w:t xml:space="preserve"> </w:t>
      </w:r>
      <w:r>
        <w:t>current</w:t>
      </w:r>
      <w:r>
        <w:rPr>
          <w:spacing w:val="-14"/>
        </w:rPr>
        <w:t xml:space="preserve"> </w:t>
      </w:r>
      <w:r>
        <w:t xml:space="preserve">form </w:t>
      </w:r>
      <w:r>
        <w:rPr>
          <w:spacing w:val="-4"/>
        </w:rPr>
        <w:t xml:space="preserve">(as was used during the </w:t>
      </w:r>
      <w:del w:id="3172" w:author="Mohamed SALEM" w:date="2024-01-16T13:40:00Z">
        <w:r>
          <w:rPr>
            <w:spacing w:val="-4"/>
          </w:rPr>
          <w:delText xml:space="preserve">covid </w:delText>
        </w:r>
      </w:del>
      <w:ins w:id="3173" w:author="Mohamed SALEM" w:date="2024-01-16T13:40:00Z">
        <w:r w:rsidR="009C5903">
          <w:rPr>
            <w:spacing w:val="-4"/>
          </w:rPr>
          <w:t>COVID</w:t>
        </w:r>
        <w:r w:rsidR="00003AD4">
          <w:rPr>
            <w:spacing w:val="-4"/>
          </w:rPr>
          <w:t>-19</w:t>
        </w:r>
        <w:r w:rsidR="009C5903">
          <w:rPr>
            <w:spacing w:val="-4"/>
          </w:rPr>
          <w:t xml:space="preserve"> </w:t>
        </w:r>
      </w:ins>
      <w:r>
        <w:rPr>
          <w:spacing w:val="-4"/>
        </w:rPr>
        <w:t xml:space="preserve">pandemic) likely underestimated the number of people that were food </w:t>
      </w:r>
      <w:r>
        <w:t>insecure compared to what would have been found if the standard CARI-FES was implemented around the same time.</w:t>
      </w:r>
    </w:p>
    <w:p w14:paraId="4236135C" w14:textId="77777777" w:rsidR="00D62403" w:rsidRDefault="00D62403" w:rsidP="00D62403">
      <w:pPr>
        <w:spacing w:line="314" w:lineRule="auto"/>
        <w:jc w:val="both"/>
        <w:sectPr w:rsidR="00D62403">
          <w:type w:val="continuous"/>
          <w:pgSz w:w="12240" w:h="15840"/>
          <w:pgMar w:top="1820" w:right="1020" w:bottom="1080" w:left="900" w:header="0" w:footer="888" w:gutter="0"/>
          <w:cols w:space="720"/>
        </w:sectPr>
      </w:pPr>
    </w:p>
    <w:p w14:paraId="2F918F82" w14:textId="77777777" w:rsidR="00D62403" w:rsidRDefault="00D62403" w:rsidP="00D62403">
      <w:pPr>
        <w:pStyle w:val="BodyText"/>
        <w:spacing w:before="128"/>
        <w:ind w:left="630" w:right="511"/>
        <w:jc w:val="center"/>
      </w:pPr>
      <w:r>
        <w:t>Table</w:t>
      </w:r>
      <w:r>
        <w:rPr>
          <w:spacing w:val="1"/>
        </w:rPr>
        <w:t xml:space="preserve"> </w:t>
      </w:r>
      <w:r>
        <w:t>6:</w:t>
      </w:r>
      <w:r>
        <w:rPr>
          <w:spacing w:val="20"/>
        </w:rPr>
        <w:t xml:space="preserve"> </w:t>
      </w:r>
      <w:r>
        <w:t>Impact</w:t>
      </w:r>
      <w:r>
        <w:rPr>
          <w:spacing w:val="1"/>
        </w:rPr>
        <w:t xml:space="preserve"> </w:t>
      </w:r>
      <w:r>
        <w:t>of</w:t>
      </w:r>
      <w:r>
        <w:rPr>
          <w:spacing w:val="2"/>
        </w:rPr>
        <w:t xml:space="preserve"> </w:t>
      </w:r>
      <w:r>
        <w:t>Survey</w:t>
      </w:r>
      <w:r>
        <w:rPr>
          <w:spacing w:val="1"/>
        </w:rPr>
        <w:t xml:space="preserve"> </w:t>
      </w:r>
      <w:r>
        <w:t>Modality:</w:t>
      </w:r>
      <w:r>
        <w:rPr>
          <w:spacing w:val="20"/>
        </w:rPr>
        <w:t xml:space="preserve"> </w:t>
      </w:r>
      <w:r>
        <w:t>Standard</w:t>
      </w:r>
      <w:r>
        <w:rPr>
          <w:spacing w:val="2"/>
        </w:rPr>
        <w:t xml:space="preserve"> </w:t>
      </w:r>
      <w:r>
        <w:t>CARI-FES</w:t>
      </w:r>
      <w:r>
        <w:rPr>
          <w:spacing w:val="1"/>
        </w:rPr>
        <w:t xml:space="preserve"> </w:t>
      </w:r>
      <w:r>
        <w:t>vs.</w:t>
      </w:r>
      <w:r>
        <w:rPr>
          <w:spacing w:val="20"/>
        </w:rPr>
        <w:t xml:space="preserve"> </w:t>
      </w:r>
      <w:r>
        <w:t>Standard</w:t>
      </w:r>
      <w:r>
        <w:rPr>
          <w:spacing w:val="1"/>
        </w:rPr>
        <w:t xml:space="preserve"> </w:t>
      </w:r>
      <w:r>
        <w:t>rCARI-</w:t>
      </w:r>
      <w:r>
        <w:rPr>
          <w:spacing w:val="-5"/>
        </w:rPr>
        <w:t>Inc</w:t>
      </w:r>
    </w:p>
    <w:p w14:paraId="7E3B34F5" w14:textId="77777777" w:rsidR="00D62403" w:rsidRDefault="00D62403" w:rsidP="00D62403">
      <w:pPr>
        <w:pStyle w:val="BodyText"/>
        <w:spacing w:before="32" w:after="1"/>
        <w:rPr>
          <w:sz w:val="20"/>
        </w:rPr>
      </w:pPr>
    </w:p>
    <w:tbl>
      <w:tblPr>
        <w:tblW w:w="0" w:type="auto"/>
        <w:tblInd w:w="691" w:type="dxa"/>
        <w:tblLayout w:type="fixed"/>
        <w:tblCellMar>
          <w:left w:w="0" w:type="dxa"/>
          <w:right w:w="0" w:type="dxa"/>
        </w:tblCellMar>
        <w:tblLook w:val="01E0" w:firstRow="1" w:lastRow="1" w:firstColumn="1" w:lastColumn="1" w:noHBand="0" w:noVBand="0"/>
      </w:tblPr>
      <w:tblGrid>
        <w:gridCol w:w="1690"/>
        <w:gridCol w:w="1154"/>
        <w:gridCol w:w="807"/>
        <w:gridCol w:w="851"/>
        <w:gridCol w:w="672"/>
        <w:gridCol w:w="807"/>
        <w:gridCol w:w="767"/>
        <w:gridCol w:w="673"/>
        <w:gridCol w:w="807"/>
        <w:gridCol w:w="852"/>
      </w:tblGrid>
      <w:tr w:rsidR="00D62403" w14:paraId="0D7D3F0A" w14:textId="77777777">
        <w:trPr>
          <w:trHeight w:val="376"/>
        </w:trPr>
        <w:tc>
          <w:tcPr>
            <w:tcW w:w="1690" w:type="dxa"/>
            <w:tcBorders>
              <w:top w:val="double" w:sz="4" w:space="0" w:color="000000"/>
              <w:bottom w:val="single" w:sz="4" w:space="0" w:color="000000"/>
            </w:tcBorders>
          </w:tcPr>
          <w:p w14:paraId="406B86D3" w14:textId="77777777" w:rsidR="00D62403" w:rsidRDefault="00D62403">
            <w:pPr>
              <w:pStyle w:val="TableParagraph"/>
              <w:spacing w:before="6" w:line="240" w:lineRule="auto"/>
              <w:jc w:val="left"/>
              <w:rPr>
                <w:sz w:val="16"/>
              </w:rPr>
            </w:pPr>
          </w:p>
          <w:p w14:paraId="7820352D" w14:textId="77777777" w:rsidR="00D62403" w:rsidRDefault="00D62403">
            <w:pPr>
              <w:pStyle w:val="TableParagraph"/>
              <w:spacing w:line="240" w:lineRule="auto"/>
              <w:ind w:left="119"/>
              <w:jc w:val="left"/>
              <w:rPr>
                <w:sz w:val="16"/>
              </w:rPr>
            </w:pPr>
            <w:r>
              <w:rPr>
                <w:spacing w:val="-2"/>
                <w:w w:val="105"/>
                <w:sz w:val="16"/>
              </w:rPr>
              <w:t>Variable</w:t>
            </w:r>
          </w:p>
        </w:tc>
        <w:tc>
          <w:tcPr>
            <w:tcW w:w="1154" w:type="dxa"/>
            <w:tcBorders>
              <w:top w:val="double" w:sz="4" w:space="0" w:color="000000"/>
              <w:bottom w:val="single" w:sz="4" w:space="0" w:color="000000"/>
            </w:tcBorders>
          </w:tcPr>
          <w:p w14:paraId="06A4E81A" w14:textId="77777777" w:rsidR="00D62403" w:rsidRDefault="00D62403">
            <w:pPr>
              <w:pStyle w:val="TableParagraph"/>
              <w:spacing w:before="6" w:line="240" w:lineRule="auto"/>
              <w:jc w:val="left"/>
              <w:rPr>
                <w:sz w:val="16"/>
              </w:rPr>
            </w:pPr>
          </w:p>
          <w:p w14:paraId="7F68DE85" w14:textId="77777777" w:rsidR="00D62403" w:rsidRDefault="00D62403">
            <w:pPr>
              <w:pStyle w:val="TableParagraph"/>
              <w:spacing w:line="240" w:lineRule="auto"/>
              <w:ind w:left="664"/>
              <w:jc w:val="left"/>
              <w:rPr>
                <w:sz w:val="16"/>
              </w:rPr>
            </w:pPr>
            <w:r>
              <w:rPr>
                <w:spacing w:val="-5"/>
                <w:w w:val="110"/>
                <w:sz w:val="16"/>
              </w:rPr>
              <w:t>F2F</w:t>
            </w:r>
          </w:p>
        </w:tc>
        <w:tc>
          <w:tcPr>
            <w:tcW w:w="1658" w:type="dxa"/>
            <w:gridSpan w:val="2"/>
            <w:tcBorders>
              <w:top w:val="double" w:sz="4" w:space="0" w:color="000000"/>
              <w:bottom w:val="single" w:sz="4" w:space="0" w:color="000000"/>
            </w:tcBorders>
          </w:tcPr>
          <w:p w14:paraId="752D938B" w14:textId="77777777" w:rsidR="00D62403" w:rsidRDefault="00D62403">
            <w:pPr>
              <w:pStyle w:val="TableParagraph"/>
              <w:spacing w:line="180" w:lineRule="exact"/>
              <w:ind w:left="57"/>
              <w:jc w:val="left"/>
              <w:rPr>
                <w:sz w:val="16"/>
              </w:rPr>
            </w:pPr>
            <w:r>
              <w:rPr>
                <w:w w:val="105"/>
                <w:sz w:val="16"/>
              </w:rPr>
              <w:t>Own</w:t>
            </w:r>
            <w:r>
              <w:rPr>
                <w:spacing w:val="11"/>
                <w:w w:val="105"/>
                <w:sz w:val="16"/>
              </w:rPr>
              <w:t xml:space="preserve"> </w:t>
            </w:r>
            <w:r>
              <w:rPr>
                <w:spacing w:val="-2"/>
                <w:w w:val="105"/>
                <w:sz w:val="16"/>
              </w:rPr>
              <w:t>Phone</w:t>
            </w:r>
          </w:p>
          <w:p w14:paraId="708225D1" w14:textId="77777777" w:rsidR="00D62403" w:rsidRDefault="00D62403">
            <w:pPr>
              <w:pStyle w:val="TableParagraph"/>
              <w:tabs>
                <w:tab w:val="left" w:pos="1092"/>
              </w:tabs>
              <w:spacing w:before="7" w:line="240" w:lineRule="auto"/>
              <w:ind w:left="118"/>
              <w:jc w:val="left"/>
              <w:rPr>
                <w:sz w:val="16"/>
              </w:rPr>
            </w:pPr>
            <w:r>
              <w:rPr>
                <w:spacing w:val="-2"/>
                <w:sz w:val="16"/>
              </w:rPr>
              <w:t>Remote</w:t>
            </w:r>
            <w:r>
              <w:rPr>
                <w:sz w:val="16"/>
              </w:rPr>
              <w:tab/>
            </w:r>
            <w:r>
              <w:rPr>
                <w:spacing w:val="-4"/>
                <w:sz w:val="16"/>
              </w:rPr>
              <w:t>Diff</w:t>
            </w:r>
          </w:p>
        </w:tc>
        <w:tc>
          <w:tcPr>
            <w:tcW w:w="672" w:type="dxa"/>
            <w:tcBorders>
              <w:top w:val="double" w:sz="4" w:space="0" w:color="000000"/>
              <w:bottom w:val="single" w:sz="4" w:space="0" w:color="000000"/>
            </w:tcBorders>
          </w:tcPr>
          <w:p w14:paraId="4BF1B989" w14:textId="77777777" w:rsidR="00D62403" w:rsidRDefault="00D62403">
            <w:pPr>
              <w:pStyle w:val="TableParagraph"/>
              <w:spacing w:before="6" w:line="240" w:lineRule="auto"/>
              <w:jc w:val="left"/>
              <w:rPr>
                <w:sz w:val="16"/>
              </w:rPr>
            </w:pPr>
          </w:p>
          <w:p w14:paraId="1367AB4B" w14:textId="77777777" w:rsidR="00D62403" w:rsidRDefault="00D62403">
            <w:pPr>
              <w:pStyle w:val="TableParagraph"/>
              <w:spacing w:line="240" w:lineRule="auto"/>
              <w:ind w:left="1" w:right="3"/>
              <w:rPr>
                <w:sz w:val="16"/>
              </w:rPr>
            </w:pPr>
            <w:r>
              <w:rPr>
                <w:spacing w:val="-5"/>
                <w:w w:val="110"/>
                <w:sz w:val="16"/>
              </w:rPr>
              <w:t>F2F</w:t>
            </w:r>
          </w:p>
        </w:tc>
        <w:tc>
          <w:tcPr>
            <w:tcW w:w="807" w:type="dxa"/>
            <w:tcBorders>
              <w:top w:val="double" w:sz="4" w:space="0" w:color="000000"/>
              <w:bottom w:val="single" w:sz="4" w:space="0" w:color="000000"/>
            </w:tcBorders>
          </w:tcPr>
          <w:p w14:paraId="0B230CA7" w14:textId="77777777" w:rsidR="00D62403" w:rsidRDefault="00D62403">
            <w:pPr>
              <w:pStyle w:val="TableParagraph"/>
              <w:spacing w:line="180" w:lineRule="exact"/>
              <w:ind w:left="82" w:right="-15"/>
              <w:jc w:val="left"/>
              <w:rPr>
                <w:sz w:val="16"/>
              </w:rPr>
            </w:pPr>
            <w:r>
              <w:rPr>
                <w:sz w:val="16"/>
              </w:rPr>
              <w:t>No</w:t>
            </w:r>
            <w:r>
              <w:rPr>
                <w:spacing w:val="19"/>
                <w:sz w:val="16"/>
              </w:rPr>
              <w:t xml:space="preserve"> </w:t>
            </w:r>
            <w:r>
              <w:rPr>
                <w:spacing w:val="-2"/>
                <w:sz w:val="16"/>
              </w:rPr>
              <w:t>Phone</w:t>
            </w:r>
          </w:p>
          <w:p w14:paraId="5AA9232E" w14:textId="77777777" w:rsidR="00D62403" w:rsidRDefault="00D62403">
            <w:pPr>
              <w:pStyle w:val="TableParagraph"/>
              <w:spacing w:before="7" w:line="240" w:lineRule="auto"/>
              <w:ind w:left="117"/>
              <w:jc w:val="left"/>
              <w:rPr>
                <w:sz w:val="16"/>
              </w:rPr>
            </w:pPr>
            <w:r>
              <w:rPr>
                <w:spacing w:val="-2"/>
                <w:w w:val="105"/>
                <w:sz w:val="16"/>
              </w:rPr>
              <w:t>Remote</w:t>
            </w:r>
          </w:p>
        </w:tc>
        <w:tc>
          <w:tcPr>
            <w:tcW w:w="767" w:type="dxa"/>
            <w:tcBorders>
              <w:top w:val="double" w:sz="4" w:space="0" w:color="000000"/>
              <w:bottom w:val="single" w:sz="4" w:space="0" w:color="000000"/>
            </w:tcBorders>
          </w:tcPr>
          <w:p w14:paraId="25B7849D" w14:textId="77777777" w:rsidR="00D62403" w:rsidRDefault="00D62403">
            <w:pPr>
              <w:pStyle w:val="TableParagraph"/>
              <w:spacing w:before="6" w:line="240" w:lineRule="auto"/>
              <w:jc w:val="left"/>
              <w:rPr>
                <w:sz w:val="16"/>
              </w:rPr>
            </w:pPr>
          </w:p>
          <w:p w14:paraId="0C6739E7" w14:textId="77777777" w:rsidR="00D62403" w:rsidRDefault="00D62403">
            <w:pPr>
              <w:pStyle w:val="TableParagraph"/>
              <w:spacing w:line="240" w:lineRule="auto"/>
              <w:ind w:left="5" w:right="10"/>
              <w:rPr>
                <w:sz w:val="16"/>
              </w:rPr>
            </w:pPr>
            <w:r>
              <w:rPr>
                <w:spacing w:val="-4"/>
                <w:sz w:val="16"/>
              </w:rPr>
              <w:t>Diff</w:t>
            </w:r>
          </w:p>
        </w:tc>
        <w:tc>
          <w:tcPr>
            <w:tcW w:w="673" w:type="dxa"/>
            <w:tcBorders>
              <w:top w:val="double" w:sz="4" w:space="0" w:color="000000"/>
              <w:bottom w:val="single" w:sz="4" w:space="0" w:color="000000"/>
            </w:tcBorders>
          </w:tcPr>
          <w:p w14:paraId="6F25159A" w14:textId="77777777" w:rsidR="00D62403" w:rsidRDefault="00D62403">
            <w:pPr>
              <w:pStyle w:val="TableParagraph"/>
              <w:spacing w:before="6" w:line="240" w:lineRule="auto"/>
              <w:jc w:val="left"/>
              <w:rPr>
                <w:sz w:val="16"/>
              </w:rPr>
            </w:pPr>
          </w:p>
          <w:p w14:paraId="7CBAA81B" w14:textId="77777777" w:rsidR="00D62403" w:rsidRDefault="00D62403">
            <w:pPr>
              <w:pStyle w:val="TableParagraph"/>
              <w:spacing w:line="240" w:lineRule="auto"/>
              <w:ind w:left="4" w:right="12"/>
              <w:rPr>
                <w:sz w:val="16"/>
              </w:rPr>
            </w:pPr>
            <w:r>
              <w:rPr>
                <w:spacing w:val="-5"/>
                <w:w w:val="110"/>
                <w:sz w:val="16"/>
              </w:rPr>
              <w:t>F2F</w:t>
            </w:r>
          </w:p>
        </w:tc>
        <w:tc>
          <w:tcPr>
            <w:tcW w:w="807" w:type="dxa"/>
            <w:tcBorders>
              <w:top w:val="double" w:sz="4" w:space="0" w:color="000000"/>
              <w:bottom w:val="single" w:sz="4" w:space="0" w:color="000000"/>
            </w:tcBorders>
          </w:tcPr>
          <w:p w14:paraId="1FD01B0E" w14:textId="77777777" w:rsidR="00D62403" w:rsidRDefault="00D62403">
            <w:pPr>
              <w:pStyle w:val="TableParagraph"/>
              <w:spacing w:line="180" w:lineRule="exact"/>
              <w:ind w:right="122"/>
              <w:jc w:val="right"/>
              <w:rPr>
                <w:sz w:val="16"/>
              </w:rPr>
            </w:pPr>
            <w:r>
              <w:rPr>
                <w:spacing w:val="-2"/>
                <w:w w:val="110"/>
                <w:sz w:val="16"/>
              </w:rPr>
              <w:t>Total</w:t>
            </w:r>
          </w:p>
          <w:p w14:paraId="0DAABCAF" w14:textId="77777777" w:rsidR="00D62403" w:rsidRDefault="00D62403">
            <w:pPr>
              <w:pStyle w:val="TableParagraph"/>
              <w:spacing w:before="7" w:line="240" w:lineRule="auto"/>
              <w:ind w:right="124"/>
              <w:jc w:val="right"/>
              <w:rPr>
                <w:sz w:val="16"/>
              </w:rPr>
            </w:pPr>
            <w:r>
              <w:rPr>
                <w:spacing w:val="-2"/>
                <w:w w:val="105"/>
                <w:sz w:val="16"/>
              </w:rPr>
              <w:t>Remote</w:t>
            </w:r>
          </w:p>
        </w:tc>
        <w:tc>
          <w:tcPr>
            <w:tcW w:w="852" w:type="dxa"/>
            <w:tcBorders>
              <w:top w:val="double" w:sz="4" w:space="0" w:color="000000"/>
              <w:bottom w:val="single" w:sz="4" w:space="0" w:color="000000"/>
            </w:tcBorders>
          </w:tcPr>
          <w:p w14:paraId="6A153BD2" w14:textId="77777777" w:rsidR="00D62403" w:rsidRDefault="00D62403">
            <w:pPr>
              <w:pStyle w:val="TableParagraph"/>
              <w:spacing w:before="6" w:line="240" w:lineRule="auto"/>
              <w:jc w:val="left"/>
              <w:rPr>
                <w:sz w:val="16"/>
              </w:rPr>
            </w:pPr>
          </w:p>
          <w:p w14:paraId="4BA4D49C" w14:textId="77777777" w:rsidR="00D62403" w:rsidRDefault="00D62403">
            <w:pPr>
              <w:pStyle w:val="TableParagraph"/>
              <w:spacing w:line="240" w:lineRule="auto"/>
              <w:ind w:left="6" w:right="18"/>
              <w:rPr>
                <w:sz w:val="16"/>
              </w:rPr>
            </w:pPr>
            <w:r>
              <w:rPr>
                <w:spacing w:val="-4"/>
                <w:sz w:val="16"/>
              </w:rPr>
              <w:t>Diff</w:t>
            </w:r>
          </w:p>
        </w:tc>
      </w:tr>
      <w:tr w:rsidR="00D62403" w14:paraId="20C1AEB6" w14:textId="77777777">
        <w:trPr>
          <w:trHeight w:val="5"/>
        </w:trPr>
        <w:tc>
          <w:tcPr>
            <w:tcW w:w="1690" w:type="dxa"/>
            <w:tcBorders>
              <w:top w:val="single" w:sz="4" w:space="0" w:color="000000"/>
            </w:tcBorders>
          </w:tcPr>
          <w:p w14:paraId="18E8185C" w14:textId="77777777" w:rsidR="00D62403" w:rsidRDefault="00D62403">
            <w:pPr>
              <w:pStyle w:val="TableParagraph"/>
              <w:spacing w:line="240" w:lineRule="auto"/>
              <w:jc w:val="left"/>
              <w:rPr>
                <w:rFonts w:ascii="Times New Roman"/>
                <w:sz w:val="2"/>
              </w:rPr>
            </w:pPr>
          </w:p>
        </w:tc>
        <w:tc>
          <w:tcPr>
            <w:tcW w:w="1154" w:type="dxa"/>
            <w:tcBorders>
              <w:top w:val="single" w:sz="4" w:space="0" w:color="000000"/>
            </w:tcBorders>
          </w:tcPr>
          <w:p w14:paraId="1AFB3DF7" w14:textId="77777777" w:rsidR="00D62403" w:rsidRDefault="00D62403">
            <w:pPr>
              <w:pStyle w:val="TableParagraph"/>
              <w:spacing w:line="240" w:lineRule="auto"/>
              <w:jc w:val="left"/>
              <w:rPr>
                <w:rFonts w:ascii="Times New Roman"/>
                <w:sz w:val="2"/>
              </w:rPr>
            </w:pPr>
          </w:p>
        </w:tc>
        <w:tc>
          <w:tcPr>
            <w:tcW w:w="807" w:type="dxa"/>
            <w:tcBorders>
              <w:top w:val="single" w:sz="4" w:space="0" w:color="000000"/>
            </w:tcBorders>
          </w:tcPr>
          <w:p w14:paraId="3384FD94" w14:textId="77777777" w:rsidR="00D62403" w:rsidRDefault="00D62403">
            <w:pPr>
              <w:pStyle w:val="TableParagraph"/>
              <w:spacing w:line="240" w:lineRule="auto"/>
              <w:jc w:val="left"/>
              <w:rPr>
                <w:rFonts w:ascii="Times New Roman"/>
                <w:sz w:val="2"/>
              </w:rPr>
            </w:pPr>
          </w:p>
        </w:tc>
        <w:tc>
          <w:tcPr>
            <w:tcW w:w="851" w:type="dxa"/>
            <w:tcBorders>
              <w:top w:val="single" w:sz="4" w:space="0" w:color="000000"/>
            </w:tcBorders>
          </w:tcPr>
          <w:p w14:paraId="1000F03C" w14:textId="77777777" w:rsidR="00D62403" w:rsidRDefault="00D62403">
            <w:pPr>
              <w:pStyle w:val="TableParagraph"/>
              <w:spacing w:line="240" w:lineRule="auto"/>
              <w:jc w:val="left"/>
              <w:rPr>
                <w:rFonts w:ascii="Times New Roman"/>
                <w:sz w:val="2"/>
              </w:rPr>
            </w:pPr>
          </w:p>
        </w:tc>
        <w:tc>
          <w:tcPr>
            <w:tcW w:w="672" w:type="dxa"/>
            <w:tcBorders>
              <w:top w:val="single" w:sz="4" w:space="0" w:color="000000"/>
            </w:tcBorders>
          </w:tcPr>
          <w:p w14:paraId="0F0CDCA1" w14:textId="77777777" w:rsidR="00D62403" w:rsidRDefault="00D62403">
            <w:pPr>
              <w:pStyle w:val="TableParagraph"/>
              <w:spacing w:line="240" w:lineRule="auto"/>
              <w:jc w:val="left"/>
              <w:rPr>
                <w:rFonts w:ascii="Times New Roman"/>
                <w:sz w:val="2"/>
              </w:rPr>
            </w:pPr>
          </w:p>
        </w:tc>
        <w:tc>
          <w:tcPr>
            <w:tcW w:w="807" w:type="dxa"/>
            <w:tcBorders>
              <w:top w:val="single" w:sz="4" w:space="0" w:color="000000"/>
            </w:tcBorders>
          </w:tcPr>
          <w:p w14:paraId="7B78D41E" w14:textId="77777777" w:rsidR="00D62403" w:rsidRDefault="00D62403">
            <w:pPr>
              <w:pStyle w:val="TableParagraph"/>
              <w:spacing w:line="240" w:lineRule="auto"/>
              <w:jc w:val="left"/>
              <w:rPr>
                <w:rFonts w:ascii="Times New Roman"/>
                <w:sz w:val="2"/>
              </w:rPr>
            </w:pPr>
          </w:p>
        </w:tc>
        <w:tc>
          <w:tcPr>
            <w:tcW w:w="767" w:type="dxa"/>
            <w:tcBorders>
              <w:top w:val="single" w:sz="4" w:space="0" w:color="000000"/>
            </w:tcBorders>
          </w:tcPr>
          <w:p w14:paraId="656E759D" w14:textId="77777777" w:rsidR="00D62403" w:rsidRDefault="00D62403">
            <w:pPr>
              <w:pStyle w:val="TableParagraph"/>
              <w:spacing w:line="240" w:lineRule="auto"/>
              <w:jc w:val="left"/>
              <w:rPr>
                <w:rFonts w:ascii="Times New Roman"/>
                <w:sz w:val="2"/>
              </w:rPr>
            </w:pPr>
          </w:p>
        </w:tc>
        <w:tc>
          <w:tcPr>
            <w:tcW w:w="673" w:type="dxa"/>
            <w:tcBorders>
              <w:top w:val="single" w:sz="4" w:space="0" w:color="000000"/>
            </w:tcBorders>
          </w:tcPr>
          <w:p w14:paraId="59A2E578" w14:textId="77777777" w:rsidR="00D62403" w:rsidRDefault="00D62403">
            <w:pPr>
              <w:pStyle w:val="TableParagraph"/>
              <w:spacing w:line="240" w:lineRule="auto"/>
              <w:jc w:val="left"/>
              <w:rPr>
                <w:rFonts w:ascii="Times New Roman"/>
                <w:sz w:val="2"/>
              </w:rPr>
            </w:pPr>
          </w:p>
        </w:tc>
        <w:tc>
          <w:tcPr>
            <w:tcW w:w="807" w:type="dxa"/>
            <w:tcBorders>
              <w:top w:val="single" w:sz="4" w:space="0" w:color="000000"/>
            </w:tcBorders>
          </w:tcPr>
          <w:p w14:paraId="594A19D7" w14:textId="77777777" w:rsidR="00D62403" w:rsidRDefault="00D62403">
            <w:pPr>
              <w:pStyle w:val="TableParagraph"/>
              <w:spacing w:line="240" w:lineRule="auto"/>
              <w:jc w:val="left"/>
              <w:rPr>
                <w:rFonts w:ascii="Times New Roman"/>
                <w:sz w:val="2"/>
              </w:rPr>
            </w:pPr>
          </w:p>
        </w:tc>
        <w:tc>
          <w:tcPr>
            <w:tcW w:w="852" w:type="dxa"/>
            <w:tcBorders>
              <w:top w:val="single" w:sz="4" w:space="0" w:color="000000"/>
            </w:tcBorders>
          </w:tcPr>
          <w:p w14:paraId="0ACE2081" w14:textId="77777777" w:rsidR="00D62403" w:rsidRDefault="00D62403">
            <w:pPr>
              <w:pStyle w:val="TableParagraph"/>
              <w:spacing w:line="240" w:lineRule="auto"/>
              <w:jc w:val="left"/>
              <w:rPr>
                <w:rFonts w:ascii="Times New Roman"/>
                <w:sz w:val="2"/>
              </w:rPr>
            </w:pPr>
          </w:p>
        </w:tc>
      </w:tr>
      <w:tr w:rsidR="00D62403" w14:paraId="15122261" w14:textId="77777777">
        <w:trPr>
          <w:trHeight w:val="325"/>
        </w:trPr>
        <w:tc>
          <w:tcPr>
            <w:tcW w:w="2844" w:type="dxa"/>
            <w:gridSpan w:val="2"/>
          </w:tcPr>
          <w:p w14:paraId="41583849" w14:textId="77777777" w:rsidR="00D62403" w:rsidRDefault="00D62403">
            <w:pPr>
              <w:pStyle w:val="TableParagraph"/>
              <w:tabs>
                <w:tab w:val="right" w:pos="2657"/>
              </w:tabs>
              <w:spacing w:line="144" w:lineRule="exact"/>
              <w:ind w:left="119"/>
              <w:jc w:val="left"/>
              <w:rPr>
                <w:sz w:val="16"/>
              </w:rPr>
            </w:pPr>
            <w:r>
              <w:rPr>
                <w:sz w:val="16"/>
              </w:rPr>
              <w:t>Food</w:t>
            </w:r>
            <w:r>
              <w:rPr>
                <w:spacing w:val="23"/>
                <w:sz w:val="16"/>
              </w:rPr>
              <w:t xml:space="preserve"> </w:t>
            </w:r>
            <w:r>
              <w:rPr>
                <w:spacing w:val="-2"/>
                <w:sz w:val="16"/>
              </w:rPr>
              <w:t>Secure</w:t>
            </w:r>
            <w:r>
              <w:rPr>
                <w:rFonts w:ascii="Times New Roman"/>
                <w:sz w:val="16"/>
              </w:rPr>
              <w:tab/>
            </w:r>
            <w:r>
              <w:rPr>
                <w:spacing w:val="-4"/>
                <w:sz w:val="16"/>
              </w:rPr>
              <w:t>0.01</w:t>
            </w:r>
          </w:p>
          <w:p w14:paraId="70741CE3" w14:textId="77777777" w:rsidR="00D62403" w:rsidRDefault="00D62403">
            <w:pPr>
              <w:pStyle w:val="TableParagraph"/>
              <w:spacing w:before="7" w:line="155" w:lineRule="exact"/>
              <w:ind w:left="2290"/>
              <w:jc w:val="left"/>
              <w:rPr>
                <w:sz w:val="16"/>
              </w:rPr>
            </w:pPr>
            <w:r>
              <w:rPr>
                <w:spacing w:val="-2"/>
                <w:sz w:val="16"/>
              </w:rPr>
              <w:t>(0.08)</w:t>
            </w:r>
          </w:p>
        </w:tc>
        <w:tc>
          <w:tcPr>
            <w:tcW w:w="807" w:type="dxa"/>
          </w:tcPr>
          <w:p w14:paraId="31851E89" w14:textId="77777777" w:rsidR="00D62403" w:rsidRDefault="00D62403">
            <w:pPr>
              <w:pStyle w:val="TableParagraph"/>
              <w:spacing w:line="144" w:lineRule="exact"/>
              <w:ind w:left="251"/>
              <w:jc w:val="left"/>
              <w:rPr>
                <w:sz w:val="16"/>
              </w:rPr>
            </w:pPr>
            <w:r>
              <w:rPr>
                <w:spacing w:val="-4"/>
                <w:sz w:val="16"/>
              </w:rPr>
              <w:t>0.01</w:t>
            </w:r>
          </w:p>
          <w:p w14:paraId="5AF1412A" w14:textId="77777777" w:rsidR="00D62403" w:rsidRDefault="00D62403">
            <w:pPr>
              <w:pStyle w:val="TableParagraph"/>
              <w:spacing w:before="7" w:line="155" w:lineRule="exact"/>
              <w:ind w:left="185"/>
              <w:jc w:val="left"/>
              <w:rPr>
                <w:sz w:val="16"/>
              </w:rPr>
            </w:pPr>
            <w:r>
              <w:rPr>
                <w:spacing w:val="-2"/>
                <w:sz w:val="16"/>
              </w:rPr>
              <w:t>(0.08)</w:t>
            </w:r>
          </w:p>
        </w:tc>
        <w:tc>
          <w:tcPr>
            <w:tcW w:w="851" w:type="dxa"/>
          </w:tcPr>
          <w:p w14:paraId="745DC876" w14:textId="77777777" w:rsidR="00D62403" w:rsidRDefault="00D62403">
            <w:pPr>
              <w:pStyle w:val="TableParagraph"/>
              <w:spacing w:line="144" w:lineRule="exact"/>
              <w:ind w:left="244"/>
              <w:jc w:val="left"/>
              <w:rPr>
                <w:sz w:val="16"/>
              </w:rPr>
            </w:pPr>
            <w:r>
              <w:rPr>
                <w:w w:val="85"/>
                <w:sz w:val="16"/>
              </w:rPr>
              <w:t>-</w:t>
            </w:r>
            <w:r>
              <w:rPr>
                <w:spacing w:val="-4"/>
                <w:w w:val="95"/>
                <w:sz w:val="16"/>
              </w:rPr>
              <w:t>0.00</w:t>
            </w:r>
          </w:p>
          <w:p w14:paraId="4CE05FC3" w14:textId="77777777" w:rsidR="00D62403" w:rsidRDefault="00D62403">
            <w:pPr>
              <w:pStyle w:val="TableParagraph"/>
              <w:spacing w:before="7" w:line="155" w:lineRule="exact"/>
              <w:ind w:left="206"/>
              <w:jc w:val="left"/>
              <w:rPr>
                <w:sz w:val="16"/>
              </w:rPr>
            </w:pPr>
            <w:r>
              <w:rPr>
                <w:spacing w:val="-2"/>
                <w:sz w:val="16"/>
              </w:rPr>
              <w:t>(0.96)</w:t>
            </w:r>
          </w:p>
        </w:tc>
        <w:tc>
          <w:tcPr>
            <w:tcW w:w="672" w:type="dxa"/>
          </w:tcPr>
          <w:p w14:paraId="56C69048" w14:textId="77777777" w:rsidR="00D62403" w:rsidRDefault="00D62403">
            <w:pPr>
              <w:pStyle w:val="TableParagraph"/>
              <w:spacing w:line="144" w:lineRule="exact"/>
              <w:ind w:left="183"/>
              <w:jc w:val="left"/>
              <w:rPr>
                <w:sz w:val="16"/>
              </w:rPr>
            </w:pPr>
            <w:r>
              <w:rPr>
                <w:spacing w:val="-4"/>
                <w:sz w:val="16"/>
              </w:rPr>
              <w:t>0.00</w:t>
            </w:r>
          </w:p>
          <w:p w14:paraId="1A9A0F32" w14:textId="77777777" w:rsidR="00D62403" w:rsidRDefault="00D62403">
            <w:pPr>
              <w:pStyle w:val="TableParagraph"/>
              <w:spacing w:before="7" w:line="155" w:lineRule="exact"/>
              <w:ind w:left="117"/>
              <w:jc w:val="left"/>
              <w:rPr>
                <w:sz w:val="16"/>
              </w:rPr>
            </w:pPr>
            <w:r>
              <w:rPr>
                <w:spacing w:val="-2"/>
                <w:sz w:val="16"/>
              </w:rPr>
              <w:t>(0.00)</w:t>
            </w:r>
          </w:p>
        </w:tc>
        <w:tc>
          <w:tcPr>
            <w:tcW w:w="807" w:type="dxa"/>
          </w:tcPr>
          <w:p w14:paraId="2345C05E" w14:textId="77777777" w:rsidR="00D62403" w:rsidRDefault="00D62403">
            <w:pPr>
              <w:pStyle w:val="TableParagraph"/>
              <w:spacing w:line="144" w:lineRule="exact"/>
              <w:ind w:left="250"/>
              <w:jc w:val="left"/>
              <w:rPr>
                <w:sz w:val="16"/>
              </w:rPr>
            </w:pPr>
            <w:r>
              <w:rPr>
                <w:spacing w:val="-4"/>
                <w:sz w:val="16"/>
              </w:rPr>
              <w:t>0.02</w:t>
            </w:r>
          </w:p>
          <w:p w14:paraId="45F18966" w14:textId="77777777" w:rsidR="00D62403" w:rsidRDefault="00D62403">
            <w:pPr>
              <w:pStyle w:val="TableParagraph"/>
              <w:spacing w:before="7" w:line="155" w:lineRule="exact"/>
              <w:ind w:left="184"/>
              <w:jc w:val="left"/>
              <w:rPr>
                <w:sz w:val="16"/>
              </w:rPr>
            </w:pPr>
            <w:r>
              <w:rPr>
                <w:spacing w:val="-2"/>
                <w:w w:val="105"/>
                <w:sz w:val="16"/>
              </w:rPr>
              <w:t>(0.13)</w:t>
            </w:r>
          </w:p>
        </w:tc>
        <w:tc>
          <w:tcPr>
            <w:tcW w:w="767" w:type="dxa"/>
          </w:tcPr>
          <w:p w14:paraId="5E30F12F" w14:textId="77777777" w:rsidR="00D62403" w:rsidRDefault="00D62403">
            <w:pPr>
              <w:pStyle w:val="TableParagraph"/>
              <w:spacing w:line="144" w:lineRule="exact"/>
              <w:ind w:left="229"/>
              <w:jc w:val="left"/>
              <w:rPr>
                <w:sz w:val="16"/>
              </w:rPr>
            </w:pPr>
            <w:r>
              <w:rPr>
                <w:spacing w:val="-4"/>
                <w:sz w:val="16"/>
              </w:rPr>
              <w:t>0.02</w:t>
            </w:r>
          </w:p>
          <w:p w14:paraId="16A17DD4" w14:textId="77777777" w:rsidR="00D62403" w:rsidRDefault="00D62403">
            <w:pPr>
              <w:pStyle w:val="TableParagraph"/>
              <w:spacing w:before="7" w:line="155" w:lineRule="exact"/>
              <w:ind w:left="163"/>
              <w:jc w:val="left"/>
              <w:rPr>
                <w:sz w:val="16"/>
              </w:rPr>
            </w:pPr>
            <w:r>
              <w:rPr>
                <w:spacing w:val="-2"/>
                <w:w w:val="105"/>
                <w:sz w:val="16"/>
              </w:rPr>
              <w:t>(0.15)</w:t>
            </w:r>
          </w:p>
        </w:tc>
        <w:tc>
          <w:tcPr>
            <w:tcW w:w="673" w:type="dxa"/>
          </w:tcPr>
          <w:p w14:paraId="4C64FB1E" w14:textId="77777777" w:rsidR="00D62403" w:rsidRDefault="00D62403">
            <w:pPr>
              <w:pStyle w:val="TableParagraph"/>
              <w:spacing w:line="144" w:lineRule="exact"/>
              <w:ind w:left="181"/>
              <w:jc w:val="left"/>
              <w:rPr>
                <w:sz w:val="16"/>
              </w:rPr>
            </w:pPr>
            <w:r>
              <w:rPr>
                <w:spacing w:val="-4"/>
                <w:sz w:val="16"/>
              </w:rPr>
              <w:t>0.00</w:t>
            </w:r>
          </w:p>
          <w:p w14:paraId="59028437" w14:textId="77777777" w:rsidR="00D62403" w:rsidRDefault="00D62403">
            <w:pPr>
              <w:pStyle w:val="TableParagraph"/>
              <w:spacing w:before="7" w:line="155" w:lineRule="exact"/>
              <w:ind w:left="115"/>
              <w:jc w:val="left"/>
              <w:rPr>
                <w:sz w:val="16"/>
              </w:rPr>
            </w:pPr>
            <w:r>
              <w:rPr>
                <w:spacing w:val="-2"/>
                <w:sz w:val="16"/>
              </w:rPr>
              <w:t>(0.05)</w:t>
            </w:r>
          </w:p>
        </w:tc>
        <w:tc>
          <w:tcPr>
            <w:tcW w:w="807" w:type="dxa"/>
          </w:tcPr>
          <w:p w14:paraId="50971569" w14:textId="77777777" w:rsidR="00D62403" w:rsidRDefault="00D62403">
            <w:pPr>
              <w:pStyle w:val="TableParagraph"/>
              <w:spacing w:line="144" w:lineRule="exact"/>
              <w:ind w:left="247"/>
              <w:jc w:val="left"/>
              <w:rPr>
                <w:sz w:val="16"/>
              </w:rPr>
            </w:pPr>
            <w:r>
              <w:rPr>
                <w:spacing w:val="-4"/>
                <w:sz w:val="16"/>
              </w:rPr>
              <w:t>0.01</w:t>
            </w:r>
          </w:p>
          <w:p w14:paraId="4F1D3868" w14:textId="77777777" w:rsidR="00D62403" w:rsidRDefault="00D62403">
            <w:pPr>
              <w:pStyle w:val="TableParagraph"/>
              <w:spacing w:before="7" w:line="155" w:lineRule="exact"/>
              <w:ind w:left="180"/>
              <w:jc w:val="left"/>
              <w:rPr>
                <w:sz w:val="16"/>
              </w:rPr>
            </w:pPr>
            <w:r>
              <w:rPr>
                <w:spacing w:val="-2"/>
                <w:sz w:val="16"/>
              </w:rPr>
              <w:t>(0.10)</w:t>
            </w:r>
          </w:p>
        </w:tc>
        <w:tc>
          <w:tcPr>
            <w:tcW w:w="852" w:type="dxa"/>
          </w:tcPr>
          <w:p w14:paraId="2F09D0C3" w14:textId="77777777" w:rsidR="00D62403" w:rsidRDefault="00D62403">
            <w:pPr>
              <w:pStyle w:val="TableParagraph"/>
              <w:spacing w:line="144" w:lineRule="exact"/>
              <w:ind w:left="268"/>
              <w:jc w:val="left"/>
              <w:rPr>
                <w:sz w:val="16"/>
              </w:rPr>
            </w:pPr>
            <w:r>
              <w:rPr>
                <w:spacing w:val="-4"/>
                <w:sz w:val="16"/>
              </w:rPr>
              <w:t>0.01</w:t>
            </w:r>
          </w:p>
          <w:p w14:paraId="269AA0A8" w14:textId="77777777" w:rsidR="00D62403" w:rsidRDefault="00D62403">
            <w:pPr>
              <w:pStyle w:val="TableParagraph"/>
              <w:spacing w:before="7" w:line="155" w:lineRule="exact"/>
              <w:ind w:left="202"/>
              <w:jc w:val="left"/>
              <w:rPr>
                <w:sz w:val="16"/>
              </w:rPr>
            </w:pPr>
            <w:r>
              <w:rPr>
                <w:spacing w:val="-2"/>
                <w:w w:val="105"/>
                <w:sz w:val="16"/>
              </w:rPr>
              <w:t>(0.17)</w:t>
            </w:r>
          </w:p>
        </w:tc>
      </w:tr>
      <w:tr w:rsidR="00D62403" w14:paraId="5469B9DB" w14:textId="77777777">
        <w:trPr>
          <w:trHeight w:val="189"/>
        </w:trPr>
        <w:tc>
          <w:tcPr>
            <w:tcW w:w="2844" w:type="dxa"/>
            <w:gridSpan w:val="2"/>
          </w:tcPr>
          <w:p w14:paraId="73BD9271" w14:textId="77777777" w:rsidR="00D62403" w:rsidRDefault="00D62403">
            <w:pPr>
              <w:pStyle w:val="TableParagraph"/>
              <w:tabs>
                <w:tab w:val="right" w:pos="2656"/>
              </w:tabs>
              <w:spacing w:before="14" w:line="155" w:lineRule="exact"/>
              <w:ind w:left="119"/>
              <w:jc w:val="left"/>
              <w:rPr>
                <w:sz w:val="16"/>
              </w:rPr>
            </w:pPr>
            <w:r>
              <w:rPr>
                <w:sz w:val="16"/>
              </w:rPr>
              <w:t>Marginally</w:t>
            </w:r>
            <w:r>
              <w:rPr>
                <w:spacing w:val="30"/>
                <w:sz w:val="16"/>
              </w:rPr>
              <w:t xml:space="preserve"> </w:t>
            </w:r>
            <w:r>
              <w:rPr>
                <w:sz w:val="16"/>
              </w:rPr>
              <w:t>Food</w:t>
            </w:r>
            <w:r>
              <w:rPr>
                <w:spacing w:val="31"/>
                <w:sz w:val="16"/>
              </w:rPr>
              <w:t xml:space="preserve"> </w:t>
            </w:r>
            <w:r>
              <w:rPr>
                <w:spacing w:val="-2"/>
                <w:sz w:val="16"/>
              </w:rPr>
              <w:t>Secure</w:t>
            </w:r>
            <w:r>
              <w:rPr>
                <w:rFonts w:ascii="Times New Roman"/>
                <w:sz w:val="16"/>
              </w:rPr>
              <w:tab/>
            </w:r>
            <w:r>
              <w:rPr>
                <w:spacing w:val="-4"/>
                <w:sz w:val="16"/>
              </w:rPr>
              <w:t>0.31</w:t>
            </w:r>
          </w:p>
        </w:tc>
        <w:tc>
          <w:tcPr>
            <w:tcW w:w="807" w:type="dxa"/>
          </w:tcPr>
          <w:p w14:paraId="4AA7E386" w14:textId="77777777" w:rsidR="00D62403" w:rsidRDefault="00D62403">
            <w:pPr>
              <w:pStyle w:val="TableParagraph"/>
              <w:spacing w:before="14" w:line="155" w:lineRule="exact"/>
              <w:ind w:left="8" w:right="10"/>
              <w:rPr>
                <w:sz w:val="16"/>
              </w:rPr>
            </w:pPr>
            <w:r>
              <w:rPr>
                <w:spacing w:val="-4"/>
                <w:sz w:val="16"/>
              </w:rPr>
              <w:t>0.52</w:t>
            </w:r>
          </w:p>
        </w:tc>
        <w:tc>
          <w:tcPr>
            <w:tcW w:w="851" w:type="dxa"/>
          </w:tcPr>
          <w:p w14:paraId="25D069DE" w14:textId="77777777" w:rsidR="00D62403" w:rsidRDefault="00D62403">
            <w:pPr>
              <w:pStyle w:val="TableParagraph"/>
              <w:spacing w:before="14" w:line="155" w:lineRule="exact"/>
              <w:ind w:right="3"/>
              <w:rPr>
                <w:sz w:val="16"/>
              </w:rPr>
            </w:pPr>
            <w:r>
              <w:rPr>
                <w:spacing w:val="-2"/>
                <w:w w:val="105"/>
                <w:sz w:val="16"/>
              </w:rPr>
              <w:t>0.21***</w:t>
            </w:r>
          </w:p>
        </w:tc>
        <w:tc>
          <w:tcPr>
            <w:tcW w:w="672" w:type="dxa"/>
          </w:tcPr>
          <w:p w14:paraId="477A297D" w14:textId="77777777" w:rsidR="00D62403" w:rsidRDefault="00D62403">
            <w:pPr>
              <w:pStyle w:val="TableParagraph"/>
              <w:spacing w:before="14" w:line="155" w:lineRule="exact"/>
              <w:ind w:right="3"/>
              <w:rPr>
                <w:sz w:val="16"/>
              </w:rPr>
            </w:pPr>
            <w:r>
              <w:rPr>
                <w:spacing w:val="-4"/>
                <w:sz w:val="16"/>
              </w:rPr>
              <w:t>0.07</w:t>
            </w:r>
          </w:p>
        </w:tc>
        <w:tc>
          <w:tcPr>
            <w:tcW w:w="807" w:type="dxa"/>
          </w:tcPr>
          <w:p w14:paraId="349670F6" w14:textId="77777777" w:rsidR="00D62403" w:rsidRDefault="00D62403">
            <w:pPr>
              <w:pStyle w:val="TableParagraph"/>
              <w:spacing w:before="14" w:line="155" w:lineRule="exact"/>
              <w:ind w:left="6" w:right="10"/>
              <w:rPr>
                <w:sz w:val="16"/>
              </w:rPr>
            </w:pPr>
            <w:r>
              <w:rPr>
                <w:spacing w:val="-4"/>
                <w:sz w:val="16"/>
              </w:rPr>
              <w:t>0.14</w:t>
            </w:r>
          </w:p>
        </w:tc>
        <w:tc>
          <w:tcPr>
            <w:tcW w:w="767" w:type="dxa"/>
          </w:tcPr>
          <w:p w14:paraId="0A784AF6" w14:textId="77777777" w:rsidR="00D62403" w:rsidRDefault="00D62403">
            <w:pPr>
              <w:pStyle w:val="TableParagraph"/>
              <w:spacing w:before="14" w:line="155" w:lineRule="exact"/>
              <w:ind w:left="4" w:right="10"/>
              <w:rPr>
                <w:sz w:val="16"/>
              </w:rPr>
            </w:pPr>
            <w:r>
              <w:rPr>
                <w:spacing w:val="-2"/>
                <w:sz w:val="16"/>
              </w:rPr>
              <w:t>0.07*</w:t>
            </w:r>
          </w:p>
        </w:tc>
        <w:tc>
          <w:tcPr>
            <w:tcW w:w="673" w:type="dxa"/>
          </w:tcPr>
          <w:p w14:paraId="43E07EAF" w14:textId="77777777" w:rsidR="00D62403" w:rsidRDefault="00D62403">
            <w:pPr>
              <w:pStyle w:val="TableParagraph"/>
              <w:spacing w:before="14" w:line="155" w:lineRule="exact"/>
              <w:ind w:left="4" w:right="12"/>
              <w:rPr>
                <w:sz w:val="16"/>
              </w:rPr>
            </w:pPr>
            <w:r>
              <w:rPr>
                <w:spacing w:val="-4"/>
                <w:sz w:val="16"/>
              </w:rPr>
              <w:t>0.14</w:t>
            </w:r>
          </w:p>
        </w:tc>
        <w:tc>
          <w:tcPr>
            <w:tcW w:w="807" w:type="dxa"/>
          </w:tcPr>
          <w:p w14:paraId="1668C5B6" w14:textId="77777777" w:rsidR="00D62403" w:rsidRDefault="00D62403">
            <w:pPr>
              <w:pStyle w:val="TableParagraph"/>
              <w:spacing w:before="14" w:line="155" w:lineRule="exact"/>
              <w:ind w:right="10"/>
              <w:rPr>
                <w:sz w:val="16"/>
              </w:rPr>
            </w:pPr>
            <w:r>
              <w:rPr>
                <w:spacing w:val="-4"/>
                <w:sz w:val="16"/>
              </w:rPr>
              <w:t>0.36</w:t>
            </w:r>
          </w:p>
        </w:tc>
        <w:tc>
          <w:tcPr>
            <w:tcW w:w="852" w:type="dxa"/>
          </w:tcPr>
          <w:p w14:paraId="4C758B31" w14:textId="77777777" w:rsidR="00D62403" w:rsidRDefault="00D62403">
            <w:pPr>
              <w:pStyle w:val="TableParagraph"/>
              <w:spacing w:before="14" w:line="155" w:lineRule="exact"/>
              <w:ind w:left="5" w:right="18"/>
              <w:rPr>
                <w:sz w:val="16"/>
              </w:rPr>
            </w:pPr>
            <w:r>
              <w:rPr>
                <w:spacing w:val="-2"/>
                <w:w w:val="105"/>
                <w:sz w:val="16"/>
              </w:rPr>
              <w:t>0.22***</w:t>
            </w:r>
          </w:p>
        </w:tc>
      </w:tr>
      <w:tr w:rsidR="00D62403" w14:paraId="5280B3AB" w14:textId="77777777">
        <w:trPr>
          <w:trHeight w:val="189"/>
        </w:trPr>
        <w:tc>
          <w:tcPr>
            <w:tcW w:w="2844" w:type="dxa"/>
            <w:gridSpan w:val="2"/>
          </w:tcPr>
          <w:p w14:paraId="770BE557" w14:textId="77777777" w:rsidR="00D62403" w:rsidRDefault="00D62403">
            <w:pPr>
              <w:pStyle w:val="TableParagraph"/>
              <w:spacing w:before="14" w:line="155" w:lineRule="exact"/>
              <w:ind w:right="118"/>
              <w:jc w:val="right"/>
              <w:rPr>
                <w:sz w:val="16"/>
              </w:rPr>
            </w:pPr>
            <w:r>
              <w:rPr>
                <w:spacing w:val="-2"/>
                <w:sz w:val="16"/>
              </w:rPr>
              <w:t>(0.46)</w:t>
            </w:r>
          </w:p>
        </w:tc>
        <w:tc>
          <w:tcPr>
            <w:tcW w:w="807" w:type="dxa"/>
          </w:tcPr>
          <w:p w14:paraId="1E6A3232" w14:textId="77777777" w:rsidR="00D62403" w:rsidRDefault="00D62403">
            <w:pPr>
              <w:pStyle w:val="TableParagraph"/>
              <w:spacing w:before="14" w:line="155" w:lineRule="exact"/>
              <w:ind w:left="9" w:right="10"/>
              <w:rPr>
                <w:sz w:val="16"/>
              </w:rPr>
            </w:pPr>
            <w:r>
              <w:rPr>
                <w:spacing w:val="-2"/>
                <w:sz w:val="16"/>
              </w:rPr>
              <w:t>(0.50)</w:t>
            </w:r>
          </w:p>
        </w:tc>
        <w:tc>
          <w:tcPr>
            <w:tcW w:w="851" w:type="dxa"/>
          </w:tcPr>
          <w:p w14:paraId="6B1457BE" w14:textId="77777777" w:rsidR="00D62403" w:rsidRDefault="00D62403">
            <w:pPr>
              <w:pStyle w:val="TableParagraph"/>
              <w:spacing w:before="14" w:line="155" w:lineRule="exact"/>
              <w:ind w:left="1" w:right="3"/>
              <w:rPr>
                <w:sz w:val="16"/>
              </w:rPr>
            </w:pPr>
            <w:r>
              <w:rPr>
                <w:spacing w:val="-2"/>
                <w:sz w:val="16"/>
              </w:rPr>
              <w:t>(0.00)</w:t>
            </w:r>
          </w:p>
        </w:tc>
        <w:tc>
          <w:tcPr>
            <w:tcW w:w="672" w:type="dxa"/>
          </w:tcPr>
          <w:p w14:paraId="0676FAFB" w14:textId="77777777" w:rsidR="00D62403" w:rsidRDefault="00D62403">
            <w:pPr>
              <w:pStyle w:val="TableParagraph"/>
              <w:spacing w:before="14" w:line="155" w:lineRule="exact"/>
              <w:ind w:left="1" w:right="3"/>
              <w:rPr>
                <w:sz w:val="16"/>
              </w:rPr>
            </w:pPr>
            <w:r>
              <w:rPr>
                <w:spacing w:val="-2"/>
                <w:sz w:val="16"/>
              </w:rPr>
              <w:t>(0.25)</w:t>
            </w:r>
          </w:p>
        </w:tc>
        <w:tc>
          <w:tcPr>
            <w:tcW w:w="807" w:type="dxa"/>
          </w:tcPr>
          <w:p w14:paraId="1D87127A" w14:textId="77777777" w:rsidR="00D62403" w:rsidRDefault="00D62403">
            <w:pPr>
              <w:pStyle w:val="TableParagraph"/>
              <w:spacing w:before="14" w:line="155" w:lineRule="exact"/>
              <w:ind w:left="6" w:right="10"/>
              <w:rPr>
                <w:sz w:val="16"/>
              </w:rPr>
            </w:pPr>
            <w:r>
              <w:rPr>
                <w:spacing w:val="-2"/>
                <w:sz w:val="16"/>
              </w:rPr>
              <w:t>(0.35)</w:t>
            </w:r>
          </w:p>
        </w:tc>
        <w:tc>
          <w:tcPr>
            <w:tcW w:w="767" w:type="dxa"/>
          </w:tcPr>
          <w:p w14:paraId="61DC9B00" w14:textId="77777777" w:rsidR="00D62403" w:rsidRDefault="00D62403">
            <w:pPr>
              <w:pStyle w:val="TableParagraph"/>
              <w:spacing w:before="14" w:line="155" w:lineRule="exact"/>
              <w:ind w:left="5" w:right="10"/>
              <w:rPr>
                <w:sz w:val="16"/>
              </w:rPr>
            </w:pPr>
            <w:r>
              <w:rPr>
                <w:spacing w:val="-2"/>
                <w:sz w:val="16"/>
              </w:rPr>
              <w:t>(0.03)</w:t>
            </w:r>
          </w:p>
        </w:tc>
        <w:tc>
          <w:tcPr>
            <w:tcW w:w="673" w:type="dxa"/>
          </w:tcPr>
          <w:p w14:paraId="6733302E" w14:textId="77777777" w:rsidR="00D62403" w:rsidRDefault="00D62403">
            <w:pPr>
              <w:pStyle w:val="TableParagraph"/>
              <w:spacing w:before="14" w:line="155" w:lineRule="exact"/>
              <w:ind w:left="4" w:right="12"/>
              <w:rPr>
                <w:sz w:val="16"/>
              </w:rPr>
            </w:pPr>
            <w:r>
              <w:rPr>
                <w:spacing w:val="-2"/>
                <w:sz w:val="16"/>
              </w:rPr>
              <w:t>(0.35)</w:t>
            </w:r>
          </w:p>
        </w:tc>
        <w:tc>
          <w:tcPr>
            <w:tcW w:w="807" w:type="dxa"/>
          </w:tcPr>
          <w:p w14:paraId="31CC451B" w14:textId="77777777" w:rsidR="00D62403" w:rsidRDefault="00D62403">
            <w:pPr>
              <w:pStyle w:val="TableParagraph"/>
              <w:spacing w:before="14" w:line="155" w:lineRule="exact"/>
              <w:ind w:right="10"/>
              <w:rPr>
                <w:sz w:val="16"/>
              </w:rPr>
            </w:pPr>
            <w:r>
              <w:rPr>
                <w:spacing w:val="-2"/>
                <w:sz w:val="16"/>
              </w:rPr>
              <w:t>(0.48)</w:t>
            </w:r>
          </w:p>
        </w:tc>
        <w:tc>
          <w:tcPr>
            <w:tcW w:w="852" w:type="dxa"/>
          </w:tcPr>
          <w:p w14:paraId="0483E1F9" w14:textId="77777777" w:rsidR="00D62403" w:rsidRDefault="00D62403">
            <w:pPr>
              <w:pStyle w:val="TableParagraph"/>
              <w:spacing w:before="14" w:line="155" w:lineRule="exact"/>
              <w:ind w:left="6" w:right="18"/>
              <w:rPr>
                <w:sz w:val="16"/>
              </w:rPr>
            </w:pPr>
            <w:r>
              <w:rPr>
                <w:spacing w:val="-2"/>
                <w:sz w:val="16"/>
              </w:rPr>
              <w:t>(0.00)</w:t>
            </w:r>
          </w:p>
        </w:tc>
      </w:tr>
      <w:tr w:rsidR="00D62403" w14:paraId="360FAF7B" w14:textId="77777777">
        <w:trPr>
          <w:trHeight w:val="189"/>
        </w:trPr>
        <w:tc>
          <w:tcPr>
            <w:tcW w:w="2844" w:type="dxa"/>
            <w:gridSpan w:val="2"/>
          </w:tcPr>
          <w:p w14:paraId="2E799963" w14:textId="77777777" w:rsidR="00D62403" w:rsidRDefault="00D62403">
            <w:pPr>
              <w:pStyle w:val="TableParagraph"/>
              <w:tabs>
                <w:tab w:val="left" w:pos="2356"/>
              </w:tabs>
              <w:spacing w:before="14" w:line="155" w:lineRule="exact"/>
              <w:ind w:left="119"/>
              <w:jc w:val="left"/>
              <w:rPr>
                <w:sz w:val="16"/>
              </w:rPr>
            </w:pPr>
            <w:r>
              <w:rPr>
                <w:sz w:val="16"/>
              </w:rPr>
              <w:t>Moderately</w:t>
            </w:r>
            <w:r>
              <w:rPr>
                <w:spacing w:val="32"/>
                <w:sz w:val="16"/>
              </w:rPr>
              <w:t xml:space="preserve"> </w:t>
            </w:r>
            <w:r>
              <w:rPr>
                <w:sz w:val="16"/>
              </w:rPr>
              <w:t>Food</w:t>
            </w:r>
            <w:r>
              <w:rPr>
                <w:spacing w:val="32"/>
                <w:sz w:val="16"/>
              </w:rPr>
              <w:t xml:space="preserve"> </w:t>
            </w:r>
            <w:r>
              <w:rPr>
                <w:spacing w:val="-2"/>
                <w:sz w:val="16"/>
              </w:rPr>
              <w:t>Insecure</w:t>
            </w:r>
            <w:r>
              <w:rPr>
                <w:sz w:val="16"/>
              </w:rPr>
              <w:tab/>
            </w:r>
            <w:r>
              <w:rPr>
                <w:spacing w:val="-4"/>
                <w:sz w:val="16"/>
              </w:rPr>
              <w:t>0.60</w:t>
            </w:r>
          </w:p>
        </w:tc>
        <w:tc>
          <w:tcPr>
            <w:tcW w:w="807" w:type="dxa"/>
          </w:tcPr>
          <w:p w14:paraId="09FE44E2" w14:textId="77777777" w:rsidR="00D62403" w:rsidRDefault="00D62403">
            <w:pPr>
              <w:pStyle w:val="TableParagraph"/>
              <w:spacing w:before="14" w:line="155" w:lineRule="exact"/>
              <w:ind w:left="9" w:right="10"/>
              <w:rPr>
                <w:sz w:val="16"/>
              </w:rPr>
            </w:pPr>
            <w:r>
              <w:rPr>
                <w:spacing w:val="-4"/>
                <w:sz w:val="16"/>
              </w:rPr>
              <w:t>0.45</w:t>
            </w:r>
          </w:p>
        </w:tc>
        <w:tc>
          <w:tcPr>
            <w:tcW w:w="851" w:type="dxa"/>
          </w:tcPr>
          <w:p w14:paraId="7AA54460" w14:textId="77777777" w:rsidR="00D62403" w:rsidRDefault="00D62403">
            <w:pPr>
              <w:pStyle w:val="TableParagraph"/>
              <w:spacing w:before="14" w:line="155" w:lineRule="exact"/>
              <w:ind w:left="1" w:right="3"/>
              <w:rPr>
                <w:sz w:val="16"/>
              </w:rPr>
            </w:pPr>
            <w:r>
              <w:rPr>
                <w:sz w:val="16"/>
              </w:rPr>
              <w:t>-</w:t>
            </w:r>
            <w:r>
              <w:rPr>
                <w:spacing w:val="-2"/>
                <w:sz w:val="16"/>
              </w:rPr>
              <w:t>0.15**</w:t>
            </w:r>
          </w:p>
        </w:tc>
        <w:tc>
          <w:tcPr>
            <w:tcW w:w="672" w:type="dxa"/>
          </w:tcPr>
          <w:p w14:paraId="313D1282" w14:textId="77777777" w:rsidR="00D62403" w:rsidRDefault="00D62403">
            <w:pPr>
              <w:pStyle w:val="TableParagraph"/>
              <w:spacing w:before="14" w:line="155" w:lineRule="exact"/>
              <w:ind w:right="3"/>
              <w:rPr>
                <w:sz w:val="16"/>
              </w:rPr>
            </w:pPr>
            <w:r>
              <w:rPr>
                <w:spacing w:val="-4"/>
                <w:sz w:val="16"/>
              </w:rPr>
              <w:t>0.74</w:t>
            </w:r>
          </w:p>
        </w:tc>
        <w:tc>
          <w:tcPr>
            <w:tcW w:w="807" w:type="dxa"/>
          </w:tcPr>
          <w:p w14:paraId="0EFBD3FB" w14:textId="77777777" w:rsidR="00D62403" w:rsidRDefault="00D62403">
            <w:pPr>
              <w:pStyle w:val="TableParagraph"/>
              <w:spacing w:before="14" w:line="155" w:lineRule="exact"/>
              <w:ind w:left="6" w:right="10"/>
              <w:rPr>
                <w:sz w:val="16"/>
              </w:rPr>
            </w:pPr>
            <w:r>
              <w:rPr>
                <w:spacing w:val="-4"/>
                <w:sz w:val="16"/>
              </w:rPr>
              <w:t>0.70</w:t>
            </w:r>
          </w:p>
        </w:tc>
        <w:tc>
          <w:tcPr>
            <w:tcW w:w="767" w:type="dxa"/>
          </w:tcPr>
          <w:p w14:paraId="6DFFF3FC" w14:textId="77777777" w:rsidR="00D62403" w:rsidRDefault="00D62403">
            <w:pPr>
              <w:pStyle w:val="TableParagraph"/>
              <w:spacing w:before="14" w:line="155" w:lineRule="exact"/>
              <w:ind w:left="4" w:right="10"/>
              <w:rPr>
                <w:sz w:val="16"/>
              </w:rPr>
            </w:pPr>
            <w:r>
              <w:rPr>
                <w:w w:val="90"/>
                <w:sz w:val="16"/>
              </w:rPr>
              <w:t>-</w:t>
            </w:r>
            <w:r>
              <w:rPr>
                <w:spacing w:val="-4"/>
                <w:sz w:val="16"/>
              </w:rPr>
              <w:t>0.04</w:t>
            </w:r>
          </w:p>
        </w:tc>
        <w:tc>
          <w:tcPr>
            <w:tcW w:w="673" w:type="dxa"/>
          </w:tcPr>
          <w:p w14:paraId="0F400668" w14:textId="77777777" w:rsidR="00D62403" w:rsidRDefault="00D62403">
            <w:pPr>
              <w:pStyle w:val="TableParagraph"/>
              <w:spacing w:before="14" w:line="155" w:lineRule="exact"/>
              <w:ind w:left="4" w:right="12"/>
              <w:rPr>
                <w:sz w:val="16"/>
              </w:rPr>
            </w:pPr>
            <w:r>
              <w:rPr>
                <w:spacing w:val="-4"/>
                <w:sz w:val="16"/>
              </w:rPr>
              <w:t>0.70</w:t>
            </w:r>
          </w:p>
        </w:tc>
        <w:tc>
          <w:tcPr>
            <w:tcW w:w="807" w:type="dxa"/>
          </w:tcPr>
          <w:p w14:paraId="26428100" w14:textId="77777777" w:rsidR="00D62403" w:rsidRDefault="00D62403">
            <w:pPr>
              <w:pStyle w:val="TableParagraph"/>
              <w:spacing w:before="14" w:line="155" w:lineRule="exact"/>
              <w:ind w:right="10"/>
              <w:rPr>
                <w:sz w:val="16"/>
              </w:rPr>
            </w:pPr>
            <w:r>
              <w:rPr>
                <w:spacing w:val="-4"/>
                <w:sz w:val="16"/>
              </w:rPr>
              <w:t>0.56</w:t>
            </w:r>
          </w:p>
        </w:tc>
        <w:tc>
          <w:tcPr>
            <w:tcW w:w="852" w:type="dxa"/>
          </w:tcPr>
          <w:p w14:paraId="605B9FD6" w14:textId="77777777" w:rsidR="00D62403" w:rsidRDefault="00D62403">
            <w:pPr>
              <w:pStyle w:val="TableParagraph"/>
              <w:spacing w:before="14" w:line="155" w:lineRule="exact"/>
              <w:ind w:left="6" w:right="18"/>
              <w:rPr>
                <w:sz w:val="16"/>
              </w:rPr>
            </w:pPr>
            <w:r>
              <w:rPr>
                <w:sz w:val="16"/>
              </w:rPr>
              <w:t>-</w:t>
            </w:r>
            <w:r>
              <w:rPr>
                <w:spacing w:val="-2"/>
                <w:sz w:val="16"/>
              </w:rPr>
              <w:t>0.14***</w:t>
            </w:r>
          </w:p>
        </w:tc>
      </w:tr>
      <w:tr w:rsidR="00D62403" w14:paraId="7AEB2FC2" w14:textId="77777777">
        <w:trPr>
          <w:trHeight w:val="189"/>
        </w:trPr>
        <w:tc>
          <w:tcPr>
            <w:tcW w:w="2844" w:type="dxa"/>
            <w:gridSpan w:val="2"/>
          </w:tcPr>
          <w:p w14:paraId="12CBDA40" w14:textId="77777777" w:rsidR="00D62403" w:rsidRDefault="00D62403">
            <w:pPr>
              <w:pStyle w:val="TableParagraph"/>
              <w:spacing w:before="14" w:line="155" w:lineRule="exact"/>
              <w:ind w:right="118"/>
              <w:jc w:val="right"/>
              <w:rPr>
                <w:sz w:val="16"/>
              </w:rPr>
            </w:pPr>
            <w:r>
              <w:rPr>
                <w:spacing w:val="-2"/>
                <w:sz w:val="16"/>
              </w:rPr>
              <w:t>(0.49)</w:t>
            </w:r>
          </w:p>
        </w:tc>
        <w:tc>
          <w:tcPr>
            <w:tcW w:w="807" w:type="dxa"/>
          </w:tcPr>
          <w:p w14:paraId="3180978D" w14:textId="77777777" w:rsidR="00D62403" w:rsidRDefault="00D62403">
            <w:pPr>
              <w:pStyle w:val="TableParagraph"/>
              <w:spacing w:before="14" w:line="155" w:lineRule="exact"/>
              <w:ind w:left="9" w:right="10"/>
              <w:rPr>
                <w:sz w:val="16"/>
              </w:rPr>
            </w:pPr>
            <w:r>
              <w:rPr>
                <w:spacing w:val="-2"/>
                <w:sz w:val="16"/>
              </w:rPr>
              <w:t>(0.50)</w:t>
            </w:r>
          </w:p>
        </w:tc>
        <w:tc>
          <w:tcPr>
            <w:tcW w:w="851" w:type="dxa"/>
          </w:tcPr>
          <w:p w14:paraId="2D42CEF2" w14:textId="77777777" w:rsidR="00D62403" w:rsidRDefault="00D62403">
            <w:pPr>
              <w:pStyle w:val="TableParagraph"/>
              <w:spacing w:before="14" w:line="155" w:lineRule="exact"/>
              <w:ind w:left="1" w:right="3"/>
              <w:rPr>
                <w:sz w:val="16"/>
              </w:rPr>
            </w:pPr>
            <w:r>
              <w:rPr>
                <w:spacing w:val="-2"/>
                <w:sz w:val="16"/>
              </w:rPr>
              <w:t>(0.00)</w:t>
            </w:r>
          </w:p>
        </w:tc>
        <w:tc>
          <w:tcPr>
            <w:tcW w:w="672" w:type="dxa"/>
          </w:tcPr>
          <w:p w14:paraId="7709E1C4" w14:textId="77777777" w:rsidR="00D62403" w:rsidRDefault="00D62403">
            <w:pPr>
              <w:pStyle w:val="TableParagraph"/>
              <w:spacing w:before="14" w:line="155" w:lineRule="exact"/>
              <w:ind w:left="1" w:right="3"/>
              <w:rPr>
                <w:sz w:val="16"/>
              </w:rPr>
            </w:pPr>
            <w:r>
              <w:rPr>
                <w:spacing w:val="-2"/>
                <w:sz w:val="16"/>
              </w:rPr>
              <w:t>(0.44)</w:t>
            </w:r>
          </w:p>
        </w:tc>
        <w:tc>
          <w:tcPr>
            <w:tcW w:w="807" w:type="dxa"/>
          </w:tcPr>
          <w:p w14:paraId="512723D3" w14:textId="77777777" w:rsidR="00D62403" w:rsidRDefault="00D62403">
            <w:pPr>
              <w:pStyle w:val="TableParagraph"/>
              <w:spacing w:before="14" w:line="155" w:lineRule="exact"/>
              <w:ind w:left="6" w:right="10"/>
              <w:rPr>
                <w:sz w:val="16"/>
              </w:rPr>
            </w:pPr>
            <w:r>
              <w:rPr>
                <w:spacing w:val="-2"/>
                <w:sz w:val="16"/>
              </w:rPr>
              <w:t>(0.46)</w:t>
            </w:r>
          </w:p>
        </w:tc>
        <w:tc>
          <w:tcPr>
            <w:tcW w:w="767" w:type="dxa"/>
          </w:tcPr>
          <w:p w14:paraId="659626CC" w14:textId="77777777" w:rsidR="00D62403" w:rsidRDefault="00D62403">
            <w:pPr>
              <w:pStyle w:val="TableParagraph"/>
              <w:spacing w:before="14" w:line="155" w:lineRule="exact"/>
              <w:ind w:left="5" w:right="10"/>
              <w:rPr>
                <w:sz w:val="16"/>
              </w:rPr>
            </w:pPr>
            <w:r>
              <w:rPr>
                <w:spacing w:val="-2"/>
                <w:sz w:val="16"/>
              </w:rPr>
              <w:t>(0.39)</w:t>
            </w:r>
          </w:p>
        </w:tc>
        <w:tc>
          <w:tcPr>
            <w:tcW w:w="673" w:type="dxa"/>
          </w:tcPr>
          <w:p w14:paraId="4C5B5572" w14:textId="77777777" w:rsidR="00D62403" w:rsidRDefault="00D62403">
            <w:pPr>
              <w:pStyle w:val="TableParagraph"/>
              <w:spacing w:before="14" w:line="155" w:lineRule="exact"/>
              <w:ind w:left="4" w:right="12"/>
              <w:rPr>
                <w:sz w:val="16"/>
              </w:rPr>
            </w:pPr>
            <w:r>
              <w:rPr>
                <w:spacing w:val="-2"/>
                <w:sz w:val="16"/>
              </w:rPr>
              <w:t>(0.46)</w:t>
            </w:r>
          </w:p>
        </w:tc>
        <w:tc>
          <w:tcPr>
            <w:tcW w:w="807" w:type="dxa"/>
          </w:tcPr>
          <w:p w14:paraId="66E9E17C" w14:textId="77777777" w:rsidR="00D62403" w:rsidRDefault="00D62403">
            <w:pPr>
              <w:pStyle w:val="TableParagraph"/>
              <w:spacing w:before="14" w:line="155" w:lineRule="exact"/>
              <w:ind w:right="10"/>
              <w:rPr>
                <w:sz w:val="16"/>
              </w:rPr>
            </w:pPr>
            <w:r>
              <w:rPr>
                <w:spacing w:val="-2"/>
                <w:sz w:val="16"/>
              </w:rPr>
              <w:t>(0.50)</w:t>
            </w:r>
          </w:p>
        </w:tc>
        <w:tc>
          <w:tcPr>
            <w:tcW w:w="852" w:type="dxa"/>
          </w:tcPr>
          <w:p w14:paraId="357C418B" w14:textId="77777777" w:rsidR="00D62403" w:rsidRDefault="00D62403">
            <w:pPr>
              <w:pStyle w:val="TableParagraph"/>
              <w:spacing w:before="14" w:line="155" w:lineRule="exact"/>
              <w:ind w:left="6" w:right="18"/>
              <w:rPr>
                <w:sz w:val="16"/>
              </w:rPr>
            </w:pPr>
            <w:r>
              <w:rPr>
                <w:spacing w:val="-2"/>
                <w:sz w:val="16"/>
              </w:rPr>
              <w:t>(0.00)</w:t>
            </w:r>
          </w:p>
        </w:tc>
      </w:tr>
      <w:tr w:rsidR="00D62403" w14:paraId="743C885C" w14:textId="77777777">
        <w:trPr>
          <w:trHeight w:val="189"/>
        </w:trPr>
        <w:tc>
          <w:tcPr>
            <w:tcW w:w="2844" w:type="dxa"/>
            <w:gridSpan w:val="2"/>
          </w:tcPr>
          <w:p w14:paraId="2B942382" w14:textId="77777777" w:rsidR="00D62403" w:rsidRDefault="00D62403">
            <w:pPr>
              <w:pStyle w:val="TableParagraph"/>
              <w:tabs>
                <w:tab w:val="right" w:pos="2657"/>
              </w:tabs>
              <w:spacing w:before="14" w:line="155" w:lineRule="exact"/>
              <w:ind w:left="119"/>
              <w:jc w:val="left"/>
              <w:rPr>
                <w:sz w:val="16"/>
              </w:rPr>
            </w:pPr>
            <w:r>
              <w:rPr>
                <w:sz w:val="16"/>
              </w:rPr>
              <w:t>Severely</w:t>
            </w:r>
            <w:r>
              <w:rPr>
                <w:spacing w:val="22"/>
                <w:sz w:val="16"/>
              </w:rPr>
              <w:t xml:space="preserve"> </w:t>
            </w:r>
            <w:r>
              <w:rPr>
                <w:sz w:val="16"/>
              </w:rPr>
              <w:t>Food</w:t>
            </w:r>
            <w:r>
              <w:rPr>
                <w:spacing w:val="23"/>
                <w:sz w:val="16"/>
              </w:rPr>
              <w:t xml:space="preserve"> </w:t>
            </w:r>
            <w:r>
              <w:rPr>
                <w:spacing w:val="-2"/>
                <w:sz w:val="16"/>
              </w:rPr>
              <w:t>Insecure</w:t>
            </w:r>
            <w:r>
              <w:rPr>
                <w:rFonts w:ascii="Times New Roman"/>
                <w:sz w:val="16"/>
              </w:rPr>
              <w:tab/>
            </w:r>
            <w:r>
              <w:rPr>
                <w:spacing w:val="-4"/>
                <w:sz w:val="16"/>
              </w:rPr>
              <w:t>0.08</w:t>
            </w:r>
          </w:p>
        </w:tc>
        <w:tc>
          <w:tcPr>
            <w:tcW w:w="807" w:type="dxa"/>
          </w:tcPr>
          <w:p w14:paraId="6D22F9C8" w14:textId="77777777" w:rsidR="00D62403" w:rsidRDefault="00D62403">
            <w:pPr>
              <w:pStyle w:val="TableParagraph"/>
              <w:spacing w:before="14" w:line="155" w:lineRule="exact"/>
              <w:ind w:left="9" w:right="10"/>
              <w:rPr>
                <w:sz w:val="16"/>
              </w:rPr>
            </w:pPr>
            <w:r>
              <w:rPr>
                <w:spacing w:val="-4"/>
                <w:sz w:val="16"/>
              </w:rPr>
              <w:t>0.02</w:t>
            </w:r>
          </w:p>
        </w:tc>
        <w:tc>
          <w:tcPr>
            <w:tcW w:w="851" w:type="dxa"/>
          </w:tcPr>
          <w:p w14:paraId="71D55967" w14:textId="77777777" w:rsidR="00D62403" w:rsidRDefault="00D62403">
            <w:pPr>
              <w:pStyle w:val="TableParagraph"/>
              <w:spacing w:before="14" w:line="155" w:lineRule="exact"/>
              <w:ind w:left="1" w:right="3"/>
              <w:rPr>
                <w:sz w:val="16"/>
              </w:rPr>
            </w:pPr>
            <w:r>
              <w:rPr>
                <w:spacing w:val="-2"/>
                <w:sz w:val="16"/>
              </w:rPr>
              <w:t>-0.06**</w:t>
            </w:r>
          </w:p>
        </w:tc>
        <w:tc>
          <w:tcPr>
            <w:tcW w:w="672" w:type="dxa"/>
          </w:tcPr>
          <w:p w14:paraId="20D3A60D" w14:textId="77777777" w:rsidR="00D62403" w:rsidRDefault="00D62403">
            <w:pPr>
              <w:pStyle w:val="TableParagraph"/>
              <w:spacing w:before="14" w:line="155" w:lineRule="exact"/>
              <w:ind w:right="3"/>
              <w:rPr>
                <w:sz w:val="16"/>
              </w:rPr>
            </w:pPr>
            <w:r>
              <w:rPr>
                <w:spacing w:val="-4"/>
                <w:sz w:val="16"/>
              </w:rPr>
              <w:t>0.20</w:t>
            </w:r>
          </w:p>
        </w:tc>
        <w:tc>
          <w:tcPr>
            <w:tcW w:w="807" w:type="dxa"/>
          </w:tcPr>
          <w:p w14:paraId="72960E45" w14:textId="77777777" w:rsidR="00D62403" w:rsidRDefault="00D62403">
            <w:pPr>
              <w:pStyle w:val="TableParagraph"/>
              <w:spacing w:before="14" w:line="155" w:lineRule="exact"/>
              <w:ind w:left="6" w:right="10"/>
              <w:rPr>
                <w:sz w:val="16"/>
              </w:rPr>
            </w:pPr>
            <w:r>
              <w:rPr>
                <w:spacing w:val="-4"/>
                <w:sz w:val="16"/>
              </w:rPr>
              <w:t>0.14</w:t>
            </w:r>
          </w:p>
        </w:tc>
        <w:tc>
          <w:tcPr>
            <w:tcW w:w="767" w:type="dxa"/>
          </w:tcPr>
          <w:p w14:paraId="01AE6D33" w14:textId="77777777" w:rsidR="00D62403" w:rsidRDefault="00D62403">
            <w:pPr>
              <w:pStyle w:val="TableParagraph"/>
              <w:spacing w:before="14" w:line="155" w:lineRule="exact"/>
              <w:ind w:left="4" w:right="10"/>
              <w:rPr>
                <w:sz w:val="16"/>
              </w:rPr>
            </w:pPr>
            <w:r>
              <w:rPr>
                <w:w w:val="90"/>
                <w:sz w:val="16"/>
              </w:rPr>
              <w:t>-</w:t>
            </w:r>
            <w:r>
              <w:rPr>
                <w:spacing w:val="-4"/>
                <w:sz w:val="16"/>
              </w:rPr>
              <w:t>0.05</w:t>
            </w:r>
          </w:p>
        </w:tc>
        <w:tc>
          <w:tcPr>
            <w:tcW w:w="673" w:type="dxa"/>
          </w:tcPr>
          <w:p w14:paraId="1B9FE205" w14:textId="77777777" w:rsidR="00D62403" w:rsidRDefault="00D62403">
            <w:pPr>
              <w:pStyle w:val="TableParagraph"/>
              <w:spacing w:before="14" w:line="155" w:lineRule="exact"/>
              <w:ind w:left="4" w:right="12"/>
              <w:rPr>
                <w:sz w:val="16"/>
              </w:rPr>
            </w:pPr>
            <w:r>
              <w:rPr>
                <w:spacing w:val="-4"/>
                <w:w w:val="105"/>
                <w:sz w:val="16"/>
              </w:rPr>
              <w:t>0.16</w:t>
            </w:r>
          </w:p>
        </w:tc>
        <w:tc>
          <w:tcPr>
            <w:tcW w:w="807" w:type="dxa"/>
          </w:tcPr>
          <w:p w14:paraId="5FAE9EE7" w14:textId="77777777" w:rsidR="00D62403" w:rsidRDefault="00D62403">
            <w:pPr>
              <w:pStyle w:val="TableParagraph"/>
              <w:spacing w:before="14" w:line="155" w:lineRule="exact"/>
              <w:ind w:right="10"/>
              <w:rPr>
                <w:sz w:val="16"/>
              </w:rPr>
            </w:pPr>
            <w:r>
              <w:rPr>
                <w:spacing w:val="-4"/>
                <w:sz w:val="16"/>
              </w:rPr>
              <w:t>0.07</w:t>
            </w:r>
          </w:p>
        </w:tc>
        <w:tc>
          <w:tcPr>
            <w:tcW w:w="852" w:type="dxa"/>
          </w:tcPr>
          <w:p w14:paraId="4912E087" w14:textId="77777777" w:rsidR="00D62403" w:rsidRDefault="00D62403">
            <w:pPr>
              <w:pStyle w:val="TableParagraph"/>
              <w:spacing w:before="14" w:line="155" w:lineRule="exact"/>
              <w:ind w:left="6" w:right="18"/>
              <w:rPr>
                <w:sz w:val="16"/>
              </w:rPr>
            </w:pPr>
            <w:r>
              <w:rPr>
                <w:w w:val="90"/>
                <w:sz w:val="16"/>
              </w:rPr>
              <w:t>-</w:t>
            </w:r>
            <w:r>
              <w:rPr>
                <w:spacing w:val="-2"/>
                <w:sz w:val="16"/>
              </w:rPr>
              <w:t>0.09***</w:t>
            </w:r>
          </w:p>
        </w:tc>
      </w:tr>
      <w:tr w:rsidR="00D62403" w14:paraId="6174D298" w14:textId="77777777">
        <w:trPr>
          <w:trHeight w:val="189"/>
        </w:trPr>
        <w:tc>
          <w:tcPr>
            <w:tcW w:w="2844" w:type="dxa"/>
            <w:gridSpan w:val="2"/>
          </w:tcPr>
          <w:p w14:paraId="51483226" w14:textId="77777777" w:rsidR="00D62403" w:rsidRDefault="00D62403">
            <w:pPr>
              <w:pStyle w:val="TableParagraph"/>
              <w:spacing w:before="14" w:line="155" w:lineRule="exact"/>
              <w:ind w:right="118"/>
              <w:jc w:val="right"/>
              <w:rPr>
                <w:sz w:val="16"/>
              </w:rPr>
            </w:pPr>
            <w:r>
              <w:rPr>
                <w:spacing w:val="-2"/>
                <w:sz w:val="16"/>
              </w:rPr>
              <w:t>(0.27)</w:t>
            </w:r>
          </w:p>
        </w:tc>
        <w:tc>
          <w:tcPr>
            <w:tcW w:w="807" w:type="dxa"/>
          </w:tcPr>
          <w:p w14:paraId="59B8B80A" w14:textId="77777777" w:rsidR="00D62403" w:rsidRDefault="00D62403">
            <w:pPr>
              <w:pStyle w:val="TableParagraph"/>
              <w:spacing w:before="14" w:line="155" w:lineRule="exact"/>
              <w:ind w:left="9" w:right="10"/>
              <w:rPr>
                <w:sz w:val="16"/>
              </w:rPr>
            </w:pPr>
            <w:r>
              <w:rPr>
                <w:spacing w:val="-2"/>
                <w:sz w:val="16"/>
              </w:rPr>
              <w:t>(0.14)</w:t>
            </w:r>
          </w:p>
        </w:tc>
        <w:tc>
          <w:tcPr>
            <w:tcW w:w="851" w:type="dxa"/>
          </w:tcPr>
          <w:p w14:paraId="1E79487A" w14:textId="77777777" w:rsidR="00D62403" w:rsidRDefault="00D62403">
            <w:pPr>
              <w:pStyle w:val="TableParagraph"/>
              <w:spacing w:before="14" w:line="155" w:lineRule="exact"/>
              <w:ind w:left="1" w:right="3"/>
              <w:rPr>
                <w:sz w:val="16"/>
              </w:rPr>
            </w:pPr>
            <w:r>
              <w:rPr>
                <w:spacing w:val="-2"/>
                <w:sz w:val="16"/>
              </w:rPr>
              <w:t>(0.00)</w:t>
            </w:r>
          </w:p>
        </w:tc>
        <w:tc>
          <w:tcPr>
            <w:tcW w:w="672" w:type="dxa"/>
          </w:tcPr>
          <w:p w14:paraId="2DDE38ED" w14:textId="77777777" w:rsidR="00D62403" w:rsidRDefault="00D62403">
            <w:pPr>
              <w:pStyle w:val="TableParagraph"/>
              <w:spacing w:before="14" w:line="155" w:lineRule="exact"/>
              <w:ind w:left="1" w:right="3"/>
              <w:rPr>
                <w:sz w:val="16"/>
              </w:rPr>
            </w:pPr>
            <w:r>
              <w:rPr>
                <w:spacing w:val="-2"/>
                <w:sz w:val="16"/>
              </w:rPr>
              <w:t>(0.40)</w:t>
            </w:r>
          </w:p>
        </w:tc>
        <w:tc>
          <w:tcPr>
            <w:tcW w:w="807" w:type="dxa"/>
          </w:tcPr>
          <w:p w14:paraId="413AB650" w14:textId="77777777" w:rsidR="00D62403" w:rsidRDefault="00D62403">
            <w:pPr>
              <w:pStyle w:val="TableParagraph"/>
              <w:spacing w:before="14" w:line="155" w:lineRule="exact"/>
              <w:ind w:left="6" w:right="10"/>
              <w:rPr>
                <w:sz w:val="16"/>
              </w:rPr>
            </w:pPr>
            <w:r>
              <w:rPr>
                <w:spacing w:val="-2"/>
                <w:sz w:val="16"/>
              </w:rPr>
              <w:t>(0.35)</w:t>
            </w:r>
          </w:p>
        </w:tc>
        <w:tc>
          <w:tcPr>
            <w:tcW w:w="767" w:type="dxa"/>
          </w:tcPr>
          <w:p w14:paraId="0470E937" w14:textId="77777777" w:rsidR="00D62403" w:rsidRDefault="00D62403">
            <w:pPr>
              <w:pStyle w:val="TableParagraph"/>
              <w:spacing w:before="14" w:line="155" w:lineRule="exact"/>
              <w:ind w:left="5" w:right="10"/>
              <w:rPr>
                <w:sz w:val="16"/>
              </w:rPr>
            </w:pPr>
            <w:r>
              <w:rPr>
                <w:spacing w:val="-2"/>
                <w:sz w:val="16"/>
              </w:rPr>
              <w:t>(0.14)</w:t>
            </w:r>
          </w:p>
        </w:tc>
        <w:tc>
          <w:tcPr>
            <w:tcW w:w="673" w:type="dxa"/>
          </w:tcPr>
          <w:p w14:paraId="7AAFA7C3" w14:textId="77777777" w:rsidR="00D62403" w:rsidRDefault="00D62403">
            <w:pPr>
              <w:pStyle w:val="TableParagraph"/>
              <w:spacing w:before="14" w:line="155" w:lineRule="exact"/>
              <w:ind w:left="4" w:right="12"/>
              <w:rPr>
                <w:sz w:val="16"/>
              </w:rPr>
            </w:pPr>
            <w:r>
              <w:rPr>
                <w:spacing w:val="-2"/>
                <w:sz w:val="16"/>
              </w:rPr>
              <w:t>(0.37)</w:t>
            </w:r>
          </w:p>
        </w:tc>
        <w:tc>
          <w:tcPr>
            <w:tcW w:w="807" w:type="dxa"/>
          </w:tcPr>
          <w:p w14:paraId="3FC3DA4D" w14:textId="77777777" w:rsidR="00D62403" w:rsidRDefault="00D62403">
            <w:pPr>
              <w:pStyle w:val="TableParagraph"/>
              <w:spacing w:before="14" w:line="155" w:lineRule="exact"/>
              <w:ind w:right="10"/>
              <w:rPr>
                <w:sz w:val="16"/>
              </w:rPr>
            </w:pPr>
            <w:r>
              <w:rPr>
                <w:spacing w:val="-2"/>
                <w:sz w:val="16"/>
              </w:rPr>
              <w:t>(0.26)</w:t>
            </w:r>
          </w:p>
        </w:tc>
        <w:tc>
          <w:tcPr>
            <w:tcW w:w="852" w:type="dxa"/>
          </w:tcPr>
          <w:p w14:paraId="579A9C8E" w14:textId="77777777" w:rsidR="00D62403" w:rsidRDefault="00D62403">
            <w:pPr>
              <w:pStyle w:val="TableParagraph"/>
              <w:spacing w:before="14" w:line="155" w:lineRule="exact"/>
              <w:ind w:left="6" w:right="18"/>
              <w:rPr>
                <w:sz w:val="16"/>
              </w:rPr>
            </w:pPr>
            <w:r>
              <w:rPr>
                <w:spacing w:val="-2"/>
                <w:sz w:val="16"/>
              </w:rPr>
              <w:t>(0.00)</w:t>
            </w:r>
          </w:p>
        </w:tc>
      </w:tr>
      <w:tr w:rsidR="00D62403" w14:paraId="2919010B" w14:textId="77777777">
        <w:trPr>
          <w:trHeight w:val="189"/>
        </w:trPr>
        <w:tc>
          <w:tcPr>
            <w:tcW w:w="2844" w:type="dxa"/>
            <w:gridSpan w:val="2"/>
          </w:tcPr>
          <w:p w14:paraId="59BFF758" w14:textId="77777777" w:rsidR="00D62403" w:rsidRDefault="00D62403">
            <w:pPr>
              <w:pStyle w:val="TableParagraph"/>
              <w:tabs>
                <w:tab w:val="right" w:pos="2657"/>
              </w:tabs>
              <w:spacing w:before="14" w:line="155" w:lineRule="exact"/>
              <w:ind w:left="119"/>
              <w:jc w:val="left"/>
              <w:rPr>
                <w:sz w:val="16"/>
              </w:rPr>
            </w:pPr>
            <w:r>
              <w:rPr>
                <w:sz w:val="16"/>
              </w:rPr>
              <w:t>Food</w:t>
            </w:r>
            <w:r>
              <w:rPr>
                <w:spacing w:val="17"/>
                <w:sz w:val="16"/>
              </w:rPr>
              <w:t xml:space="preserve"> </w:t>
            </w:r>
            <w:r>
              <w:rPr>
                <w:sz w:val="16"/>
              </w:rPr>
              <w:t>Insecure</w:t>
            </w:r>
            <w:r>
              <w:rPr>
                <w:spacing w:val="17"/>
                <w:sz w:val="16"/>
              </w:rPr>
              <w:t xml:space="preserve"> </w:t>
            </w:r>
            <w:r>
              <w:rPr>
                <w:spacing w:val="-2"/>
                <w:sz w:val="16"/>
              </w:rPr>
              <w:t>Group</w:t>
            </w:r>
            <w:r>
              <w:rPr>
                <w:rFonts w:ascii="Times New Roman"/>
                <w:sz w:val="16"/>
              </w:rPr>
              <w:tab/>
            </w:r>
            <w:r>
              <w:rPr>
                <w:spacing w:val="-4"/>
                <w:sz w:val="16"/>
              </w:rPr>
              <w:t>0.68</w:t>
            </w:r>
          </w:p>
        </w:tc>
        <w:tc>
          <w:tcPr>
            <w:tcW w:w="807" w:type="dxa"/>
          </w:tcPr>
          <w:p w14:paraId="3480DAEA" w14:textId="77777777" w:rsidR="00D62403" w:rsidRDefault="00D62403">
            <w:pPr>
              <w:pStyle w:val="TableParagraph"/>
              <w:spacing w:before="14" w:line="155" w:lineRule="exact"/>
              <w:ind w:left="10" w:right="10"/>
              <w:rPr>
                <w:sz w:val="16"/>
              </w:rPr>
            </w:pPr>
            <w:r>
              <w:rPr>
                <w:spacing w:val="-4"/>
                <w:sz w:val="16"/>
              </w:rPr>
              <w:t>0.47</w:t>
            </w:r>
          </w:p>
        </w:tc>
        <w:tc>
          <w:tcPr>
            <w:tcW w:w="851" w:type="dxa"/>
          </w:tcPr>
          <w:p w14:paraId="4E5B04B8" w14:textId="77777777" w:rsidR="00D62403" w:rsidRDefault="00D62403">
            <w:pPr>
              <w:pStyle w:val="TableParagraph"/>
              <w:spacing w:before="14" w:line="155" w:lineRule="exact"/>
              <w:ind w:left="2" w:right="3"/>
              <w:rPr>
                <w:sz w:val="16"/>
              </w:rPr>
            </w:pPr>
            <w:r>
              <w:rPr>
                <w:spacing w:val="-2"/>
                <w:sz w:val="16"/>
              </w:rPr>
              <w:t>-0.21***</w:t>
            </w:r>
          </w:p>
        </w:tc>
        <w:tc>
          <w:tcPr>
            <w:tcW w:w="672" w:type="dxa"/>
          </w:tcPr>
          <w:p w14:paraId="14D0EC26" w14:textId="77777777" w:rsidR="00D62403" w:rsidRDefault="00D62403">
            <w:pPr>
              <w:pStyle w:val="TableParagraph"/>
              <w:spacing w:before="14" w:line="155" w:lineRule="exact"/>
              <w:ind w:left="2" w:right="3"/>
              <w:rPr>
                <w:sz w:val="16"/>
              </w:rPr>
            </w:pPr>
            <w:r>
              <w:rPr>
                <w:spacing w:val="-4"/>
                <w:sz w:val="16"/>
              </w:rPr>
              <w:t>0.93</w:t>
            </w:r>
          </w:p>
        </w:tc>
        <w:tc>
          <w:tcPr>
            <w:tcW w:w="807" w:type="dxa"/>
          </w:tcPr>
          <w:p w14:paraId="2E003776" w14:textId="77777777" w:rsidR="00D62403" w:rsidRDefault="00D62403">
            <w:pPr>
              <w:pStyle w:val="TableParagraph"/>
              <w:spacing w:before="14" w:line="155" w:lineRule="exact"/>
              <w:ind w:left="7" w:right="10"/>
              <w:rPr>
                <w:sz w:val="16"/>
              </w:rPr>
            </w:pPr>
            <w:r>
              <w:rPr>
                <w:spacing w:val="-4"/>
                <w:sz w:val="16"/>
              </w:rPr>
              <w:t>0.84</w:t>
            </w:r>
          </w:p>
        </w:tc>
        <w:tc>
          <w:tcPr>
            <w:tcW w:w="767" w:type="dxa"/>
          </w:tcPr>
          <w:p w14:paraId="595C728C" w14:textId="77777777" w:rsidR="00D62403" w:rsidRDefault="00D62403">
            <w:pPr>
              <w:pStyle w:val="TableParagraph"/>
              <w:spacing w:before="14" w:line="155" w:lineRule="exact"/>
              <w:ind w:left="6" w:right="10"/>
              <w:rPr>
                <w:sz w:val="16"/>
              </w:rPr>
            </w:pPr>
            <w:r>
              <w:rPr>
                <w:w w:val="90"/>
                <w:sz w:val="16"/>
              </w:rPr>
              <w:t>-</w:t>
            </w:r>
            <w:r>
              <w:rPr>
                <w:spacing w:val="-2"/>
                <w:sz w:val="16"/>
              </w:rPr>
              <w:t>0.09**</w:t>
            </w:r>
          </w:p>
        </w:tc>
        <w:tc>
          <w:tcPr>
            <w:tcW w:w="673" w:type="dxa"/>
          </w:tcPr>
          <w:p w14:paraId="4AA3460B" w14:textId="77777777" w:rsidR="00D62403" w:rsidRDefault="00D62403">
            <w:pPr>
              <w:pStyle w:val="TableParagraph"/>
              <w:spacing w:before="14" w:line="155" w:lineRule="exact"/>
              <w:ind w:left="6" w:right="12"/>
              <w:rPr>
                <w:sz w:val="16"/>
              </w:rPr>
            </w:pPr>
            <w:r>
              <w:rPr>
                <w:spacing w:val="-4"/>
                <w:sz w:val="16"/>
              </w:rPr>
              <w:t>0.86</w:t>
            </w:r>
          </w:p>
        </w:tc>
        <w:tc>
          <w:tcPr>
            <w:tcW w:w="807" w:type="dxa"/>
          </w:tcPr>
          <w:p w14:paraId="74C2DE06" w14:textId="77777777" w:rsidR="00D62403" w:rsidRDefault="00D62403">
            <w:pPr>
              <w:pStyle w:val="TableParagraph"/>
              <w:spacing w:before="14" w:line="155" w:lineRule="exact"/>
              <w:ind w:left="1" w:right="10"/>
              <w:rPr>
                <w:sz w:val="16"/>
              </w:rPr>
            </w:pPr>
            <w:r>
              <w:rPr>
                <w:spacing w:val="-4"/>
                <w:sz w:val="16"/>
              </w:rPr>
              <w:t>0.63</w:t>
            </w:r>
          </w:p>
        </w:tc>
        <w:tc>
          <w:tcPr>
            <w:tcW w:w="852" w:type="dxa"/>
          </w:tcPr>
          <w:p w14:paraId="72CC77B3" w14:textId="77777777" w:rsidR="00D62403" w:rsidRDefault="00D62403">
            <w:pPr>
              <w:pStyle w:val="TableParagraph"/>
              <w:spacing w:before="14" w:line="155" w:lineRule="exact"/>
              <w:ind w:left="7" w:right="18"/>
              <w:rPr>
                <w:sz w:val="16"/>
              </w:rPr>
            </w:pPr>
            <w:r>
              <w:rPr>
                <w:sz w:val="16"/>
              </w:rPr>
              <w:t>-</w:t>
            </w:r>
            <w:r>
              <w:rPr>
                <w:spacing w:val="-2"/>
                <w:sz w:val="16"/>
              </w:rPr>
              <w:t>0.23***</w:t>
            </w:r>
          </w:p>
        </w:tc>
      </w:tr>
      <w:tr w:rsidR="00D62403" w14:paraId="5102BD6E" w14:textId="77777777">
        <w:trPr>
          <w:trHeight w:val="202"/>
        </w:trPr>
        <w:tc>
          <w:tcPr>
            <w:tcW w:w="2844" w:type="dxa"/>
            <w:gridSpan w:val="2"/>
            <w:tcBorders>
              <w:bottom w:val="single" w:sz="4" w:space="0" w:color="000000"/>
            </w:tcBorders>
          </w:tcPr>
          <w:p w14:paraId="3F49D5F1" w14:textId="77777777" w:rsidR="00D62403" w:rsidRDefault="00D62403">
            <w:pPr>
              <w:pStyle w:val="TableParagraph"/>
              <w:spacing w:before="14" w:line="240" w:lineRule="auto"/>
              <w:ind w:right="118"/>
              <w:jc w:val="right"/>
              <w:rPr>
                <w:sz w:val="16"/>
              </w:rPr>
            </w:pPr>
            <w:r>
              <w:rPr>
                <w:spacing w:val="-2"/>
                <w:sz w:val="16"/>
              </w:rPr>
              <w:t>(0.47)</w:t>
            </w:r>
          </w:p>
        </w:tc>
        <w:tc>
          <w:tcPr>
            <w:tcW w:w="807" w:type="dxa"/>
            <w:tcBorders>
              <w:bottom w:val="single" w:sz="4" w:space="0" w:color="000000"/>
            </w:tcBorders>
          </w:tcPr>
          <w:p w14:paraId="0EA15B51" w14:textId="77777777" w:rsidR="00D62403" w:rsidRDefault="00D62403">
            <w:pPr>
              <w:pStyle w:val="TableParagraph"/>
              <w:spacing w:before="14" w:line="240" w:lineRule="auto"/>
              <w:ind w:left="9" w:right="10"/>
              <w:rPr>
                <w:sz w:val="16"/>
              </w:rPr>
            </w:pPr>
            <w:r>
              <w:rPr>
                <w:spacing w:val="-2"/>
                <w:sz w:val="16"/>
              </w:rPr>
              <w:t>(0.50)</w:t>
            </w:r>
          </w:p>
        </w:tc>
        <w:tc>
          <w:tcPr>
            <w:tcW w:w="851" w:type="dxa"/>
            <w:tcBorders>
              <w:bottom w:val="single" w:sz="4" w:space="0" w:color="000000"/>
            </w:tcBorders>
          </w:tcPr>
          <w:p w14:paraId="5F38E0F4" w14:textId="77777777" w:rsidR="00D62403" w:rsidRDefault="00D62403">
            <w:pPr>
              <w:pStyle w:val="TableParagraph"/>
              <w:spacing w:before="14" w:line="240" w:lineRule="auto"/>
              <w:ind w:left="1" w:right="3"/>
              <w:rPr>
                <w:sz w:val="16"/>
              </w:rPr>
            </w:pPr>
            <w:r>
              <w:rPr>
                <w:spacing w:val="-2"/>
                <w:sz w:val="16"/>
              </w:rPr>
              <w:t>(0.00)</w:t>
            </w:r>
          </w:p>
        </w:tc>
        <w:tc>
          <w:tcPr>
            <w:tcW w:w="672" w:type="dxa"/>
            <w:tcBorders>
              <w:bottom w:val="single" w:sz="4" w:space="0" w:color="000000"/>
            </w:tcBorders>
          </w:tcPr>
          <w:p w14:paraId="241AE921" w14:textId="77777777" w:rsidR="00D62403" w:rsidRDefault="00D62403">
            <w:pPr>
              <w:pStyle w:val="TableParagraph"/>
              <w:spacing w:before="14" w:line="240" w:lineRule="auto"/>
              <w:ind w:left="1" w:right="3"/>
              <w:rPr>
                <w:sz w:val="16"/>
              </w:rPr>
            </w:pPr>
            <w:r>
              <w:rPr>
                <w:spacing w:val="-2"/>
                <w:sz w:val="16"/>
              </w:rPr>
              <w:t>(0.25)</w:t>
            </w:r>
          </w:p>
        </w:tc>
        <w:tc>
          <w:tcPr>
            <w:tcW w:w="807" w:type="dxa"/>
            <w:tcBorders>
              <w:bottom w:val="single" w:sz="4" w:space="0" w:color="000000"/>
            </w:tcBorders>
          </w:tcPr>
          <w:p w14:paraId="376E4D76" w14:textId="77777777" w:rsidR="00D62403" w:rsidRDefault="00D62403">
            <w:pPr>
              <w:pStyle w:val="TableParagraph"/>
              <w:spacing w:before="14" w:line="240" w:lineRule="auto"/>
              <w:ind w:left="6" w:right="10"/>
              <w:rPr>
                <w:sz w:val="16"/>
              </w:rPr>
            </w:pPr>
            <w:r>
              <w:rPr>
                <w:spacing w:val="-2"/>
                <w:sz w:val="16"/>
              </w:rPr>
              <w:t>(0.37)</w:t>
            </w:r>
          </w:p>
        </w:tc>
        <w:tc>
          <w:tcPr>
            <w:tcW w:w="767" w:type="dxa"/>
            <w:tcBorders>
              <w:bottom w:val="single" w:sz="4" w:space="0" w:color="000000"/>
            </w:tcBorders>
          </w:tcPr>
          <w:p w14:paraId="1D9E83BB" w14:textId="77777777" w:rsidR="00D62403" w:rsidRDefault="00D62403">
            <w:pPr>
              <w:pStyle w:val="TableParagraph"/>
              <w:spacing w:before="14" w:line="240" w:lineRule="auto"/>
              <w:ind w:left="5" w:right="10"/>
              <w:rPr>
                <w:sz w:val="16"/>
              </w:rPr>
            </w:pPr>
            <w:r>
              <w:rPr>
                <w:spacing w:val="-2"/>
                <w:sz w:val="16"/>
              </w:rPr>
              <w:t>(0.01)</w:t>
            </w:r>
          </w:p>
        </w:tc>
        <w:tc>
          <w:tcPr>
            <w:tcW w:w="673" w:type="dxa"/>
            <w:tcBorders>
              <w:bottom w:val="single" w:sz="4" w:space="0" w:color="000000"/>
            </w:tcBorders>
          </w:tcPr>
          <w:p w14:paraId="65306AEF" w14:textId="77777777" w:rsidR="00D62403" w:rsidRDefault="00D62403">
            <w:pPr>
              <w:pStyle w:val="TableParagraph"/>
              <w:spacing w:before="14" w:line="240" w:lineRule="auto"/>
              <w:ind w:left="4" w:right="12"/>
              <w:rPr>
                <w:sz w:val="16"/>
              </w:rPr>
            </w:pPr>
            <w:r>
              <w:rPr>
                <w:spacing w:val="-2"/>
                <w:sz w:val="16"/>
              </w:rPr>
              <w:t>(0.35)</w:t>
            </w:r>
          </w:p>
        </w:tc>
        <w:tc>
          <w:tcPr>
            <w:tcW w:w="807" w:type="dxa"/>
            <w:tcBorders>
              <w:bottom w:val="single" w:sz="4" w:space="0" w:color="000000"/>
            </w:tcBorders>
          </w:tcPr>
          <w:p w14:paraId="0D83300A" w14:textId="77777777" w:rsidR="00D62403" w:rsidRDefault="00D62403">
            <w:pPr>
              <w:pStyle w:val="TableParagraph"/>
              <w:spacing w:before="14" w:line="240" w:lineRule="auto"/>
              <w:ind w:right="10"/>
              <w:rPr>
                <w:sz w:val="16"/>
              </w:rPr>
            </w:pPr>
            <w:r>
              <w:rPr>
                <w:spacing w:val="-2"/>
                <w:sz w:val="16"/>
              </w:rPr>
              <w:t>(0.48)</w:t>
            </w:r>
          </w:p>
        </w:tc>
        <w:tc>
          <w:tcPr>
            <w:tcW w:w="852" w:type="dxa"/>
            <w:tcBorders>
              <w:bottom w:val="single" w:sz="4" w:space="0" w:color="000000"/>
            </w:tcBorders>
          </w:tcPr>
          <w:p w14:paraId="7CD6A19B" w14:textId="77777777" w:rsidR="00D62403" w:rsidRDefault="00D62403">
            <w:pPr>
              <w:pStyle w:val="TableParagraph"/>
              <w:spacing w:before="14" w:line="240" w:lineRule="auto"/>
              <w:ind w:left="6" w:right="18"/>
              <w:rPr>
                <w:sz w:val="16"/>
              </w:rPr>
            </w:pPr>
            <w:r>
              <w:rPr>
                <w:spacing w:val="-2"/>
                <w:sz w:val="16"/>
              </w:rPr>
              <w:t>(0.00)</w:t>
            </w:r>
          </w:p>
        </w:tc>
      </w:tr>
      <w:tr w:rsidR="00D62403" w14:paraId="377E1301" w14:textId="77777777">
        <w:trPr>
          <w:trHeight w:val="215"/>
        </w:trPr>
        <w:tc>
          <w:tcPr>
            <w:tcW w:w="2844" w:type="dxa"/>
            <w:gridSpan w:val="2"/>
            <w:tcBorders>
              <w:top w:val="single" w:sz="4" w:space="0" w:color="000000"/>
              <w:bottom w:val="double" w:sz="4" w:space="0" w:color="000000"/>
            </w:tcBorders>
          </w:tcPr>
          <w:p w14:paraId="712A0431" w14:textId="77777777" w:rsidR="00D62403" w:rsidRDefault="00D62403">
            <w:pPr>
              <w:pStyle w:val="TableParagraph"/>
              <w:tabs>
                <w:tab w:val="right" w:pos="2633"/>
              </w:tabs>
              <w:spacing w:line="167" w:lineRule="exact"/>
              <w:ind w:left="119"/>
              <w:jc w:val="left"/>
              <w:rPr>
                <w:sz w:val="16"/>
              </w:rPr>
            </w:pPr>
            <w:r>
              <w:rPr>
                <w:spacing w:val="-2"/>
                <w:sz w:val="16"/>
              </w:rPr>
              <w:t>Observations</w:t>
            </w:r>
            <w:r>
              <w:rPr>
                <w:rFonts w:ascii="Times New Roman"/>
                <w:sz w:val="16"/>
              </w:rPr>
              <w:tab/>
            </w:r>
            <w:r>
              <w:rPr>
                <w:spacing w:val="-5"/>
                <w:sz w:val="16"/>
              </w:rPr>
              <w:t>294</w:t>
            </w:r>
          </w:p>
        </w:tc>
        <w:tc>
          <w:tcPr>
            <w:tcW w:w="807" w:type="dxa"/>
            <w:tcBorders>
              <w:top w:val="single" w:sz="4" w:space="0" w:color="000000"/>
              <w:bottom w:val="double" w:sz="4" w:space="0" w:color="000000"/>
            </w:tcBorders>
          </w:tcPr>
          <w:p w14:paraId="73EFC6D5" w14:textId="77777777" w:rsidR="00D62403" w:rsidRDefault="00D62403">
            <w:pPr>
              <w:pStyle w:val="TableParagraph"/>
              <w:spacing w:line="167" w:lineRule="exact"/>
              <w:ind w:left="9" w:right="10"/>
              <w:rPr>
                <w:sz w:val="16"/>
              </w:rPr>
            </w:pPr>
            <w:r>
              <w:rPr>
                <w:spacing w:val="-5"/>
                <w:w w:val="110"/>
                <w:sz w:val="16"/>
              </w:rPr>
              <w:t>157</w:t>
            </w:r>
          </w:p>
        </w:tc>
        <w:tc>
          <w:tcPr>
            <w:tcW w:w="851" w:type="dxa"/>
            <w:tcBorders>
              <w:top w:val="single" w:sz="4" w:space="0" w:color="000000"/>
              <w:bottom w:val="double" w:sz="4" w:space="0" w:color="000000"/>
            </w:tcBorders>
          </w:tcPr>
          <w:p w14:paraId="50ABBD1C" w14:textId="77777777" w:rsidR="00D62403" w:rsidRDefault="00D62403">
            <w:pPr>
              <w:pStyle w:val="TableParagraph"/>
              <w:spacing w:line="167" w:lineRule="exact"/>
              <w:ind w:right="3"/>
              <w:rPr>
                <w:sz w:val="16"/>
              </w:rPr>
            </w:pPr>
            <w:r>
              <w:rPr>
                <w:spacing w:val="-5"/>
                <w:w w:val="105"/>
                <w:sz w:val="16"/>
              </w:rPr>
              <w:t>451</w:t>
            </w:r>
          </w:p>
        </w:tc>
        <w:tc>
          <w:tcPr>
            <w:tcW w:w="672" w:type="dxa"/>
            <w:tcBorders>
              <w:top w:val="single" w:sz="4" w:space="0" w:color="000000"/>
              <w:bottom w:val="double" w:sz="4" w:space="0" w:color="000000"/>
            </w:tcBorders>
          </w:tcPr>
          <w:p w14:paraId="6782AC04" w14:textId="77777777" w:rsidR="00D62403" w:rsidRDefault="00D62403">
            <w:pPr>
              <w:pStyle w:val="TableParagraph"/>
              <w:spacing w:line="167" w:lineRule="exact"/>
              <w:ind w:right="3"/>
              <w:rPr>
                <w:sz w:val="16"/>
              </w:rPr>
            </w:pPr>
            <w:r>
              <w:rPr>
                <w:spacing w:val="-5"/>
                <w:sz w:val="16"/>
              </w:rPr>
              <w:t>675</w:t>
            </w:r>
          </w:p>
        </w:tc>
        <w:tc>
          <w:tcPr>
            <w:tcW w:w="807" w:type="dxa"/>
            <w:tcBorders>
              <w:top w:val="single" w:sz="4" w:space="0" w:color="000000"/>
              <w:bottom w:val="double" w:sz="4" w:space="0" w:color="000000"/>
            </w:tcBorders>
          </w:tcPr>
          <w:p w14:paraId="1B0E1549" w14:textId="77777777" w:rsidR="00D62403" w:rsidRDefault="00D62403">
            <w:pPr>
              <w:pStyle w:val="TableParagraph"/>
              <w:spacing w:line="167" w:lineRule="exact"/>
              <w:ind w:left="6" w:right="10"/>
              <w:rPr>
                <w:sz w:val="16"/>
              </w:rPr>
            </w:pPr>
            <w:r>
              <w:rPr>
                <w:spacing w:val="-5"/>
                <w:w w:val="110"/>
                <w:sz w:val="16"/>
              </w:rPr>
              <w:t>119</w:t>
            </w:r>
          </w:p>
        </w:tc>
        <w:tc>
          <w:tcPr>
            <w:tcW w:w="767" w:type="dxa"/>
            <w:tcBorders>
              <w:top w:val="single" w:sz="4" w:space="0" w:color="000000"/>
              <w:bottom w:val="double" w:sz="4" w:space="0" w:color="000000"/>
            </w:tcBorders>
          </w:tcPr>
          <w:p w14:paraId="0653405B" w14:textId="77777777" w:rsidR="00D62403" w:rsidRDefault="00D62403">
            <w:pPr>
              <w:pStyle w:val="TableParagraph"/>
              <w:spacing w:line="167" w:lineRule="exact"/>
              <w:ind w:left="4" w:right="10"/>
              <w:rPr>
                <w:sz w:val="16"/>
              </w:rPr>
            </w:pPr>
            <w:r>
              <w:rPr>
                <w:spacing w:val="-5"/>
                <w:sz w:val="16"/>
              </w:rPr>
              <w:t>794</w:t>
            </w:r>
          </w:p>
        </w:tc>
        <w:tc>
          <w:tcPr>
            <w:tcW w:w="673" w:type="dxa"/>
            <w:tcBorders>
              <w:top w:val="single" w:sz="4" w:space="0" w:color="000000"/>
              <w:bottom w:val="double" w:sz="4" w:space="0" w:color="000000"/>
            </w:tcBorders>
          </w:tcPr>
          <w:p w14:paraId="42D88454" w14:textId="77777777" w:rsidR="00D62403" w:rsidRDefault="00D62403">
            <w:pPr>
              <w:pStyle w:val="TableParagraph"/>
              <w:spacing w:line="167" w:lineRule="exact"/>
              <w:ind w:left="4" w:right="12"/>
              <w:rPr>
                <w:sz w:val="16"/>
              </w:rPr>
            </w:pPr>
            <w:r>
              <w:rPr>
                <w:spacing w:val="-5"/>
                <w:sz w:val="16"/>
              </w:rPr>
              <w:t>969</w:t>
            </w:r>
          </w:p>
        </w:tc>
        <w:tc>
          <w:tcPr>
            <w:tcW w:w="807" w:type="dxa"/>
            <w:tcBorders>
              <w:top w:val="single" w:sz="4" w:space="0" w:color="000000"/>
              <w:bottom w:val="double" w:sz="4" w:space="0" w:color="000000"/>
            </w:tcBorders>
          </w:tcPr>
          <w:p w14:paraId="075956DF" w14:textId="77777777" w:rsidR="00D62403" w:rsidRDefault="00D62403">
            <w:pPr>
              <w:pStyle w:val="TableParagraph"/>
              <w:spacing w:line="167" w:lineRule="exact"/>
              <w:ind w:right="10"/>
              <w:rPr>
                <w:sz w:val="16"/>
              </w:rPr>
            </w:pPr>
            <w:r>
              <w:rPr>
                <w:spacing w:val="-5"/>
                <w:sz w:val="16"/>
              </w:rPr>
              <w:t>276</w:t>
            </w:r>
          </w:p>
        </w:tc>
        <w:tc>
          <w:tcPr>
            <w:tcW w:w="852" w:type="dxa"/>
            <w:tcBorders>
              <w:top w:val="single" w:sz="4" w:space="0" w:color="000000"/>
              <w:bottom w:val="double" w:sz="4" w:space="0" w:color="000000"/>
            </w:tcBorders>
          </w:tcPr>
          <w:p w14:paraId="09666003" w14:textId="77777777" w:rsidR="00D62403" w:rsidRDefault="00D62403">
            <w:pPr>
              <w:pStyle w:val="TableParagraph"/>
              <w:spacing w:line="167" w:lineRule="exact"/>
              <w:ind w:left="5" w:right="18"/>
              <w:rPr>
                <w:sz w:val="16"/>
              </w:rPr>
            </w:pPr>
            <w:r>
              <w:rPr>
                <w:spacing w:val="-2"/>
                <w:sz w:val="16"/>
              </w:rPr>
              <w:t>1,245</w:t>
            </w:r>
          </w:p>
        </w:tc>
      </w:tr>
    </w:tbl>
    <w:p w14:paraId="7AABE4E0" w14:textId="77777777" w:rsidR="00D62403" w:rsidRDefault="00D62403" w:rsidP="00D62403">
      <w:pPr>
        <w:spacing w:before="39"/>
        <w:ind w:left="722"/>
        <w:rPr>
          <w:sz w:val="16"/>
        </w:rPr>
      </w:pPr>
      <w:r>
        <w:rPr>
          <w:w w:val="105"/>
          <w:sz w:val="16"/>
        </w:rPr>
        <w:t>Note:</w:t>
      </w:r>
      <w:r>
        <w:rPr>
          <w:spacing w:val="29"/>
          <w:w w:val="105"/>
          <w:sz w:val="16"/>
        </w:rPr>
        <w:t xml:space="preserve"> </w:t>
      </w:r>
      <w:r>
        <w:rPr>
          <w:w w:val="105"/>
          <w:sz w:val="16"/>
        </w:rPr>
        <w:t>Robust</w:t>
      </w:r>
      <w:r>
        <w:rPr>
          <w:spacing w:val="12"/>
          <w:w w:val="105"/>
          <w:sz w:val="16"/>
        </w:rPr>
        <w:t xml:space="preserve"> </w:t>
      </w:r>
      <w:r>
        <w:rPr>
          <w:w w:val="105"/>
          <w:sz w:val="16"/>
        </w:rPr>
        <w:t>standard</w:t>
      </w:r>
      <w:r>
        <w:rPr>
          <w:spacing w:val="12"/>
          <w:w w:val="105"/>
          <w:sz w:val="16"/>
        </w:rPr>
        <w:t xml:space="preserve"> </w:t>
      </w:r>
      <w:r>
        <w:rPr>
          <w:w w:val="105"/>
          <w:sz w:val="16"/>
        </w:rPr>
        <w:t>errors</w:t>
      </w:r>
      <w:r>
        <w:rPr>
          <w:spacing w:val="13"/>
          <w:w w:val="105"/>
          <w:sz w:val="16"/>
        </w:rPr>
        <w:t xml:space="preserve"> </w:t>
      </w:r>
      <w:r>
        <w:rPr>
          <w:w w:val="105"/>
          <w:sz w:val="16"/>
        </w:rPr>
        <w:t>in</w:t>
      </w:r>
      <w:r>
        <w:rPr>
          <w:spacing w:val="12"/>
          <w:w w:val="105"/>
          <w:sz w:val="16"/>
        </w:rPr>
        <w:t xml:space="preserve"> </w:t>
      </w:r>
      <w:r>
        <w:rPr>
          <w:w w:val="105"/>
          <w:sz w:val="16"/>
        </w:rPr>
        <w:t>parentheses;</w:t>
      </w:r>
      <w:r>
        <w:rPr>
          <w:spacing w:val="13"/>
          <w:w w:val="105"/>
          <w:sz w:val="16"/>
        </w:rPr>
        <w:t xml:space="preserve"> </w:t>
      </w:r>
      <w:r>
        <w:rPr>
          <w:w w:val="105"/>
          <w:sz w:val="16"/>
        </w:rPr>
        <w:t>*</w:t>
      </w:r>
      <w:r>
        <w:rPr>
          <w:spacing w:val="12"/>
          <w:w w:val="105"/>
          <w:sz w:val="16"/>
        </w:rPr>
        <w:t xml:space="preserve"> </w:t>
      </w:r>
      <w:r>
        <w:rPr>
          <w:w w:val="105"/>
          <w:sz w:val="16"/>
        </w:rPr>
        <w:t>p</w:t>
      </w:r>
      <w:r>
        <w:rPr>
          <w:rFonts w:ascii="Calibri"/>
          <w:i/>
          <w:w w:val="105"/>
          <w:sz w:val="16"/>
        </w:rPr>
        <w:t>&lt;</w:t>
      </w:r>
      <w:r>
        <w:rPr>
          <w:w w:val="105"/>
          <w:sz w:val="16"/>
        </w:rPr>
        <w:t>0.1,</w:t>
      </w:r>
      <w:r>
        <w:rPr>
          <w:spacing w:val="12"/>
          <w:w w:val="105"/>
          <w:sz w:val="16"/>
        </w:rPr>
        <w:t xml:space="preserve"> </w:t>
      </w:r>
      <w:r>
        <w:rPr>
          <w:w w:val="105"/>
          <w:sz w:val="16"/>
        </w:rPr>
        <w:t>**</w:t>
      </w:r>
      <w:r>
        <w:rPr>
          <w:spacing w:val="12"/>
          <w:w w:val="105"/>
          <w:sz w:val="16"/>
        </w:rPr>
        <w:t xml:space="preserve"> </w:t>
      </w:r>
      <w:r>
        <w:rPr>
          <w:w w:val="105"/>
          <w:sz w:val="16"/>
        </w:rPr>
        <w:t>p</w:t>
      </w:r>
      <w:r>
        <w:rPr>
          <w:rFonts w:ascii="Calibri"/>
          <w:i/>
          <w:w w:val="105"/>
          <w:sz w:val="16"/>
        </w:rPr>
        <w:t>&lt;</w:t>
      </w:r>
      <w:r>
        <w:rPr>
          <w:w w:val="105"/>
          <w:sz w:val="16"/>
        </w:rPr>
        <w:t>0.05,</w:t>
      </w:r>
      <w:r>
        <w:rPr>
          <w:spacing w:val="12"/>
          <w:w w:val="105"/>
          <w:sz w:val="16"/>
        </w:rPr>
        <w:t xml:space="preserve"> </w:t>
      </w:r>
      <w:r>
        <w:rPr>
          <w:w w:val="105"/>
          <w:sz w:val="16"/>
        </w:rPr>
        <w:t>***</w:t>
      </w:r>
      <w:r>
        <w:rPr>
          <w:spacing w:val="11"/>
          <w:w w:val="105"/>
          <w:sz w:val="16"/>
        </w:rPr>
        <w:t xml:space="preserve"> </w:t>
      </w:r>
      <w:r>
        <w:rPr>
          <w:spacing w:val="-2"/>
          <w:w w:val="105"/>
          <w:sz w:val="16"/>
        </w:rPr>
        <w:t>p</w:t>
      </w:r>
      <w:r>
        <w:rPr>
          <w:rFonts w:ascii="Calibri"/>
          <w:i/>
          <w:spacing w:val="-2"/>
          <w:w w:val="105"/>
          <w:sz w:val="16"/>
        </w:rPr>
        <w:t>&lt;</w:t>
      </w:r>
      <w:r>
        <w:rPr>
          <w:spacing w:val="-2"/>
          <w:w w:val="105"/>
          <w:sz w:val="16"/>
        </w:rPr>
        <w:t>0.01.</w:t>
      </w:r>
    </w:p>
    <w:p w14:paraId="2F786B93" w14:textId="77777777" w:rsidR="00D62403" w:rsidRDefault="00D62403" w:rsidP="00D62403">
      <w:pPr>
        <w:pStyle w:val="BodyText"/>
        <w:rPr>
          <w:sz w:val="16"/>
        </w:rPr>
      </w:pPr>
    </w:p>
    <w:p w14:paraId="39C3A62B" w14:textId="77777777" w:rsidR="00D62403" w:rsidRDefault="00D62403" w:rsidP="00D62403">
      <w:pPr>
        <w:pStyle w:val="BodyText"/>
        <w:spacing w:before="40"/>
        <w:rPr>
          <w:sz w:val="16"/>
        </w:rPr>
      </w:pPr>
    </w:p>
    <w:p w14:paraId="3D8A86EE" w14:textId="77777777" w:rsidR="00DB548E" w:rsidRDefault="00D62403" w:rsidP="00D62403">
      <w:pPr>
        <w:pStyle w:val="BodyText"/>
        <w:spacing w:line="314" w:lineRule="auto"/>
        <w:ind w:left="540" w:right="414"/>
        <w:jc w:val="both"/>
        <w:rPr>
          <w:ins w:id="3174" w:author="Mohamed SALEM" w:date="2024-01-16T13:43:00Z"/>
        </w:rPr>
      </w:pPr>
      <w:r>
        <w:rPr>
          <w:spacing w:val="-4"/>
        </w:rPr>
        <w:t xml:space="preserve">While on the overage the remote modality slightly underestimates the number overall food insecure, </w:t>
      </w:r>
      <w:r>
        <w:t>across</w:t>
      </w:r>
      <w:r>
        <w:rPr>
          <w:spacing w:val="-2"/>
        </w:rPr>
        <w:t xml:space="preserve"> </w:t>
      </w:r>
      <w:r>
        <w:t>the</w:t>
      </w:r>
      <w:r>
        <w:rPr>
          <w:spacing w:val="-2"/>
        </w:rPr>
        <w:t xml:space="preserve"> </w:t>
      </w:r>
      <w:r>
        <w:t>sub-samples</w:t>
      </w:r>
      <w:r>
        <w:rPr>
          <w:spacing w:val="-2"/>
        </w:rPr>
        <w:t xml:space="preserve"> </w:t>
      </w:r>
      <w:r>
        <w:t>compared</w:t>
      </w:r>
      <w:r>
        <w:rPr>
          <w:spacing w:val="-2"/>
        </w:rPr>
        <w:t xml:space="preserve"> </w:t>
      </w:r>
      <w:r>
        <w:t>to</w:t>
      </w:r>
      <w:r>
        <w:rPr>
          <w:spacing w:val="-2"/>
        </w:rPr>
        <w:t xml:space="preserve"> </w:t>
      </w:r>
      <w:r>
        <w:t>F2F,</w:t>
      </w:r>
      <w:r>
        <w:rPr>
          <w:spacing w:val="-2"/>
        </w:rPr>
        <w:t xml:space="preserve"> </w:t>
      </w:r>
      <w:r>
        <w:t>comparing</w:t>
      </w:r>
      <w:r>
        <w:rPr>
          <w:spacing w:val="-2"/>
        </w:rPr>
        <w:t xml:space="preserve"> </w:t>
      </w:r>
      <w:r>
        <w:t>the</w:t>
      </w:r>
      <w:r>
        <w:rPr>
          <w:spacing w:val="-2"/>
        </w:rPr>
        <w:t xml:space="preserve"> </w:t>
      </w:r>
      <w:r>
        <w:t>non-phone</w:t>
      </w:r>
      <w:r>
        <w:rPr>
          <w:spacing w:val="-2"/>
        </w:rPr>
        <w:t xml:space="preserve"> </w:t>
      </w:r>
      <w:r>
        <w:t>owners</w:t>
      </w:r>
      <w:r>
        <w:rPr>
          <w:spacing w:val="-2"/>
        </w:rPr>
        <w:t xml:space="preserve"> </w:t>
      </w:r>
      <w:r>
        <w:t>with</w:t>
      </w:r>
      <w:r>
        <w:rPr>
          <w:spacing w:val="-2"/>
        </w:rPr>
        <w:t xml:space="preserve"> </w:t>
      </w:r>
      <w:r>
        <w:t>phone-owners, there</w:t>
      </w:r>
      <w:r>
        <w:rPr>
          <w:spacing w:val="-6"/>
        </w:rPr>
        <w:t xml:space="preserve"> </w:t>
      </w:r>
      <w:r>
        <w:t>are</w:t>
      </w:r>
      <w:r>
        <w:rPr>
          <w:spacing w:val="-6"/>
        </w:rPr>
        <w:t xml:space="preserve"> </w:t>
      </w:r>
      <w:r>
        <w:t>between</w:t>
      </w:r>
      <w:r>
        <w:rPr>
          <w:spacing w:val="-7"/>
        </w:rPr>
        <w:t xml:space="preserve"> </w:t>
      </w:r>
      <w:r>
        <w:t>25</w:t>
      </w:r>
      <w:r>
        <w:rPr>
          <w:spacing w:val="-6"/>
        </w:rPr>
        <w:t xml:space="preserve"> </w:t>
      </w:r>
      <w:r>
        <w:t>and</w:t>
      </w:r>
      <w:r>
        <w:rPr>
          <w:spacing w:val="-7"/>
        </w:rPr>
        <w:t xml:space="preserve"> </w:t>
      </w:r>
      <w:r>
        <w:t>37</w:t>
      </w:r>
      <w:r>
        <w:rPr>
          <w:spacing w:val="-6"/>
        </w:rPr>
        <w:t xml:space="preserve"> </w:t>
      </w:r>
      <w:r>
        <w:t>percent</w:t>
      </w:r>
      <w:r>
        <w:rPr>
          <w:spacing w:val="-6"/>
        </w:rPr>
        <w:t xml:space="preserve"> </w:t>
      </w:r>
      <w:r>
        <w:t>more</w:t>
      </w:r>
      <w:r>
        <w:rPr>
          <w:spacing w:val="-6"/>
        </w:rPr>
        <w:t xml:space="preserve"> </w:t>
      </w:r>
      <w:r>
        <w:t>food</w:t>
      </w:r>
      <w:r>
        <w:rPr>
          <w:spacing w:val="-7"/>
        </w:rPr>
        <w:t xml:space="preserve"> </w:t>
      </w:r>
      <w:r>
        <w:t>insecure</w:t>
      </w:r>
      <w:r>
        <w:rPr>
          <w:spacing w:val="-6"/>
        </w:rPr>
        <w:t xml:space="preserve"> </w:t>
      </w:r>
      <w:r>
        <w:t>people</w:t>
      </w:r>
      <w:r>
        <w:rPr>
          <w:spacing w:val="-6"/>
        </w:rPr>
        <w:t xml:space="preserve"> </w:t>
      </w:r>
      <w:r>
        <w:t>estimated</w:t>
      </w:r>
      <w:r>
        <w:rPr>
          <w:spacing w:val="-7"/>
        </w:rPr>
        <w:t xml:space="preserve"> </w:t>
      </w:r>
      <w:r>
        <w:t>in</w:t>
      </w:r>
      <w:r>
        <w:rPr>
          <w:spacing w:val="-7"/>
        </w:rPr>
        <w:t xml:space="preserve"> </w:t>
      </w:r>
      <w:r>
        <w:t>the</w:t>
      </w:r>
      <w:r>
        <w:rPr>
          <w:spacing w:val="-6"/>
        </w:rPr>
        <w:t xml:space="preserve"> </w:t>
      </w:r>
      <w:r>
        <w:t>F2F</w:t>
      </w:r>
      <w:r>
        <w:rPr>
          <w:spacing w:val="-7"/>
        </w:rPr>
        <w:t xml:space="preserve"> </w:t>
      </w:r>
      <w:r>
        <w:t>and</w:t>
      </w:r>
      <w:r>
        <w:rPr>
          <w:spacing w:val="-6"/>
        </w:rPr>
        <w:t xml:space="preserve"> </w:t>
      </w:r>
      <w:r>
        <w:t>Remote respectively</w:t>
      </w:r>
      <w:r>
        <w:rPr>
          <w:spacing w:val="-11"/>
        </w:rPr>
        <w:t xml:space="preserve"> </w:t>
      </w:r>
      <w:r>
        <w:t>in</w:t>
      </w:r>
      <w:r>
        <w:rPr>
          <w:spacing w:val="-11"/>
        </w:rPr>
        <w:t xml:space="preserve"> </w:t>
      </w:r>
      <w:r>
        <w:t>non-phone</w:t>
      </w:r>
      <w:r>
        <w:rPr>
          <w:spacing w:val="-11"/>
        </w:rPr>
        <w:t xml:space="preserve"> </w:t>
      </w:r>
      <w:r>
        <w:t xml:space="preserve">owners. </w:t>
      </w:r>
    </w:p>
    <w:p w14:paraId="71A9BF14" w14:textId="77777777" w:rsidR="00DB548E" w:rsidRDefault="00DB548E" w:rsidP="00D62403">
      <w:pPr>
        <w:pStyle w:val="BodyText"/>
        <w:spacing w:line="314" w:lineRule="auto"/>
        <w:ind w:left="540" w:right="414"/>
        <w:jc w:val="both"/>
        <w:rPr>
          <w:ins w:id="3175" w:author="Mohamed SALEM" w:date="2024-01-16T13:43:00Z"/>
        </w:rPr>
      </w:pPr>
    </w:p>
    <w:p w14:paraId="21CA8934" w14:textId="30B382B2" w:rsidR="00D62403" w:rsidRDefault="00D62403" w:rsidP="00D62403">
      <w:pPr>
        <w:pStyle w:val="BodyText"/>
        <w:spacing w:line="314" w:lineRule="auto"/>
        <w:ind w:left="540" w:right="414"/>
        <w:jc w:val="both"/>
      </w:pPr>
      <w:r>
        <w:t>Given</w:t>
      </w:r>
      <w:r>
        <w:rPr>
          <w:spacing w:val="-11"/>
        </w:rPr>
        <w:t xml:space="preserve"> </w:t>
      </w:r>
      <w:r>
        <w:t>that</w:t>
      </w:r>
      <w:r>
        <w:rPr>
          <w:spacing w:val="-11"/>
        </w:rPr>
        <w:t xml:space="preserve"> </w:t>
      </w:r>
      <w:r>
        <w:t>the</w:t>
      </w:r>
      <w:r>
        <w:rPr>
          <w:spacing w:val="-11"/>
        </w:rPr>
        <w:t xml:space="preserve"> </w:t>
      </w:r>
      <w:r>
        <w:t>research</w:t>
      </w:r>
      <w:r>
        <w:rPr>
          <w:spacing w:val="-11"/>
        </w:rPr>
        <w:t xml:space="preserve"> </w:t>
      </w:r>
      <w:r>
        <w:t>objective</w:t>
      </w:r>
      <w:r>
        <w:rPr>
          <w:spacing w:val="-11"/>
        </w:rPr>
        <w:t xml:space="preserve"> </w:t>
      </w:r>
      <w:r>
        <w:t>seeks</w:t>
      </w:r>
      <w:r>
        <w:rPr>
          <w:spacing w:val="-11"/>
        </w:rPr>
        <w:t xml:space="preserve"> </w:t>
      </w:r>
      <w:r>
        <w:t>to</w:t>
      </w:r>
      <w:r>
        <w:rPr>
          <w:spacing w:val="-11"/>
        </w:rPr>
        <w:t xml:space="preserve"> </w:t>
      </w:r>
      <w:r>
        <w:t>compare</w:t>
      </w:r>
      <w:r>
        <w:rPr>
          <w:spacing w:val="-11"/>
        </w:rPr>
        <w:t xml:space="preserve"> </w:t>
      </w:r>
      <w:r>
        <w:t>the</w:t>
      </w:r>
      <w:r>
        <w:rPr>
          <w:spacing w:val="-11"/>
        </w:rPr>
        <w:t xml:space="preserve"> </w:t>
      </w:r>
      <w:r>
        <w:t>results of</w:t>
      </w:r>
      <w:r>
        <w:rPr>
          <w:spacing w:val="-4"/>
        </w:rPr>
        <w:t xml:space="preserve"> </w:t>
      </w:r>
      <w:r>
        <w:t>the</w:t>
      </w:r>
      <w:r>
        <w:rPr>
          <w:spacing w:val="-4"/>
        </w:rPr>
        <w:t xml:space="preserve"> </w:t>
      </w:r>
      <w:r>
        <w:t>standard</w:t>
      </w:r>
      <w:r>
        <w:rPr>
          <w:spacing w:val="-4"/>
        </w:rPr>
        <w:t xml:space="preserve"> </w:t>
      </w:r>
      <w:r>
        <w:t>F2F</w:t>
      </w:r>
      <w:r>
        <w:rPr>
          <w:spacing w:val="-4"/>
        </w:rPr>
        <w:t xml:space="preserve"> </w:t>
      </w:r>
      <w:r>
        <w:t>with</w:t>
      </w:r>
      <w:r>
        <w:rPr>
          <w:spacing w:val="-4"/>
        </w:rPr>
        <w:t xml:space="preserve"> </w:t>
      </w:r>
      <w:r>
        <w:t>remote</w:t>
      </w:r>
      <w:r>
        <w:rPr>
          <w:spacing w:val="-4"/>
        </w:rPr>
        <w:t xml:space="preserve"> </w:t>
      </w:r>
      <w:r>
        <w:t>surveys,</w:t>
      </w:r>
      <w:r>
        <w:rPr>
          <w:spacing w:val="-4"/>
        </w:rPr>
        <w:t xml:space="preserve"> </w:t>
      </w:r>
      <w:r>
        <w:t>it</w:t>
      </w:r>
      <w:r>
        <w:rPr>
          <w:spacing w:val="-4"/>
        </w:rPr>
        <w:t xml:space="preserve"> </w:t>
      </w:r>
      <w:r>
        <w:t>is</w:t>
      </w:r>
      <w:r>
        <w:rPr>
          <w:spacing w:val="-4"/>
        </w:rPr>
        <w:t xml:space="preserve"> </w:t>
      </w:r>
      <w:r>
        <w:t>important</w:t>
      </w:r>
      <w:r>
        <w:rPr>
          <w:spacing w:val="-4"/>
        </w:rPr>
        <w:t xml:space="preserve"> </w:t>
      </w:r>
      <w:r>
        <w:t>to</w:t>
      </w:r>
      <w:r>
        <w:rPr>
          <w:spacing w:val="-4"/>
        </w:rPr>
        <w:t xml:space="preserve"> </w:t>
      </w:r>
      <w:r>
        <w:t>compare</w:t>
      </w:r>
      <w:r>
        <w:rPr>
          <w:spacing w:val="-4"/>
        </w:rPr>
        <w:t xml:space="preserve"> </w:t>
      </w:r>
      <w:r>
        <w:t>the</w:t>
      </w:r>
      <w:r>
        <w:rPr>
          <w:spacing w:val="-4"/>
        </w:rPr>
        <w:t xml:space="preserve"> </w:t>
      </w:r>
      <w:r>
        <w:t>results</w:t>
      </w:r>
      <w:r>
        <w:rPr>
          <w:spacing w:val="-4"/>
        </w:rPr>
        <w:t xml:space="preserve"> </w:t>
      </w:r>
      <w:r>
        <w:t>of</w:t>
      </w:r>
      <w:r>
        <w:rPr>
          <w:spacing w:val="-4"/>
        </w:rPr>
        <w:t xml:space="preserve"> </w:t>
      </w:r>
      <w:r>
        <w:t>the</w:t>
      </w:r>
      <w:r>
        <w:rPr>
          <w:spacing w:val="-4"/>
        </w:rPr>
        <w:t xml:space="preserve"> </w:t>
      </w:r>
      <w:r>
        <w:t>F2F</w:t>
      </w:r>
      <w:r>
        <w:rPr>
          <w:spacing w:val="-4"/>
        </w:rPr>
        <w:t xml:space="preserve"> </w:t>
      </w:r>
      <w:r>
        <w:t>results from</w:t>
      </w:r>
      <w:r>
        <w:rPr>
          <w:spacing w:val="-12"/>
        </w:rPr>
        <w:t xml:space="preserve"> </w:t>
      </w:r>
      <w:r>
        <w:t>the</w:t>
      </w:r>
      <w:r>
        <w:rPr>
          <w:spacing w:val="-12"/>
        </w:rPr>
        <w:t xml:space="preserve"> </w:t>
      </w:r>
      <w:r>
        <w:t>full</w:t>
      </w:r>
      <w:r>
        <w:rPr>
          <w:spacing w:val="-12"/>
        </w:rPr>
        <w:t xml:space="preserve"> </w:t>
      </w:r>
      <w:r>
        <w:t>sample</w:t>
      </w:r>
      <w:r>
        <w:rPr>
          <w:spacing w:val="-12"/>
        </w:rPr>
        <w:t xml:space="preserve"> </w:t>
      </w:r>
      <w:r>
        <w:t>with</w:t>
      </w:r>
      <w:r>
        <w:rPr>
          <w:spacing w:val="-12"/>
        </w:rPr>
        <w:t xml:space="preserve"> </w:t>
      </w:r>
      <w:r>
        <w:t>the</w:t>
      </w:r>
      <w:r>
        <w:rPr>
          <w:spacing w:val="-12"/>
        </w:rPr>
        <w:t xml:space="preserve"> </w:t>
      </w:r>
      <w:r>
        <w:t>remote</w:t>
      </w:r>
      <w:r>
        <w:rPr>
          <w:spacing w:val="-12"/>
        </w:rPr>
        <w:t xml:space="preserve"> </w:t>
      </w:r>
      <w:r>
        <w:t>results</w:t>
      </w:r>
      <w:r>
        <w:rPr>
          <w:spacing w:val="-12"/>
        </w:rPr>
        <w:t xml:space="preserve"> </w:t>
      </w:r>
      <w:r>
        <w:t>from</w:t>
      </w:r>
      <w:r>
        <w:rPr>
          <w:spacing w:val="-12"/>
        </w:rPr>
        <w:t xml:space="preserve"> </w:t>
      </w:r>
      <w:r>
        <w:t>the</w:t>
      </w:r>
      <w:r>
        <w:rPr>
          <w:spacing w:val="-12"/>
        </w:rPr>
        <w:t xml:space="preserve"> </w:t>
      </w:r>
      <w:r>
        <w:t>phone</w:t>
      </w:r>
      <w:r>
        <w:rPr>
          <w:spacing w:val="-12"/>
        </w:rPr>
        <w:t xml:space="preserve"> </w:t>
      </w:r>
      <w:r>
        <w:t>owners’</w:t>
      </w:r>
      <w:r>
        <w:rPr>
          <w:spacing w:val="-12"/>
        </w:rPr>
        <w:t xml:space="preserve"> </w:t>
      </w:r>
      <w:r>
        <w:t>sub-sample.</w:t>
      </w:r>
      <w:r>
        <w:rPr>
          <w:spacing w:val="4"/>
        </w:rPr>
        <w:t xml:space="preserve"> </w:t>
      </w:r>
      <w:r>
        <w:t>The</w:t>
      </w:r>
      <w:r>
        <w:rPr>
          <w:spacing w:val="-12"/>
        </w:rPr>
        <w:t xml:space="preserve"> </w:t>
      </w:r>
      <w:r>
        <w:t>result</w:t>
      </w:r>
      <w:r>
        <w:rPr>
          <w:spacing w:val="-12"/>
        </w:rPr>
        <w:t xml:space="preserve"> </w:t>
      </w:r>
      <w:r>
        <w:t>of</w:t>
      </w:r>
      <w:r>
        <w:rPr>
          <w:spacing w:val="-12"/>
        </w:rPr>
        <w:t xml:space="preserve"> </w:t>
      </w:r>
      <w:r>
        <w:t xml:space="preserve">this </w:t>
      </w:r>
      <w:r>
        <w:rPr>
          <w:spacing w:val="-2"/>
        </w:rPr>
        <w:t>comparison</w:t>
      </w:r>
      <w:r>
        <w:rPr>
          <w:spacing w:val="-5"/>
        </w:rPr>
        <w:t xml:space="preserve"> </w:t>
      </w:r>
      <w:r>
        <w:rPr>
          <w:spacing w:val="-2"/>
        </w:rPr>
        <w:t>shows</w:t>
      </w:r>
      <w:r>
        <w:rPr>
          <w:spacing w:val="-5"/>
        </w:rPr>
        <w:t xml:space="preserve"> </w:t>
      </w:r>
      <w:r>
        <w:rPr>
          <w:spacing w:val="-2"/>
        </w:rPr>
        <w:t>that</w:t>
      </w:r>
      <w:r>
        <w:rPr>
          <w:spacing w:val="-5"/>
        </w:rPr>
        <w:t xml:space="preserve"> </w:t>
      </w:r>
      <w:r>
        <w:rPr>
          <w:spacing w:val="-2"/>
        </w:rPr>
        <w:t>using</w:t>
      </w:r>
      <w:r>
        <w:rPr>
          <w:spacing w:val="-5"/>
        </w:rPr>
        <w:t xml:space="preserve"> </w:t>
      </w:r>
      <w:r>
        <w:rPr>
          <w:spacing w:val="-2"/>
        </w:rPr>
        <w:t>the</w:t>
      </w:r>
      <w:r>
        <w:rPr>
          <w:spacing w:val="-5"/>
        </w:rPr>
        <w:t xml:space="preserve"> </w:t>
      </w:r>
      <w:r>
        <w:rPr>
          <w:spacing w:val="-2"/>
        </w:rPr>
        <w:t>remote</w:t>
      </w:r>
      <w:r>
        <w:rPr>
          <w:spacing w:val="-5"/>
        </w:rPr>
        <w:t xml:space="preserve"> </w:t>
      </w:r>
      <w:r>
        <w:rPr>
          <w:spacing w:val="-2"/>
        </w:rPr>
        <w:t>methodology</w:t>
      </w:r>
      <w:r>
        <w:rPr>
          <w:spacing w:val="-5"/>
        </w:rPr>
        <w:t xml:space="preserve"> </w:t>
      </w:r>
      <w:r>
        <w:rPr>
          <w:spacing w:val="-2"/>
        </w:rPr>
        <w:t>in</w:t>
      </w:r>
      <w:r>
        <w:rPr>
          <w:spacing w:val="-5"/>
        </w:rPr>
        <w:t xml:space="preserve"> </w:t>
      </w:r>
      <w:r>
        <w:rPr>
          <w:spacing w:val="-2"/>
        </w:rPr>
        <w:t>its</w:t>
      </w:r>
      <w:r>
        <w:rPr>
          <w:spacing w:val="-5"/>
        </w:rPr>
        <w:t xml:space="preserve"> </w:t>
      </w:r>
      <w:r>
        <w:rPr>
          <w:spacing w:val="-2"/>
        </w:rPr>
        <w:t>current</w:t>
      </w:r>
      <w:r>
        <w:rPr>
          <w:spacing w:val="-5"/>
        </w:rPr>
        <w:t xml:space="preserve"> </w:t>
      </w:r>
      <w:r>
        <w:rPr>
          <w:spacing w:val="-2"/>
        </w:rPr>
        <w:t>setup</w:t>
      </w:r>
      <w:r>
        <w:rPr>
          <w:spacing w:val="-5"/>
        </w:rPr>
        <w:t xml:space="preserve"> </w:t>
      </w:r>
      <w:r>
        <w:rPr>
          <w:spacing w:val="-2"/>
        </w:rPr>
        <w:t>using</w:t>
      </w:r>
      <w:r>
        <w:rPr>
          <w:spacing w:val="-5"/>
        </w:rPr>
        <w:t xml:space="preserve"> </w:t>
      </w:r>
      <w:r>
        <w:rPr>
          <w:spacing w:val="-2"/>
        </w:rPr>
        <w:t>the</w:t>
      </w:r>
      <w:r>
        <w:rPr>
          <w:spacing w:val="-5"/>
        </w:rPr>
        <w:t xml:space="preserve"> </w:t>
      </w:r>
      <w:r>
        <w:rPr>
          <w:spacing w:val="-2"/>
        </w:rPr>
        <w:t>income</w:t>
      </w:r>
      <w:r>
        <w:rPr>
          <w:spacing w:val="-5"/>
        </w:rPr>
        <w:t xml:space="preserve"> </w:t>
      </w:r>
      <w:r>
        <w:rPr>
          <w:spacing w:val="-2"/>
        </w:rPr>
        <w:t xml:space="preserve">source </w:t>
      </w:r>
      <w:r>
        <w:t xml:space="preserve">and income change indicators significantly underreports acute food insecurity by 39 percentage </w:t>
      </w:r>
      <w:r>
        <w:rPr>
          <w:spacing w:val="-2"/>
        </w:rPr>
        <w:t>points.</w:t>
      </w:r>
    </w:p>
    <w:p w14:paraId="71FE519A" w14:textId="2D1A1ADB" w:rsidR="00D62403" w:rsidRDefault="00D62403" w:rsidP="00D62403">
      <w:pPr>
        <w:pStyle w:val="BodyText"/>
        <w:spacing w:before="131" w:line="314" w:lineRule="auto"/>
        <w:ind w:left="540" w:right="416"/>
        <w:jc w:val="both"/>
      </w:pPr>
      <w:r>
        <w:t>The next level of comparison is the CARI computed using FES from remote surveys with the standard CARI modules presented in Table 7.</w:t>
      </w:r>
      <w:r>
        <w:rPr>
          <w:spacing w:val="40"/>
        </w:rPr>
        <w:t xml:space="preserve"> </w:t>
      </w:r>
      <w:r>
        <w:t>The results show different patterns across the 3 groups. First,</w:t>
      </w:r>
      <w:r>
        <w:rPr>
          <w:spacing w:val="-8"/>
        </w:rPr>
        <w:t xml:space="preserve"> </w:t>
      </w:r>
      <w:r>
        <w:t>for</w:t>
      </w:r>
      <w:r>
        <w:rPr>
          <w:spacing w:val="-8"/>
        </w:rPr>
        <w:t xml:space="preserve"> </w:t>
      </w:r>
      <w:r>
        <w:t>the</w:t>
      </w:r>
      <w:r>
        <w:rPr>
          <w:spacing w:val="-8"/>
        </w:rPr>
        <w:t xml:space="preserve"> </w:t>
      </w:r>
      <w:r>
        <w:t>phone-owners</w:t>
      </w:r>
      <w:r>
        <w:rPr>
          <w:spacing w:val="-8"/>
        </w:rPr>
        <w:t xml:space="preserve"> </w:t>
      </w:r>
      <w:r>
        <w:t>although</w:t>
      </w:r>
      <w:r>
        <w:rPr>
          <w:spacing w:val="-8"/>
        </w:rPr>
        <w:t xml:space="preserve"> </w:t>
      </w:r>
      <w:r>
        <w:t>the</w:t>
      </w:r>
      <w:r>
        <w:rPr>
          <w:spacing w:val="-8"/>
        </w:rPr>
        <w:t xml:space="preserve"> </w:t>
      </w:r>
      <w:r>
        <w:t>rCARI-FES</w:t>
      </w:r>
      <w:r>
        <w:rPr>
          <w:spacing w:val="-8"/>
        </w:rPr>
        <w:t xml:space="preserve"> </w:t>
      </w:r>
      <w:r>
        <w:t>in</w:t>
      </w:r>
      <w:r>
        <w:rPr>
          <w:spacing w:val="-8"/>
        </w:rPr>
        <w:t xml:space="preserve"> </w:t>
      </w:r>
      <w:r>
        <w:t>terms</w:t>
      </w:r>
      <w:r>
        <w:rPr>
          <w:spacing w:val="-8"/>
        </w:rPr>
        <w:t xml:space="preserve"> </w:t>
      </w:r>
      <w:r>
        <w:t>of</w:t>
      </w:r>
      <w:r>
        <w:rPr>
          <w:spacing w:val="-8"/>
        </w:rPr>
        <w:t xml:space="preserve"> </w:t>
      </w:r>
      <w:r>
        <w:t>absolute</w:t>
      </w:r>
      <w:r>
        <w:rPr>
          <w:spacing w:val="-8"/>
        </w:rPr>
        <w:t xml:space="preserve"> </w:t>
      </w:r>
      <w:r>
        <w:t>terms</w:t>
      </w:r>
      <w:r>
        <w:rPr>
          <w:spacing w:val="-8"/>
        </w:rPr>
        <w:t xml:space="preserve"> </w:t>
      </w:r>
      <w:r>
        <w:t xml:space="preserve">produces </w:t>
      </w:r>
      <w:ins w:id="3176" w:author="Nicole WU" w:date="2024-01-16T13:34:00Z">
        <w:r w:rsidR="6AF35EFA">
          <w:t xml:space="preserve">a </w:t>
        </w:r>
      </w:ins>
      <w:r>
        <w:t>higher number of food insecure people, the difference is not statistically significantly compared to the standard CARI-FES. Second, for the no phone owners and the full sample, rCARI-FES significantly</w:t>
      </w:r>
      <w:r>
        <w:rPr>
          <w:spacing w:val="-7"/>
        </w:rPr>
        <w:t xml:space="preserve"> </w:t>
      </w:r>
      <w:r>
        <w:t>under</w:t>
      </w:r>
      <w:r>
        <w:rPr>
          <w:spacing w:val="-7"/>
        </w:rPr>
        <w:t xml:space="preserve"> </w:t>
      </w:r>
      <w:r>
        <w:t>reports</w:t>
      </w:r>
      <w:r>
        <w:rPr>
          <w:spacing w:val="-7"/>
        </w:rPr>
        <w:t xml:space="preserve"> </w:t>
      </w:r>
      <w:r>
        <w:t>the</w:t>
      </w:r>
      <w:r>
        <w:rPr>
          <w:spacing w:val="-7"/>
        </w:rPr>
        <w:t xml:space="preserve"> </w:t>
      </w:r>
      <w:r>
        <w:t>food</w:t>
      </w:r>
      <w:r>
        <w:rPr>
          <w:spacing w:val="-7"/>
        </w:rPr>
        <w:t xml:space="preserve"> </w:t>
      </w:r>
      <w:r>
        <w:t>insecure</w:t>
      </w:r>
      <w:r>
        <w:rPr>
          <w:spacing w:val="-7"/>
        </w:rPr>
        <w:t xml:space="preserve"> </w:t>
      </w:r>
      <w:r>
        <w:t>numbers</w:t>
      </w:r>
      <w:r>
        <w:rPr>
          <w:spacing w:val="-7"/>
        </w:rPr>
        <w:t xml:space="preserve"> </w:t>
      </w:r>
      <w:r>
        <w:t>by</w:t>
      </w:r>
      <w:r>
        <w:rPr>
          <w:spacing w:val="-7"/>
        </w:rPr>
        <w:t xml:space="preserve"> </w:t>
      </w:r>
      <w:r>
        <w:t>between</w:t>
      </w:r>
      <w:r>
        <w:rPr>
          <w:spacing w:val="-7"/>
        </w:rPr>
        <w:t xml:space="preserve"> </w:t>
      </w:r>
      <w:r>
        <w:t>7</w:t>
      </w:r>
      <w:r>
        <w:rPr>
          <w:spacing w:val="-7"/>
        </w:rPr>
        <w:t xml:space="preserve"> </w:t>
      </w:r>
      <w:r>
        <w:t>and</w:t>
      </w:r>
      <w:r>
        <w:rPr>
          <w:spacing w:val="-7"/>
        </w:rPr>
        <w:t xml:space="preserve"> </w:t>
      </w:r>
      <w:r>
        <w:t>8</w:t>
      </w:r>
      <w:r>
        <w:rPr>
          <w:spacing w:val="-7"/>
        </w:rPr>
        <w:t xml:space="preserve"> </w:t>
      </w:r>
      <w:r>
        <w:t>percentage</w:t>
      </w:r>
      <w:r>
        <w:rPr>
          <w:spacing w:val="-7"/>
        </w:rPr>
        <w:t xml:space="preserve"> </w:t>
      </w:r>
      <w:r>
        <w:t>points.</w:t>
      </w:r>
      <w:r>
        <w:rPr>
          <w:spacing w:val="12"/>
        </w:rPr>
        <w:t xml:space="preserve"> </w:t>
      </w:r>
      <w:r>
        <w:t>The overall effect is driven by the moderately food insecure category where rCARI-FES significantly under</w:t>
      </w:r>
      <w:r>
        <w:rPr>
          <w:spacing w:val="-13"/>
        </w:rPr>
        <w:t xml:space="preserve"> </w:t>
      </w:r>
      <w:r>
        <w:t>reports</w:t>
      </w:r>
      <w:r>
        <w:rPr>
          <w:spacing w:val="-13"/>
        </w:rPr>
        <w:t xml:space="preserve"> </w:t>
      </w:r>
      <w:r>
        <w:t>the</w:t>
      </w:r>
      <w:r>
        <w:rPr>
          <w:spacing w:val="-13"/>
        </w:rPr>
        <w:t xml:space="preserve"> </w:t>
      </w:r>
      <w:r>
        <w:t>numbers</w:t>
      </w:r>
      <w:r>
        <w:rPr>
          <w:spacing w:val="-13"/>
        </w:rPr>
        <w:t xml:space="preserve"> </w:t>
      </w:r>
      <w:r>
        <w:t>by</w:t>
      </w:r>
      <w:r>
        <w:rPr>
          <w:spacing w:val="-13"/>
        </w:rPr>
        <w:t xml:space="preserve"> </w:t>
      </w:r>
      <w:r>
        <w:t>15</w:t>
      </w:r>
      <w:r>
        <w:rPr>
          <w:spacing w:val="-13"/>
        </w:rPr>
        <w:t xml:space="preserve"> </w:t>
      </w:r>
      <w:r>
        <w:t>and</w:t>
      </w:r>
      <w:r>
        <w:rPr>
          <w:spacing w:val="-13"/>
        </w:rPr>
        <w:t xml:space="preserve"> </w:t>
      </w:r>
      <w:r>
        <w:t>11</w:t>
      </w:r>
      <w:r>
        <w:rPr>
          <w:spacing w:val="-13"/>
        </w:rPr>
        <w:t xml:space="preserve"> </w:t>
      </w:r>
      <w:r>
        <w:t>percentage</w:t>
      </w:r>
      <w:r>
        <w:rPr>
          <w:spacing w:val="-13"/>
        </w:rPr>
        <w:t xml:space="preserve"> </w:t>
      </w:r>
      <w:r>
        <w:t>points</w:t>
      </w:r>
      <w:r>
        <w:rPr>
          <w:spacing w:val="-13"/>
        </w:rPr>
        <w:t xml:space="preserve"> </w:t>
      </w:r>
      <w:r>
        <w:t>respectively</w:t>
      </w:r>
      <w:r>
        <w:rPr>
          <w:spacing w:val="-13"/>
        </w:rPr>
        <w:t xml:space="preserve"> </w:t>
      </w:r>
      <w:r>
        <w:t>for</w:t>
      </w:r>
      <w:r>
        <w:rPr>
          <w:spacing w:val="-13"/>
        </w:rPr>
        <w:t xml:space="preserve"> </w:t>
      </w:r>
      <w:r>
        <w:t>non-phone</w:t>
      </w:r>
      <w:r>
        <w:rPr>
          <w:spacing w:val="-13"/>
        </w:rPr>
        <w:t xml:space="preserve"> </w:t>
      </w:r>
      <w:r>
        <w:t>owners</w:t>
      </w:r>
      <w:r>
        <w:rPr>
          <w:spacing w:val="-13"/>
        </w:rPr>
        <w:t xml:space="preserve"> </w:t>
      </w:r>
      <w:r>
        <w:t xml:space="preserve">and </w:t>
      </w:r>
      <w:r>
        <w:rPr>
          <w:spacing w:val="-2"/>
        </w:rPr>
        <w:t>full-sample.</w:t>
      </w:r>
    </w:p>
    <w:p w14:paraId="448D6640" w14:textId="48793E16" w:rsidR="00D62403" w:rsidRDefault="00D62403" w:rsidP="00D62403">
      <w:pPr>
        <w:pStyle w:val="BodyText"/>
        <w:spacing w:before="131" w:line="314" w:lineRule="auto"/>
        <w:ind w:left="540" w:right="415"/>
        <w:jc w:val="both"/>
      </w:pPr>
      <w:r>
        <w:t>The results of the comparison in Table 8 show</w:t>
      </w:r>
      <w:del w:id="3177" w:author="Nicole WU" w:date="2024-01-16T13:33:00Z">
        <w:r>
          <w:delText>s</w:delText>
        </w:r>
      </w:del>
      <w:r>
        <w:t xml:space="preserve"> that using the FES module in phone surveys will likely result in under-reporting food insecurity compared to the standard F2F FES module.</w:t>
      </w:r>
    </w:p>
    <w:p w14:paraId="7F986EE7" w14:textId="0813AEC7" w:rsidR="00D62403" w:rsidRDefault="00D62403" w:rsidP="00D62403">
      <w:pPr>
        <w:pStyle w:val="BodyText"/>
        <w:spacing w:before="122" w:line="314" w:lineRule="auto"/>
        <w:ind w:left="540" w:right="414"/>
        <w:jc w:val="both"/>
      </w:pPr>
      <w:r>
        <w:t>A cursory analysis of the results in Table 8 shows that (as expected) the non-phone owners are significantly</w:t>
      </w:r>
      <w:r>
        <w:rPr>
          <w:spacing w:val="-11"/>
        </w:rPr>
        <w:t xml:space="preserve"> </w:t>
      </w:r>
      <w:r>
        <w:t>more</w:t>
      </w:r>
      <w:r>
        <w:rPr>
          <w:spacing w:val="-11"/>
        </w:rPr>
        <w:t xml:space="preserve"> </w:t>
      </w:r>
      <w:r>
        <w:t>food</w:t>
      </w:r>
      <w:r>
        <w:rPr>
          <w:spacing w:val="-11"/>
        </w:rPr>
        <w:t xml:space="preserve"> </w:t>
      </w:r>
      <w:r>
        <w:t>insecure</w:t>
      </w:r>
      <w:r>
        <w:rPr>
          <w:spacing w:val="-11"/>
        </w:rPr>
        <w:t xml:space="preserve"> </w:t>
      </w:r>
      <w:r>
        <w:t>(moderately</w:t>
      </w:r>
      <w:r>
        <w:rPr>
          <w:spacing w:val="-11"/>
        </w:rPr>
        <w:t xml:space="preserve"> </w:t>
      </w:r>
      <w:r>
        <w:t>food</w:t>
      </w:r>
      <w:r>
        <w:rPr>
          <w:spacing w:val="-11"/>
        </w:rPr>
        <w:t xml:space="preserve"> </w:t>
      </w:r>
      <w:r>
        <w:t>insecure</w:t>
      </w:r>
      <w:r>
        <w:rPr>
          <w:spacing w:val="-11"/>
        </w:rPr>
        <w:t xml:space="preserve"> </w:t>
      </w:r>
      <w:r>
        <w:t>and</w:t>
      </w:r>
      <w:r>
        <w:rPr>
          <w:spacing w:val="-11"/>
        </w:rPr>
        <w:t xml:space="preserve"> </w:t>
      </w:r>
      <w:r>
        <w:t>severely</w:t>
      </w:r>
      <w:r>
        <w:rPr>
          <w:spacing w:val="-11"/>
        </w:rPr>
        <w:t xml:space="preserve"> </w:t>
      </w:r>
      <w:r>
        <w:t>food</w:t>
      </w:r>
      <w:r>
        <w:rPr>
          <w:spacing w:val="-11"/>
        </w:rPr>
        <w:t xml:space="preserve"> </w:t>
      </w:r>
      <w:r>
        <w:t>insecure).</w:t>
      </w:r>
      <w:r>
        <w:rPr>
          <w:spacing w:val="9"/>
        </w:rPr>
        <w:t xml:space="preserve"> </w:t>
      </w:r>
      <w:r>
        <w:t>Although using</w:t>
      </w:r>
      <w:r>
        <w:rPr>
          <w:spacing w:val="-9"/>
        </w:rPr>
        <w:t xml:space="preserve"> </w:t>
      </w:r>
      <w:r>
        <w:t>FES</w:t>
      </w:r>
      <w:r>
        <w:rPr>
          <w:spacing w:val="-9"/>
        </w:rPr>
        <w:t xml:space="preserve"> </w:t>
      </w:r>
      <w:r>
        <w:t>indicator</w:t>
      </w:r>
      <w:r>
        <w:rPr>
          <w:spacing w:val="-9"/>
        </w:rPr>
        <w:t xml:space="preserve"> </w:t>
      </w:r>
      <w:r>
        <w:t>slightly</w:t>
      </w:r>
      <w:r>
        <w:rPr>
          <w:spacing w:val="-9"/>
        </w:rPr>
        <w:t xml:space="preserve"> </w:t>
      </w:r>
      <w:r>
        <w:t>overestimates</w:t>
      </w:r>
      <w:r>
        <w:rPr>
          <w:spacing w:val="-9"/>
        </w:rPr>
        <w:t xml:space="preserve"> </w:t>
      </w:r>
      <w:r>
        <w:t>the</w:t>
      </w:r>
      <w:r>
        <w:rPr>
          <w:spacing w:val="-9"/>
        </w:rPr>
        <w:t xml:space="preserve"> </w:t>
      </w:r>
      <w:r>
        <w:t>number</w:t>
      </w:r>
      <w:r>
        <w:rPr>
          <w:spacing w:val="-9"/>
        </w:rPr>
        <w:t xml:space="preserve"> </w:t>
      </w:r>
      <w:r>
        <w:t>of</w:t>
      </w:r>
      <w:r>
        <w:rPr>
          <w:spacing w:val="-9"/>
        </w:rPr>
        <w:t xml:space="preserve"> </w:t>
      </w:r>
      <w:r>
        <w:t>food</w:t>
      </w:r>
      <w:r>
        <w:rPr>
          <w:spacing w:val="-9"/>
        </w:rPr>
        <w:t xml:space="preserve"> </w:t>
      </w:r>
      <w:r>
        <w:t>insecure</w:t>
      </w:r>
      <w:r>
        <w:rPr>
          <w:spacing w:val="-9"/>
        </w:rPr>
        <w:t xml:space="preserve"> </w:t>
      </w:r>
      <w:r>
        <w:t>people</w:t>
      </w:r>
      <w:r>
        <w:rPr>
          <w:spacing w:val="-9"/>
        </w:rPr>
        <w:t xml:space="preserve"> </w:t>
      </w:r>
      <w:r>
        <w:t>by</w:t>
      </w:r>
      <w:r>
        <w:rPr>
          <w:spacing w:val="-9"/>
        </w:rPr>
        <w:t xml:space="preserve"> </w:t>
      </w:r>
      <w:r>
        <w:t>between</w:t>
      </w:r>
      <w:r>
        <w:rPr>
          <w:spacing w:val="-9"/>
        </w:rPr>
        <w:t xml:space="preserve"> </w:t>
      </w:r>
      <w:r>
        <w:t>68</w:t>
      </w:r>
      <w:r>
        <w:rPr>
          <w:spacing w:val="-9"/>
        </w:rPr>
        <w:t xml:space="preserve"> </w:t>
      </w:r>
      <w:r>
        <w:t>and 71</w:t>
      </w:r>
      <w:r>
        <w:rPr>
          <w:spacing w:val="-2"/>
        </w:rPr>
        <w:t xml:space="preserve"> </w:t>
      </w:r>
      <w:r>
        <w:t>percent</w:t>
      </w:r>
      <w:r>
        <w:rPr>
          <w:spacing w:val="-2"/>
        </w:rPr>
        <w:t xml:space="preserve"> </w:t>
      </w:r>
      <w:r>
        <w:t>in</w:t>
      </w:r>
      <w:r>
        <w:rPr>
          <w:spacing w:val="-2"/>
        </w:rPr>
        <w:t xml:space="preserve"> </w:t>
      </w:r>
      <w:r>
        <w:t>F2F</w:t>
      </w:r>
      <w:r>
        <w:rPr>
          <w:spacing w:val="-2"/>
        </w:rPr>
        <w:t xml:space="preserve"> </w:t>
      </w:r>
      <w:r>
        <w:t>and</w:t>
      </w:r>
      <w:r>
        <w:rPr>
          <w:spacing w:val="-2"/>
        </w:rPr>
        <w:t xml:space="preserve"> </w:t>
      </w:r>
      <w:r>
        <w:t>Remote</w:t>
      </w:r>
      <w:r>
        <w:rPr>
          <w:spacing w:val="-2"/>
        </w:rPr>
        <w:t xml:space="preserve"> </w:t>
      </w:r>
      <w:r>
        <w:t>respectively</w:t>
      </w:r>
      <w:r>
        <w:rPr>
          <w:spacing w:val="-2"/>
        </w:rPr>
        <w:t xml:space="preserve"> </w:t>
      </w:r>
      <w:r>
        <w:t>in</w:t>
      </w:r>
      <w:r>
        <w:rPr>
          <w:spacing w:val="-2"/>
        </w:rPr>
        <w:t xml:space="preserve"> </w:t>
      </w:r>
      <w:r>
        <w:t>the</w:t>
      </w:r>
      <w:r>
        <w:rPr>
          <w:spacing w:val="-2"/>
        </w:rPr>
        <w:t xml:space="preserve"> </w:t>
      </w:r>
      <w:r>
        <w:t>phone-owners</w:t>
      </w:r>
      <w:r>
        <w:rPr>
          <w:spacing w:val="-2"/>
        </w:rPr>
        <w:t xml:space="preserve"> </w:t>
      </w:r>
      <w:r>
        <w:t>sub-sample,</w:t>
      </w:r>
      <w:r>
        <w:rPr>
          <w:spacing w:val="-1"/>
        </w:rPr>
        <w:t xml:space="preserve"> </w:t>
      </w:r>
      <w:commentRangeStart w:id="3178"/>
      <w:r>
        <w:t>the</w:t>
      </w:r>
      <w:r>
        <w:rPr>
          <w:spacing w:val="-2"/>
        </w:rPr>
        <w:t xml:space="preserve"> </w:t>
      </w:r>
      <w:r>
        <w:t>numbers</w:t>
      </w:r>
      <w:r>
        <w:rPr>
          <w:spacing w:val="-2"/>
        </w:rPr>
        <w:t xml:space="preserve"> </w:t>
      </w:r>
      <w:r>
        <w:t>are</w:t>
      </w:r>
      <w:r>
        <w:rPr>
          <w:spacing w:val="-2"/>
        </w:rPr>
        <w:t xml:space="preserve"> </w:t>
      </w:r>
      <w:r>
        <w:t>93 and 87 percent respectively amongst the non-phone owners.</w:t>
      </w:r>
      <w:commentRangeEnd w:id="3178"/>
      <w:r w:rsidR="00876426">
        <w:rPr>
          <w:rStyle w:val="CommentReference"/>
        </w:rPr>
        <w:commentReference w:id="3178"/>
      </w:r>
      <w:ins w:id="3179" w:author="Mohamed SALEM" w:date="2024-01-16T13:48:00Z">
        <w:r w:rsidR="003C10E4">
          <w:t xml:space="preserve"> </w:t>
        </w:r>
      </w:ins>
    </w:p>
    <w:p w14:paraId="15E382F7" w14:textId="77777777" w:rsidR="00D62403" w:rsidRDefault="00D62403" w:rsidP="00D62403">
      <w:pPr>
        <w:pStyle w:val="BodyText"/>
        <w:spacing w:before="126" w:line="314" w:lineRule="auto"/>
        <w:ind w:left="540" w:right="416"/>
        <w:jc w:val="both"/>
      </w:pPr>
      <w:r>
        <w:rPr>
          <w:spacing w:val="-2"/>
        </w:rPr>
        <w:t>In</w:t>
      </w:r>
      <w:r>
        <w:rPr>
          <w:spacing w:val="-8"/>
        </w:rPr>
        <w:t xml:space="preserve"> </w:t>
      </w:r>
      <w:r>
        <w:rPr>
          <w:spacing w:val="-2"/>
        </w:rPr>
        <w:t>the</w:t>
      </w:r>
      <w:r>
        <w:rPr>
          <w:spacing w:val="-8"/>
        </w:rPr>
        <w:t xml:space="preserve"> </w:t>
      </w:r>
      <w:r>
        <w:rPr>
          <w:spacing w:val="-2"/>
        </w:rPr>
        <w:t>next</w:t>
      </w:r>
      <w:r>
        <w:rPr>
          <w:spacing w:val="-8"/>
        </w:rPr>
        <w:t xml:space="preserve"> </w:t>
      </w:r>
      <w:r>
        <w:rPr>
          <w:spacing w:val="-2"/>
        </w:rPr>
        <w:t>analysis,</w:t>
      </w:r>
      <w:r>
        <w:rPr>
          <w:spacing w:val="-6"/>
        </w:rPr>
        <w:t xml:space="preserve"> </w:t>
      </w:r>
      <w:r>
        <w:rPr>
          <w:spacing w:val="-2"/>
        </w:rPr>
        <w:t>CARI</w:t>
      </w:r>
      <w:r>
        <w:rPr>
          <w:spacing w:val="-8"/>
        </w:rPr>
        <w:t xml:space="preserve"> </w:t>
      </w:r>
      <w:r>
        <w:rPr>
          <w:spacing w:val="-2"/>
        </w:rPr>
        <w:t>computed</w:t>
      </w:r>
      <w:r>
        <w:rPr>
          <w:spacing w:val="-8"/>
        </w:rPr>
        <w:t xml:space="preserve"> </w:t>
      </w:r>
      <w:r>
        <w:rPr>
          <w:spacing w:val="-2"/>
        </w:rPr>
        <w:t>using</w:t>
      </w:r>
      <w:r>
        <w:rPr>
          <w:spacing w:val="-8"/>
        </w:rPr>
        <w:t xml:space="preserve"> </w:t>
      </w:r>
      <w:r>
        <w:rPr>
          <w:spacing w:val="-2"/>
        </w:rPr>
        <w:t>income</w:t>
      </w:r>
      <w:r>
        <w:rPr>
          <w:spacing w:val="-8"/>
        </w:rPr>
        <w:t xml:space="preserve"> </w:t>
      </w:r>
      <w:r>
        <w:rPr>
          <w:spacing w:val="-2"/>
        </w:rPr>
        <w:t>source</w:t>
      </w:r>
      <w:r>
        <w:rPr>
          <w:spacing w:val="-8"/>
        </w:rPr>
        <w:t xml:space="preserve"> </w:t>
      </w:r>
      <w:r>
        <w:rPr>
          <w:spacing w:val="-2"/>
        </w:rPr>
        <w:t>and</w:t>
      </w:r>
      <w:r>
        <w:rPr>
          <w:spacing w:val="-8"/>
        </w:rPr>
        <w:t xml:space="preserve"> </w:t>
      </w:r>
      <w:r>
        <w:rPr>
          <w:spacing w:val="-2"/>
        </w:rPr>
        <w:t>income</w:t>
      </w:r>
      <w:r>
        <w:rPr>
          <w:spacing w:val="-8"/>
        </w:rPr>
        <w:t xml:space="preserve"> </w:t>
      </w:r>
      <w:r>
        <w:rPr>
          <w:spacing w:val="-2"/>
        </w:rPr>
        <w:t>change</w:t>
      </w:r>
      <w:r>
        <w:rPr>
          <w:spacing w:val="-8"/>
        </w:rPr>
        <w:t xml:space="preserve"> </w:t>
      </w:r>
      <w:r>
        <w:rPr>
          <w:spacing w:val="-2"/>
        </w:rPr>
        <w:t>variable</w:t>
      </w:r>
      <w:r>
        <w:rPr>
          <w:spacing w:val="-8"/>
        </w:rPr>
        <w:t xml:space="preserve"> </w:t>
      </w:r>
      <w:r>
        <w:rPr>
          <w:spacing w:val="-2"/>
        </w:rPr>
        <w:t>is</w:t>
      </w:r>
      <w:r>
        <w:rPr>
          <w:spacing w:val="-8"/>
        </w:rPr>
        <w:t xml:space="preserve"> </w:t>
      </w:r>
      <w:r>
        <w:rPr>
          <w:spacing w:val="-2"/>
        </w:rPr>
        <w:t xml:space="preserve">compared </w:t>
      </w:r>
      <w:r>
        <w:t>over</w:t>
      </w:r>
      <w:r>
        <w:rPr>
          <w:spacing w:val="-2"/>
        </w:rPr>
        <w:t xml:space="preserve"> </w:t>
      </w:r>
      <w:r>
        <w:t>the</w:t>
      </w:r>
      <w:r>
        <w:rPr>
          <w:spacing w:val="-2"/>
        </w:rPr>
        <w:t xml:space="preserve"> </w:t>
      </w:r>
      <w:r>
        <w:t>modality.</w:t>
      </w:r>
      <w:r>
        <w:rPr>
          <w:spacing w:val="20"/>
        </w:rPr>
        <w:t xml:space="preserve"> </w:t>
      </w:r>
      <w:r>
        <w:t>The</w:t>
      </w:r>
      <w:r>
        <w:rPr>
          <w:spacing w:val="-2"/>
        </w:rPr>
        <w:t xml:space="preserve"> </w:t>
      </w:r>
      <w:r>
        <w:t>same</w:t>
      </w:r>
      <w:r>
        <w:rPr>
          <w:spacing w:val="-2"/>
        </w:rPr>
        <w:t xml:space="preserve"> </w:t>
      </w:r>
      <w:r>
        <w:t>module</w:t>
      </w:r>
      <w:r>
        <w:rPr>
          <w:spacing w:val="-2"/>
        </w:rPr>
        <w:t xml:space="preserve"> </w:t>
      </w:r>
      <w:r>
        <w:t>asked</w:t>
      </w:r>
      <w:r>
        <w:rPr>
          <w:spacing w:val="-3"/>
        </w:rPr>
        <w:t xml:space="preserve"> </w:t>
      </w:r>
      <w:r>
        <w:t>over</w:t>
      </w:r>
      <w:r>
        <w:rPr>
          <w:spacing w:val="-3"/>
        </w:rPr>
        <w:t xml:space="preserve"> </w:t>
      </w:r>
      <w:r>
        <w:t>phone</w:t>
      </w:r>
      <w:r>
        <w:rPr>
          <w:spacing w:val="-2"/>
        </w:rPr>
        <w:t xml:space="preserve"> </w:t>
      </w:r>
      <w:r>
        <w:t>is</w:t>
      </w:r>
      <w:r>
        <w:rPr>
          <w:spacing w:val="-2"/>
        </w:rPr>
        <w:t xml:space="preserve"> </w:t>
      </w:r>
      <w:r>
        <w:t>compared</w:t>
      </w:r>
      <w:r>
        <w:rPr>
          <w:spacing w:val="-2"/>
        </w:rPr>
        <w:t xml:space="preserve"> </w:t>
      </w:r>
      <w:r>
        <w:t>with</w:t>
      </w:r>
      <w:r>
        <w:rPr>
          <w:spacing w:val="-3"/>
        </w:rPr>
        <w:t xml:space="preserve"> </w:t>
      </w:r>
      <w:r>
        <w:t>the</w:t>
      </w:r>
      <w:r>
        <w:rPr>
          <w:spacing w:val="-2"/>
        </w:rPr>
        <w:t xml:space="preserve"> </w:t>
      </w:r>
      <w:r>
        <w:t>F2F</w:t>
      </w:r>
      <w:r>
        <w:rPr>
          <w:spacing w:val="-3"/>
        </w:rPr>
        <w:t xml:space="preserve"> </w:t>
      </w:r>
      <w:r>
        <w:t>responses.</w:t>
      </w:r>
      <w:r>
        <w:rPr>
          <w:spacing w:val="20"/>
        </w:rPr>
        <w:t xml:space="preserve"> </w:t>
      </w:r>
      <w:r>
        <w:t>The</w:t>
      </w:r>
    </w:p>
    <w:p w14:paraId="5423F8B3" w14:textId="77777777" w:rsidR="00D62403" w:rsidRDefault="00D62403" w:rsidP="00D62403">
      <w:pPr>
        <w:spacing w:line="314" w:lineRule="auto"/>
        <w:jc w:val="both"/>
        <w:sectPr w:rsidR="00D62403">
          <w:pgSz w:w="12240" w:h="15840"/>
          <w:pgMar w:top="1300" w:right="1020" w:bottom="1080" w:left="900" w:header="0" w:footer="888" w:gutter="0"/>
          <w:cols w:space="720"/>
        </w:sectPr>
      </w:pPr>
    </w:p>
    <w:p w14:paraId="0308C2FF" w14:textId="77777777" w:rsidR="00D62403" w:rsidRDefault="00D62403" w:rsidP="00D62403">
      <w:pPr>
        <w:pStyle w:val="BodyText"/>
        <w:spacing w:before="128"/>
        <w:ind w:left="2115"/>
        <w:jc w:val="both"/>
      </w:pPr>
      <w:r>
        <w:t>Table</w:t>
      </w:r>
      <w:r>
        <w:rPr>
          <w:spacing w:val="8"/>
        </w:rPr>
        <w:t xml:space="preserve"> </w:t>
      </w:r>
      <w:r>
        <w:t>7:</w:t>
      </w:r>
      <w:r>
        <w:rPr>
          <w:spacing w:val="29"/>
        </w:rPr>
        <w:t xml:space="preserve"> </w:t>
      </w:r>
      <w:r>
        <w:t>Impact</w:t>
      </w:r>
      <w:r>
        <w:rPr>
          <w:spacing w:val="8"/>
        </w:rPr>
        <w:t xml:space="preserve"> </w:t>
      </w:r>
      <w:r>
        <w:t>of</w:t>
      </w:r>
      <w:r>
        <w:rPr>
          <w:spacing w:val="9"/>
        </w:rPr>
        <w:t xml:space="preserve"> </w:t>
      </w:r>
      <w:r>
        <w:t>Survey</w:t>
      </w:r>
      <w:r>
        <w:rPr>
          <w:spacing w:val="8"/>
        </w:rPr>
        <w:t xml:space="preserve"> </w:t>
      </w:r>
      <w:r>
        <w:t>Modality:</w:t>
      </w:r>
      <w:r>
        <w:rPr>
          <w:spacing w:val="29"/>
        </w:rPr>
        <w:t xml:space="preserve"> </w:t>
      </w:r>
      <w:r>
        <w:t>CARI-FES</w:t>
      </w:r>
      <w:r>
        <w:rPr>
          <w:spacing w:val="9"/>
        </w:rPr>
        <w:t xml:space="preserve"> </w:t>
      </w:r>
      <w:r>
        <w:t>vs.</w:t>
      </w:r>
      <w:r>
        <w:rPr>
          <w:spacing w:val="29"/>
        </w:rPr>
        <w:t xml:space="preserve"> </w:t>
      </w:r>
      <w:r>
        <w:t>rCARI-</w:t>
      </w:r>
      <w:r>
        <w:rPr>
          <w:spacing w:val="-5"/>
        </w:rPr>
        <w:t>FES</w:t>
      </w:r>
    </w:p>
    <w:p w14:paraId="022D6D8F" w14:textId="77777777" w:rsidR="00D62403" w:rsidRDefault="00D62403" w:rsidP="00D62403">
      <w:pPr>
        <w:pStyle w:val="BodyText"/>
        <w:spacing w:before="32" w:after="1"/>
        <w:rPr>
          <w:sz w:val="20"/>
        </w:rPr>
      </w:pPr>
    </w:p>
    <w:tbl>
      <w:tblPr>
        <w:tblW w:w="0" w:type="auto"/>
        <w:tblInd w:w="780" w:type="dxa"/>
        <w:tblLayout w:type="fixed"/>
        <w:tblCellMar>
          <w:left w:w="0" w:type="dxa"/>
          <w:right w:w="0" w:type="dxa"/>
        </w:tblCellMar>
        <w:tblLook w:val="01E0" w:firstRow="1" w:lastRow="1" w:firstColumn="1" w:lastColumn="1" w:noHBand="0" w:noVBand="0"/>
      </w:tblPr>
      <w:tblGrid>
        <w:gridCol w:w="2086"/>
        <w:gridCol w:w="758"/>
        <w:gridCol w:w="807"/>
        <w:gridCol w:w="673"/>
        <w:gridCol w:w="673"/>
        <w:gridCol w:w="807"/>
        <w:gridCol w:w="767"/>
        <w:gridCol w:w="673"/>
        <w:gridCol w:w="808"/>
        <w:gridCol w:w="852"/>
      </w:tblGrid>
      <w:tr w:rsidR="00D62403" w14:paraId="1EE56BEA" w14:textId="77777777">
        <w:trPr>
          <w:trHeight w:val="376"/>
        </w:trPr>
        <w:tc>
          <w:tcPr>
            <w:tcW w:w="2086" w:type="dxa"/>
            <w:tcBorders>
              <w:top w:val="double" w:sz="4" w:space="0" w:color="000000"/>
              <w:bottom w:val="single" w:sz="4" w:space="0" w:color="000000"/>
            </w:tcBorders>
          </w:tcPr>
          <w:p w14:paraId="23D0ADEB" w14:textId="77777777" w:rsidR="00D62403" w:rsidRDefault="00D62403">
            <w:pPr>
              <w:pStyle w:val="TableParagraph"/>
              <w:spacing w:before="6" w:line="240" w:lineRule="auto"/>
              <w:jc w:val="left"/>
              <w:rPr>
                <w:sz w:val="16"/>
              </w:rPr>
            </w:pPr>
          </w:p>
          <w:p w14:paraId="17ACC5DE" w14:textId="77777777" w:rsidR="00D62403" w:rsidRDefault="00D62403">
            <w:pPr>
              <w:pStyle w:val="TableParagraph"/>
              <w:spacing w:line="240" w:lineRule="auto"/>
              <w:ind w:left="119"/>
              <w:jc w:val="left"/>
              <w:rPr>
                <w:sz w:val="16"/>
              </w:rPr>
            </w:pPr>
            <w:r>
              <w:rPr>
                <w:spacing w:val="-2"/>
                <w:w w:val="105"/>
                <w:sz w:val="16"/>
              </w:rPr>
              <w:t>Variable</w:t>
            </w:r>
          </w:p>
        </w:tc>
        <w:tc>
          <w:tcPr>
            <w:tcW w:w="758" w:type="dxa"/>
            <w:tcBorders>
              <w:top w:val="double" w:sz="4" w:space="0" w:color="000000"/>
              <w:bottom w:val="single" w:sz="4" w:space="0" w:color="000000"/>
            </w:tcBorders>
          </w:tcPr>
          <w:p w14:paraId="5A2F9C01" w14:textId="77777777" w:rsidR="00D62403" w:rsidRDefault="00D62403">
            <w:pPr>
              <w:pStyle w:val="TableParagraph"/>
              <w:spacing w:before="6" w:line="240" w:lineRule="auto"/>
              <w:jc w:val="left"/>
              <w:rPr>
                <w:sz w:val="16"/>
              </w:rPr>
            </w:pPr>
          </w:p>
          <w:p w14:paraId="6F80C1B4" w14:textId="77777777" w:rsidR="00D62403" w:rsidRDefault="00D62403">
            <w:pPr>
              <w:pStyle w:val="TableParagraph"/>
              <w:spacing w:line="240" w:lineRule="auto"/>
              <w:ind w:left="84"/>
              <w:rPr>
                <w:sz w:val="16"/>
              </w:rPr>
            </w:pPr>
            <w:r>
              <w:rPr>
                <w:spacing w:val="-5"/>
                <w:w w:val="110"/>
                <w:sz w:val="16"/>
              </w:rPr>
              <w:t>F2F</w:t>
            </w:r>
          </w:p>
        </w:tc>
        <w:tc>
          <w:tcPr>
            <w:tcW w:w="807" w:type="dxa"/>
            <w:tcBorders>
              <w:top w:val="double" w:sz="4" w:space="0" w:color="000000"/>
              <w:bottom w:val="single" w:sz="4" w:space="0" w:color="000000"/>
            </w:tcBorders>
          </w:tcPr>
          <w:p w14:paraId="39941372" w14:textId="77777777" w:rsidR="00D62403" w:rsidRDefault="00D62403">
            <w:pPr>
              <w:pStyle w:val="TableParagraph"/>
              <w:spacing w:line="180" w:lineRule="exact"/>
              <w:ind w:left="-32" w:right="-44"/>
              <w:rPr>
                <w:sz w:val="16"/>
              </w:rPr>
            </w:pPr>
            <w:r>
              <w:rPr>
                <w:w w:val="105"/>
                <w:sz w:val="16"/>
              </w:rPr>
              <w:t>Own</w:t>
            </w:r>
            <w:r>
              <w:rPr>
                <w:spacing w:val="11"/>
                <w:w w:val="105"/>
                <w:sz w:val="16"/>
              </w:rPr>
              <w:t xml:space="preserve"> </w:t>
            </w:r>
            <w:r>
              <w:rPr>
                <w:spacing w:val="-2"/>
                <w:w w:val="105"/>
                <w:sz w:val="16"/>
              </w:rPr>
              <w:t>Phone</w:t>
            </w:r>
          </w:p>
          <w:p w14:paraId="00BADC67" w14:textId="77777777" w:rsidR="00D62403" w:rsidRDefault="00D62403">
            <w:pPr>
              <w:pStyle w:val="TableParagraph"/>
              <w:spacing w:before="7" w:line="240" w:lineRule="auto"/>
              <w:ind w:left="10" w:right="10"/>
              <w:rPr>
                <w:sz w:val="16"/>
              </w:rPr>
            </w:pPr>
            <w:r>
              <w:rPr>
                <w:spacing w:val="-2"/>
                <w:w w:val="105"/>
                <w:sz w:val="16"/>
              </w:rPr>
              <w:t>Remote</w:t>
            </w:r>
          </w:p>
        </w:tc>
        <w:tc>
          <w:tcPr>
            <w:tcW w:w="673" w:type="dxa"/>
            <w:tcBorders>
              <w:top w:val="double" w:sz="4" w:space="0" w:color="000000"/>
              <w:bottom w:val="single" w:sz="4" w:space="0" w:color="000000"/>
            </w:tcBorders>
          </w:tcPr>
          <w:p w14:paraId="1BA602AF" w14:textId="77777777" w:rsidR="00D62403" w:rsidRDefault="00D62403">
            <w:pPr>
              <w:pStyle w:val="TableParagraph"/>
              <w:spacing w:before="6" w:line="240" w:lineRule="auto"/>
              <w:jc w:val="left"/>
              <w:rPr>
                <w:sz w:val="16"/>
              </w:rPr>
            </w:pPr>
          </w:p>
          <w:p w14:paraId="4AC1ADF2" w14:textId="77777777" w:rsidR="00D62403" w:rsidRDefault="00D62403">
            <w:pPr>
              <w:pStyle w:val="TableParagraph"/>
              <w:spacing w:line="240" w:lineRule="auto"/>
              <w:ind w:left="9" w:right="12"/>
              <w:rPr>
                <w:sz w:val="16"/>
              </w:rPr>
            </w:pPr>
            <w:r>
              <w:rPr>
                <w:spacing w:val="-4"/>
                <w:sz w:val="16"/>
              </w:rPr>
              <w:t>Diff</w:t>
            </w:r>
          </w:p>
        </w:tc>
        <w:tc>
          <w:tcPr>
            <w:tcW w:w="673" w:type="dxa"/>
            <w:tcBorders>
              <w:top w:val="double" w:sz="4" w:space="0" w:color="000000"/>
              <w:bottom w:val="single" w:sz="4" w:space="0" w:color="000000"/>
            </w:tcBorders>
          </w:tcPr>
          <w:p w14:paraId="033AEF01" w14:textId="77777777" w:rsidR="00D62403" w:rsidRDefault="00D62403">
            <w:pPr>
              <w:pStyle w:val="TableParagraph"/>
              <w:spacing w:before="6" w:line="240" w:lineRule="auto"/>
              <w:jc w:val="left"/>
              <w:rPr>
                <w:sz w:val="16"/>
              </w:rPr>
            </w:pPr>
          </w:p>
          <w:p w14:paraId="06EF9923" w14:textId="77777777" w:rsidR="00D62403" w:rsidRDefault="00D62403">
            <w:pPr>
              <w:pStyle w:val="TableParagraph"/>
              <w:spacing w:line="240" w:lineRule="auto"/>
              <w:ind w:left="7" w:right="12"/>
              <w:rPr>
                <w:sz w:val="16"/>
              </w:rPr>
            </w:pPr>
            <w:r>
              <w:rPr>
                <w:spacing w:val="-5"/>
                <w:w w:val="110"/>
                <w:sz w:val="16"/>
              </w:rPr>
              <w:t>F2F</w:t>
            </w:r>
          </w:p>
        </w:tc>
        <w:tc>
          <w:tcPr>
            <w:tcW w:w="807" w:type="dxa"/>
            <w:tcBorders>
              <w:top w:val="double" w:sz="4" w:space="0" w:color="000000"/>
              <w:bottom w:val="single" w:sz="4" w:space="0" w:color="000000"/>
            </w:tcBorders>
          </w:tcPr>
          <w:p w14:paraId="30D287CB" w14:textId="77777777" w:rsidR="00D62403" w:rsidRDefault="00D62403">
            <w:pPr>
              <w:pStyle w:val="TableParagraph"/>
              <w:spacing w:line="180" w:lineRule="exact"/>
              <w:ind w:left="80" w:right="-15"/>
              <w:jc w:val="left"/>
              <w:rPr>
                <w:sz w:val="16"/>
              </w:rPr>
            </w:pPr>
            <w:r>
              <w:rPr>
                <w:sz w:val="16"/>
              </w:rPr>
              <w:t>No</w:t>
            </w:r>
            <w:r>
              <w:rPr>
                <w:spacing w:val="20"/>
                <w:sz w:val="16"/>
              </w:rPr>
              <w:t xml:space="preserve"> </w:t>
            </w:r>
            <w:r>
              <w:rPr>
                <w:spacing w:val="-4"/>
                <w:sz w:val="16"/>
              </w:rPr>
              <w:t>Phone</w:t>
            </w:r>
          </w:p>
          <w:p w14:paraId="17B04A6F" w14:textId="77777777" w:rsidR="00D62403" w:rsidRDefault="00D62403">
            <w:pPr>
              <w:pStyle w:val="TableParagraph"/>
              <w:spacing w:before="7" w:line="240" w:lineRule="auto"/>
              <w:ind w:left="115"/>
              <w:jc w:val="left"/>
              <w:rPr>
                <w:sz w:val="16"/>
              </w:rPr>
            </w:pPr>
            <w:r>
              <w:rPr>
                <w:spacing w:val="-2"/>
                <w:sz w:val="16"/>
              </w:rPr>
              <w:t>Remote</w:t>
            </w:r>
          </w:p>
        </w:tc>
        <w:tc>
          <w:tcPr>
            <w:tcW w:w="767" w:type="dxa"/>
            <w:tcBorders>
              <w:top w:val="double" w:sz="4" w:space="0" w:color="000000"/>
              <w:bottom w:val="single" w:sz="4" w:space="0" w:color="000000"/>
            </w:tcBorders>
          </w:tcPr>
          <w:p w14:paraId="61244ACB" w14:textId="77777777" w:rsidR="00D62403" w:rsidRDefault="00D62403">
            <w:pPr>
              <w:pStyle w:val="TableParagraph"/>
              <w:spacing w:before="6" w:line="240" w:lineRule="auto"/>
              <w:jc w:val="left"/>
              <w:rPr>
                <w:sz w:val="16"/>
              </w:rPr>
            </w:pPr>
          </w:p>
          <w:p w14:paraId="4856345C" w14:textId="77777777" w:rsidR="00D62403" w:rsidRDefault="00D62403">
            <w:pPr>
              <w:pStyle w:val="TableParagraph"/>
              <w:spacing w:line="240" w:lineRule="auto"/>
              <w:ind w:left="1" w:right="10"/>
              <w:rPr>
                <w:sz w:val="16"/>
              </w:rPr>
            </w:pPr>
            <w:r>
              <w:rPr>
                <w:spacing w:val="-4"/>
                <w:sz w:val="16"/>
              </w:rPr>
              <w:t>Diff</w:t>
            </w:r>
          </w:p>
        </w:tc>
        <w:tc>
          <w:tcPr>
            <w:tcW w:w="673" w:type="dxa"/>
            <w:tcBorders>
              <w:top w:val="double" w:sz="4" w:space="0" w:color="000000"/>
              <w:bottom w:val="single" w:sz="4" w:space="0" w:color="000000"/>
            </w:tcBorders>
          </w:tcPr>
          <w:p w14:paraId="2E239114" w14:textId="77777777" w:rsidR="00D62403" w:rsidRDefault="00D62403">
            <w:pPr>
              <w:pStyle w:val="TableParagraph"/>
              <w:spacing w:before="6" w:line="240" w:lineRule="auto"/>
              <w:jc w:val="left"/>
              <w:rPr>
                <w:sz w:val="16"/>
              </w:rPr>
            </w:pPr>
          </w:p>
          <w:p w14:paraId="25817612" w14:textId="77777777" w:rsidR="00D62403" w:rsidRDefault="00D62403">
            <w:pPr>
              <w:pStyle w:val="TableParagraph"/>
              <w:spacing w:line="240" w:lineRule="auto"/>
              <w:ind w:left="1" w:right="12"/>
              <w:rPr>
                <w:sz w:val="16"/>
              </w:rPr>
            </w:pPr>
            <w:r>
              <w:rPr>
                <w:spacing w:val="-5"/>
                <w:w w:val="110"/>
                <w:sz w:val="16"/>
              </w:rPr>
              <w:t>F2F</w:t>
            </w:r>
          </w:p>
        </w:tc>
        <w:tc>
          <w:tcPr>
            <w:tcW w:w="808" w:type="dxa"/>
            <w:tcBorders>
              <w:top w:val="double" w:sz="4" w:space="0" w:color="000000"/>
              <w:bottom w:val="single" w:sz="4" w:space="0" w:color="000000"/>
            </w:tcBorders>
          </w:tcPr>
          <w:p w14:paraId="729B6727" w14:textId="77777777" w:rsidR="00D62403" w:rsidRDefault="00D62403">
            <w:pPr>
              <w:pStyle w:val="TableParagraph"/>
              <w:spacing w:line="180" w:lineRule="exact"/>
              <w:ind w:right="125"/>
              <w:jc w:val="right"/>
              <w:rPr>
                <w:sz w:val="16"/>
              </w:rPr>
            </w:pPr>
            <w:r>
              <w:rPr>
                <w:spacing w:val="-2"/>
                <w:w w:val="110"/>
                <w:sz w:val="16"/>
              </w:rPr>
              <w:t>Total</w:t>
            </w:r>
          </w:p>
          <w:p w14:paraId="4ED14278" w14:textId="77777777" w:rsidR="00D62403" w:rsidRDefault="00D62403">
            <w:pPr>
              <w:pStyle w:val="TableParagraph"/>
              <w:spacing w:before="7" w:line="240" w:lineRule="auto"/>
              <w:ind w:right="126"/>
              <w:jc w:val="right"/>
              <w:rPr>
                <w:sz w:val="16"/>
              </w:rPr>
            </w:pPr>
            <w:r>
              <w:rPr>
                <w:spacing w:val="-2"/>
                <w:w w:val="105"/>
                <w:sz w:val="16"/>
              </w:rPr>
              <w:t>Remote</w:t>
            </w:r>
          </w:p>
        </w:tc>
        <w:tc>
          <w:tcPr>
            <w:tcW w:w="852" w:type="dxa"/>
            <w:tcBorders>
              <w:top w:val="double" w:sz="4" w:space="0" w:color="000000"/>
              <w:bottom w:val="single" w:sz="4" w:space="0" w:color="000000"/>
            </w:tcBorders>
          </w:tcPr>
          <w:p w14:paraId="4CEFE6CF" w14:textId="77777777" w:rsidR="00D62403" w:rsidRDefault="00D62403">
            <w:pPr>
              <w:pStyle w:val="TableParagraph"/>
              <w:spacing w:before="6" w:line="240" w:lineRule="auto"/>
              <w:jc w:val="left"/>
              <w:rPr>
                <w:sz w:val="16"/>
              </w:rPr>
            </w:pPr>
          </w:p>
          <w:p w14:paraId="2A767EA6" w14:textId="77777777" w:rsidR="00D62403" w:rsidRDefault="00D62403">
            <w:pPr>
              <w:pStyle w:val="TableParagraph"/>
              <w:spacing w:line="240" w:lineRule="auto"/>
              <w:ind w:right="18"/>
              <w:rPr>
                <w:sz w:val="16"/>
              </w:rPr>
            </w:pPr>
            <w:r>
              <w:rPr>
                <w:spacing w:val="-4"/>
                <w:sz w:val="16"/>
              </w:rPr>
              <w:t>Diff</w:t>
            </w:r>
          </w:p>
        </w:tc>
      </w:tr>
      <w:tr w:rsidR="00D62403" w14:paraId="0D31840A" w14:textId="77777777">
        <w:trPr>
          <w:trHeight w:val="173"/>
        </w:trPr>
        <w:tc>
          <w:tcPr>
            <w:tcW w:w="2086" w:type="dxa"/>
            <w:tcBorders>
              <w:top w:val="single" w:sz="4" w:space="0" w:color="000000"/>
            </w:tcBorders>
          </w:tcPr>
          <w:p w14:paraId="6269C008" w14:textId="77777777" w:rsidR="00D62403" w:rsidRDefault="00D62403">
            <w:pPr>
              <w:pStyle w:val="TableParagraph"/>
              <w:spacing w:line="140" w:lineRule="exact"/>
              <w:ind w:left="119"/>
              <w:jc w:val="left"/>
              <w:rPr>
                <w:sz w:val="16"/>
              </w:rPr>
            </w:pPr>
            <w:r>
              <w:rPr>
                <w:sz w:val="16"/>
              </w:rPr>
              <w:t>Food</w:t>
            </w:r>
            <w:r>
              <w:rPr>
                <w:spacing w:val="22"/>
                <w:sz w:val="16"/>
              </w:rPr>
              <w:t xml:space="preserve"> </w:t>
            </w:r>
            <w:r>
              <w:rPr>
                <w:spacing w:val="-2"/>
                <w:sz w:val="16"/>
              </w:rPr>
              <w:t>Secure</w:t>
            </w:r>
          </w:p>
        </w:tc>
        <w:tc>
          <w:tcPr>
            <w:tcW w:w="758" w:type="dxa"/>
            <w:tcBorders>
              <w:top w:val="single" w:sz="4" w:space="0" w:color="000000"/>
            </w:tcBorders>
          </w:tcPr>
          <w:p w14:paraId="0DF8CC73" w14:textId="77777777" w:rsidR="00D62403" w:rsidRDefault="00D62403">
            <w:pPr>
              <w:pStyle w:val="TableParagraph"/>
              <w:spacing w:line="140" w:lineRule="exact"/>
              <w:ind w:left="84"/>
              <w:rPr>
                <w:sz w:val="16"/>
              </w:rPr>
            </w:pPr>
            <w:r>
              <w:rPr>
                <w:spacing w:val="-4"/>
                <w:sz w:val="16"/>
              </w:rPr>
              <w:t>0.01</w:t>
            </w:r>
          </w:p>
        </w:tc>
        <w:tc>
          <w:tcPr>
            <w:tcW w:w="807" w:type="dxa"/>
            <w:tcBorders>
              <w:top w:val="single" w:sz="4" w:space="0" w:color="000000"/>
            </w:tcBorders>
          </w:tcPr>
          <w:p w14:paraId="1CC80D94" w14:textId="77777777" w:rsidR="00D62403" w:rsidRDefault="00D62403">
            <w:pPr>
              <w:pStyle w:val="TableParagraph"/>
              <w:spacing w:line="140" w:lineRule="exact"/>
              <w:ind w:left="10" w:right="10"/>
              <w:rPr>
                <w:sz w:val="16"/>
              </w:rPr>
            </w:pPr>
            <w:r>
              <w:rPr>
                <w:spacing w:val="-4"/>
                <w:sz w:val="16"/>
              </w:rPr>
              <w:t>0.01</w:t>
            </w:r>
          </w:p>
        </w:tc>
        <w:tc>
          <w:tcPr>
            <w:tcW w:w="673" w:type="dxa"/>
            <w:tcBorders>
              <w:top w:val="single" w:sz="4" w:space="0" w:color="000000"/>
            </w:tcBorders>
          </w:tcPr>
          <w:p w14:paraId="41BDAA47" w14:textId="77777777" w:rsidR="00D62403" w:rsidRDefault="00D62403">
            <w:pPr>
              <w:pStyle w:val="TableParagraph"/>
              <w:spacing w:line="140" w:lineRule="exact"/>
              <w:ind w:left="10" w:right="12"/>
              <w:rPr>
                <w:sz w:val="16"/>
              </w:rPr>
            </w:pPr>
            <w:r>
              <w:rPr>
                <w:w w:val="85"/>
                <w:sz w:val="16"/>
              </w:rPr>
              <w:t>-</w:t>
            </w:r>
            <w:r>
              <w:rPr>
                <w:spacing w:val="-4"/>
                <w:w w:val="95"/>
                <w:sz w:val="16"/>
              </w:rPr>
              <w:t>0.00</w:t>
            </w:r>
          </w:p>
        </w:tc>
        <w:tc>
          <w:tcPr>
            <w:tcW w:w="673" w:type="dxa"/>
            <w:tcBorders>
              <w:top w:val="single" w:sz="4" w:space="0" w:color="000000"/>
            </w:tcBorders>
          </w:tcPr>
          <w:p w14:paraId="243A3286" w14:textId="77777777" w:rsidR="00D62403" w:rsidRDefault="00D62403">
            <w:pPr>
              <w:pStyle w:val="TableParagraph"/>
              <w:spacing w:line="140" w:lineRule="exact"/>
              <w:ind w:left="8" w:right="12"/>
              <w:rPr>
                <w:sz w:val="16"/>
              </w:rPr>
            </w:pPr>
            <w:r>
              <w:rPr>
                <w:spacing w:val="-4"/>
                <w:sz w:val="16"/>
              </w:rPr>
              <w:t>0.00</w:t>
            </w:r>
          </w:p>
        </w:tc>
        <w:tc>
          <w:tcPr>
            <w:tcW w:w="807" w:type="dxa"/>
            <w:tcBorders>
              <w:top w:val="single" w:sz="4" w:space="0" w:color="000000"/>
            </w:tcBorders>
          </w:tcPr>
          <w:p w14:paraId="67B0F227" w14:textId="77777777" w:rsidR="00D62403" w:rsidRDefault="00D62403">
            <w:pPr>
              <w:pStyle w:val="TableParagraph"/>
              <w:spacing w:line="140" w:lineRule="exact"/>
              <w:ind w:left="4" w:right="10"/>
              <w:rPr>
                <w:sz w:val="16"/>
              </w:rPr>
            </w:pPr>
            <w:r>
              <w:rPr>
                <w:spacing w:val="-4"/>
                <w:sz w:val="16"/>
              </w:rPr>
              <w:t>0.01</w:t>
            </w:r>
          </w:p>
        </w:tc>
        <w:tc>
          <w:tcPr>
            <w:tcW w:w="767" w:type="dxa"/>
            <w:tcBorders>
              <w:top w:val="single" w:sz="4" w:space="0" w:color="000000"/>
            </w:tcBorders>
          </w:tcPr>
          <w:p w14:paraId="0A46BA35" w14:textId="77777777" w:rsidR="00D62403" w:rsidRDefault="00D62403">
            <w:pPr>
              <w:pStyle w:val="TableParagraph"/>
              <w:spacing w:line="140" w:lineRule="exact"/>
              <w:ind w:left="1" w:right="10"/>
              <w:rPr>
                <w:sz w:val="16"/>
              </w:rPr>
            </w:pPr>
            <w:r>
              <w:rPr>
                <w:spacing w:val="-4"/>
                <w:sz w:val="16"/>
              </w:rPr>
              <w:t>0.01</w:t>
            </w:r>
          </w:p>
        </w:tc>
        <w:tc>
          <w:tcPr>
            <w:tcW w:w="673" w:type="dxa"/>
            <w:tcBorders>
              <w:top w:val="single" w:sz="4" w:space="0" w:color="000000"/>
            </w:tcBorders>
          </w:tcPr>
          <w:p w14:paraId="56623647" w14:textId="77777777" w:rsidR="00D62403" w:rsidRDefault="00D62403">
            <w:pPr>
              <w:pStyle w:val="TableParagraph"/>
              <w:spacing w:line="140" w:lineRule="exact"/>
              <w:ind w:left="2" w:right="12"/>
              <w:rPr>
                <w:sz w:val="16"/>
              </w:rPr>
            </w:pPr>
            <w:r>
              <w:rPr>
                <w:spacing w:val="-4"/>
                <w:sz w:val="16"/>
              </w:rPr>
              <w:t>0.00</w:t>
            </w:r>
          </w:p>
        </w:tc>
        <w:tc>
          <w:tcPr>
            <w:tcW w:w="808" w:type="dxa"/>
            <w:tcBorders>
              <w:top w:val="single" w:sz="4" w:space="0" w:color="000000"/>
            </w:tcBorders>
          </w:tcPr>
          <w:p w14:paraId="10C93662" w14:textId="77777777" w:rsidR="00D62403" w:rsidRDefault="00D62403">
            <w:pPr>
              <w:pStyle w:val="TableParagraph"/>
              <w:spacing w:line="140" w:lineRule="exact"/>
              <w:ind w:left="2" w:right="15"/>
              <w:rPr>
                <w:sz w:val="16"/>
              </w:rPr>
            </w:pPr>
            <w:r>
              <w:rPr>
                <w:spacing w:val="-4"/>
                <w:sz w:val="16"/>
              </w:rPr>
              <w:t>0.01</w:t>
            </w:r>
          </w:p>
        </w:tc>
        <w:tc>
          <w:tcPr>
            <w:tcW w:w="852" w:type="dxa"/>
            <w:tcBorders>
              <w:top w:val="single" w:sz="4" w:space="0" w:color="000000"/>
            </w:tcBorders>
          </w:tcPr>
          <w:p w14:paraId="1238195B" w14:textId="77777777" w:rsidR="00D62403" w:rsidRDefault="00D62403">
            <w:pPr>
              <w:pStyle w:val="TableParagraph"/>
              <w:spacing w:line="140" w:lineRule="exact"/>
              <w:ind w:left="1" w:right="18"/>
              <w:rPr>
                <w:sz w:val="16"/>
              </w:rPr>
            </w:pPr>
            <w:r>
              <w:rPr>
                <w:spacing w:val="-4"/>
                <w:sz w:val="16"/>
              </w:rPr>
              <w:t>0.01</w:t>
            </w:r>
          </w:p>
        </w:tc>
      </w:tr>
      <w:tr w:rsidR="00D62403" w14:paraId="3C4D04FA" w14:textId="77777777">
        <w:trPr>
          <w:trHeight w:val="189"/>
        </w:trPr>
        <w:tc>
          <w:tcPr>
            <w:tcW w:w="2086" w:type="dxa"/>
          </w:tcPr>
          <w:p w14:paraId="3FA32E27" w14:textId="77777777" w:rsidR="00D62403" w:rsidRDefault="00D62403">
            <w:pPr>
              <w:pStyle w:val="TableParagraph"/>
              <w:spacing w:line="240" w:lineRule="auto"/>
              <w:jc w:val="left"/>
              <w:rPr>
                <w:rFonts w:ascii="Times New Roman"/>
                <w:sz w:val="12"/>
              </w:rPr>
            </w:pPr>
          </w:p>
        </w:tc>
        <w:tc>
          <w:tcPr>
            <w:tcW w:w="758" w:type="dxa"/>
          </w:tcPr>
          <w:p w14:paraId="722E62AF" w14:textId="77777777" w:rsidR="00D62403" w:rsidRDefault="00D62403">
            <w:pPr>
              <w:pStyle w:val="TableParagraph"/>
              <w:spacing w:before="14" w:line="155" w:lineRule="exact"/>
              <w:ind w:left="84"/>
              <w:rPr>
                <w:sz w:val="16"/>
              </w:rPr>
            </w:pPr>
            <w:r>
              <w:rPr>
                <w:spacing w:val="-2"/>
                <w:sz w:val="16"/>
              </w:rPr>
              <w:t>(0.08)</w:t>
            </w:r>
          </w:p>
        </w:tc>
        <w:tc>
          <w:tcPr>
            <w:tcW w:w="807" w:type="dxa"/>
          </w:tcPr>
          <w:p w14:paraId="788CCF94" w14:textId="77777777" w:rsidR="00D62403" w:rsidRDefault="00D62403">
            <w:pPr>
              <w:pStyle w:val="TableParagraph"/>
              <w:spacing w:before="14" w:line="155" w:lineRule="exact"/>
              <w:ind w:left="9" w:right="10"/>
              <w:rPr>
                <w:sz w:val="16"/>
              </w:rPr>
            </w:pPr>
            <w:r>
              <w:rPr>
                <w:spacing w:val="-2"/>
                <w:sz w:val="16"/>
              </w:rPr>
              <w:t>(0.08)</w:t>
            </w:r>
          </w:p>
        </w:tc>
        <w:tc>
          <w:tcPr>
            <w:tcW w:w="673" w:type="dxa"/>
          </w:tcPr>
          <w:p w14:paraId="4D045248" w14:textId="77777777" w:rsidR="00D62403" w:rsidRDefault="00D62403">
            <w:pPr>
              <w:pStyle w:val="TableParagraph"/>
              <w:spacing w:before="14" w:line="155" w:lineRule="exact"/>
              <w:ind w:left="9" w:right="12"/>
              <w:rPr>
                <w:sz w:val="16"/>
              </w:rPr>
            </w:pPr>
            <w:r>
              <w:rPr>
                <w:spacing w:val="-2"/>
                <w:sz w:val="16"/>
              </w:rPr>
              <w:t>(0.96)</w:t>
            </w:r>
          </w:p>
        </w:tc>
        <w:tc>
          <w:tcPr>
            <w:tcW w:w="673" w:type="dxa"/>
          </w:tcPr>
          <w:p w14:paraId="39D57530" w14:textId="77777777" w:rsidR="00D62403" w:rsidRDefault="00D62403">
            <w:pPr>
              <w:pStyle w:val="TableParagraph"/>
              <w:spacing w:before="14" w:line="155" w:lineRule="exact"/>
              <w:ind w:left="7" w:right="12"/>
              <w:rPr>
                <w:sz w:val="16"/>
              </w:rPr>
            </w:pPr>
            <w:r>
              <w:rPr>
                <w:spacing w:val="-2"/>
                <w:sz w:val="16"/>
              </w:rPr>
              <w:t>(0.00)</w:t>
            </w:r>
          </w:p>
        </w:tc>
        <w:tc>
          <w:tcPr>
            <w:tcW w:w="807" w:type="dxa"/>
          </w:tcPr>
          <w:p w14:paraId="4CFD94E5" w14:textId="77777777" w:rsidR="00D62403" w:rsidRDefault="00D62403">
            <w:pPr>
              <w:pStyle w:val="TableParagraph"/>
              <w:spacing w:before="14" w:line="155" w:lineRule="exact"/>
              <w:ind w:left="3" w:right="10"/>
              <w:rPr>
                <w:sz w:val="16"/>
              </w:rPr>
            </w:pPr>
            <w:r>
              <w:rPr>
                <w:spacing w:val="-2"/>
                <w:sz w:val="16"/>
              </w:rPr>
              <w:t>(0.09)</w:t>
            </w:r>
          </w:p>
        </w:tc>
        <w:tc>
          <w:tcPr>
            <w:tcW w:w="767" w:type="dxa"/>
          </w:tcPr>
          <w:p w14:paraId="3745E298" w14:textId="77777777" w:rsidR="00D62403" w:rsidRDefault="00D62403">
            <w:pPr>
              <w:pStyle w:val="TableParagraph"/>
              <w:spacing w:before="14" w:line="155" w:lineRule="exact"/>
              <w:ind w:left="1" w:right="10"/>
              <w:rPr>
                <w:sz w:val="16"/>
              </w:rPr>
            </w:pPr>
            <w:r>
              <w:rPr>
                <w:spacing w:val="-2"/>
                <w:sz w:val="16"/>
              </w:rPr>
              <w:t>(0.32)</w:t>
            </w:r>
          </w:p>
        </w:tc>
        <w:tc>
          <w:tcPr>
            <w:tcW w:w="673" w:type="dxa"/>
          </w:tcPr>
          <w:p w14:paraId="0F12AD0D" w14:textId="77777777" w:rsidR="00D62403" w:rsidRDefault="00D62403">
            <w:pPr>
              <w:pStyle w:val="TableParagraph"/>
              <w:spacing w:before="14" w:line="155" w:lineRule="exact"/>
              <w:ind w:left="1" w:right="12"/>
              <w:rPr>
                <w:sz w:val="16"/>
              </w:rPr>
            </w:pPr>
            <w:r>
              <w:rPr>
                <w:spacing w:val="-2"/>
                <w:sz w:val="16"/>
              </w:rPr>
              <w:t>(0.05)</w:t>
            </w:r>
          </w:p>
        </w:tc>
        <w:tc>
          <w:tcPr>
            <w:tcW w:w="808" w:type="dxa"/>
          </w:tcPr>
          <w:p w14:paraId="5A85784E" w14:textId="77777777" w:rsidR="00D62403" w:rsidRDefault="00D62403">
            <w:pPr>
              <w:pStyle w:val="TableParagraph"/>
              <w:spacing w:before="14" w:line="155" w:lineRule="exact"/>
              <w:ind w:left="1" w:right="15"/>
              <w:rPr>
                <w:sz w:val="16"/>
              </w:rPr>
            </w:pPr>
            <w:r>
              <w:rPr>
                <w:spacing w:val="-2"/>
                <w:sz w:val="16"/>
              </w:rPr>
              <w:t>(0.08)</w:t>
            </w:r>
          </w:p>
        </w:tc>
        <w:tc>
          <w:tcPr>
            <w:tcW w:w="852" w:type="dxa"/>
          </w:tcPr>
          <w:p w14:paraId="4D652519" w14:textId="77777777" w:rsidR="00D62403" w:rsidRDefault="00D62403">
            <w:pPr>
              <w:pStyle w:val="TableParagraph"/>
              <w:spacing w:before="14" w:line="155" w:lineRule="exact"/>
              <w:ind w:right="18"/>
              <w:rPr>
                <w:sz w:val="16"/>
              </w:rPr>
            </w:pPr>
            <w:r>
              <w:rPr>
                <w:spacing w:val="-2"/>
                <w:sz w:val="16"/>
              </w:rPr>
              <w:t>(0.33)</w:t>
            </w:r>
          </w:p>
        </w:tc>
      </w:tr>
      <w:tr w:rsidR="00D62403" w14:paraId="7D2E846F" w14:textId="77777777">
        <w:trPr>
          <w:trHeight w:val="170"/>
        </w:trPr>
        <w:tc>
          <w:tcPr>
            <w:tcW w:w="2086" w:type="dxa"/>
          </w:tcPr>
          <w:p w14:paraId="71C4BCF0" w14:textId="77777777" w:rsidR="00D62403" w:rsidRDefault="00D62403">
            <w:pPr>
              <w:pStyle w:val="TableParagraph"/>
              <w:spacing w:before="14" w:line="137" w:lineRule="exact"/>
              <w:ind w:left="119"/>
              <w:jc w:val="left"/>
              <w:rPr>
                <w:sz w:val="16"/>
              </w:rPr>
            </w:pPr>
            <w:r>
              <w:rPr>
                <w:w w:val="105"/>
                <w:sz w:val="16"/>
              </w:rPr>
              <w:t>Marginally Food</w:t>
            </w:r>
            <w:r>
              <w:rPr>
                <w:spacing w:val="1"/>
                <w:w w:val="105"/>
                <w:sz w:val="16"/>
              </w:rPr>
              <w:t xml:space="preserve"> </w:t>
            </w:r>
            <w:r>
              <w:rPr>
                <w:spacing w:val="-2"/>
                <w:w w:val="105"/>
                <w:sz w:val="16"/>
              </w:rPr>
              <w:t>Secure</w:t>
            </w:r>
          </w:p>
        </w:tc>
        <w:tc>
          <w:tcPr>
            <w:tcW w:w="758" w:type="dxa"/>
          </w:tcPr>
          <w:p w14:paraId="23914664" w14:textId="77777777" w:rsidR="00D62403" w:rsidRDefault="00D62403">
            <w:pPr>
              <w:pStyle w:val="TableParagraph"/>
              <w:spacing w:before="14" w:line="137" w:lineRule="exact"/>
              <w:ind w:left="84" w:right="2"/>
              <w:rPr>
                <w:sz w:val="16"/>
              </w:rPr>
            </w:pPr>
            <w:r>
              <w:rPr>
                <w:spacing w:val="-4"/>
                <w:sz w:val="16"/>
              </w:rPr>
              <w:t>0.31</w:t>
            </w:r>
          </w:p>
        </w:tc>
        <w:tc>
          <w:tcPr>
            <w:tcW w:w="807" w:type="dxa"/>
          </w:tcPr>
          <w:p w14:paraId="17461FE8" w14:textId="77777777" w:rsidR="00D62403" w:rsidRDefault="00D62403">
            <w:pPr>
              <w:pStyle w:val="TableParagraph"/>
              <w:spacing w:before="14" w:line="137" w:lineRule="exact"/>
              <w:ind w:left="8" w:right="10"/>
              <w:rPr>
                <w:sz w:val="16"/>
              </w:rPr>
            </w:pPr>
            <w:r>
              <w:rPr>
                <w:spacing w:val="-4"/>
                <w:sz w:val="16"/>
              </w:rPr>
              <w:t>0.29</w:t>
            </w:r>
          </w:p>
        </w:tc>
        <w:tc>
          <w:tcPr>
            <w:tcW w:w="673" w:type="dxa"/>
          </w:tcPr>
          <w:p w14:paraId="7842B5E2" w14:textId="77777777" w:rsidR="00D62403" w:rsidRDefault="00D62403">
            <w:pPr>
              <w:pStyle w:val="TableParagraph"/>
              <w:spacing w:before="14" w:line="137" w:lineRule="exact"/>
              <w:ind w:left="8" w:right="12"/>
              <w:rPr>
                <w:sz w:val="16"/>
              </w:rPr>
            </w:pPr>
            <w:r>
              <w:rPr>
                <w:w w:val="90"/>
                <w:sz w:val="16"/>
              </w:rPr>
              <w:t>-</w:t>
            </w:r>
            <w:r>
              <w:rPr>
                <w:spacing w:val="-4"/>
                <w:sz w:val="16"/>
              </w:rPr>
              <w:t>0.02</w:t>
            </w:r>
          </w:p>
        </w:tc>
        <w:tc>
          <w:tcPr>
            <w:tcW w:w="673" w:type="dxa"/>
          </w:tcPr>
          <w:p w14:paraId="32489E8E" w14:textId="77777777" w:rsidR="00D62403" w:rsidRDefault="00D62403">
            <w:pPr>
              <w:pStyle w:val="TableParagraph"/>
              <w:spacing w:before="14" w:line="137" w:lineRule="exact"/>
              <w:ind w:left="6" w:right="12"/>
              <w:rPr>
                <w:sz w:val="16"/>
              </w:rPr>
            </w:pPr>
            <w:r>
              <w:rPr>
                <w:spacing w:val="-4"/>
                <w:sz w:val="16"/>
              </w:rPr>
              <w:t>0.07</w:t>
            </w:r>
          </w:p>
        </w:tc>
        <w:tc>
          <w:tcPr>
            <w:tcW w:w="807" w:type="dxa"/>
          </w:tcPr>
          <w:p w14:paraId="26F78661" w14:textId="77777777" w:rsidR="00D62403" w:rsidRDefault="00D62403">
            <w:pPr>
              <w:pStyle w:val="TableParagraph"/>
              <w:spacing w:before="14" w:line="137" w:lineRule="exact"/>
              <w:ind w:left="2" w:right="10"/>
              <w:rPr>
                <w:sz w:val="16"/>
              </w:rPr>
            </w:pPr>
            <w:r>
              <w:rPr>
                <w:spacing w:val="-4"/>
                <w:w w:val="105"/>
                <w:sz w:val="16"/>
              </w:rPr>
              <w:t>0.13</w:t>
            </w:r>
          </w:p>
        </w:tc>
        <w:tc>
          <w:tcPr>
            <w:tcW w:w="767" w:type="dxa"/>
          </w:tcPr>
          <w:p w14:paraId="00EAF416" w14:textId="77777777" w:rsidR="00D62403" w:rsidRDefault="00D62403">
            <w:pPr>
              <w:pStyle w:val="TableParagraph"/>
              <w:spacing w:before="14" w:line="137" w:lineRule="exact"/>
              <w:ind w:right="10"/>
              <w:rPr>
                <w:sz w:val="16"/>
              </w:rPr>
            </w:pPr>
            <w:r>
              <w:rPr>
                <w:spacing w:val="-4"/>
                <w:sz w:val="16"/>
              </w:rPr>
              <w:t>0.06</w:t>
            </w:r>
          </w:p>
        </w:tc>
        <w:tc>
          <w:tcPr>
            <w:tcW w:w="673" w:type="dxa"/>
          </w:tcPr>
          <w:p w14:paraId="50A28FFC" w14:textId="77777777" w:rsidR="00D62403" w:rsidRDefault="00D62403">
            <w:pPr>
              <w:pStyle w:val="TableParagraph"/>
              <w:spacing w:before="14" w:line="137" w:lineRule="exact"/>
              <w:ind w:right="12"/>
              <w:rPr>
                <w:sz w:val="16"/>
              </w:rPr>
            </w:pPr>
            <w:r>
              <w:rPr>
                <w:spacing w:val="-4"/>
                <w:sz w:val="16"/>
              </w:rPr>
              <w:t>0.14</w:t>
            </w:r>
          </w:p>
        </w:tc>
        <w:tc>
          <w:tcPr>
            <w:tcW w:w="808" w:type="dxa"/>
          </w:tcPr>
          <w:p w14:paraId="077AA5E5" w14:textId="77777777" w:rsidR="00D62403" w:rsidRDefault="00D62403">
            <w:pPr>
              <w:pStyle w:val="TableParagraph"/>
              <w:spacing w:before="14" w:line="137" w:lineRule="exact"/>
              <w:ind w:right="15"/>
              <w:rPr>
                <w:sz w:val="16"/>
              </w:rPr>
            </w:pPr>
            <w:r>
              <w:rPr>
                <w:spacing w:val="-4"/>
                <w:sz w:val="16"/>
              </w:rPr>
              <w:t>0.22</w:t>
            </w:r>
          </w:p>
        </w:tc>
        <w:tc>
          <w:tcPr>
            <w:tcW w:w="852" w:type="dxa"/>
          </w:tcPr>
          <w:p w14:paraId="073AFDFD" w14:textId="77777777" w:rsidR="00D62403" w:rsidRDefault="00D62403">
            <w:pPr>
              <w:pStyle w:val="TableParagraph"/>
              <w:spacing w:before="14" w:line="137" w:lineRule="exact"/>
              <w:ind w:right="18"/>
              <w:rPr>
                <w:sz w:val="16"/>
              </w:rPr>
            </w:pPr>
            <w:r>
              <w:rPr>
                <w:spacing w:val="-2"/>
                <w:sz w:val="16"/>
              </w:rPr>
              <w:t>0.08**</w:t>
            </w:r>
          </w:p>
        </w:tc>
      </w:tr>
      <w:tr w:rsidR="00D62403" w14:paraId="3C4A15A3" w14:textId="77777777">
        <w:trPr>
          <w:trHeight w:val="207"/>
        </w:trPr>
        <w:tc>
          <w:tcPr>
            <w:tcW w:w="2844" w:type="dxa"/>
            <w:gridSpan w:val="2"/>
          </w:tcPr>
          <w:p w14:paraId="7C9B98FF" w14:textId="77777777" w:rsidR="00D62403" w:rsidRDefault="00D62403">
            <w:pPr>
              <w:pStyle w:val="TableParagraph"/>
              <w:spacing w:before="32" w:line="155" w:lineRule="exact"/>
              <w:ind w:right="118"/>
              <w:jc w:val="right"/>
              <w:rPr>
                <w:sz w:val="16"/>
              </w:rPr>
            </w:pPr>
            <w:r>
              <w:rPr>
                <w:spacing w:val="-2"/>
                <w:sz w:val="16"/>
              </w:rPr>
              <w:t>(0.46)</w:t>
            </w:r>
          </w:p>
        </w:tc>
        <w:tc>
          <w:tcPr>
            <w:tcW w:w="807" w:type="dxa"/>
          </w:tcPr>
          <w:p w14:paraId="78496672" w14:textId="77777777" w:rsidR="00D62403" w:rsidRDefault="00D62403">
            <w:pPr>
              <w:pStyle w:val="TableParagraph"/>
              <w:spacing w:before="32" w:line="155" w:lineRule="exact"/>
              <w:ind w:left="9" w:right="10"/>
              <w:rPr>
                <w:sz w:val="16"/>
              </w:rPr>
            </w:pPr>
            <w:r>
              <w:rPr>
                <w:spacing w:val="-2"/>
                <w:sz w:val="16"/>
              </w:rPr>
              <w:t>(0.45)</w:t>
            </w:r>
          </w:p>
        </w:tc>
        <w:tc>
          <w:tcPr>
            <w:tcW w:w="673" w:type="dxa"/>
          </w:tcPr>
          <w:p w14:paraId="32EC0E56" w14:textId="77777777" w:rsidR="00D62403" w:rsidRDefault="00D62403">
            <w:pPr>
              <w:pStyle w:val="TableParagraph"/>
              <w:spacing w:before="32" w:line="155" w:lineRule="exact"/>
              <w:ind w:left="9" w:right="12"/>
              <w:rPr>
                <w:sz w:val="16"/>
              </w:rPr>
            </w:pPr>
            <w:r>
              <w:rPr>
                <w:spacing w:val="-2"/>
                <w:sz w:val="16"/>
              </w:rPr>
              <w:t>(0.61)</w:t>
            </w:r>
          </w:p>
        </w:tc>
        <w:tc>
          <w:tcPr>
            <w:tcW w:w="673" w:type="dxa"/>
          </w:tcPr>
          <w:p w14:paraId="24EEDAE0" w14:textId="77777777" w:rsidR="00D62403" w:rsidRDefault="00D62403">
            <w:pPr>
              <w:pStyle w:val="TableParagraph"/>
              <w:spacing w:before="32" w:line="155" w:lineRule="exact"/>
              <w:ind w:left="7" w:right="12"/>
              <w:rPr>
                <w:sz w:val="16"/>
              </w:rPr>
            </w:pPr>
            <w:r>
              <w:rPr>
                <w:spacing w:val="-2"/>
                <w:sz w:val="16"/>
              </w:rPr>
              <w:t>(0.25)</w:t>
            </w:r>
          </w:p>
        </w:tc>
        <w:tc>
          <w:tcPr>
            <w:tcW w:w="807" w:type="dxa"/>
          </w:tcPr>
          <w:p w14:paraId="7A4F90D9" w14:textId="77777777" w:rsidR="00D62403" w:rsidRDefault="00D62403">
            <w:pPr>
              <w:pStyle w:val="TableParagraph"/>
              <w:spacing w:before="32" w:line="155" w:lineRule="exact"/>
              <w:ind w:left="3" w:right="10"/>
              <w:rPr>
                <w:sz w:val="16"/>
              </w:rPr>
            </w:pPr>
            <w:r>
              <w:rPr>
                <w:spacing w:val="-2"/>
                <w:sz w:val="16"/>
              </w:rPr>
              <w:t>(0.33)</w:t>
            </w:r>
          </w:p>
        </w:tc>
        <w:tc>
          <w:tcPr>
            <w:tcW w:w="767" w:type="dxa"/>
          </w:tcPr>
          <w:p w14:paraId="5974CDFD" w14:textId="77777777" w:rsidR="00D62403" w:rsidRDefault="00D62403">
            <w:pPr>
              <w:pStyle w:val="TableParagraph"/>
              <w:spacing w:before="32" w:line="155" w:lineRule="exact"/>
              <w:ind w:left="1" w:right="10"/>
              <w:rPr>
                <w:sz w:val="16"/>
              </w:rPr>
            </w:pPr>
            <w:r>
              <w:rPr>
                <w:spacing w:val="-2"/>
                <w:sz w:val="16"/>
              </w:rPr>
              <w:t>(0.07)</w:t>
            </w:r>
          </w:p>
        </w:tc>
        <w:tc>
          <w:tcPr>
            <w:tcW w:w="673" w:type="dxa"/>
          </w:tcPr>
          <w:p w14:paraId="710F582C" w14:textId="77777777" w:rsidR="00D62403" w:rsidRDefault="00D62403">
            <w:pPr>
              <w:pStyle w:val="TableParagraph"/>
              <w:spacing w:before="32" w:line="155" w:lineRule="exact"/>
              <w:ind w:left="1" w:right="12"/>
              <w:rPr>
                <w:sz w:val="16"/>
              </w:rPr>
            </w:pPr>
            <w:r>
              <w:rPr>
                <w:spacing w:val="-2"/>
                <w:sz w:val="16"/>
              </w:rPr>
              <w:t>(0.35)</w:t>
            </w:r>
          </w:p>
        </w:tc>
        <w:tc>
          <w:tcPr>
            <w:tcW w:w="808" w:type="dxa"/>
          </w:tcPr>
          <w:p w14:paraId="74B67416" w14:textId="77777777" w:rsidR="00D62403" w:rsidRDefault="00D62403">
            <w:pPr>
              <w:pStyle w:val="TableParagraph"/>
              <w:spacing w:before="32" w:line="155" w:lineRule="exact"/>
              <w:ind w:left="1" w:right="15"/>
              <w:rPr>
                <w:sz w:val="16"/>
              </w:rPr>
            </w:pPr>
            <w:r>
              <w:rPr>
                <w:spacing w:val="-2"/>
                <w:sz w:val="16"/>
              </w:rPr>
              <w:t>(0.41)</w:t>
            </w:r>
          </w:p>
        </w:tc>
        <w:tc>
          <w:tcPr>
            <w:tcW w:w="852" w:type="dxa"/>
          </w:tcPr>
          <w:p w14:paraId="1690639C" w14:textId="77777777" w:rsidR="00D62403" w:rsidRDefault="00D62403">
            <w:pPr>
              <w:pStyle w:val="TableParagraph"/>
              <w:spacing w:before="32" w:line="155" w:lineRule="exact"/>
              <w:ind w:right="18"/>
              <w:rPr>
                <w:sz w:val="16"/>
              </w:rPr>
            </w:pPr>
            <w:r>
              <w:rPr>
                <w:spacing w:val="-2"/>
                <w:sz w:val="16"/>
              </w:rPr>
              <w:t>(0.01)</w:t>
            </w:r>
          </w:p>
        </w:tc>
      </w:tr>
      <w:tr w:rsidR="00D62403" w14:paraId="61DC684E" w14:textId="77777777">
        <w:trPr>
          <w:trHeight w:val="189"/>
        </w:trPr>
        <w:tc>
          <w:tcPr>
            <w:tcW w:w="2844" w:type="dxa"/>
            <w:gridSpan w:val="2"/>
          </w:tcPr>
          <w:p w14:paraId="012CF060" w14:textId="77777777" w:rsidR="00D62403" w:rsidRDefault="00D62403">
            <w:pPr>
              <w:pStyle w:val="TableParagraph"/>
              <w:tabs>
                <w:tab w:val="left" w:pos="2356"/>
              </w:tabs>
              <w:spacing w:before="14" w:line="155" w:lineRule="exact"/>
              <w:ind w:left="119"/>
              <w:jc w:val="left"/>
              <w:rPr>
                <w:sz w:val="16"/>
              </w:rPr>
            </w:pPr>
            <w:r>
              <w:rPr>
                <w:sz w:val="16"/>
              </w:rPr>
              <w:t>Moderately</w:t>
            </w:r>
            <w:r>
              <w:rPr>
                <w:spacing w:val="35"/>
                <w:sz w:val="16"/>
              </w:rPr>
              <w:t xml:space="preserve"> </w:t>
            </w:r>
            <w:r>
              <w:rPr>
                <w:sz w:val="16"/>
              </w:rPr>
              <w:t>Food</w:t>
            </w:r>
            <w:r>
              <w:rPr>
                <w:spacing w:val="35"/>
                <w:sz w:val="16"/>
              </w:rPr>
              <w:t xml:space="preserve"> </w:t>
            </w:r>
            <w:r>
              <w:rPr>
                <w:spacing w:val="-2"/>
                <w:sz w:val="16"/>
              </w:rPr>
              <w:t>Insecure</w:t>
            </w:r>
            <w:r>
              <w:rPr>
                <w:sz w:val="16"/>
              </w:rPr>
              <w:tab/>
            </w:r>
            <w:r>
              <w:rPr>
                <w:spacing w:val="-4"/>
                <w:sz w:val="16"/>
              </w:rPr>
              <w:t>0.60</w:t>
            </w:r>
          </w:p>
        </w:tc>
        <w:tc>
          <w:tcPr>
            <w:tcW w:w="807" w:type="dxa"/>
          </w:tcPr>
          <w:p w14:paraId="340E4467" w14:textId="77777777" w:rsidR="00D62403" w:rsidRDefault="00D62403">
            <w:pPr>
              <w:pStyle w:val="TableParagraph"/>
              <w:spacing w:before="14" w:line="155" w:lineRule="exact"/>
              <w:ind w:left="10" w:right="10"/>
              <w:rPr>
                <w:sz w:val="16"/>
              </w:rPr>
            </w:pPr>
            <w:r>
              <w:rPr>
                <w:spacing w:val="-4"/>
                <w:sz w:val="16"/>
              </w:rPr>
              <w:t>0.58</w:t>
            </w:r>
          </w:p>
        </w:tc>
        <w:tc>
          <w:tcPr>
            <w:tcW w:w="673" w:type="dxa"/>
          </w:tcPr>
          <w:p w14:paraId="2262FFBC" w14:textId="77777777" w:rsidR="00D62403" w:rsidRDefault="00D62403">
            <w:pPr>
              <w:pStyle w:val="TableParagraph"/>
              <w:spacing w:before="14" w:line="155" w:lineRule="exact"/>
              <w:ind w:left="10" w:right="12"/>
              <w:rPr>
                <w:sz w:val="16"/>
              </w:rPr>
            </w:pPr>
            <w:r>
              <w:rPr>
                <w:w w:val="90"/>
                <w:sz w:val="16"/>
              </w:rPr>
              <w:t>-</w:t>
            </w:r>
            <w:r>
              <w:rPr>
                <w:spacing w:val="-4"/>
                <w:sz w:val="16"/>
              </w:rPr>
              <w:t>0.02</w:t>
            </w:r>
          </w:p>
        </w:tc>
        <w:tc>
          <w:tcPr>
            <w:tcW w:w="673" w:type="dxa"/>
          </w:tcPr>
          <w:p w14:paraId="4AF985E2" w14:textId="77777777" w:rsidR="00D62403" w:rsidRDefault="00D62403">
            <w:pPr>
              <w:pStyle w:val="TableParagraph"/>
              <w:spacing w:before="14" w:line="155" w:lineRule="exact"/>
              <w:ind w:left="8" w:right="12"/>
              <w:rPr>
                <w:sz w:val="16"/>
              </w:rPr>
            </w:pPr>
            <w:r>
              <w:rPr>
                <w:spacing w:val="-4"/>
                <w:sz w:val="16"/>
              </w:rPr>
              <w:t>0.74</w:t>
            </w:r>
          </w:p>
        </w:tc>
        <w:tc>
          <w:tcPr>
            <w:tcW w:w="807" w:type="dxa"/>
          </w:tcPr>
          <w:p w14:paraId="6192023C" w14:textId="77777777" w:rsidR="00D62403" w:rsidRDefault="00D62403">
            <w:pPr>
              <w:pStyle w:val="TableParagraph"/>
              <w:spacing w:before="14" w:line="155" w:lineRule="exact"/>
              <w:ind w:left="4" w:right="10"/>
              <w:rPr>
                <w:sz w:val="16"/>
              </w:rPr>
            </w:pPr>
            <w:r>
              <w:rPr>
                <w:spacing w:val="-4"/>
                <w:sz w:val="16"/>
              </w:rPr>
              <w:t>0.59</w:t>
            </w:r>
          </w:p>
        </w:tc>
        <w:tc>
          <w:tcPr>
            <w:tcW w:w="767" w:type="dxa"/>
          </w:tcPr>
          <w:p w14:paraId="396C92C3" w14:textId="77777777" w:rsidR="00D62403" w:rsidRDefault="00D62403">
            <w:pPr>
              <w:pStyle w:val="TableParagraph"/>
              <w:spacing w:before="14" w:line="155" w:lineRule="exact"/>
              <w:ind w:left="2" w:right="10"/>
              <w:rPr>
                <w:sz w:val="16"/>
              </w:rPr>
            </w:pPr>
            <w:r>
              <w:rPr>
                <w:sz w:val="16"/>
              </w:rPr>
              <w:t>-</w:t>
            </w:r>
            <w:r>
              <w:rPr>
                <w:spacing w:val="-2"/>
                <w:sz w:val="16"/>
              </w:rPr>
              <w:t>0.15**</w:t>
            </w:r>
          </w:p>
        </w:tc>
        <w:tc>
          <w:tcPr>
            <w:tcW w:w="673" w:type="dxa"/>
          </w:tcPr>
          <w:p w14:paraId="154709F3" w14:textId="77777777" w:rsidR="00D62403" w:rsidRDefault="00D62403">
            <w:pPr>
              <w:pStyle w:val="TableParagraph"/>
              <w:spacing w:before="14" w:line="155" w:lineRule="exact"/>
              <w:ind w:left="2" w:right="12"/>
              <w:rPr>
                <w:sz w:val="16"/>
              </w:rPr>
            </w:pPr>
            <w:r>
              <w:rPr>
                <w:spacing w:val="-4"/>
                <w:sz w:val="16"/>
              </w:rPr>
              <w:t>0.70</w:t>
            </w:r>
          </w:p>
        </w:tc>
        <w:tc>
          <w:tcPr>
            <w:tcW w:w="808" w:type="dxa"/>
          </w:tcPr>
          <w:p w14:paraId="61557136" w14:textId="77777777" w:rsidR="00D62403" w:rsidRDefault="00D62403">
            <w:pPr>
              <w:pStyle w:val="TableParagraph"/>
              <w:spacing w:before="14" w:line="155" w:lineRule="exact"/>
              <w:ind w:left="2" w:right="15"/>
              <w:rPr>
                <w:sz w:val="16"/>
              </w:rPr>
            </w:pPr>
            <w:r>
              <w:rPr>
                <w:spacing w:val="-4"/>
                <w:sz w:val="16"/>
              </w:rPr>
              <w:t>0.58</w:t>
            </w:r>
          </w:p>
        </w:tc>
        <w:tc>
          <w:tcPr>
            <w:tcW w:w="852" w:type="dxa"/>
          </w:tcPr>
          <w:p w14:paraId="25E51ED4" w14:textId="77777777" w:rsidR="00D62403" w:rsidRDefault="00D62403">
            <w:pPr>
              <w:pStyle w:val="TableParagraph"/>
              <w:spacing w:before="14" w:line="155" w:lineRule="exact"/>
              <w:ind w:left="1" w:right="18"/>
              <w:rPr>
                <w:sz w:val="16"/>
              </w:rPr>
            </w:pPr>
            <w:r>
              <w:rPr>
                <w:w w:val="105"/>
                <w:sz w:val="16"/>
              </w:rPr>
              <w:t>-</w:t>
            </w:r>
            <w:r>
              <w:rPr>
                <w:spacing w:val="-2"/>
                <w:w w:val="110"/>
                <w:sz w:val="16"/>
              </w:rPr>
              <w:t>0.11***</w:t>
            </w:r>
          </w:p>
        </w:tc>
      </w:tr>
      <w:tr w:rsidR="00D62403" w14:paraId="706F09D6" w14:textId="77777777">
        <w:trPr>
          <w:trHeight w:val="189"/>
        </w:trPr>
        <w:tc>
          <w:tcPr>
            <w:tcW w:w="2844" w:type="dxa"/>
            <w:gridSpan w:val="2"/>
          </w:tcPr>
          <w:p w14:paraId="5F9A6881" w14:textId="77777777" w:rsidR="00D62403" w:rsidRDefault="00D62403">
            <w:pPr>
              <w:pStyle w:val="TableParagraph"/>
              <w:spacing w:before="14" w:line="155" w:lineRule="exact"/>
              <w:ind w:right="118"/>
              <w:jc w:val="right"/>
              <w:rPr>
                <w:sz w:val="16"/>
              </w:rPr>
            </w:pPr>
            <w:r>
              <w:rPr>
                <w:spacing w:val="-2"/>
                <w:sz w:val="16"/>
              </w:rPr>
              <w:t>(0.49)</w:t>
            </w:r>
          </w:p>
        </w:tc>
        <w:tc>
          <w:tcPr>
            <w:tcW w:w="807" w:type="dxa"/>
          </w:tcPr>
          <w:p w14:paraId="41A7F37B" w14:textId="77777777" w:rsidR="00D62403" w:rsidRDefault="00D62403">
            <w:pPr>
              <w:pStyle w:val="TableParagraph"/>
              <w:spacing w:before="14" w:line="155" w:lineRule="exact"/>
              <w:ind w:left="9" w:right="10"/>
              <w:rPr>
                <w:sz w:val="16"/>
              </w:rPr>
            </w:pPr>
            <w:r>
              <w:rPr>
                <w:spacing w:val="-2"/>
                <w:sz w:val="16"/>
              </w:rPr>
              <w:t>(0.50)</w:t>
            </w:r>
          </w:p>
        </w:tc>
        <w:tc>
          <w:tcPr>
            <w:tcW w:w="673" w:type="dxa"/>
          </w:tcPr>
          <w:p w14:paraId="63348E9F" w14:textId="77777777" w:rsidR="00D62403" w:rsidRDefault="00D62403">
            <w:pPr>
              <w:pStyle w:val="TableParagraph"/>
              <w:spacing w:before="14" w:line="155" w:lineRule="exact"/>
              <w:ind w:left="9" w:right="12"/>
              <w:rPr>
                <w:sz w:val="16"/>
              </w:rPr>
            </w:pPr>
            <w:r>
              <w:rPr>
                <w:spacing w:val="-2"/>
                <w:sz w:val="16"/>
              </w:rPr>
              <w:t>(0.65)</w:t>
            </w:r>
          </w:p>
        </w:tc>
        <w:tc>
          <w:tcPr>
            <w:tcW w:w="673" w:type="dxa"/>
          </w:tcPr>
          <w:p w14:paraId="72505AE7" w14:textId="77777777" w:rsidR="00D62403" w:rsidRDefault="00D62403">
            <w:pPr>
              <w:pStyle w:val="TableParagraph"/>
              <w:spacing w:before="14" w:line="155" w:lineRule="exact"/>
              <w:ind w:left="7" w:right="12"/>
              <w:rPr>
                <w:sz w:val="16"/>
              </w:rPr>
            </w:pPr>
            <w:r>
              <w:rPr>
                <w:spacing w:val="-2"/>
                <w:sz w:val="16"/>
              </w:rPr>
              <w:t>(0.44)</w:t>
            </w:r>
          </w:p>
        </w:tc>
        <w:tc>
          <w:tcPr>
            <w:tcW w:w="807" w:type="dxa"/>
          </w:tcPr>
          <w:p w14:paraId="0FBC3466" w14:textId="77777777" w:rsidR="00D62403" w:rsidRDefault="00D62403">
            <w:pPr>
              <w:pStyle w:val="TableParagraph"/>
              <w:spacing w:before="14" w:line="155" w:lineRule="exact"/>
              <w:ind w:left="3" w:right="10"/>
              <w:rPr>
                <w:sz w:val="16"/>
              </w:rPr>
            </w:pPr>
            <w:r>
              <w:rPr>
                <w:spacing w:val="-2"/>
                <w:sz w:val="16"/>
              </w:rPr>
              <w:t>(0.49)</w:t>
            </w:r>
          </w:p>
        </w:tc>
        <w:tc>
          <w:tcPr>
            <w:tcW w:w="767" w:type="dxa"/>
          </w:tcPr>
          <w:p w14:paraId="4232F6DC" w14:textId="77777777" w:rsidR="00D62403" w:rsidRDefault="00D62403">
            <w:pPr>
              <w:pStyle w:val="TableParagraph"/>
              <w:spacing w:before="14" w:line="155" w:lineRule="exact"/>
              <w:ind w:left="1" w:right="10"/>
              <w:rPr>
                <w:sz w:val="16"/>
              </w:rPr>
            </w:pPr>
            <w:r>
              <w:rPr>
                <w:spacing w:val="-2"/>
                <w:sz w:val="16"/>
              </w:rPr>
              <w:t>(0.00)</w:t>
            </w:r>
          </w:p>
        </w:tc>
        <w:tc>
          <w:tcPr>
            <w:tcW w:w="673" w:type="dxa"/>
          </w:tcPr>
          <w:p w14:paraId="38352C8A" w14:textId="77777777" w:rsidR="00D62403" w:rsidRDefault="00D62403">
            <w:pPr>
              <w:pStyle w:val="TableParagraph"/>
              <w:spacing w:before="14" w:line="155" w:lineRule="exact"/>
              <w:ind w:left="1" w:right="12"/>
              <w:rPr>
                <w:sz w:val="16"/>
              </w:rPr>
            </w:pPr>
            <w:r>
              <w:rPr>
                <w:spacing w:val="-2"/>
                <w:sz w:val="16"/>
              </w:rPr>
              <w:t>(0.46)</w:t>
            </w:r>
          </w:p>
        </w:tc>
        <w:tc>
          <w:tcPr>
            <w:tcW w:w="808" w:type="dxa"/>
          </w:tcPr>
          <w:p w14:paraId="6AFA8312" w14:textId="77777777" w:rsidR="00D62403" w:rsidRDefault="00D62403">
            <w:pPr>
              <w:pStyle w:val="TableParagraph"/>
              <w:spacing w:before="14" w:line="155" w:lineRule="exact"/>
              <w:ind w:left="1" w:right="15"/>
              <w:rPr>
                <w:sz w:val="16"/>
              </w:rPr>
            </w:pPr>
            <w:r>
              <w:rPr>
                <w:spacing w:val="-2"/>
                <w:sz w:val="16"/>
              </w:rPr>
              <w:t>(0.49)</w:t>
            </w:r>
          </w:p>
        </w:tc>
        <w:tc>
          <w:tcPr>
            <w:tcW w:w="852" w:type="dxa"/>
          </w:tcPr>
          <w:p w14:paraId="27833AAF" w14:textId="77777777" w:rsidR="00D62403" w:rsidRDefault="00D62403">
            <w:pPr>
              <w:pStyle w:val="TableParagraph"/>
              <w:spacing w:before="14" w:line="155" w:lineRule="exact"/>
              <w:ind w:right="18"/>
              <w:rPr>
                <w:sz w:val="16"/>
              </w:rPr>
            </w:pPr>
            <w:r>
              <w:rPr>
                <w:spacing w:val="-2"/>
                <w:sz w:val="16"/>
              </w:rPr>
              <w:t>(0.00)</w:t>
            </w:r>
          </w:p>
        </w:tc>
      </w:tr>
      <w:tr w:rsidR="00D62403" w14:paraId="18B9B748" w14:textId="77777777">
        <w:trPr>
          <w:trHeight w:val="189"/>
        </w:trPr>
        <w:tc>
          <w:tcPr>
            <w:tcW w:w="2844" w:type="dxa"/>
            <w:gridSpan w:val="2"/>
          </w:tcPr>
          <w:p w14:paraId="6ED954C5" w14:textId="77777777" w:rsidR="00D62403" w:rsidRDefault="00D62403">
            <w:pPr>
              <w:pStyle w:val="TableParagraph"/>
              <w:tabs>
                <w:tab w:val="right" w:pos="2657"/>
              </w:tabs>
              <w:spacing w:before="14" w:line="155" w:lineRule="exact"/>
              <w:ind w:left="119"/>
              <w:jc w:val="left"/>
              <w:rPr>
                <w:sz w:val="16"/>
              </w:rPr>
            </w:pPr>
            <w:r>
              <w:rPr>
                <w:sz w:val="16"/>
              </w:rPr>
              <w:t>Severely</w:t>
            </w:r>
            <w:r>
              <w:rPr>
                <w:spacing w:val="22"/>
                <w:sz w:val="16"/>
              </w:rPr>
              <w:t xml:space="preserve"> </w:t>
            </w:r>
            <w:r>
              <w:rPr>
                <w:sz w:val="16"/>
              </w:rPr>
              <w:t>Food</w:t>
            </w:r>
            <w:r>
              <w:rPr>
                <w:spacing w:val="23"/>
                <w:sz w:val="16"/>
              </w:rPr>
              <w:t xml:space="preserve"> </w:t>
            </w:r>
            <w:r>
              <w:rPr>
                <w:spacing w:val="-2"/>
                <w:sz w:val="16"/>
              </w:rPr>
              <w:t>Insecure</w:t>
            </w:r>
            <w:r>
              <w:rPr>
                <w:rFonts w:ascii="Times New Roman"/>
                <w:sz w:val="16"/>
              </w:rPr>
              <w:tab/>
            </w:r>
            <w:r>
              <w:rPr>
                <w:spacing w:val="-4"/>
                <w:sz w:val="16"/>
              </w:rPr>
              <w:t>0.08</w:t>
            </w:r>
          </w:p>
        </w:tc>
        <w:tc>
          <w:tcPr>
            <w:tcW w:w="807" w:type="dxa"/>
          </w:tcPr>
          <w:p w14:paraId="2295F77D" w14:textId="77777777" w:rsidR="00D62403" w:rsidRDefault="00D62403">
            <w:pPr>
              <w:pStyle w:val="TableParagraph"/>
              <w:spacing w:before="14" w:line="155" w:lineRule="exact"/>
              <w:ind w:left="9" w:right="10"/>
              <w:rPr>
                <w:sz w:val="16"/>
              </w:rPr>
            </w:pPr>
            <w:r>
              <w:rPr>
                <w:spacing w:val="-4"/>
                <w:sz w:val="16"/>
              </w:rPr>
              <w:t>0.13</w:t>
            </w:r>
          </w:p>
        </w:tc>
        <w:tc>
          <w:tcPr>
            <w:tcW w:w="673" w:type="dxa"/>
          </w:tcPr>
          <w:p w14:paraId="6E443BDE" w14:textId="77777777" w:rsidR="00D62403" w:rsidRDefault="00D62403">
            <w:pPr>
              <w:pStyle w:val="TableParagraph"/>
              <w:spacing w:before="14" w:line="155" w:lineRule="exact"/>
              <w:ind w:left="9" w:right="12"/>
              <w:rPr>
                <w:sz w:val="16"/>
              </w:rPr>
            </w:pPr>
            <w:r>
              <w:rPr>
                <w:spacing w:val="-4"/>
                <w:sz w:val="16"/>
              </w:rPr>
              <w:t>0.05</w:t>
            </w:r>
          </w:p>
        </w:tc>
        <w:tc>
          <w:tcPr>
            <w:tcW w:w="673" w:type="dxa"/>
          </w:tcPr>
          <w:p w14:paraId="4AB99C19" w14:textId="77777777" w:rsidR="00D62403" w:rsidRDefault="00D62403">
            <w:pPr>
              <w:pStyle w:val="TableParagraph"/>
              <w:spacing w:before="14" w:line="155" w:lineRule="exact"/>
              <w:ind w:left="7" w:right="12"/>
              <w:rPr>
                <w:sz w:val="16"/>
              </w:rPr>
            </w:pPr>
            <w:r>
              <w:rPr>
                <w:spacing w:val="-4"/>
                <w:sz w:val="16"/>
              </w:rPr>
              <w:t>0.20</w:t>
            </w:r>
          </w:p>
        </w:tc>
        <w:tc>
          <w:tcPr>
            <w:tcW w:w="807" w:type="dxa"/>
          </w:tcPr>
          <w:p w14:paraId="4DA64D03" w14:textId="77777777" w:rsidR="00D62403" w:rsidRDefault="00D62403">
            <w:pPr>
              <w:pStyle w:val="TableParagraph"/>
              <w:spacing w:before="14" w:line="155" w:lineRule="exact"/>
              <w:ind w:left="3" w:right="10"/>
              <w:rPr>
                <w:sz w:val="16"/>
              </w:rPr>
            </w:pPr>
            <w:r>
              <w:rPr>
                <w:spacing w:val="-4"/>
                <w:sz w:val="16"/>
              </w:rPr>
              <w:t>0.28</w:t>
            </w:r>
          </w:p>
        </w:tc>
        <w:tc>
          <w:tcPr>
            <w:tcW w:w="767" w:type="dxa"/>
          </w:tcPr>
          <w:p w14:paraId="7FE5556F" w14:textId="77777777" w:rsidR="00D62403" w:rsidRDefault="00D62403">
            <w:pPr>
              <w:pStyle w:val="TableParagraph"/>
              <w:spacing w:before="14" w:line="155" w:lineRule="exact"/>
              <w:ind w:left="1" w:right="10"/>
              <w:rPr>
                <w:sz w:val="16"/>
              </w:rPr>
            </w:pPr>
            <w:r>
              <w:rPr>
                <w:spacing w:val="-4"/>
                <w:sz w:val="16"/>
              </w:rPr>
              <w:t>0.08</w:t>
            </w:r>
          </w:p>
        </w:tc>
        <w:tc>
          <w:tcPr>
            <w:tcW w:w="673" w:type="dxa"/>
          </w:tcPr>
          <w:p w14:paraId="1C0B925D" w14:textId="77777777" w:rsidR="00D62403" w:rsidRDefault="00D62403">
            <w:pPr>
              <w:pStyle w:val="TableParagraph"/>
              <w:spacing w:before="14" w:line="155" w:lineRule="exact"/>
              <w:ind w:left="1" w:right="12"/>
              <w:rPr>
                <w:sz w:val="16"/>
              </w:rPr>
            </w:pPr>
            <w:r>
              <w:rPr>
                <w:spacing w:val="-4"/>
                <w:sz w:val="16"/>
              </w:rPr>
              <w:t>0.16</w:t>
            </w:r>
          </w:p>
        </w:tc>
        <w:tc>
          <w:tcPr>
            <w:tcW w:w="808" w:type="dxa"/>
          </w:tcPr>
          <w:p w14:paraId="02FACA30" w14:textId="77777777" w:rsidR="00D62403" w:rsidRDefault="00D62403">
            <w:pPr>
              <w:pStyle w:val="TableParagraph"/>
              <w:spacing w:before="14" w:line="155" w:lineRule="exact"/>
              <w:ind w:left="1" w:right="15"/>
              <w:rPr>
                <w:sz w:val="16"/>
              </w:rPr>
            </w:pPr>
            <w:r>
              <w:rPr>
                <w:spacing w:val="-4"/>
                <w:sz w:val="16"/>
              </w:rPr>
              <w:t>0.19</w:t>
            </w:r>
          </w:p>
        </w:tc>
        <w:tc>
          <w:tcPr>
            <w:tcW w:w="852" w:type="dxa"/>
          </w:tcPr>
          <w:p w14:paraId="6A2B4317" w14:textId="77777777" w:rsidR="00D62403" w:rsidRDefault="00D62403">
            <w:pPr>
              <w:pStyle w:val="TableParagraph"/>
              <w:spacing w:before="14" w:line="155" w:lineRule="exact"/>
              <w:ind w:right="18"/>
              <w:rPr>
                <w:sz w:val="16"/>
              </w:rPr>
            </w:pPr>
            <w:r>
              <w:rPr>
                <w:spacing w:val="-4"/>
                <w:sz w:val="16"/>
              </w:rPr>
              <w:t>0.03</w:t>
            </w:r>
          </w:p>
        </w:tc>
      </w:tr>
      <w:tr w:rsidR="00D62403" w14:paraId="6318245F" w14:textId="77777777">
        <w:trPr>
          <w:trHeight w:val="189"/>
        </w:trPr>
        <w:tc>
          <w:tcPr>
            <w:tcW w:w="2844" w:type="dxa"/>
            <w:gridSpan w:val="2"/>
          </w:tcPr>
          <w:p w14:paraId="27B8FB2E" w14:textId="77777777" w:rsidR="00D62403" w:rsidRDefault="00D62403">
            <w:pPr>
              <w:pStyle w:val="TableParagraph"/>
              <w:spacing w:before="14" w:line="155" w:lineRule="exact"/>
              <w:ind w:right="118"/>
              <w:jc w:val="right"/>
              <w:rPr>
                <w:sz w:val="16"/>
              </w:rPr>
            </w:pPr>
            <w:r>
              <w:rPr>
                <w:spacing w:val="-2"/>
                <w:sz w:val="16"/>
              </w:rPr>
              <w:t>(0.27)</w:t>
            </w:r>
          </w:p>
        </w:tc>
        <w:tc>
          <w:tcPr>
            <w:tcW w:w="807" w:type="dxa"/>
          </w:tcPr>
          <w:p w14:paraId="7E88EC1F" w14:textId="77777777" w:rsidR="00D62403" w:rsidRDefault="00D62403">
            <w:pPr>
              <w:pStyle w:val="TableParagraph"/>
              <w:spacing w:before="14" w:line="155" w:lineRule="exact"/>
              <w:ind w:left="9" w:right="10"/>
              <w:rPr>
                <w:sz w:val="16"/>
              </w:rPr>
            </w:pPr>
            <w:r>
              <w:rPr>
                <w:spacing w:val="-2"/>
                <w:sz w:val="16"/>
              </w:rPr>
              <w:t>(0.33)</w:t>
            </w:r>
          </w:p>
        </w:tc>
        <w:tc>
          <w:tcPr>
            <w:tcW w:w="673" w:type="dxa"/>
          </w:tcPr>
          <w:p w14:paraId="65D76E5A" w14:textId="77777777" w:rsidR="00D62403" w:rsidRDefault="00D62403">
            <w:pPr>
              <w:pStyle w:val="TableParagraph"/>
              <w:spacing w:before="14" w:line="155" w:lineRule="exact"/>
              <w:ind w:left="9" w:right="12"/>
              <w:rPr>
                <w:sz w:val="16"/>
              </w:rPr>
            </w:pPr>
            <w:r>
              <w:rPr>
                <w:spacing w:val="-2"/>
                <w:sz w:val="16"/>
              </w:rPr>
              <w:t>(0.14)</w:t>
            </w:r>
          </w:p>
        </w:tc>
        <w:tc>
          <w:tcPr>
            <w:tcW w:w="673" w:type="dxa"/>
          </w:tcPr>
          <w:p w14:paraId="14B14DBC" w14:textId="77777777" w:rsidR="00D62403" w:rsidRDefault="00D62403">
            <w:pPr>
              <w:pStyle w:val="TableParagraph"/>
              <w:spacing w:before="14" w:line="155" w:lineRule="exact"/>
              <w:ind w:left="7" w:right="12"/>
              <w:rPr>
                <w:sz w:val="16"/>
              </w:rPr>
            </w:pPr>
            <w:r>
              <w:rPr>
                <w:spacing w:val="-2"/>
                <w:sz w:val="16"/>
              </w:rPr>
              <w:t>(0.40)</w:t>
            </w:r>
          </w:p>
        </w:tc>
        <w:tc>
          <w:tcPr>
            <w:tcW w:w="807" w:type="dxa"/>
          </w:tcPr>
          <w:p w14:paraId="70FFF35F" w14:textId="77777777" w:rsidR="00D62403" w:rsidRDefault="00D62403">
            <w:pPr>
              <w:pStyle w:val="TableParagraph"/>
              <w:spacing w:before="14" w:line="155" w:lineRule="exact"/>
              <w:ind w:left="3" w:right="10"/>
              <w:rPr>
                <w:sz w:val="16"/>
              </w:rPr>
            </w:pPr>
            <w:r>
              <w:rPr>
                <w:spacing w:val="-2"/>
                <w:sz w:val="16"/>
              </w:rPr>
              <w:t>(0.45)</w:t>
            </w:r>
          </w:p>
        </w:tc>
        <w:tc>
          <w:tcPr>
            <w:tcW w:w="767" w:type="dxa"/>
          </w:tcPr>
          <w:p w14:paraId="262867B1" w14:textId="77777777" w:rsidR="00D62403" w:rsidRDefault="00D62403">
            <w:pPr>
              <w:pStyle w:val="TableParagraph"/>
              <w:spacing w:before="14" w:line="155" w:lineRule="exact"/>
              <w:ind w:left="1" w:right="10"/>
              <w:rPr>
                <w:sz w:val="16"/>
              </w:rPr>
            </w:pPr>
            <w:r>
              <w:rPr>
                <w:spacing w:val="-2"/>
                <w:sz w:val="16"/>
              </w:rPr>
              <w:t>(0.06)</w:t>
            </w:r>
          </w:p>
        </w:tc>
        <w:tc>
          <w:tcPr>
            <w:tcW w:w="673" w:type="dxa"/>
          </w:tcPr>
          <w:p w14:paraId="771EC598" w14:textId="77777777" w:rsidR="00D62403" w:rsidRDefault="00D62403">
            <w:pPr>
              <w:pStyle w:val="TableParagraph"/>
              <w:spacing w:before="14" w:line="155" w:lineRule="exact"/>
              <w:ind w:left="1" w:right="12"/>
              <w:rPr>
                <w:sz w:val="16"/>
              </w:rPr>
            </w:pPr>
            <w:r>
              <w:rPr>
                <w:spacing w:val="-2"/>
                <w:sz w:val="16"/>
              </w:rPr>
              <w:t>(0.37)</w:t>
            </w:r>
          </w:p>
        </w:tc>
        <w:tc>
          <w:tcPr>
            <w:tcW w:w="808" w:type="dxa"/>
          </w:tcPr>
          <w:p w14:paraId="728F3F51" w14:textId="77777777" w:rsidR="00D62403" w:rsidRDefault="00D62403">
            <w:pPr>
              <w:pStyle w:val="TableParagraph"/>
              <w:spacing w:before="14" w:line="155" w:lineRule="exact"/>
              <w:ind w:left="1" w:right="15"/>
              <w:rPr>
                <w:sz w:val="16"/>
              </w:rPr>
            </w:pPr>
            <w:r>
              <w:rPr>
                <w:spacing w:val="-2"/>
                <w:sz w:val="16"/>
              </w:rPr>
              <w:t>(0.39)</w:t>
            </w:r>
          </w:p>
        </w:tc>
        <w:tc>
          <w:tcPr>
            <w:tcW w:w="852" w:type="dxa"/>
          </w:tcPr>
          <w:p w14:paraId="7C7D043A" w14:textId="77777777" w:rsidR="00D62403" w:rsidRDefault="00D62403">
            <w:pPr>
              <w:pStyle w:val="TableParagraph"/>
              <w:spacing w:before="14" w:line="155" w:lineRule="exact"/>
              <w:ind w:right="18"/>
              <w:rPr>
                <w:sz w:val="16"/>
              </w:rPr>
            </w:pPr>
            <w:r>
              <w:rPr>
                <w:spacing w:val="-2"/>
                <w:sz w:val="16"/>
              </w:rPr>
              <w:t>(0.24)</w:t>
            </w:r>
          </w:p>
        </w:tc>
      </w:tr>
      <w:tr w:rsidR="00D62403" w14:paraId="6104671A" w14:textId="77777777">
        <w:trPr>
          <w:trHeight w:val="189"/>
        </w:trPr>
        <w:tc>
          <w:tcPr>
            <w:tcW w:w="2844" w:type="dxa"/>
            <w:gridSpan w:val="2"/>
          </w:tcPr>
          <w:p w14:paraId="303841BB" w14:textId="77777777" w:rsidR="00D62403" w:rsidRDefault="00D62403">
            <w:pPr>
              <w:pStyle w:val="TableParagraph"/>
              <w:tabs>
                <w:tab w:val="right" w:pos="2657"/>
              </w:tabs>
              <w:spacing w:before="14" w:line="155" w:lineRule="exact"/>
              <w:ind w:left="119"/>
              <w:jc w:val="left"/>
              <w:rPr>
                <w:sz w:val="16"/>
              </w:rPr>
            </w:pPr>
            <w:r>
              <w:rPr>
                <w:sz w:val="16"/>
              </w:rPr>
              <w:t>Food</w:t>
            </w:r>
            <w:r>
              <w:rPr>
                <w:spacing w:val="17"/>
                <w:sz w:val="16"/>
              </w:rPr>
              <w:t xml:space="preserve"> </w:t>
            </w:r>
            <w:r>
              <w:rPr>
                <w:sz w:val="16"/>
              </w:rPr>
              <w:t>Insecure</w:t>
            </w:r>
            <w:r>
              <w:rPr>
                <w:spacing w:val="18"/>
                <w:sz w:val="16"/>
              </w:rPr>
              <w:t xml:space="preserve"> </w:t>
            </w:r>
            <w:r>
              <w:rPr>
                <w:spacing w:val="-2"/>
                <w:sz w:val="16"/>
              </w:rPr>
              <w:t>Group</w:t>
            </w:r>
            <w:r>
              <w:rPr>
                <w:rFonts w:ascii="Times New Roman"/>
                <w:sz w:val="16"/>
              </w:rPr>
              <w:tab/>
            </w:r>
            <w:r>
              <w:rPr>
                <w:spacing w:val="-4"/>
                <w:sz w:val="16"/>
              </w:rPr>
              <w:t>0.68</w:t>
            </w:r>
          </w:p>
        </w:tc>
        <w:tc>
          <w:tcPr>
            <w:tcW w:w="807" w:type="dxa"/>
          </w:tcPr>
          <w:p w14:paraId="793E6804" w14:textId="77777777" w:rsidR="00D62403" w:rsidRDefault="00D62403">
            <w:pPr>
              <w:pStyle w:val="TableParagraph"/>
              <w:spacing w:before="14" w:line="155" w:lineRule="exact"/>
              <w:ind w:left="10" w:right="10"/>
              <w:rPr>
                <w:sz w:val="16"/>
              </w:rPr>
            </w:pPr>
            <w:r>
              <w:rPr>
                <w:spacing w:val="-4"/>
                <w:w w:val="105"/>
                <w:sz w:val="16"/>
              </w:rPr>
              <w:t>0.71</w:t>
            </w:r>
          </w:p>
        </w:tc>
        <w:tc>
          <w:tcPr>
            <w:tcW w:w="673" w:type="dxa"/>
          </w:tcPr>
          <w:p w14:paraId="6A294D6C" w14:textId="77777777" w:rsidR="00D62403" w:rsidRDefault="00D62403">
            <w:pPr>
              <w:pStyle w:val="TableParagraph"/>
              <w:spacing w:before="14" w:line="155" w:lineRule="exact"/>
              <w:ind w:left="10" w:right="12"/>
              <w:rPr>
                <w:sz w:val="16"/>
              </w:rPr>
            </w:pPr>
            <w:r>
              <w:rPr>
                <w:spacing w:val="-4"/>
                <w:sz w:val="16"/>
              </w:rPr>
              <w:t>0.02</w:t>
            </w:r>
          </w:p>
        </w:tc>
        <w:tc>
          <w:tcPr>
            <w:tcW w:w="673" w:type="dxa"/>
          </w:tcPr>
          <w:p w14:paraId="4D8C1EB2" w14:textId="77777777" w:rsidR="00D62403" w:rsidRDefault="00D62403">
            <w:pPr>
              <w:pStyle w:val="TableParagraph"/>
              <w:spacing w:before="14" w:line="155" w:lineRule="exact"/>
              <w:ind w:left="8" w:right="12"/>
              <w:rPr>
                <w:sz w:val="16"/>
              </w:rPr>
            </w:pPr>
            <w:r>
              <w:rPr>
                <w:spacing w:val="-4"/>
                <w:sz w:val="16"/>
              </w:rPr>
              <w:t>0.93</w:t>
            </w:r>
          </w:p>
        </w:tc>
        <w:tc>
          <w:tcPr>
            <w:tcW w:w="807" w:type="dxa"/>
          </w:tcPr>
          <w:p w14:paraId="1382732D" w14:textId="77777777" w:rsidR="00D62403" w:rsidRDefault="00D62403">
            <w:pPr>
              <w:pStyle w:val="TableParagraph"/>
              <w:spacing w:before="14" w:line="155" w:lineRule="exact"/>
              <w:ind w:left="4" w:right="10"/>
              <w:rPr>
                <w:sz w:val="16"/>
              </w:rPr>
            </w:pPr>
            <w:r>
              <w:rPr>
                <w:spacing w:val="-4"/>
                <w:sz w:val="16"/>
              </w:rPr>
              <w:t>0.87</w:t>
            </w:r>
          </w:p>
        </w:tc>
        <w:tc>
          <w:tcPr>
            <w:tcW w:w="767" w:type="dxa"/>
          </w:tcPr>
          <w:p w14:paraId="0E893707" w14:textId="77777777" w:rsidR="00D62403" w:rsidRDefault="00D62403">
            <w:pPr>
              <w:pStyle w:val="TableParagraph"/>
              <w:spacing w:before="14" w:line="155" w:lineRule="exact"/>
              <w:ind w:left="2" w:right="10"/>
              <w:rPr>
                <w:sz w:val="16"/>
              </w:rPr>
            </w:pPr>
            <w:r>
              <w:rPr>
                <w:spacing w:val="-2"/>
                <w:sz w:val="16"/>
              </w:rPr>
              <w:t>-0.07*</w:t>
            </w:r>
          </w:p>
        </w:tc>
        <w:tc>
          <w:tcPr>
            <w:tcW w:w="673" w:type="dxa"/>
          </w:tcPr>
          <w:p w14:paraId="4110CB6E" w14:textId="77777777" w:rsidR="00D62403" w:rsidRDefault="00D62403">
            <w:pPr>
              <w:pStyle w:val="TableParagraph"/>
              <w:spacing w:before="14" w:line="155" w:lineRule="exact"/>
              <w:ind w:left="2" w:right="12"/>
              <w:rPr>
                <w:sz w:val="16"/>
              </w:rPr>
            </w:pPr>
            <w:r>
              <w:rPr>
                <w:spacing w:val="-4"/>
                <w:sz w:val="16"/>
              </w:rPr>
              <w:t>0.86</w:t>
            </w:r>
          </w:p>
        </w:tc>
        <w:tc>
          <w:tcPr>
            <w:tcW w:w="808" w:type="dxa"/>
          </w:tcPr>
          <w:p w14:paraId="3C59042B" w14:textId="77777777" w:rsidR="00D62403" w:rsidRDefault="00D62403">
            <w:pPr>
              <w:pStyle w:val="TableParagraph"/>
              <w:spacing w:before="14" w:line="155" w:lineRule="exact"/>
              <w:ind w:left="2" w:right="15"/>
              <w:rPr>
                <w:sz w:val="16"/>
              </w:rPr>
            </w:pPr>
            <w:r>
              <w:rPr>
                <w:spacing w:val="-4"/>
                <w:sz w:val="16"/>
              </w:rPr>
              <w:t>0.78</w:t>
            </w:r>
          </w:p>
        </w:tc>
        <w:tc>
          <w:tcPr>
            <w:tcW w:w="852" w:type="dxa"/>
          </w:tcPr>
          <w:p w14:paraId="3E01AADB" w14:textId="77777777" w:rsidR="00D62403" w:rsidRDefault="00D62403">
            <w:pPr>
              <w:pStyle w:val="TableParagraph"/>
              <w:spacing w:before="14" w:line="155" w:lineRule="exact"/>
              <w:ind w:left="2" w:right="18"/>
              <w:rPr>
                <w:sz w:val="16"/>
              </w:rPr>
            </w:pPr>
            <w:r>
              <w:rPr>
                <w:spacing w:val="-4"/>
                <w:sz w:val="16"/>
              </w:rPr>
              <w:t>-</w:t>
            </w:r>
            <w:r>
              <w:rPr>
                <w:spacing w:val="-2"/>
                <w:sz w:val="16"/>
              </w:rPr>
              <w:t>0.08**</w:t>
            </w:r>
          </w:p>
        </w:tc>
      </w:tr>
      <w:tr w:rsidR="00D62403" w14:paraId="2D3C3397" w14:textId="77777777">
        <w:trPr>
          <w:trHeight w:val="202"/>
        </w:trPr>
        <w:tc>
          <w:tcPr>
            <w:tcW w:w="2844" w:type="dxa"/>
            <w:gridSpan w:val="2"/>
            <w:tcBorders>
              <w:bottom w:val="single" w:sz="4" w:space="0" w:color="000000"/>
            </w:tcBorders>
          </w:tcPr>
          <w:p w14:paraId="00F43E98" w14:textId="77777777" w:rsidR="00D62403" w:rsidRDefault="00D62403">
            <w:pPr>
              <w:pStyle w:val="TableParagraph"/>
              <w:spacing w:before="14" w:line="240" w:lineRule="auto"/>
              <w:ind w:right="118"/>
              <w:jc w:val="right"/>
              <w:rPr>
                <w:sz w:val="16"/>
              </w:rPr>
            </w:pPr>
            <w:r>
              <w:rPr>
                <w:spacing w:val="-2"/>
                <w:sz w:val="16"/>
              </w:rPr>
              <w:t>(0.47)</w:t>
            </w:r>
          </w:p>
        </w:tc>
        <w:tc>
          <w:tcPr>
            <w:tcW w:w="807" w:type="dxa"/>
            <w:tcBorders>
              <w:bottom w:val="single" w:sz="4" w:space="0" w:color="000000"/>
            </w:tcBorders>
          </w:tcPr>
          <w:p w14:paraId="35120125" w14:textId="77777777" w:rsidR="00D62403" w:rsidRDefault="00D62403">
            <w:pPr>
              <w:pStyle w:val="TableParagraph"/>
              <w:spacing w:before="14" w:line="240" w:lineRule="auto"/>
              <w:ind w:left="9" w:right="10"/>
              <w:rPr>
                <w:sz w:val="16"/>
              </w:rPr>
            </w:pPr>
            <w:r>
              <w:rPr>
                <w:spacing w:val="-2"/>
                <w:sz w:val="16"/>
              </w:rPr>
              <w:t>(0.46)</w:t>
            </w:r>
          </w:p>
        </w:tc>
        <w:tc>
          <w:tcPr>
            <w:tcW w:w="673" w:type="dxa"/>
            <w:tcBorders>
              <w:bottom w:val="single" w:sz="4" w:space="0" w:color="000000"/>
            </w:tcBorders>
          </w:tcPr>
          <w:p w14:paraId="0EC2BD90" w14:textId="77777777" w:rsidR="00D62403" w:rsidRDefault="00D62403">
            <w:pPr>
              <w:pStyle w:val="TableParagraph"/>
              <w:spacing w:before="14" w:line="240" w:lineRule="auto"/>
              <w:ind w:left="9" w:right="12"/>
              <w:rPr>
                <w:sz w:val="16"/>
              </w:rPr>
            </w:pPr>
            <w:r>
              <w:rPr>
                <w:spacing w:val="-2"/>
                <w:sz w:val="16"/>
              </w:rPr>
              <w:t>(0.61)</w:t>
            </w:r>
          </w:p>
        </w:tc>
        <w:tc>
          <w:tcPr>
            <w:tcW w:w="673" w:type="dxa"/>
            <w:tcBorders>
              <w:bottom w:val="single" w:sz="4" w:space="0" w:color="000000"/>
            </w:tcBorders>
          </w:tcPr>
          <w:p w14:paraId="5FEF097A" w14:textId="77777777" w:rsidR="00D62403" w:rsidRDefault="00D62403">
            <w:pPr>
              <w:pStyle w:val="TableParagraph"/>
              <w:spacing w:before="14" w:line="240" w:lineRule="auto"/>
              <w:ind w:left="7" w:right="12"/>
              <w:rPr>
                <w:sz w:val="16"/>
              </w:rPr>
            </w:pPr>
            <w:r>
              <w:rPr>
                <w:spacing w:val="-2"/>
                <w:sz w:val="16"/>
              </w:rPr>
              <w:t>(0.25)</w:t>
            </w:r>
          </w:p>
        </w:tc>
        <w:tc>
          <w:tcPr>
            <w:tcW w:w="807" w:type="dxa"/>
            <w:tcBorders>
              <w:bottom w:val="single" w:sz="4" w:space="0" w:color="000000"/>
            </w:tcBorders>
          </w:tcPr>
          <w:p w14:paraId="704B6C70" w14:textId="77777777" w:rsidR="00D62403" w:rsidRDefault="00D62403">
            <w:pPr>
              <w:pStyle w:val="TableParagraph"/>
              <w:spacing w:before="14" w:line="240" w:lineRule="auto"/>
              <w:ind w:left="3" w:right="10"/>
              <w:rPr>
                <w:sz w:val="16"/>
              </w:rPr>
            </w:pPr>
            <w:r>
              <w:rPr>
                <w:spacing w:val="-2"/>
                <w:sz w:val="16"/>
              </w:rPr>
              <w:t>(0.34)</w:t>
            </w:r>
          </w:p>
        </w:tc>
        <w:tc>
          <w:tcPr>
            <w:tcW w:w="767" w:type="dxa"/>
            <w:tcBorders>
              <w:bottom w:val="single" w:sz="4" w:space="0" w:color="000000"/>
            </w:tcBorders>
          </w:tcPr>
          <w:p w14:paraId="188C086A" w14:textId="77777777" w:rsidR="00D62403" w:rsidRDefault="00D62403">
            <w:pPr>
              <w:pStyle w:val="TableParagraph"/>
              <w:spacing w:before="14" w:line="240" w:lineRule="auto"/>
              <w:ind w:left="1" w:right="10"/>
              <w:rPr>
                <w:sz w:val="16"/>
              </w:rPr>
            </w:pPr>
            <w:r>
              <w:rPr>
                <w:spacing w:val="-2"/>
                <w:sz w:val="16"/>
              </w:rPr>
              <w:t>(0.04)</w:t>
            </w:r>
          </w:p>
        </w:tc>
        <w:tc>
          <w:tcPr>
            <w:tcW w:w="673" w:type="dxa"/>
            <w:tcBorders>
              <w:bottom w:val="single" w:sz="4" w:space="0" w:color="000000"/>
            </w:tcBorders>
          </w:tcPr>
          <w:p w14:paraId="4F2B8A92" w14:textId="77777777" w:rsidR="00D62403" w:rsidRDefault="00D62403">
            <w:pPr>
              <w:pStyle w:val="TableParagraph"/>
              <w:spacing w:before="14" w:line="240" w:lineRule="auto"/>
              <w:ind w:left="1" w:right="12"/>
              <w:rPr>
                <w:sz w:val="16"/>
              </w:rPr>
            </w:pPr>
            <w:r>
              <w:rPr>
                <w:spacing w:val="-2"/>
                <w:sz w:val="16"/>
              </w:rPr>
              <w:t>(0.35)</w:t>
            </w:r>
          </w:p>
        </w:tc>
        <w:tc>
          <w:tcPr>
            <w:tcW w:w="808" w:type="dxa"/>
            <w:tcBorders>
              <w:bottom w:val="single" w:sz="4" w:space="0" w:color="000000"/>
            </w:tcBorders>
          </w:tcPr>
          <w:p w14:paraId="546FE87E" w14:textId="77777777" w:rsidR="00D62403" w:rsidRDefault="00D62403">
            <w:pPr>
              <w:pStyle w:val="TableParagraph"/>
              <w:spacing w:before="14" w:line="240" w:lineRule="auto"/>
              <w:ind w:left="1" w:right="15"/>
              <w:rPr>
                <w:sz w:val="16"/>
              </w:rPr>
            </w:pPr>
            <w:r>
              <w:rPr>
                <w:spacing w:val="-2"/>
                <w:sz w:val="16"/>
              </w:rPr>
              <w:t>(0.42)</w:t>
            </w:r>
          </w:p>
        </w:tc>
        <w:tc>
          <w:tcPr>
            <w:tcW w:w="852" w:type="dxa"/>
            <w:tcBorders>
              <w:bottom w:val="single" w:sz="4" w:space="0" w:color="000000"/>
            </w:tcBorders>
          </w:tcPr>
          <w:p w14:paraId="6437015D" w14:textId="77777777" w:rsidR="00D62403" w:rsidRDefault="00D62403">
            <w:pPr>
              <w:pStyle w:val="TableParagraph"/>
              <w:spacing w:before="14" w:line="240" w:lineRule="auto"/>
              <w:ind w:right="18"/>
              <w:rPr>
                <w:sz w:val="16"/>
              </w:rPr>
            </w:pPr>
            <w:r>
              <w:rPr>
                <w:spacing w:val="-2"/>
                <w:sz w:val="16"/>
              </w:rPr>
              <w:t>(0.00)</w:t>
            </w:r>
          </w:p>
        </w:tc>
      </w:tr>
      <w:tr w:rsidR="00D62403" w14:paraId="65CB8271" w14:textId="77777777">
        <w:trPr>
          <w:trHeight w:val="215"/>
        </w:trPr>
        <w:tc>
          <w:tcPr>
            <w:tcW w:w="2844" w:type="dxa"/>
            <w:gridSpan w:val="2"/>
            <w:tcBorders>
              <w:top w:val="single" w:sz="4" w:space="0" w:color="000000"/>
              <w:bottom w:val="double" w:sz="4" w:space="0" w:color="000000"/>
            </w:tcBorders>
          </w:tcPr>
          <w:p w14:paraId="7993E36C" w14:textId="77777777" w:rsidR="00D62403" w:rsidRDefault="00D62403">
            <w:pPr>
              <w:pStyle w:val="TableParagraph"/>
              <w:tabs>
                <w:tab w:val="right" w:pos="2633"/>
              </w:tabs>
              <w:spacing w:line="167" w:lineRule="exact"/>
              <w:ind w:left="119"/>
              <w:jc w:val="left"/>
              <w:rPr>
                <w:sz w:val="16"/>
              </w:rPr>
            </w:pPr>
            <w:r>
              <w:rPr>
                <w:spacing w:val="-2"/>
                <w:sz w:val="16"/>
              </w:rPr>
              <w:t>Observations</w:t>
            </w:r>
            <w:r>
              <w:rPr>
                <w:rFonts w:ascii="Times New Roman"/>
                <w:sz w:val="16"/>
              </w:rPr>
              <w:tab/>
            </w:r>
            <w:r>
              <w:rPr>
                <w:spacing w:val="-5"/>
                <w:sz w:val="16"/>
              </w:rPr>
              <w:t>294</w:t>
            </w:r>
          </w:p>
        </w:tc>
        <w:tc>
          <w:tcPr>
            <w:tcW w:w="807" w:type="dxa"/>
            <w:tcBorders>
              <w:top w:val="single" w:sz="4" w:space="0" w:color="000000"/>
              <w:bottom w:val="double" w:sz="4" w:space="0" w:color="000000"/>
            </w:tcBorders>
          </w:tcPr>
          <w:p w14:paraId="39888F96" w14:textId="77777777" w:rsidR="00D62403" w:rsidRDefault="00D62403">
            <w:pPr>
              <w:pStyle w:val="TableParagraph"/>
              <w:spacing w:line="167" w:lineRule="exact"/>
              <w:ind w:left="9" w:right="10"/>
              <w:rPr>
                <w:sz w:val="16"/>
              </w:rPr>
            </w:pPr>
            <w:r>
              <w:rPr>
                <w:spacing w:val="-5"/>
                <w:w w:val="110"/>
                <w:sz w:val="16"/>
              </w:rPr>
              <w:t>157</w:t>
            </w:r>
          </w:p>
        </w:tc>
        <w:tc>
          <w:tcPr>
            <w:tcW w:w="673" w:type="dxa"/>
            <w:tcBorders>
              <w:top w:val="single" w:sz="4" w:space="0" w:color="000000"/>
              <w:bottom w:val="double" w:sz="4" w:space="0" w:color="000000"/>
            </w:tcBorders>
          </w:tcPr>
          <w:p w14:paraId="46F92FF4" w14:textId="77777777" w:rsidR="00D62403" w:rsidRDefault="00D62403">
            <w:pPr>
              <w:pStyle w:val="TableParagraph"/>
              <w:spacing w:line="167" w:lineRule="exact"/>
              <w:ind w:left="9" w:right="12"/>
              <w:rPr>
                <w:sz w:val="16"/>
              </w:rPr>
            </w:pPr>
            <w:r>
              <w:rPr>
                <w:spacing w:val="-5"/>
                <w:w w:val="105"/>
                <w:sz w:val="16"/>
              </w:rPr>
              <w:t>451</w:t>
            </w:r>
          </w:p>
        </w:tc>
        <w:tc>
          <w:tcPr>
            <w:tcW w:w="673" w:type="dxa"/>
            <w:tcBorders>
              <w:top w:val="single" w:sz="4" w:space="0" w:color="000000"/>
              <w:bottom w:val="double" w:sz="4" w:space="0" w:color="000000"/>
            </w:tcBorders>
          </w:tcPr>
          <w:p w14:paraId="60B181E6" w14:textId="77777777" w:rsidR="00D62403" w:rsidRDefault="00D62403">
            <w:pPr>
              <w:pStyle w:val="TableParagraph"/>
              <w:spacing w:line="167" w:lineRule="exact"/>
              <w:ind w:left="6" w:right="12"/>
              <w:rPr>
                <w:sz w:val="16"/>
              </w:rPr>
            </w:pPr>
            <w:r>
              <w:rPr>
                <w:spacing w:val="-5"/>
                <w:sz w:val="16"/>
              </w:rPr>
              <w:t>675</w:t>
            </w:r>
          </w:p>
        </w:tc>
        <w:tc>
          <w:tcPr>
            <w:tcW w:w="807" w:type="dxa"/>
            <w:tcBorders>
              <w:top w:val="single" w:sz="4" w:space="0" w:color="000000"/>
              <w:bottom w:val="double" w:sz="4" w:space="0" w:color="000000"/>
            </w:tcBorders>
          </w:tcPr>
          <w:p w14:paraId="14D141BA" w14:textId="77777777" w:rsidR="00D62403" w:rsidRDefault="00D62403">
            <w:pPr>
              <w:pStyle w:val="TableParagraph"/>
              <w:spacing w:line="167" w:lineRule="exact"/>
              <w:ind w:left="2" w:right="10"/>
              <w:rPr>
                <w:sz w:val="16"/>
              </w:rPr>
            </w:pPr>
            <w:r>
              <w:rPr>
                <w:spacing w:val="-5"/>
                <w:w w:val="110"/>
                <w:sz w:val="16"/>
              </w:rPr>
              <w:t>119</w:t>
            </w:r>
          </w:p>
        </w:tc>
        <w:tc>
          <w:tcPr>
            <w:tcW w:w="767" w:type="dxa"/>
            <w:tcBorders>
              <w:top w:val="single" w:sz="4" w:space="0" w:color="000000"/>
              <w:bottom w:val="double" w:sz="4" w:space="0" w:color="000000"/>
            </w:tcBorders>
          </w:tcPr>
          <w:p w14:paraId="3AD348FF" w14:textId="77777777" w:rsidR="00D62403" w:rsidRDefault="00D62403">
            <w:pPr>
              <w:pStyle w:val="TableParagraph"/>
              <w:spacing w:line="167" w:lineRule="exact"/>
              <w:ind w:right="10"/>
              <w:rPr>
                <w:sz w:val="16"/>
              </w:rPr>
            </w:pPr>
            <w:r>
              <w:rPr>
                <w:spacing w:val="-5"/>
                <w:sz w:val="16"/>
              </w:rPr>
              <w:t>794</w:t>
            </w:r>
          </w:p>
        </w:tc>
        <w:tc>
          <w:tcPr>
            <w:tcW w:w="673" w:type="dxa"/>
            <w:tcBorders>
              <w:top w:val="single" w:sz="4" w:space="0" w:color="000000"/>
              <w:bottom w:val="double" w:sz="4" w:space="0" w:color="000000"/>
            </w:tcBorders>
          </w:tcPr>
          <w:p w14:paraId="56A442F7" w14:textId="77777777" w:rsidR="00D62403" w:rsidRDefault="00D62403">
            <w:pPr>
              <w:pStyle w:val="TableParagraph"/>
              <w:spacing w:line="167" w:lineRule="exact"/>
              <w:ind w:right="12"/>
              <w:rPr>
                <w:sz w:val="16"/>
              </w:rPr>
            </w:pPr>
            <w:r>
              <w:rPr>
                <w:spacing w:val="-5"/>
                <w:sz w:val="16"/>
              </w:rPr>
              <w:t>969</w:t>
            </w:r>
          </w:p>
        </w:tc>
        <w:tc>
          <w:tcPr>
            <w:tcW w:w="808" w:type="dxa"/>
            <w:tcBorders>
              <w:top w:val="single" w:sz="4" w:space="0" w:color="000000"/>
              <w:bottom w:val="double" w:sz="4" w:space="0" w:color="000000"/>
            </w:tcBorders>
          </w:tcPr>
          <w:p w14:paraId="76A9DFE2" w14:textId="77777777" w:rsidR="00D62403" w:rsidRDefault="00D62403">
            <w:pPr>
              <w:pStyle w:val="TableParagraph"/>
              <w:spacing w:line="167" w:lineRule="exact"/>
              <w:ind w:right="15"/>
              <w:rPr>
                <w:sz w:val="16"/>
              </w:rPr>
            </w:pPr>
            <w:r>
              <w:rPr>
                <w:spacing w:val="-5"/>
                <w:sz w:val="16"/>
              </w:rPr>
              <w:t>276</w:t>
            </w:r>
          </w:p>
        </w:tc>
        <w:tc>
          <w:tcPr>
            <w:tcW w:w="852" w:type="dxa"/>
            <w:tcBorders>
              <w:top w:val="single" w:sz="4" w:space="0" w:color="000000"/>
              <w:bottom w:val="double" w:sz="4" w:space="0" w:color="000000"/>
            </w:tcBorders>
          </w:tcPr>
          <w:p w14:paraId="6DFEDF5A" w14:textId="77777777" w:rsidR="00D62403" w:rsidRDefault="00D62403">
            <w:pPr>
              <w:pStyle w:val="TableParagraph"/>
              <w:spacing w:line="167" w:lineRule="exact"/>
              <w:ind w:right="18"/>
              <w:rPr>
                <w:sz w:val="16"/>
              </w:rPr>
            </w:pPr>
            <w:r>
              <w:rPr>
                <w:spacing w:val="-2"/>
                <w:sz w:val="16"/>
              </w:rPr>
              <w:t>1,245</w:t>
            </w:r>
          </w:p>
        </w:tc>
      </w:tr>
    </w:tbl>
    <w:p w14:paraId="4B5827E7" w14:textId="77777777" w:rsidR="00D62403" w:rsidRDefault="00D62403" w:rsidP="00D62403">
      <w:pPr>
        <w:spacing w:before="40"/>
        <w:ind w:left="811"/>
        <w:rPr>
          <w:sz w:val="16"/>
        </w:rPr>
      </w:pPr>
      <w:r>
        <w:rPr>
          <w:w w:val="105"/>
          <w:sz w:val="16"/>
        </w:rPr>
        <w:t>Note:</w:t>
      </w:r>
      <w:r>
        <w:rPr>
          <w:spacing w:val="29"/>
          <w:w w:val="105"/>
          <w:sz w:val="16"/>
        </w:rPr>
        <w:t xml:space="preserve"> </w:t>
      </w:r>
      <w:r>
        <w:rPr>
          <w:w w:val="105"/>
          <w:sz w:val="16"/>
        </w:rPr>
        <w:t>Robust</w:t>
      </w:r>
      <w:r>
        <w:rPr>
          <w:spacing w:val="12"/>
          <w:w w:val="105"/>
          <w:sz w:val="16"/>
        </w:rPr>
        <w:t xml:space="preserve"> </w:t>
      </w:r>
      <w:r>
        <w:rPr>
          <w:w w:val="105"/>
          <w:sz w:val="16"/>
        </w:rPr>
        <w:t>standard</w:t>
      </w:r>
      <w:r>
        <w:rPr>
          <w:spacing w:val="12"/>
          <w:w w:val="105"/>
          <w:sz w:val="16"/>
        </w:rPr>
        <w:t xml:space="preserve"> </w:t>
      </w:r>
      <w:r>
        <w:rPr>
          <w:w w:val="105"/>
          <w:sz w:val="16"/>
        </w:rPr>
        <w:t>errors</w:t>
      </w:r>
      <w:r>
        <w:rPr>
          <w:spacing w:val="13"/>
          <w:w w:val="105"/>
          <w:sz w:val="16"/>
        </w:rPr>
        <w:t xml:space="preserve"> </w:t>
      </w:r>
      <w:r>
        <w:rPr>
          <w:w w:val="105"/>
          <w:sz w:val="16"/>
        </w:rPr>
        <w:t>in</w:t>
      </w:r>
      <w:r>
        <w:rPr>
          <w:spacing w:val="12"/>
          <w:w w:val="105"/>
          <w:sz w:val="16"/>
        </w:rPr>
        <w:t xml:space="preserve"> </w:t>
      </w:r>
      <w:r>
        <w:rPr>
          <w:w w:val="105"/>
          <w:sz w:val="16"/>
        </w:rPr>
        <w:t>parentheses;</w:t>
      </w:r>
      <w:r>
        <w:rPr>
          <w:spacing w:val="13"/>
          <w:w w:val="105"/>
          <w:sz w:val="16"/>
        </w:rPr>
        <w:t xml:space="preserve"> </w:t>
      </w:r>
      <w:r>
        <w:rPr>
          <w:w w:val="105"/>
          <w:sz w:val="16"/>
        </w:rPr>
        <w:t>*</w:t>
      </w:r>
      <w:r>
        <w:rPr>
          <w:spacing w:val="11"/>
          <w:w w:val="105"/>
          <w:sz w:val="16"/>
        </w:rPr>
        <w:t xml:space="preserve"> </w:t>
      </w:r>
      <w:r>
        <w:rPr>
          <w:w w:val="105"/>
          <w:sz w:val="16"/>
        </w:rPr>
        <w:t>p</w:t>
      </w:r>
      <w:r>
        <w:rPr>
          <w:rFonts w:ascii="Calibri"/>
          <w:i/>
          <w:w w:val="105"/>
          <w:sz w:val="16"/>
        </w:rPr>
        <w:t>&lt;</w:t>
      </w:r>
      <w:r>
        <w:rPr>
          <w:w w:val="105"/>
          <w:sz w:val="16"/>
        </w:rPr>
        <w:t>0.1,</w:t>
      </w:r>
      <w:r>
        <w:rPr>
          <w:spacing w:val="12"/>
          <w:w w:val="105"/>
          <w:sz w:val="16"/>
        </w:rPr>
        <w:t xml:space="preserve"> </w:t>
      </w:r>
      <w:r>
        <w:rPr>
          <w:w w:val="105"/>
          <w:sz w:val="16"/>
        </w:rPr>
        <w:t>**</w:t>
      </w:r>
      <w:r>
        <w:rPr>
          <w:spacing w:val="12"/>
          <w:w w:val="105"/>
          <w:sz w:val="16"/>
        </w:rPr>
        <w:t xml:space="preserve"> </w:t>
      </w:r>
      <w:r>
        <w:rPr>
          <w:w w:val="105"/>
          <w:sz w:val="16"/>
        </w:rPr>
        <w:t>p</w:t>
      </w:r>
      <w:r>
        <w:rPr>
          <w:rFonts w:ascii="Calibri"/>
          <w:i/>
          <w:w w:val="105"/>
          <w:sz w:val="16"/>
        </w:rPr>
        <w:t>&lt;</w:t>
      </w:r>
      <w:r>
        <w:rPr>
          <w:w w:val="105"/>
          <w:sz w:val="16"/>
        </w:rPr>
        <w:t>0.05,</w:t>
      </w:r>
      <w:r>
        <w:rPr>
          <w:spacing w:val="12"/>
          <w:w w:val="105"/>
          <w:sz w:val="16"/>
        </w:rPr>
        <w:t xml:space="preserve"> </w:t>
      </w:r>
      <w:r>
        <w:rPr>
          <w:w w:val="105"/>
          <w:sz w:val="16"/>
        </w:rPr>
        <w:t>***</w:t>
      </w:r>
      <w:r>
        <w:rPr>
          <w:spacing w:val="12"/>
          <w:w w:val="105"/>
          <w:sz w:val="16"/>
        </w:rPr>
        <w:t xml:space="preserve"> </w:t>
      </w:r>
      <w:r>
        <w:rPr>
          <w:spacing w:val="-2"/>
          <w:w w:val="105"/>
          <w:sz w:val="16"/>
        </w:rPr>
        <w:t>p</w:t>
      </w:r>
      <w:r>
        <w:rPr>
          <w:rFonts w:ascii="Calibri"/>
          <w:i/>
          <w:spacing w:val="-2"/>
          <w:w w:val="105"/>
          <w:sz w:val="16"/>
        </w:rPr>
        <w:t>&lt;</w:t>
      </w:r>
      <w:r>
        <w:rPr>
          <w:spacing w:val="-2"/>
          <w:w w:val="105"/>
          <w:sz w:val="16"/>
        </w:rPr>
        <w:t>0.01.</w:t>
      </w:r>
    </w:p>
    <w:p w14:paraId="0FFFB69E" w14:textId="77777777" w:rsidR="00D62403" w:rsidRDefault="00D62403" w:rsidP="00D62403">
      <w:pPr>
        <w:pStyle w:val="BodyText"/>
        <w:rPr>
          <w:sz w:val="16"/>
        </w:rPr>
      </w:pPr>
    </w:p>
    <w:p w14:paraId="600D7BE0" w14:textId="77777777" w:rsidR="00D62403" w:rsidRDefault="00D62403" w:rsidP="00D62403">
      <w:pPr>
        <w:pStyle w:val="BodyText"/>
        <w:spacing w:before="40"/>
        <w:rPr>
          <w:sz w:val="16"/>
        </w:rPr>
      </w:pPr>
    </w:p>
    <w:p w14:paraId="00562E39" w14:textId="77777777" w:rsidR="00D62403" w:rsidRDefault="00D62403" w:rsidP="00D62403">
      <w:pPr>
        <w:pStyle w:val="BodyText"/>
        <w:ind w:left="539"/>
        <w:jc w:val="both"/>
      </w:pPr>
      <w:r>
        <w:rPr>
          <w:spacing w:val="-2"/>
        </w:rPr>
        <w:t>result of</w:t>
      </w:r>
      <w:r>
        <w:rPr>
          <w:spacing w:val="-1"/>
        </w:rPr>
        <w:t xml:space="preserve"> </w:t>
      </w:r>
      <w:r>
        <w:rPr>
          <w:spacing w:val="-2"/>
        </w:rPr>
        <w:t>this</w:t>
      </w:r>
      <w:r>
        <w:rPr>
          <w:spacing w:val="-1"/>
        </w:rPr>
        <w:t xml:space="preserve"> </w:t>
      </w:r>
      <w:r>
        <w:rPr>
          <w:spacing w:val="-2"/>
        </w:rPr>
        <w:t>comparison</w:t>
      </w:r>
      <w:r>
        <w:rPr>
          <w:spacing w:val="-1"/>
        </w:rPr>
        <w:t xml:space="preserve"> </w:t>
      </w:r>
      <w:r>
        <w:rPr>
          <w:spacing w:val="-2"/>
        </w:rPr>
        <w:t>is presented</w:t>
      </w:r>
      <w:r>
        <w:rPr>
          <w:spacing w:val="-1"/>
        </w:rPr>
        <w:t xml:space="preserve"> </w:t>
      </w:r>
      <w:r>
        <w:rPr>
          <w:spacing w:val="-2"/>
        </w:rPr>
        <w:t>in</w:t>
      </w:r>
      <w:r>
        <w:rPr>
          <w:spacing w:val="-1"/>
        </w:rPr>
        <w:t xml:space="preserve"> </w:t>
      </w:r>
      <w:r>
        <w:rPr>
          <w:spacing w:val="-2"/>
        </w:rPr>
        <w:t>Table</w:t>
      </w:r>
      <w:r>
        <w:rPr>
          <w:spacing w:val="-1"/>
        </w:rPr>
        <w:t xml:space="preserve"> </w:t>
      </w:r>
      <w:r>
        <w:rPr>
          <w:spacing w:val="-5"/>
        </w:rPr>
        <w:t>8.</w:t>
      </w:r>
    </w:p>
    <w:p w14:paraId="0537FF20" w14:textId="77777777" w:rsidR="00D62403" w:rsidRDefault="00D62403" w:rsidP="00D62403">
      <w:pPr>
        <w:pStyle w:val="BodyText"/>
        <w:spacing w:before="199" w:line="314" w:lineRule="auto"/>
        <w:ind w:left="539" w:right="415"/>
        <w:jc w:val="both"/>
      </w:pPr>
      <w:r>
        <w:t>The</w:t>
      </w:r>
      <w:r>
        <w:rPr>
          <w:spacing w:val="-2"/>
        </w:rPr>
        <w:t xml:space="preserve"> </w:t>
      </w:r>
      <w:r>
        <w:t>results</w:t>
      </w:r>
      <w:r>
        <w:rPr>
          <w:spacing w:val="-2"/>
        </w:rPr>
        <w:t xml:space="preserve"> </w:t>
      </w:r>
      <w:r>
        <w:t>show</w:t>
      </w:r>
      <w:r>
        <w:rPr>
          <w:spacing w:val="-2"/>
        </w:rPr>
        <w:t xml:space="preserve"> </w:t>
      </w:r>
      <w:r>
        <w:t>that, amongst</w:t>
      </w:r>
      <w:r>
        <w:rPr>
          <w:spacing w:val="-2"/>
        </w:rPr>
        <w:t xml:space="preserve"> </w:t>
      </w:r>
      <w:r>
        <w:t>the</w:t>
      </w:r>
      <w:r>
        <w:rPr>
          <w:spacing w:val="-2"/>
        </w:rPr>
        <w:t xml:space="preserve"> </w:t>
      </w:r>
      <w:r>
        <w:t>phone-owners</w:t>
      </w:r>
      <w:r>
        <w:rPr>
          <w:spacing w:val="-2"/>
        </w:rPr>
        <w:t xml:space="preserve"> </w:t>
      </w:r>
      <w:r>
        <w:t>sample, there</w:t>
      </w:r>
      <w:r>
        <w:rPr>
          <w:spacing w:val="-2"/>
        </w:rPr>
        <w:t xml:space="preserve"> </w:t>
      </w:r>
      <w:r>
        <w:t>is</w:t>
      </w:r>
      <w:r>
        <w:rPr>
          <w:spacing w:val="-2"/>
        </w:rPr>
        <w:t xml:space="preserve"> </w:t>
      </w:r>
      <w:r>
        <w:t>no</w:t>
      </w:r>
      <w:r>
        <w:rPr>
          <w:spacing w:val="-2"/>
        </w:rPr>
        <w:t xml:space="preserve"> </w:t>
      </w:r>
      <w:r>
        <w:t>statistical</w:t>
      </w:r>
      <w:r>
        <w:rPr>
          <w:spacing w:val="-2"/>
        </w:rPr>
        <w:t xml:space="preserve"> </w:t>
      </w:r>
      <w:r>
        <w:t>difference</w:t>
      </w:r>
      <w:r>
        <w:rPr>
          <w:spacing w:val="-2"/>
        </w:rPr>
        <w:t xml:space="preserve"> </w:t>
      </w:r>
      <w:r>
        <w:t>in</w:t>
      </w:r>
      <w:r>
        <w:rPr>
          <w:spacing w:val="-2"/>
        </w:rPr>
        <w:t xml:space="preserve"> </w:t>
      </w:r>
      <w:r>
        <w:t>the food</w:t>
      </w:r>
      <w:r>
        <w:rPr>
          <w:spacing w:val="-14"/>
        </w:rPr>
        <w:t xml:space="preserve"> </w:t>
      </w:r>
      <w:r>
        <w:t>insecurity</w:t>
      </w:r>
      <w:r>
        <w:rPr>
          <w:spacing w:val="-13"/>
        </w:rPr>
        <w:t xml:space="preserve"> </w:t>
      </w:r>
      <w:r>
        <w:t>outcomes</w:t>
      </w:r>
      <w:r>
        <w:rPr>
          <w:spacing w:val="-13"/>
        </w:rPr>
        <w:t xml:space="preserve"> </w:t>
      </w:r>
      <w:r>
        <w:t>between</w:t>
      </w:r>
      <w:r>
        <w:rPr>
          <w:spacing w:val="-14"/>
        </w:rPr>
        <w:t xml:space="preserve"> </w:t>
      </w:r>
      <w:r>
        <w:t>the</w:t>
      </w:r>
      <w:r>
        <w:rPr>
          <w:spacing w:val="-13"/>
        </w:rPr>
        <w:t xml:space="preserve"> </w:t>
      </w:r>
      <w:r>
        <w:t>remote</w:t>
      </w:r>
      <w:r>
        <w:rPr>
          <w:spacing w:val="-13"/>
        </w:rPr>
        <w:t xml:space="preserve"> </w:t>
      </w:r>
      <w:r>
        <w:t>and</w:t>
      </w:r>
      <w:r>
        <w:rPr>
          <w:spacing w:val="-13"/>
        </w:rPr>
        <w:t xml:space="preserve"> </w:t>
      </w:r>
      <w:r>
        <w:t>F2F.</w:t>
      </w:r>
      <w:r>
        <w:rPr>
          <w:spacing w:val="-14"/>
        </w:rPr>
        <w:t xml:space="preserve"> </w:t>
      </w:r>
      <w:r>
        <w:t>However,</w:t>
      </w:r>
      <w:r>
        <w:rPr>
          <w:spacing w:val="-13"/>
        </w:rPr>
        <w:t xml:space="preserve"> </w:t>
      </w:r>
      <w:r>
        <w:t>amongst</w:t>
      </w:r>
      <w:r>
        <w:rPr>
          <w:spacing w:val="-13"/>
        </w:rPr>
        <w:t xml:space="preserve"> </w:t>
      </w:r>
      <w:r>
        <w:t>the</w:t>
      </w:r>
      <w:r>
        <w:rPr>
          <w:spacing w:val="-13"/>
        </w:rPr>
        <w:t xml:space="preserve"> </w:t>
      </w:r>
      <w:r>
        <w:t>non-phone</w:t>
      </w:r>
      <w:r>
        <w:rPr>
          <w:spacing w:val="-13"/>
        </w:rPr>
        <w:t xml:space="preserve"> </w:t>
      </w:r>
      <w:r>
        <w:t xml:space="preserve">owners’ </w:t>
      </w:r>
      <w:r>
        <w:rPr>
          <w:spacing w:val="-2"/>
        </w:rPr>
        <w:t>group,</w:t>
      </w:r>
      <w:r>
        <w:rPr>
          <w:spacing w:val="-12"/>
        </w:rPr>
        <w:t xml:space="preserve"> </w:t>
      </w:r>
      <w:r>
        <w:rPr>
          <w:spacing w:val="-2"/>
        </w:rPr>
        <w:t>the</w:t>
      </w:r>
      <w:r>
        <w:rPr>
          <w:spacing w:val="-11"/>
        </w:rPr>
        <w:t xml:space="preserve"> </w:t>
      </w:r>
      <w:r>
        <w:rPr>
          <w:spacing w:val="-2"/>
        </w:rPr>
        <w:t>income</w:t>
      </w:r>
      <w:r>
        <w:rPr>
          <w:spacing w:val="-11"/>
        </w:rPr>
        <w:t xml:space="preserve"> </w:t>
      </w:r>
      <w:r>
        <w:rPr>
          <w:spacing w:val="-2"/>
        </w:rPr>
        <w:t>change</w:t>
      </w:r>
      <w:r>
        <w:rPr>
          <w:spacing w:val="-12"/>
        </w:rPr>
        <w:t xml:space="preserve"> </w:t>
      </w:r>
      <w:r>
        <w:rPr>
          <w:spacing w:val="-2"/>
        </w:rPr>
        <w:t>indicator</w:t>
      </w:r>
      <w:r>
        <w:rPr>
          <w:spacing w:val="-11"/>
        </w:rPr>
        <w:t xml:space="preserve"> </w:t>
      </w:r>
      <w:r>
        <w:rPr>
          <w:spacing w:val="-2"/>
        </w:rPr>
        <w:t>significantly</w:t>
      </w:r>
      <w:r>
        <w:rPr>
          <w:spacing w:val="-11"/>
        </w:rPr>
        <w:t xml:space="preserve"> </w:t>
      </w:r>
      <w:r>
        <w:rPr>
          <w:spacing w:val="-2"/>
        </w:rPr>
        <w:t>over</w:t>
      </w:r>
      <w:r>
        <w:rPr>
          <w:spacing w:val="-11"/>
        </w:rPr>
        <w:t xml:space="preserve"> </w:t>
      </w:r>
      <w:r>
        <w:rPr>
          <w:spacing w:val="-2"/>
        </w:rPr>
        <w:t>states</w:t>
      </w:r>
      <w:r>
        <w:rPr>
          <w:spacing w:val="-12"/>
        </w:rPr>
        <w:t xml:space="preserve"> </w:t>
      </w:r>
      <w:r>
        <w:rPr>
          <w:spacing w:val="-2"/>
        </w:rPr>
        <w:t>the</w:t>
      </w:r>
      <w:r>
        <w:rPr>
          <w:spacing w:val="-11"/>
        </w:rPr>
        <w:t xml:space="preserve"> </w:t>
      </w:r>
      <w:r>
        <w:rPr>
          <w:spacing w:val="-2"/>
        </w:rPr>
        <w:t>number</w:t>
      </w:r>
      <w:r>
        <w:rPr>
          <w:spacing w:val="-11"/>
        </w:rPr>
        <w:t xml:space="preserve"> </w:t>
      </w:r>
      <w:r>
        <w:rPr>
          <w:spacing w:val="-2"/>
        </w:rPr>
        <w:t>of</w:t>
      </w:r>
      <w:r>
        <w:rPr>
          <w:spacing w:val="-11"/>
        </w:rPr>
        <w:t xml:space="preserve"> </w:t>
      </w:r>
      <w:r>
        <w:rPr>
          <w:spacing w:val="-2"/>
        </w:rPr>
        <w:t>severely</w:t>
      </w:r>
      <w:r>
        <w:rPr>
          <w:spacing w:val="-12"/>
        </w:rPr>
        <w:t xml:space="preserve"> </w:t>
      </w:r>
      <w:r>
        <w:rPr>
          <w:spacing w:val="-2"/>
        </w:rPr>
        <w:t>food</w:t>
      </w:r>
      <w:r>
        <w:rPr>
          <w:spacing w:val="-11"/>
        </w:rPr>
        <w:t xml:space="preserve"> </w:t>
      </w:r>
      <w:r>
        <w:rPr>
          <w:spacing w:val="-2"/>
        </w:rPr>
        <w:t>insecure</w:t>
      </w:r>
      <w:r>
        <w:rPr>
          <w:spacing w:val="-11"/>
        </w:rPr>
        <w:t xml:space="preserve"> </w:t>
      </w:r>
      <w:r>
        <w:rPr>
          <w:spacing w:val="-2"/>
        </w:rPr>
        <w:t xml:space="preserve">by </w:t>
      </w:r>
      <w:r>
        <w:t>11</w:t>
      </w:r>
      <w:r>
        <w:rPr>
          <w:spacing w:val="-5"/>
        </w:rPr>
        <w:t xml:space="preserve"> </w:t>
      </w:r>
      <w:r>
        <w:t>percentage</w:t>
      </w:r>
      <w:r>
        <w:rPr>
          <w:spacing w:val="-5"/>
        </w:rPr>
        <w:t xml:space="preserve"> </w:t>
      </w:r>
      <w:r>
        <w:t>points</w:t>
      </w:r>
      <w:r>
        <w:rPr>
          <w:spacing w:val="-5"/>
        </w:rPr>
        <w:t xml:space="preserve"> </w:t>
      </w:r>
      <w:r>
        <w:t>over</w:t>
      </w:r>
      <w:r>
        <w:rPr>
          <w:spacing w:val="-5"/>
        </w:rPr>
        <w:t xml:space="preserve"> </w:t>
      </w:r>
      <w:r>
        <w:t>the</w:t>
      </w:r>
      <w:r>
        <w:rPr>
          <w:spacing w:val="-5"/>
        </w:rPr>
        <w:t xml:space="preserve"> </w:t>
      </w:r>
      <w:r>
        <w:t>phone</w:t>
      </w:r>
      <w:r>
        <w:rPr>
          <w:spacing w:val="-5"/>
        </w:rPr>
        <w:t xml:space="preserve"> </w:t>
      </w:r>
      <w:r>
        <w:t>(classifying</w:t>
      </w:r>
      <w:r>
        <w:rPr>
          <w:spacing w:val="-5"/>
        </w:rPr>
        <w:t xml:space="preserve"> </w:t>
      </w:r>
      <w:r>
        <w:t>the</w:t>
      </w:r>
      <w:r>
        <w:rPr>
          <w:spacing w:val="-5"/>
        </w:rPr>
        <w:t xml:space="preserve"> </w:t>
      </w:r>
      <w:r>
        <w:t>overall</w:t>
      </w:r>
      <w:r>
        <w:rPr>
          <w:spacing w:val="-5"/>
        </w:rPr>
        <w:t xml:space="preserve"> </w:t>
      </w:r>
      <w:r>
        <w:t>food</w:t>
      </w:r>
      <w:r>
        <w:rPr>
          <w:spacing w:val="-5"/>
        </w:rPr>
        <w:t xml:space="preserve"> </w:t>
      </w:r>
      <w:r>
        <w:t>insecure</w:t>
      </w:r>
      <w:r>
        <w:rPr>
          <w:spacing w:val="-5"/>
        </w:rPr>
        <w:t xml:space="preserve"> </w:t>
      </w:r>
      <w:r>
        <w:t>by</w:t>
      </w:r>
      <w:r>
        <w:rPr>
          <w:spacing w:val="-5"/>
        </w:rPr>
        <w:t xml:space="preserve"> </w:t>
      </w:r>
      <w:r>
        <w:t>8</w:t>
      </w:r>
      <w:r>
        <w:rPr>
          <w:spacing w:val="-5"/>
        </w:rPr>
        <w:t xml:space="preserve"> </w:t>
      </w:r>
      <w:r>
        <w:t>percentage</w:t>
      </w:r>
      <w:r>
        <w:rPr>
          <w:spacing w:val="-5"/>
        </w:rPr>
        <w:t xml:space="preserve"> </w:t>
      </w:r>
      <w:r>
        <w:t>points) compared</w:t>
      </w:r>
      <w:r>
        <w:rPr>
          <w:spacing w:val="26"/>
        </w:rPr>
        <w:t xml:space="preserve"> </w:t>
      </w:r>
      <w:r>
        <w:t>to</w:t>
      </w:r>
      <w:r>
        <w:rPr>
          <w:spacing w:val="26"/>
        </w:rPr>
        <w:t xml:space="preserve"> </w:t>
      </w:r>
      <w:r>
        <w:t>the</w:t>
      </w:r>
      <w:r>
        <w:rPr>
          <w:spacing w:val="27"/>
        </w:rPr>
        <w:t xml:space="preserve"> </w:t>
      </w:r>
      <w:r>
        <w:t>F2F</w:t>
      </w:r>
      <w:r>
        <w:rPr>
          <w:spacing w:val="26"/>
        </w:rPr>
        <w:t xml:space="preserve"> </w:t>
      </w:r>
      <w:r>
        <w:t>module.</w:t>
      </w:r>
      <w:r>
        <w:rPr>
          <w:spacing w:val="80"/>
        </w:rPr>
        <w:t xml:space="preserve"> </w:t>
      </w:r>
      <w:r>
        <w:t>The</w:t>
      </w:r>
      <w:r>
        <w:rPr>
          <w:spacing w:val="27"/>
        </w:rPr>
        <w:t xml:space="preserve"> </w:t>
      </w:r>
      <w:r>
        <w:t>results</w:t>
      </w:r>
      <w:r>
        <w:rPr>
          <w:spacing w:val="27"/>
        </w:rPr>
        <w:t xml:space="preserve"> </w:t>
      </w:r>
      <w:r>
        <w:t>looking</w:t>
      </w:r>
      <w:r>
        <w:rPr>
          <w:spacing w:val="26"/>
        </w:rPr>
        <w:t xml:space="preserve"> </w:t>
      </w:r>
      <w:r>
        <w:t>at</w:t>
      </w:r>
      <w:r>
        <w:rPr>
          <w:spacing w:val="26"/>
        </w:rPr>
        <w:t xml:space="preserve"> </w:t>
      </w:r>
      <w:r>
        <w:t>the</w:t>
      </w:r>
      <w:r>
        <w:rPr>
          <w:spacing w:val="27"/>
        </w:rPr>
        <w:t xml:space="preserve"> </w:t>
      </w:r>
      <w:r>
        <w:t>combined</w:t>
      </w:r>
      <w:r>
        <w:rPr>
          <w:spacing w:val="26"/>
        </w:rPr>
        <w:t xml:space="preserve"> </w:t>
      </w:r>
      <w:r>
        <w:t>sample</w:t>
      </w:r>
      <w:r>
        <w:rPr>
          <w:spacing w:val="26"/>
        </w:rPr>
        <w:t xml:space="preserve"> </w:t>
      </w:r>
      <w:r>
        <w:t>show</w:t>
      </w:r>
      <w:r>
        <w:rPr>
          <w:spacing w:val="26"/>
        </w:rPr>
        <w:t xml:space="preserve"> </w:t>
      </w:r>
      <w:r>
        <w:t>that</w:t>
      </w:r>
      <w:r>
        <w:rPr>
          <w:spacing w:val="26"/>
        </w:rPr>
        <w:t xml:space="preserve"> </w:t>
      </w:r>
      <w:r>
        <w:t>though the</w:t>
      </w:r>
      <w:r>
        <w:rPr>
          <w:spacing w:val="-1"/>
        </w:rPr>
        <w:t xml:space="preserve"> </w:t>
      </w:r>
      <w:r>
        <w:t>remote</w:t>
      </w:r>
      <w:r>
        <w:rPr>
          <w:spacing w:val="-1"/>
        </w:rPr>
        <w:t xml:space="preserve"> </w:t>
      </w:r>
      <w:r>
        <w:t>version</w:t>
      </w:r>
      <w:r>
        <w:rPr>
          <w:spacing w:val="-1"/>
        </w:rPr>
        <w:t xml:space="preserve"> </w:t>
      </w:r>
      <w:r>
        <w:t>shows</w:t>
      </w:r>
      <w:r>
        <w:rPr>
          <w:spacing w:val="-1"/>
        </w:rPr>
        <w:t xml:space="preserve"> </w:t>
      </w:r>
      <w:r>
        <w:t>a</w:t>
      </w:r>
      <w:r>
        <w:rPr>
          <w:spacing w:val="-1"/>
        </w:rPr>
        <w:t xml:space="preserve"> </w:t>
      </w:r>
      <w:r>
        <w:t>bi-directional</w:t>
      </w:r>
      <w:r>
        <w:rPr>
          <w:spacing w:val="-1"/>
        </w:rPr>
        <w:t xml:space="preserve"> </w:t>
      </w:r>
      <w:r>
        <w:t>effect</w:t>
      </w:r>
      <w:r>
        <w:rPr>
          <w:spacing w:val="-1"/>
        </w:rPr>
        <w:t xml:space="preserve"> </w:t>
      </w:r>
      <w:r>
        <w:t>underestimating</w:t>
      </w:r>
      <w:r>
        <w:rPr>
          <w:spacing w:val="-1"/>
        </w:rPr>
        <w:t xml:space="preserve"> </w:t>
      </w:r>
      <w:r>
        <w:t>the</w:t>
      </w:r>
      <w:r>
        <w:rPr>
          <w:spacing w:val="-1"/>
        </w:rPr>
        <w:t xml:space="preserve"> </w:t>
      </w:r>
      <w:r>
        <w:t>number</w:t>
      </w:r>
      <w:r>
        <w:rPr>
          <w:spacing w:val="-1"/>
        </w:rPr>
        <w:t xml:space="preserve"> </w:t>
      </w:r>
      <w:r>
        <w:t>of</w:t>
      </w:r>
      <w:r>
        <w:rPr>
          <w:spacing w:val="-1"/>
        </w:rPr>
        <w:t xml:space="preserve"> </w:t>
      </w:r>
      <w:r>
        <w:t>moderately</w:t>
      </w:r>
      <w:r>
        <w:rPr>
          <w:spacing w:val="-1"/>
        </w:rPr>
        <w:t xml:space="preserve"> </w:t>
      </w:r>
      <w:r>
        <w:t>food insecure (8%) and overestimating the severely food insecure (4%).</w:t>
      </w:r>
    </w:p>
    <w:p w14:paraId="50432DDE" w14:textId="77777777" w:rsidR="00D62403" w:rsidRDefault="00D62403" w:rsidP="00D62403">
      <w:pPr>
        <w:pStyle w:val="BodyText"/>
        <w:spacing w:before="163"/>
        <w:ind w:left="2230"/>
        <w:jc w:val="both"/>
      </w:pPr>
      <w:r>
        <w:t>Table</w:t>
      </w:r>
      <w:r>
        <w:rPr>
          <w:spacing w:val="2"/>
        </w:rPr>
        <w:t xml:space="preserve"> </w:t>
      </w:r>
      <w:r>
        <w:t>8:</w:t>
      </w:r>
      <w:r>
        <w:rPr>
          <w:spacing w:val="20"/>
        </w:rPr>
        <w:t xml:space="preserve"> </w:t>
      </w:r>
      <w:r>
        <w:t>Impact</w:t>
      </w:r>
      <w:r>
        <w:rPr>
          <w:spacing w:val="2"/>
        </w:rPr>
        <w:t xml:space="preserve"> </w:t>
      </w:r>
      <w:r>
        <w:t>of</w:t>
      </w:r>
      <w:r>
        <w:rPr>
          <w:spacing w:val="2"/>
        </w:rPr>
        <w:t xml:space="preserve"> </w:t>
      </w:r>
      <w:r>
        <w:t>Survey</w:t>
      </w:r>
      <w:r>
        <w:rPr>
          <w:spacing w:val="2"/>
        </w:rPr>
        <w:t xml:space="preserve"> </w:t>
      </w:r>
      <w:r>
        <w:t>Modality:</w:t>
      </w:r>
      <w:r>
        <w:rPr>
          <w:spacing w:val="20"/>
        </w:rPr>
        <w:t xml:space="preserve"> </w:t>
      </w:r>
      <w:r>
        <w:t>CARI-Inc</w:t>
      </w:r>
      <w:r>
        <w:rPr>
          <w:spacing w:val="2"/>
        </w:rPr>
        <w:t xml:space="preserve"> </w:t>
      </w:r>
      <w:r>
        <w:t>vs.</w:t>
      </w:r>
      <w:r>
        <w:rPr>
          <w:spacing w:val="21"/>
        </w:rPr>
        <w:t xml:space="preserve"> </w:t>
      </w:r>
      <w:r>
        <w:t>rCARI-</w:t>
      </w:r>
      <w:r>
        <w:rPr>
          <w:spacing w:val="-5"/>
        </w:rPr>
        <w:t>Inc</w:t>
      </w:r>
    </w:p>
    <w:p w14:paraId="3C436B30" w14:textId="77777777" w:rsidR="00D62403" w:rsidRDefault="00D62403" w:rsidP="00D62403">
      <w:pPr>
        <w:pStyle w:val="BodyText"/>
        <w:spacing w:before="33"/>
        <w:rPr>
          <w:sz w:val="20"/>
        </w:rPr>
      </w:pPr>
    </w:p>
    <w:tbl>
      <w:tblPr>
        <w:tblW w:w="0" w:type="auto"/>
        <w:tblInd w:w="780" w:type="dxa"/>
        <w:tblLayout w:type="fixed"/>
        <w:tblCellMar>
          <w:left w:w="0" w:type="dxa"/>
          <w:right w:w="0" w:type="dxa"/>
        </w:tblCellMar>
        <w:tblLook w:val="01E0" w:firstRow="1" w:lastRow="1" w:firstColumn="1" w:lastColumn="1" w:noHBand="0" w:noVBand="0"/>
      </w:tblPr>
      <w:tblGrid>
        <w:gridCol w:w="1743"/>
        <w:gridCol w:w="1185"/>
        <w:gridCol w:w="806"/>
        <w:gridCol w:w="672"/>
        <w:gridCol w:w="672"/>
        <w:gridCol w:w="830"/>
        <w:gridCol w:w="719"/>
        <w:gridCol w:w="696"/>
        <w:gridCol w:w="809"/>
        <w:gridCol w:w="765"/>
      </w:tblGrid>
      <w:tr w:rsidR="00D62403" w14:paraId="7EF79C5E" w14:textId="77777777">
        <w:trPr>
          <w:trHeight w:val="376"/>
        </w:trPr>
        <w:tc>
          <w:tcPr>
            <w:tcW w:w="1743" w:type="dxa"/>
            <w:tcBorders>
              <w:top w:val="double" w:sz="4" w:space="0" w:color="000000"/>
              <w:bottom w:val="single" w:sz="4" w:space="0" w:color="000000"/>
            </w:tcBorders>
          </w:tcPr>
          <w:p w14:paraId="0173D35A" w14:textId="77777777" w:rsidR="00D62403" w:rsidRDefault="00D62403">
            <w:pPr>
              <w:pStyle w:val="TableParagraph"/>
              <w:spacing w:before="6" w:line="240" w:lineRule="auto"/>
              <w:jc w:val="left"/>
              <w:rPr>
                <w:sz w:val="16"/>
              </w:rPr>
            </w:pPr>
          </w:p>
          <w:p w14:paraId="537FDF0A" w14:textId="77777777" w:rsidR="00D62403" w:rsidRDefault="00D62403">
            <w:pPr>
              <w:pStyle w:val="TableParagraph"/>
              <w:spacing w:line="240" w:lineRule="auto"/>
              <w:ind w:left="204"/>
              <w:jc w:val="left"/>
              <w:rPr>
                <w:sz w:val="16"/>
              </w:rPr>
            </w:pPr>
            <w:r>
              <w:rPr>
                <w:spacing w:val="-2"/>
                <w:w w:val="105"/>
                <w:sz w:val="16"/>
              </w:rPr>
              <w:t>Variable</w:t>
            </w:r>
          </w:p>
        </w:tc>
        <w:tc>
          <w:tcPr>
            <w:tcW w:w="1991" w:type="dxa"/>
            <w:gridSpan w:val="2"/>
            <w:tcBorders>
              <w:top w:val="double" w:sz="4" w:space="0" w:color="000000"/>
              <w:bottom w:val="single" w:sz="4" w:space="0" w:color="000000"/>
            </w:tcBorders>
          </w:tcPr>
          <w:p w14:paraId="6B9C5713" w14:textId="77777777" w:rsidR="00D62403" w:rsidRDefault="00D62403">
            <w:pPr>
              <w:pStyle w:val="TableParagraph"/>
              <w:spacing w:line="180" w:lineRule="exact"/>
              <w:ind w:left="1153" w:right="-44"/>
              <w:jc w:val="left"/>
              <w:rPr>
                <w:sz w:val="16"/>
              </w:rPr>
            </w:pPr>
            <w:r>
              <w:rPr>
                <w:w w:val="105"/>
                <w:sz w:val="16"/>
              </w:rPr>
              <w:t>Own</w:t>
            </w:r>
            <w:r>
              <w:rPr>
                <w:spacing w:val="11"/>
                <w:w w:val="105"/>
                <w:sz w:val="16"/>
              </w:rPr>
              <w:t xml:space="preserve"> </w:t>
            </w:r>
            <w:r>
              <w:rPr>
                <w:spacing w:val="-2"/>
                <w:w w:val="105"/>
                <w:sz w:val="16"/>
              </w:rPr>
              <w:t>Phone</w:t>
            </w:r>
          </w:p>
          <w:p w14:paraId="67C57467" w14:textId="77777777" w:rsidR="00D62403" w:rsidRDefault="00D62403">
            <w:pPr>
              <w:pStyle w:val="TableParagraph"/>
              <w:tabs>
                <w:tab w:val="left" w:pos="1304"/>
              </w:tabs>
              <w:spacing w:before="7" w:line="240" w:lineRule="auto"/>
              <w:ind w:left="695"/>
              <w:jc w:val="left"/>
              <w:rPr>
                <w:sz w:val="16"/>
              </w:rPr>
            </w:pPr>
            <w:r>
              <w:rPr>
                <w:spacing w:val="-5"/>
                <w:w w:val="105"/>
                <w:sz w:val="16"/>
              </w:rPr>
              <w:t>F2F</w:t>
            </w:r>
            <w:r>
              <w:rPr>
                <w:sz w:val="16"/>
              </w:rPr>
              <w:tab/>
            </w:r>
            <w:r>
              <w:rPr>
                <w:spacing w:val="-2"/>
                <w:w w:val="105"/>
                <w:sz w:val="16"/>
              </w:rPr>
              <w:t>Remote</w:t>
            </w:r>
          </w:p>
        </w:tc>
        <w:tc>
          <w:tcPr>
            <w:tcW w:w="672" w:type="dxa"/>
            <w:tcBorders>
              <w:top w:val="double" w:sz="4" w:space="0" w:color="000000"/>
              <w:bottom w:val="single" w:sz="4" w:space="0" w:color="000000"/>
            </w:tcBorders>
          </w:tcPr>
          <w:p w14:paraId="1D0F810A" w14:textId="77777777" w:rsidR="00D62403" w:rsidRDefault="00D62403">
            <w:pPr>
              <w:pStyle w:val="TableParagraph"/>
              <w:spacing w:before="6" w:line="240" w:lineRule="auto"/>
              <w:jc w:val="left"/>
              <w:rPr>
                <w:sz w:val="16"/>
              </w:rPr>
            </w:pPr>
          </w:p>
          <w:p w14:paraId="76D62C81" w14:textId="77777777" w:rsidR="00D62403" w:rsidRDefault="00D62403">
            <w:pPr>
              <w:pStyle w:val="TableParagraph"/>
              <w:spacing w:line="240" w:lineRule="auto"/>
              <w:ind w:left="3" w:right="3"/>
              <w:rPr>
                <w:sz w:val="16"/>
              </w:rPr>
            </w:pPr>
            <w:r>
              <w:rPr>
                <w:spacing w:val="-4"/>
                <w:sz w:val="16"/>
              </w:rPr>
              <w:t>Diff</w:t>
            </w:r>
          </w:p>
        </w:tc>
        <w:tc>
          <w:tcPr>
            <w:tcW w:w="672" w:type="dxa"/>
            <w:tcBorders>
              <w:top w:val="double" w:sz="4" w:space="0" w:color="000000"/>
              <w:bottom w:val="single" w:sz="4" w:space="0" w:color="000000"/>
            </w:tcBorders>
          </w:tcPr>
          <w:p w14:paraId="117642D5" w14:textId="77777777" w:rsidR="00D62403" w:rsidRDefault="00D62403">
            <w:pPr>
              <w:pStyle w:val="TableParagraph"/>
              <w:spacing w:before="6" w:line="240" w:lineRule="auto"/>
              <w:jc w:val="left"/>
              <w:rPr>
                <w:sz w:val="16"/>
              </w:rPr>
            </w:pPr>
          </w:p>
          <w:p w14:paraId="00EEA380" w14:textId="77777777" w:rsidR="00D62403" w:rsidRDefault="00D62403">
            <w:pPr>
              <w:pStyle w:val="TableParagraph"/>
              <w:spacing w:line="240" w:lineRule="auto"/>
              <w:ind w:left="3" w:right="3"/>
              <w:rPr>
                <w:sz w:val="16"/>
              </w:rPr>
            </w:pPr>
            <w:r>
              <w:rPr>
                <w:spacing w:val="-5"/>
                <w:w w:val="110"/>
                <w:sz w:val="16"/>
              </w:rPr>
              <w:t>F2F</w:t>
            </w:r>
          </w:p>
        </w:tc>
        <w:tc>
          <w:tcPr>
            <w:tcW w:w="830" w:type="dxa"/>
            <w:tcBorders>
              <w:top w:val="double" w:sz="4" w:space="0" w:color="000000"/>
              <w:bottom w:val="single" w:sz="4" w:space="0" w:color="000000"/>
            </w:tcBorders>
          </w:tcPr>
          <w:p w14:paraId="5E0308DD" w14:textId="77777777" w:rsidR="00D62403" w:rsidRDefault="00D62403">
            <w:pPr>
              <w:pStyle w:val="TableParagraph"/>
              <w:spacing w:line="180" w:lineRule="exact"/>
              <w:ind w:left="83"/>
              <w:jc w:val="left"/>
              <w:rPr>
                <w:sz w:val="16"/>
              </w:rPr>
            </w:pPr>
            <w:r>
              <w:rPr>
                <w:sz w:val="16"/>
              </w:rPr>
              <w:t>No</w:t>
            </w:r>
            <w:r>
              <w:rPr>
                <w:spacing w:val="20"/>
                <w:sz w:val="16"/>
              </w:rPr>
              <w:t xml:space="preserve"> </w:t>
            </w:r>
            <w:r>
              <w:rPr>
                <w:spacing w:val="-4"/>
                <w:sz w:val="16"/>
              </w:rPr>
              <w:t>Phone</w:t>
            </w:r>
          </w:p>
          <w:p w14:paraId="3577FC4D" w14:textId="77777777" w:rsidR="00D62403" w:rsidRDefault="00D62403">
            <w:pPr>
              <w:pStyle w:val="TableParagraph"/>
              <w:spacing w:before="7" w:line="240" w:lineRule="auto"/>
              <w:ind w:left="118"/>
              <w:jc w:val="left"/>
              <w:rPr>
                <w:sz w:val="16"/>
              </w:rPr>
            </w:pPr>
            <w:r>
              <w:rPr>
                <w:spacing w:val="-2"/>
                <w:sz w:val="16"/>
              </w:rPr>
              <w:t>Remote</w:t>
            </w:r>
          </w:p>
        </w:tc>
        <w:tc>
          <w:tcPr>
            <w:tcW w:w="719" w:type="dxa"/>
            <w:tcBorders>
              <w:top w:val="double" w:sz="4" w:space="0" w:color="000000"/>
              <w:bottom w:val="single" w:sz="4" w:space="0" w:color="000000"/>
            </w:tcBorders>
          </w:tcPr>
          <w:p w14:paraId="5716D822" w14:textId="77777777" w:rsidR="00D62403" w:rsidRDefault="00D62403">
            <w:pPr>
              <w:pStyle w:val="TableParagraph"/>
              <w:spacing w:before="6" w:line="240" w:lineRule="auto"/>
              <w:jc w:val="left"/>
              <w:rPr>
                <w:sz w:val="16"/>
              </w:rPr>
            </w:pPr>
          </w:p>
          <w:p w14:paraId="226E791A" w14:textId="77777777" w:rsidR="00D62403" w:rsidRDefault="00D62403">
            <w:pPr>
              <w:pStyle w:val="TableParagraph"/>
              <w:spacing w:line="240" w:lineRule="auto"/>
              <w:ind w:left="1" w:right="1"/>
              <w:rPr>
                <w:sz w:val="16"/>
              </w:rPr>
            </w:pPr>
            <w:r>
              <w:rPr>
                <w:spacing w:val="-4"/>
                <w:sz w:val="16"/>
              </w:rPr>
              <w:t>Diff</w:t>
            </w:r>
          </w:p>
        </w:tc>
        <w:tc>
          <w:tcPr>
            <w:tcW w:w="696" w:type="dxa"/>
            <w:tcBorders>
              <w:top w:val="double" w:sz="4" w:space="0" w:color="000000"/>
              <w:bottom w:val="single" w:sz="4" w:space="0" w:color="000000"/>
            </w:tcBorders>
          </w:tcPr>
          <w:p w14:paraId="0328B1BE" w14:textId="77777777" w:rsidR="00D62403" w:rsidRDefault="00D62403">
            <w:pPr>
              <w:pStyle w:val="TableParagraph"/>
              <w:spacing w:before="6" w:line="240" w:lineRule="auto"/>
              <w:jc w:val="left"/>
              <w:rPr>
                <w:sz w:val="16"/>
              </w:rPr>
            </w:pPr>
          </w:p>
          <w:p w14:paraId="4B376A97" w14:textId="77777777" w:rsidR="00D62403" w:rsidRDefault="00D62403">
            <w:pPr>
              <w:pStyle w:val="TableParagraph"/>
              <w:spacing w:line="240" w:lineRule="auto"/>
              <w:ind w:left="21" w:right="1"/>
              <w:rPr>
                <w:sz w:val="16"/>
              </w:rPr>
            </w:pPr>
            <w:r>
              <w:rPr>
                <w:spacing w:val="-5"/>
                <w:w w:val="110"/>
                <w:sz w:val="16"/>
              </w:rPr>
              <w:t>F2F</w:t>
            </w:r>
          </w:p>
        </w:tc>
        <w:tc>
          <w:tcPr>
            <w:tcW w:w="809" w:type="dxa"/>
            <w:tcBorders>
              <w:top w:val="double" w:sz="4" w:space="0" w:color="000000"/>
              <w:bottom w:val="single" w:sz="4" w:space="0" w:color="000000"/>
            </w:tcBorders>
          </w:tcPr>
          <w:p w14:paraId="2800EEE9" w14:textId="77777777" w:rsidR="00D62403" w:rsidRDefault="00D62403">
            <w:pPr>
              <w:pStyle w:val="TableParagraph"/>
              <w:spacing w:line="180" w:lineRule="exact"/>
              <w:ind w:left="210"/>
              <w:jc w:val="left"/>
              <w:rPr>
                <w:sz w:val="16"/>
              </w:rPr>
            </w:pPr>
            <w:r>
              <w:rPr>
                <w:spacing w:val="-2"/>
                <w:w w:val="110"/>
                <w:sz w:val="16"/>
              </w:rPr>
              <w:t>Total</w:t>
            </w:r>
          </w:p>
          <w:p w14:paraId="46DA3922" w14:textId="77777777" w:rsidR="00D62403" w:rsidRDefault="00D62403">
            <w:pPr>
              <w:pStyle w:val="TableParagraph"/>
              <w:spacing w:before="7" w:line="240" w:lineRule="auto"/>
              <w:ind w:left="117"/>
              <w:jc w:val="left"/>
              <w:rPr>
                <w:sz w:val="16"/>
              </w:rPr>
            </w:pPr>
            <w:r>
              <w:rPr>
                <w:spacing w:val="-2"/>
                <w:w w:val="105"/>
                <w:sz w:val="16"/>
              </w:rPr>
              <w:t>Remote</w:t>
            </w:r>
          </w:p>
        </w:tc>
        <w:tc>
          <w:tcPr>
            <w:tcW w:w="765" w:type="dxa"/>
            <w:tcBorders>
              <w:top w:val="double" w:sz="4" w:space="0" w:color="000000"/>
              <w:bottom w:val="single" w:sz="4" w:space="0" w:color="000000"/>
            </w:tcBorders>
          </w:tcPr>
          <w:p w14:paraId="3CCEBB0C" w14:textId="77777777" w:rsidR="00D62403" w:rsidRDefault="00D62403">
            <w:pPr>
              <w:pStyle w:val="TableParagraph"/>
              <w:spacing w:before="6" w:line="240" w:lineRule="auto"/>
              <w:jc w:val="left"/>
              <w:rPr>
                <w:sz w:val="16"/>
              </w:rPr>
            </w:pPr>
          </w:p>
          <w:p w14:paraId="61EA9233" w14:textId="77777777" w:rsidR="00D62403" w:rsidRDefault="00D62403">
            <w:pPr>
              <w:pStyle w:val="TableParagraph"/>
              <w:spacing w:line="240" w:lineRule="auto"/>
              <w:ind w:left="198"/>
              <w:jc w:val="left"/>
              <w:rPr>
                <w:sz w:val="16"/>
              </w:rPr>
            </w:pPr>
            <w:r>
              <w:rPr>
                <w:spacing w:val="-4"/>
                <w:sz w:val="16"/>
              </w:rPr>
              <w:t>Diff</w:t>
            </w:r>
          </w:p>
        </w:tc>
      </w:tr>
      <w:tr w:rsidR="00D62403" w14:paraId="1C85E4EC" w14:textId="77777777">
        <w:trPr>
          <w:trHeight w:val="173"/>
        </w:trPr>
        <w:tc>
          <w:tcPr>
            <w:tcW w:w="1743" w:type="dxa"/>
            <w:tcBorders>
              <w:top w:val="single" w:sz="4" w:space="0" w:color="000000"/>
            </w:tcBorders>
          </w:tcPr>
          <w:p w14:paraId="7C36CD49" w14:textId="77777777" w:rsidR="00D62403" w:rsidRDefault="00D62403">
            <w:pPr>
              <w:pStyle w:val="TableParagraph"/>
              <w:spacing w:line="140" w:lineRule="exact"/>
              <w:ind w:left="204"/>
              <w:jc w:val="left"/>
              <w:rPr>
                <w:sz w:val="16"/>
              </w:rPr>
            </w:pPr>
            <w:r>
              <w:rPr>
                <w:sz w:val="16"/>
              </w:rPr>
              <w:t>Food</w:t>
            </w:r>
            <w:r>
              <w:rPr>
                <w:spacing w:val="22"/>
                <w:sz w:val="16"/>
              </w:rPr>
              <w:t xml:space="preserve"> </w:t>
            </w:r>
            <w:r>
              <w:rPr>
                <w:spacing w:val="-2"/>
                <w:sz w:val="16"/>
              </w:rPr>
              <w:t>Secure</w:t>
            </w:r>
          </w:p>
        </w:tc>
        <w:tc>
          <w:tcPr>
            <w:tcW w:w="1185" w:type="dxa"/>
            <w:tcBorders>
              <w:top w:val="single" w:sz="4" w:space="0" w:color="000000"/>
            </w:tcBorders>
          </w:tcPr>
          <w:p w14:paraId="5D6E758F" w14:textId="77777777" w:rsidR="00D62403" w:rsidRDefault="00D62403">
            <w:pPr>
              <w:pStyle w:val="TableParagraph"/>
              <w:spacing w:line="140" w:lineRule="exact"/>
              <w:ind w:right="183"/>
              <w:jc w:val="right"/>
              <w:rPr>
                <w:sz w:val="16"/>
              </w:rPr>
            </w:pPr>
            <w:r>
              <w:rPr>
                <w:spacing w:val="-4"/>
                <w:sz w:val="16"/>
              </w:rPr>
              <w:t>0.02</w:t>
            </w:r>
          </w:p>
        </w:tc>
        <w:tc>
          <w:tcPr>
            <w:tcW w:w="806" w:type="dxa"/>
            <w:tcBorders>
              <w:top w:val="single" w:sz="4" w:space="0" w:color="000000"/>
            </w:tcBorders>
          </w:tcPr>
          <w:p w14:paraId="71A0DB85" w14:textId="77777777" w:rsidR="00D62403" w:rsidRDefault="00D62403">
            <w:pPr>
              <w:pStyle w:val="TableParagraph"/>
              <w:spacing w:line="140" w:lineRule="exact"/>
              <w:rPr>
                <w:sz w:val="16"/>
              </w:rPr>
            </w:pPr>
            <w:r>
              <w:rPr>
                <w:spacing w:val="-4"/>
                <w:sz w:val="16"/>
              </w:rPr>
              <w:t>0.01</w:t>
            </w:r>
          </w:p>
        </w:tc>
        <w:tc>
          <w:tcPr>
            <w:tcW w:w="672" w:type="dxa"/>
            <w:tcBorders>
              <w:top w:val="single" w:sz="4" w:space="0" w:color="000000"/>
            </w:tcBorders>
          </w:tcPr>
          <w:p w14:paraId="43125EB9" w14:textId="77777777" w:rsidR="00D62403" w:rsidRDefault="00D62403">
            <w:pPr>
              <w:pStyle w:val="TableParagraph"/>
              <w:spacing w:line="140" w:lineRule="exact"/>
              <w:ind w:left="3" w:right="3"/>
              <w:rPr>
                <w:sz w:val="16"/>
              </w:rPr>
            </w:pPr>
            <w:r>
              <w:rPr>
                <w:spacing w:val="-2"/>
                <w:sz w:val="16"/>
              </w:rPr>
              <w:t>-</w:t>
            </w:r>
            <w:r>
              <w:rPr>
                <w:spacing w:val="-4"/>
                <w:sz w:val="16"/>
              </w:rPr>
              <w:t>0.01</w:t>
            </w:r>
          </w:p>
        </w:tc>
        <w:tc>
          <w:tcPr>
            <w:tcW w:w="672" w:type="dxa"/>
            <w:tcBorders>
              <w:top w:val="single" w:sz="4" w:space="0" w:color="000000"/>
            </w:tcBorders>
          </w:tcPr>
          <w:p w14:paraId="32C8BE24" w14:textId="77777777" w:rsidR="00D62403" w:rsidRDefault="00D62403">
            <w:pPr>
              <w:pStyle w:val="TableParagraph"/>
              <w:spacing w:line="140" w:lineRule="exact"/>
              <w:ind w:left="3" w:right="3"/>
              <w:rPr>
                <w:sz w:val="16"/>
              </w:rPr>
            </w:pPr>
            <w:r>
              <w:rPr>
                <w:spacing w:val="-4"/>
                <w:sz w:val="16"/>
              </w:rPr>
              <w:t>0.00</w:t>
            </w:r>
          </w:p>
        </w:tc>
        <w:tc>
          <w:tcPr>
            <w:tcW w:w="830" w:type="dxa"/>
            <w:tcBorders>
              <w:top w:val="single" w:sz="4" w:space="0" w:color="000000"/>
            </w:tcBorders>
          </w:tcPr>
          <w:p w14:paraId="5A334A3C" w14:textId="77777777" w:rsidR="00D62403" w:rsidRDefault="00D62403">
            <w:pPr>
              <w:pStyle w:val="TableParagraph"/>
              <w:spacing w:line="140" w:lineRule="exact"/>
              <w:ind w:left="1" w:right="23"/>
              <w:rPr>
                <w:sz w:val="16"/>
              </w:rPr>
            </w:pPr>
            <w:r>
              <w:rPr>
                <w:spacing w:val="-4"/>
                <w:sz w:val="16"/>
              </w:rPr>
              <w:t>0.02</w:t>
            </w:r>
          </w:p>
        </w:tc>
        <w:tc>
          <w:tcPr>
            <w:tcW w:w="719" w:type="dxa"/>
            <w:tcBorders>
              <w:top w:val="single" w:sz="4" w:space="0" w:color="000000"/>
            </w:tcBorders>
          </w:tcPr>
          <w:p w14:paraId="7CB3D3DB" w14:textId="77777777" w:rsidR="00D62403" w:rsidRDefault="00D62403">
            <w:pPr>
              <w:pStyle w:val="TableParagraph"/>
              <w:spacing w:line="140" w:lineRule="exact"/>
              <w:ind w:right="1"/>
              <w:rPr>
                <w:sz w:val="16"/>
              </w:rPr>
            </w:pPr>
            <w:r>
              <w:rPr>
                <w:spacing w:val="-4"/>
                <w:sz w:val="16"/>
              </w:rPr>
              <w:t>0.02</w:t>
            </w:r>
          </w:p>
        </w:tc>
        <w:tc>
          <w:tcPr>
            <w:tcW w:w="696" w:type="dxa"/>
            <w:tcBorders>
              <w:top w:val="single" w:sz="4" w:space="0" w:color="000000"/>
            </w:tcBorders>
          </w:tcPr>
          <w:p w14:paraId="19D386A0" w14:textId="77777777" w:rsidR="00D62403" w:rsidRDefault="00D62403">
            <w:pPr>
              <w:pStyle w:val="TableParagraph"/>
              <w:spacing w:line="140" w:lineRule="exact"/>
              <w:ind w:left="21"/>
              <w:rPr>
                <w:sz w:val="16"/>
              </w:rPr>
            </w:pPr>
            <w:r>
              <w:rPr>
                <w:spacing w:val="-4"/>
                <w:sz w:val="16"/>
              </w:rPr>
              <w:t>0.01</w:t>
            </w:r>
          </w:p>
        </w:tc>
        <w:tc>
          <w:tcPr>
            <w:tcW w:w="809" w:type="dxa"/>
            <w:tcBorders>
              <w:top w:val="single" w:sz="4" w:space="0" w:color="000000"/>
            </w:tcBorders>
          </w:tcPr>
          <w:p w14:paraId="62E06A96" w14:textId="77777777" w:rsidR="00D62403" w:rsidRDefault="00D62403">
            <w:pPr>
              <w:pStyle w:val="TableParagraph"/>
              <w:spacing w:line="140" w:lineRule="exact"/>
              <w:ind w:left="1" w:right="4"/>
              <w:rPr>
                <w:sz w:val="16"/>
              </w:rPr>
            </w:pPr>
            <w:r>
              <w:rPr>
                <w:spacing w:val="-4"/>
                <w:sz w:val="16"/>
              </w:rPr>
              <w:t>0.01</w:t>
            </w:r>
          </w:p>
        </w:tc>
        <w:tc>
          <w:tcPr>
            <w:tcW w:w="765" w:type="dxa"/>
            <w:tcBorders>
              <w:top w:val="single" w:sz="4" w:space="0" w:color="000000"/>
            </w:tcBorders>
          </w:tcPr>
          <w:p w14:paraId="5665DAC0" w14:textId="77777777" w:rsidR="00D62403" w:rsidRDefault="00D62403">
            <w:pPr>
              <w:pStyle w:val="TableParagraph"/>
              <w:spacing w:line="140" w:lineRule="exact"/>
              <w:ind w:right="276"/>
              <w:jc w:val="right"/>
              <w:rPr>
                <w:sz w:val="16"/>
              </w:rPr>
            </w:pPr>
            <w:r>
              <w:rPr>
                <w:spacing w:val="-4"/>
                <w:sz w:val="16"/>
              </w:rPr>
              <w:t>0.00</w:t>
            </w:r>
          </w:p>
        </w:tc>
      </w:tr>
      <w:tr w:rsidR="00D62403" w14:paraId="42B0B0E0" w14:textId="77777777">
        <w:trPr>
          <w:trHeight w:val="207"/>
        </w:trPr>
        <w:tc>
          <w:tcPr>
            <w:tcW w:w="1743" w:type="dxa"/>
          </w:tcPr>
          <w:p w14:paraId="57ABFE29" w14:textId="77777777" w:rsidR="00D62403" w:rsidRDefault="00D62403">
            <w:pPr>
              <w:pStyle w:val="TableParagraph"/>
              <w:spacing w:line="240" w:lineRule="auto"/>
              <w:jc w:val="left"/>
              <w:rPr>
                <w:rFonts w:ascii="Times New Roman"/>
                <w:sz w:val="14"/>
              </w:rPr>
            </w:pPr>
          </w:p>
        </w:tc>
        <w:tc>
          <w:tcPr>
            <w:tcW w:w="1185" w:type="dxa"/>
          </w:tcPr>
          <w:p w14:paraId="7C424F38" w14:textId="77777777" w:rsidR="00D62403" w:rsidRDefault="00D62403">
            <w:pPr>
              <w:pStyle w:val="TableParagraph"/>
              <w:spacing w:before="14" w:line="173" w:lineRule="exact"/>
              <w:ind w:right="117"/>
              <w:jc w:val="right"/>
              <w:rPr>
                <w:sz w:val="16"/>
              </w:rPr>
            </w:pPr>
            <w:r>
              <w:rPr>
                <w:spacing w:val="-2"/>
                <w:sz w:val="16"/>
              </w:rPr>
              <w:t>(0.14)</w:t>
            </w:r>
          </w:p>
        </w:tc>
        <w:tc>
          <w:tcPr>
            <w:tcW w:w="806" w:type="dxa"/>
          </w:tcPr>
          <w:p w14:paraId="16E61FDE" w14:textId="77777777" w:rsidR="00D62403" w:rsidRDefault="00D62403">
            <w:pPr>
              <w:pStyle w:val="TableParagraph"/>
              <w:spacing w:before="14" w:line="173" w:lineRule="exact"/>
              <w:rPr>
                <w:sz w:val="16"/>
              </w:rPr>
            </w:pPr>
            <w:r>
              <w:rPr>
                <w:spacing w:val="-2"/>
                <w:sz w:val="16"/>
              </w:rPr>
              <w:t>(0.08)</w:t>
            </w:r>
          </w:p>
        </w:tc>
        <w:tc>
          <w:tcPr>
            <w:tcW w:w="672" w:type="dxa"/>
          </w:tcPr>
          <w:p w14:paraId="15613954" w14:textId="77777777" w:rsidR="00D62403" w:rsidRDefault="00D62403">
            <w:pPr>
              <w:pStyle w:val="TableParagraph"/>
              <w:spacing w:before="14" w:line="173" w:lineRule="exact"/>
              <w:ind w:left="3" w:right="3"/>
              <w:rPr>
                <w:sz w:val="16"/>
              </w:rPr>
            </w:pPr>
            <w:r>
              <w:rPr>
                <w:spacing w:val="-2"/>
                <w:sz w:val="16"/>
              </w:rPr>
              <w:t>(0.18)</w:t>
            </w:r>
          </w:p>
        </w:tc>
        <w:tc>
          <w:tcPr>
            <w:tcW w:w="672" w:type="dxa"/>
          </w:tcPr>
          <w:p w14:paraId="4DE10F66" w14:textId="77777777" w:rsidR="00D62403" w:rsidRDefault="00D62403">
            <w:pPr>
              <w:pStyle w:val="TableParagraph"/>
              <w:spacing w:before="14" w:line="173" w:lineRule="exact"/>
              <w:ind w:left="2" w:right="3"/>
              <w:rPr>
                <w:sz w:val="16"/>
              </w:rPr>
            </w:pPr>
            <w:r>
              <w:rPr>
                <w:spacing w:val="-2"/>
                <w:sz w:val="16"/>
              </w:rPr>
              <w:t>(0.04)</w:t>
            </w:r>
          </w:p>
        </w:tc>
        <w:tc>
          <w:tcPr>
            <w:tcW w:w="830" w:type="dxa"/>
          </w:tcPr>
          <w:p w14:paraId="4E18AB9F" w14:textId="77777777" w:rsidR="00D62403" w:rsidRDefault="00D62403">
            <w:pPr>
              <w:pStyle w:val="TableParagraph"/>
              <w:spacing w:before="14" w:line="173" w:lineRule="exact"/>
              <w:ind w:right="23"/>
              <w:rPr>
                <w:sz w:val="16"/>
              </w:rPr>
            </w:pPr>
            <w:r>
              <w:rPr>
                <w:spacing w:val="-2"/>
                <w:w w:val="105"/>
                <w:sz w:val="16"/>
              </w:rPr>
              <w:t>(0.13)</w:t>
            </w:r>
          </w:p>
        </w:tc>
        <w:tc>
          <w:tcPr>
            <w:tcW w:w="719" w:type="dxa"/>
          </w:tcPr>
          <w:p w14:paraId="237CDE5C" w14:textId="77777777" w:rsidR="00D62403" w:rsidRDefault="00D62403">
            <w:pPr>
              <w:pStyle w:val="TableParagraph"/>
              <w:spacing w:before="14" w:line="173" w:lineRule="exact"/>
              <w:ind w:left="1" w:right="1"/>
              <w:rPr>
                <w:sz w:val="16"/>
              </w:rPr>
            </w:pPr>
            <w:r>
              <w:rPr>
                <w:spacing w:val="-2"/>
                <w:sz w:val="16"/>
              </w:rPr>
              <w:t>(0.20)</w:t>
            </w:r>
          </w:p>
        </w:tc>
        <w:tc>
          <w:tcPr>
            <w:tcW w:w="696" w:type="dxa"/>
          </w:tcPr>
          <w:p w14:paraId="086B42F8" w14:textId="77777777" w:rsidR="00D62403" w:rsidRDefault="00D62403">
            <w:pPr>
              <w:pStyle w:val="TableParagraph"/>
              <w:spacing w:before="14" w:line="173" w:lineRule="exact"/>
              <w:ind w:left="21" w:right="1"/>
              <w:rPr>
                <w:sz w:val="16"/>
              </w:rPr>
            </w:pPr>
            <w:r>
              <w:rPr>
                <w:spacing w:val="-2"/>
                <w:sz w:val="16"/>
              </w:rPr>
              <w:t>(0.08)</w:t>
            </w:r>
          </w:p>
        </w:tc>
        <w:tc>
          <w:tcPr>
            <w:tcW w:w="809" w:type="dxa"/>
          </w:tcPr>
          <w:p w14:paraId="15F4EBE1" w14:textId="77777777" w:rsidR="00D62403" w:rsidRDefault="00D62403">
            <w:pPr>
              <w:pStyle w:val="TableParagraph"/>
              <w:spacing w:before="14" w:line="173" w:lineRule="exact"/>
              <w:ind w:right="4"/>
              <w:rPr>
                <w:sz w:val="16"/>
              </w:rPr>
            </w:pPr>
            <w:r>
              <w:rPr>
                <w:spacing w:val="-2"/>
                <w:sz w:val="16"/>
              </w:rPr>
              <w:t>(0.10)</w:t>
            </w:r>
          </w:p>
        </w:tc>
        <w:tc>
          <w:tcPr>
            <w:tcW w:w="765" w:type="dxa"/>
          </w:tcPr>
          <w:p w14:paraId="7009CAA9" w14:textId="77777777" w:rsidR="00D62403" w:rsidRDefault="00D62403">
            <w:pPr>
              <w:pStyle w:val="TableParagraph"/>
              <w:spacing w:before="14" w:line="173" w:lineRule="exact"/>
              <w:ind w:right="210"/>
              <w:jc w:val="right"/>
              <w:rPr>
                <w:sz w:val="16"/>
              </w:rPr>
            </w:pPr>
            <w:r>
              <w:rPr>
                <w:spacing w:val="-2"/>
                <w:sz w:val="16"/>
              </w:rPr>
              <w:t>(0.59)</w:t>
            </w:r>
          </w:p>
        </w:tc>
      </w:tr>
    </w:tbl>
    <w:p w14:paraId="0F7E6868" w14:textId="77777777" w:rsidR="00D62403" w:rsidRDefault="00D62403" w:rsidP="00D62403">
      <w:pPr>
        <w:tabs>
          <w:tab w:val="left" w:pos="3213"/>
          <w:tab w:val="left" w:pos="3952"/>
          <w:tab w:val="left" w:pos="4691"/>
          <w:tab w:val="left" w:pos="5363"/>
          <w:tab w:val="left" w:pos="6102"/>
          <w:tab w:val="left" w:pos="6775"/>
          <w:tab w:val="left" w:pos="7607"/>
          <w:tab w:val="left" w:pos="8346"/>
          <w:tab w:val="right" w:pos="9391"/>
        </w:tabs>
        <w:ind w:left="977"/>
        <w:rPr>
          <w:sz w:val="16"/>
        </w:rPr>
      </w:pPr>
      <w:r>
        <w:rPr>
          <w:noProof/>
        </w:rPr>
        <mc:AlternateContent>
          <mc:Choice Requires="wps">
            <w:drawing>
              <wp:anchor distT="0" distB="0" distL="0" distR="0" simplePos="0" relativeHeight="251658240" behindDoc="0" locked="0" layoutInCell="1" allowOverlap="1" wp14:anchorId="256E440C" wp14:editId="12353BB5">
                <wp:simplePos x="0" y="0"/>
                <wp:positionH relativeFrom="page">
                  <wp:posOffset>1024432</wp:posOffset>
                </wp:positionH>
                <wp:positionV relativeFrom="paragraph">
                  <wp:posOffset>88571</wp:posOffset>
                </wp:positionV>
                <wp:extent cx="5723890" cy="1021714"/>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3890" cy="1021714"/>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961"/>
                              <w:gridCol w:w="739"/>
                              <w:gridCol w:w="706"/>
                              <w:gridCol w:w="706"/>
                              <w:gridCol w:w="754"/>
                              <w:gridCol w:w="772"/>
                              <w:gridCol w:w="720"/>
                              <w:gridCol w:w="740"/>
                              <w:gridCol w:w="800"/>
                            </w:tblGrid>
                            <w:tr w:rsidR="00D62403" w14:paraId="1DD666CB" w14:textId="77777777">
                              <w:trPr>
                                <w:trHeight w:val="207"/>
                              </w:trPr>
                              <w:tc>
                                <w:tcPr>
                                  <w:tcW w:w="2961" w:type="dxa"/>
                                </w:tcPr>
                                <w:p w14:paraId="3F62D71F" w14:textId="77777777" w:rsidR="00D62403" w:rsidRDefault="00D62403">
                                  <w:pPr>
                                    <w:pStyle w:val="TableParagraph"/>
                                    <w:spacing w:before="32" w:line="155" w:lineRule="exact"/>
                                    <w:ind w:right="150"/>
                                    <w:jc w:val="right"/>
                                    <w:rPr>
                                      <w:sz w:val="16"/>
                                    </w:rPr>
                                  </w:pPr>
                                  <w:r>
                                    <w:rPr>
                                      <w:spacing w:val="-2"/>
                                      <w:sz w:val="16"/>
                                    </w:rPr>
                                    <w:t>(0.50)</w:t>
                                  </w:r>
                                </w:p>
                              </w:tc>
                              <w:tc>
                                <w:tcPr>
                                  <w:tcW w:w="739" w:type="dxa"/>
                                </w:tcPr>
                                <w:p w14:paraId="4DE3A770" w14:textId="77777777" w:rsidR="00D62403" w:rsidRDefault="00D62403">
                                  <w:pPr>
                                    <w:pStyle w:val="TableParagraph"/>
                                    <w:spacing w:before="32" w:line="155" w:lineRule="exact"/>
                                    <w:rPr>
                                      <w:sz w:val="16"/>
                                    </w:rPr>
                                  </w:pPr>
                                  <w:r>
                                    <w:rPr>
                                      <w:spacing w:val="-2"/>
                                      <w:sz w:val="16"/>
                                    </w:rPr>
                                    <w:t>(0.50)</w:t>
                                  </w:r>
                                </w:p>
                              </w:tc>
                              <w:tc>
                                <w:tcPr>
                                  <w:tcW w:w="706" w:type="dxa"/>
                                </w:tcPr>
                                <w:p w14:paraId="319B5219" w14:textId="77777777" w:rsidR="00D62403" w:rsidRDefault="00D62403">
                                  <w:pPr>
                                    <w:pStyle w:val="TableParagraph"/>
                                    <w:spacing w:before="32" w:line="155" w:lineRule="exact"/>
                                    <w:ind w:left="58" w:right="25"/>
                                    <w:rPr>
                                      <w:sz w:val="16"/>
                                    </w:rPr>
                                  </w:pPr>
                                  <w:r>
                                    <w:rPr>
                                      <w:spacing w:val="-2"/>
                                      <w:sz w:val="16"/>
                                    </w:rPr>
                                    <w:t>(0.86)</w:t>
                                  </w:r>
                                </w:p>
                              </w:tc>
                              <w:tc>
                                <w:tcPr>
                                  <w:tcW w:w="706" w:type="dxa"/>
                                </w:tcPr>
                                <w:p w14:paraId="2EA95DD4" w14:textId="77777777" w:rsidR="00D62403" w:rsidRDefault="00D62403">
                                  <w:pPr>
                                    <w:pStyle w:val="TableParagraph"/>
                                    <w:spacing w:before="32" w:line="155" w:lineRule="exact"/>
                                    <w:ind w:right="152"/>
                                    <w:jc w:val="right"/>
                                    <w:rPr>
                                      <w:sz w:val="16"/>
                                    </w:rPr>
                                  </w:pPr>
                                  <w:r>
                                    <w:rPr>
                                      <w:spacing w:val="-2"/>
                                      <w:sz w:val="16"/>
                                    </w:rPr>
                                    <w:t>(0.43)</w:t>
                                  </w:r>
                                </w:p>
                              </w:tc>
                              <w:tc>
                                <w:tcPr>
                                  <w:tcW w:w="754" w:type="dxa"/>
                                </w:tcPr>
                                <w:p w14:paraId="32815234" w14:textId="77777777" w:rsidR="00D62403" w:rsidRDefault="00D62403">
                                  <w:pPr>
                                    <w:pStyle w:val="TableParagraph"/>
                                    <w:spacing w:before="32" w:line="155" w:lineRule="exact"/>
                                    <w:ind w:right="15"/>
                                    <w:rPr>
                                      <w:sz w:val="16"/>
                                    </w:rPr>
                                  </w:pPr>
                                  <w:r>
                                    <w:rPr>
                                      <w:spacing w:val="-2"/>
                                      <w:sz w:val="16"/>
                                    </w:rPr>
                                    <w:t>(0.35)</w:t>
                                  </w:r>
                                </w:p>
                              </w:tc>
                              <w:tc>
                                <w:tcPr>
                                  <w:tcW w:w="772" w:type="dxa"/>
                                </w:tcPr>
                                <w:p w14:paraId="263B539C" w14:textId="77777777" w:rsidR="00D62403" w:rsidRDefault="00D62403">
                                  <w:pPr>
                                    <w:pStyle w:val="TableParagraph"/>
                                    <w:spacing w:before="32" w:line="155" w:lineRule="exact"/>
                                    <w:ind w:left="29" w:right="1"/>
                                    <w:rPr>
                                      <w:sz w:val="16"/>
                                    </w:rPr>
                                  </w:pPr>
                                  <w:r>
                                    <w:rPr>
                                      <w:spacing w:val="-2"/>
                                      <w:sz w:val="16"/>
                                    </w:rPr>
                                    <w:t>(0.01)</w:t>
                                  </w:r>
                                </w:p>
                              </w:tc>
                              <w:tc>
                                <w:tcPr>
                                  <w:tcW w:w="720" w:type="dxa"/>
                                </w:tcPr>
                                <w:p w14:paraId="4D033C6C" w14:textId="77777777" w:rsidR="00D62403" w:rsidRDefault="00D62403">
                                  <w:pPr>
                                    <w:pStyle w:val="TableParagraph"/>
                                    <w:spacing w:before="32" w:line="155" w:lineRule="exact"/>
                                    <w:ind w:left="1" w:right="24"/>
                                    <w:rPr>
                                      <w:sz w:val="16"/>
                                    </w:rPr>
                                  </w:pPr>
                                  <w:r>
                                    <w:rPr>
                                      <w:spacing w:val="-2"/>
                                      <w:sz w:val="16"/>
                                    </w:rPr>
                                    <w:t>(0.47)</w:t>
                                  </w:r>
                                </w:p>
                              </w:tc>
                              <w:tc>
                                <w:tcPr>
                                  <w:tcW w:w="740" w:type="dxa"/>
                                </w:tcPr>
                                <w:p w14:paraId="1031D048" w14:textId="77777777" w:rsidR="00D62403" w:rsidRDefault="00D62403">
                                  <w:pPr>
                                    <w:pStyle w:val="TableParagraph"/>
                                    <w:spacing w:before="32" w:line="155" w:lineRule="exact"/>
                                    <w:ind w:left="1" w:right="6"/>
                                    <w:rPr>
                                      <w:sz w:val="16"/>
                                    </w:rPr>
                                  </w:pPr>
                                  <w:r>
                                    <w:rPr>
                                      <w:spacing w:val="-2"/>
                                      <w:sz w:val="16"/>
                                    </w:rPr>
                                    <w:t>(0.48)</w:t>
                                  </w:r>
                                </w:p>
                              </w:tc>
                              <w:tc>
                                <w:tcPr>
                                  <w:tcW w:w="800" w:type="dxa"/>
                                </w:tcPr>
                                <w:p w14:paraId="621013D9" w14:textId="77777777" w:rsidR="00D62403" w:rsidRDefault="00D62403">
                                  <w:pPr>
                                    <w:pStyle w:val="TableParagraph"/>
                                    <w:spacing w:before="32" w:line="155" w:lineRule="exact"/>
                                    <w:ind w:right="58"/>
                                    <w:rPr>
                                      <w:sz w:val="16"/>
                                    </w:rPr>
                                  </w:pPr>
                                  <w:r>
                                    <w:rPr>
                                      <w:spacing w:val="-2"/>
                                      <w:sz w:val="16"/>
                                    </w:rPr>
                                    <w:t>(0.25)</w:t>
                                  </w:r>
                                </w:p>
                              </w:tc>
                            </w:tr>
                            <w:tr w:rsidR="00D62403" w14:paraId="539E29BA" w14:textId="77777777">
                              <w:trPr>
                                <w:trHeight w:val="189"/>
                              </w:trPr>
                              <w:tc>
                                <w:tcPr>
                                  <w:tcW w:w="2961" w:type="dxa"/>
                                </w:tcPr>
                                <w:p w14:paraId="45322FFF" w14:textId="77777777" w:rsidR="00D62403" w:rsidRDefault="00D62403">
                                  <w:pPr>
                                    <w:pStyle w:val="TableParagraph"/>
                                    <w:tabs>
                                      <w:tab w:val="left" w:pos="2441"/>
                                    </w:tabs>
                                    <w:spacing w:before="14" w:line="155" w:lineRule="exact"/>
                                    <w:ind w:left="204"/>
                                    <w:jc w:val="left"/>
                                    <w:rPr>
                                      <w:sz w:val="16"/>
                                    </w:rPr>
                                  </w:pPr>
                                  <w:r>
                                    <w:rPr>
                                      <w:sz w:val="16"/>
                                    </w:rPr>
                                    <w:t>Moderately</w:t>
                                  </w:r>
                                  <w:r>
                                    <w:rPr>
                                      <w:spacing w:val="35"/>
                                      <w:sz w:val="16"/>
                                    </w:rPr>
                                    <w:t xml:space="preserve"> </w:t>
                                  </w:r>
                                  <w:r>
                                    <w:rPr>
                                      <w:sz w:val="16"/>
                                    </w:rPr>
                                    <w:t>Food</w:t>
                                  </w:r>
                                  <w:r>
                                    <w:rPr>
                                      <w:spacing w:val="35"/>
                                      <w:sz w:val="16"/>
                                    </w:rPr>
                                    <w:t xml:space="preserve"> </w:t>
                                  </w:r>
                                  <w:r>
                                    <w:rPr>
                                      <w:spacing w:val="-2"/>
                                      <w:sz w:val="16"/>
                                    </w:rPr>
                                    <w:t>Insecure</w:t>
                                  </w:r>
                                  <w:r>
                                    <w:rPr>
                                      <w:sz w:val="16"/>
                                    </w:rPr>
                                    <w:tab/>
                                  </w:r>
                                  <w:r>
                                    <w:rPr>
                                      <w:spacing w:val="-4"/>
                                      <w:sz w:val="16"/>
                                    </w:rPr>
                                    <w:t>0.45</w:t>
                                  </w:r>
                                </w:p>
                              </w:tc>
                              <w:tc>
                                <w:tcPr>
                                  <w:tcW w:w="739" w:type="dxa"/>
                                </w:tcPr>
                                <w:p w14:paraId="31681098" w14:textId="77777777" w:rsidR="00D62403" w:rsidRDefault="00D62403">
                                  <w:pPr>
                                    <w:pStyle w:val="TableParagraph"/>
                                    <w:spacing w:before="14" w:line="155" w:lineRule="exact"/>
                                    <w:rPr>
                                      <w:sz w:val="16"/>
                                    </w:rPr>
                                  </w:pPr>
                                  <w:r>
                                    <w:rPr>
                                      <w:spacing w:val="-4"/>
                                      <w:sz w:val="16"/>
                                    </w:rPr>
                                    <w:t>0.45</w:t>
                                  </w:r>
                                </w:p>
                              </w:tc>
                              <w:tc>
                                <w:tcPr>
                                  <w:tcW w:w="706" w:type="dxa"/>
                                </w:tcPr>
                                <w:p w14:paraId="00517196" w14:textId="77777777" w:rsidR="00D62403" w:rsidRDefault="00D62403">
                                  <w:pPr>
                                    <w:pStyle w:val="TableParagraph"/>
                                    <w:spacing w:before="14" w:line="155" w:lineRule="exact"/>
                                    <w:ind w:left="58" w:right="25"/>
                                    <w:rPr>
                                      <w:sz w:val="16"/>
                                    </w:rPr>
                                  </w:pPr>
                                  <w:r>
                                    <w:rPr>
                                      <w:spacing w:val="-4"/>
                                      <w:sz w:val="16"/>
                                    </w:rPr>
                                    <w:t>0.01</w:t>
                                  </w:r>
                                </w:p>
                              </w:tc>
                              <w:tc>
                                <w:tcPr>
                                  <w:tcW w:w="706" w:type="dxa"/>
                                </w:tcPr>
                                <w:p w14:paraId="4F7F3D37" w14:textId="77777777" w:rsidR="00D62403" w:rsidRDefault="00D62403">
                                  <w:pPr>
                                    <w:pStyle w:val="TableParagraph"/>
                                    <w:spacing w:before="14" w:line="155" w:lineRule="exact"/>
                                    <w:ind w:right="217"/>
                                    <w:jc w:val="right"/>
                                    <w:rPr>
                                      <w:sz w:val="16"/>
                                    </w:rPr>
                                  </w:pPr>
                                  <w:r>
                                    <w:rPr>
                                      <w:spacing w:val="-4"/>
                                      <w:sz w:val="16"/>
                                    </w:rPr>
                                    <w:t>0.72</w:t>
                                  </w:r>
                                </w:p>
                              </w:tc>
                              <w:tc>
                                <w:tcPr>
                                  <w:tcW w:w="754" w:type="dxa"/>
                                </w:tcPr>
                                <w:p w14:paraId="5F5C49E3" w14:textId="77777777" w:rsidR="00D62403" w:rsidRDefault="00D62403">
                                  <w:pPr>
                                    <w:pStyle w:val="TableParagraph"/>
                                    <w:spacing w:before="14" w:line="155" w:lineRule="exact"/>
                                    <w:ind w:left="1" w:right="15"/>
                                    <w:rPr>
                                      <w:sz w:val="16"/>
                                    </w:rPr>
                                  </w:pPr>
                                  <w:r>
                                    <w:rPr>
                                      <w:spacing w:val="-4"/>
                                      <w:sz w:val="16"/>
                                    </w:rPr>
                                    <w:t>0.70</w:t>
                                  </w:r>
                                </w:p>
                              </w:tc>
                              <w:tc>
                                <w:tcPr>
                                  <w:tcW w:w="772" w:type="dxa"/>
                                </w:tcPr>
                                <w:p w14:paraId="728B68B2" w14:textId="77777777" w:rsidR="00D62403" w:rsidRDefault="00D62403">
                                  <w:pPr>
                                    <w:pStyle w:val="TableParagraph"/>
                                    <w:spacing w:before="14" w:line="155" w:lineRule="exact"/>
                                    <w:ind w:left="29"/>
                                    <w:rPr>
                                      <w:sz w:val="16"/>
                                    </w:rPr>
                                  </w:pPr>
                                  <w:r>
                                    <w:rPr>
                                      <w:w w:val="90"/>
                                      <w:sz w:val="16"/>
                                    </w:rPr>
                                    <w:t>-</w:t>
                                  </w:r>
                                  <w:r>
                                    <w:rPr>
                                      <w:spacing w:val="-4"/>
                                      <w:sz w:val="16"/>
                                    </w:rPr>
                                    <w:t>0.03</w:t>
                                  </w:r>
                                </w:p>
                              </w:tc>
                              <w:tc>
                                <w:tcPr>
                                  <w:tcW w:w="720" w:type="dxa"/>
                                </w:tcPr>
                                <w:p w14:paraId="693C6FB2" w14:textId="77777777" w:rsidR="00D62403" w:rsidRDefault="00D62403">
                                  <w:pPr>
                                    <w:pStyle w:val="TableParagraph"/>
                                    <w:spacing w:before="14" w:line="155" w:lineRule="exact"/>
                                    <w:ind w:left="2" w:right="24"/>
                                    <w:rPr>
                                      <w:sz w:val="16"/>
                                    </w:rPr>
                                  </w:pPr>
                                  <w:r>
                                    <w:rPr>
                                      <w:spacing w:val="-4"/>
                                      <w:sz w:val="16"/>
                                    </w:rPr>
                                    <w:t>0.64</w:t>
                                  </w:r>
                                </w:p>
                              </w:tc>
                              <w:tc>
                                <w:tcPr>
                                  <w:tcW w:w="740" w:type="dxa"/>
                                </w:tcPr>
                                <w:p w14:paraId="4E95E365" w14:textId="77777777" w:rsidR="00D62403" w:rsidRDefault="00D62403">
                                  <w:pPr>
                                    <w:pStyle w:val="TableParagraph"/>
                                    <w:spacing w:before="14" w:line="155" w:lineRule="exact"/>
                                    <w:ind w:left="2" w:right="6"/>
                                    <w:rPr>
                                      <w:sz w:val="16"/>
                                    </w:rPr>
                                  </w:pPr>
                                  <w:r>
                                    <w:rPr>
                                      <w:spacing w:val="-4"/>
                                      <w:sz w:val="16"/>
                                    </w:rPr>
                                    <w:t>0.56</w:t>
                                  </w:r>
                                </w:p>
                              </w:tc>
                              <w:tc>
                                <w:tcPr>
                                  <w:tcW w:w="800" w:type="dxa"/>
                                </w:tcPr>
                                <w:p w14:paraId="67416A76" w14:textId="77777777" w:rsidR="00D62403" w:rsidRDefault="00D62403">
                                  <w:pPr>
                                    <w:pStyle w:val="TableParagraph"/>
                                    <w:spacing w:before="14" w:line="155" w:lineRule="exact"/>
                                    <w:ind w:left="1" w:right="58"/>
                                    <w:rPr>
                                      <w:sz w:val="16"/>
                                    </w:rPr>
                                  </w:pPr>
                                  <w:r>
                                    <w:rPr>
                                      <w:w w:val="90"/>
                                      <w:sz w:val="16"/>
                                    </w:rPr>
                                    <w:t>-</w:t>
                                  </w:r>
                                  <w:r>
                                    <w:rPr>
                                      <w:spacing w:val="-2"/>
                                      <w:sz w:val="16"/>
                                    </w:rPr>
                                    <w:t>0.08*</w:t>
                                  </w:r>
                                </w:p>
                              </w:tc>
                            </w:tr>
                            <w:tr w:rsidR="00D62403" w14:paraId="1B311B8B" w14:textId="77777777">
                              <w:trPr>
                                <w:trHeight w:val="189"/>
                              </w:trPr>
                              <w:tc>
                                <w:tcPr>
                                  <w:tcW w:w="2961" w:type="dxa"/>
                                </w:tcPr>
                                <w:p w14:paraId="75B39DE2" w14:textId="77777777" w:rsidR="00D62403" w:rsidRDefault="00D62403">
                                  <w:pPr>
                                    <w:pStyle w:val="TableParagraph"/>
                                    <w:spacing w:before="14" w:line="155" w:lineRule="exact"/>
                                    <w:ind w:right="150"/>
                                    <w:jc w:val="right"/>
                                    <w:rPr>
                                      <w:sz w:val="16"/>
                                    </w:rPr>
                                  </w:pPr>
                                  <w:r>
                                    <w:rPr>
                                      <w:spacing w:val="-2"/>
                                      <w:sz w:val="16"/>
                                    </w:rPr>
                                    <w:t>(0.50)</w:t>
                                  </w:r>
                                </w:p>
                              </w:tc>
                              <w:tc>
                                <w:tcPr>
                                  <w:tcW w:w="739" w:type="dxa"/>
                                </w:tcPr>
                                <w:p w14:paraId="06BCD4BA" w14:textId="77777777" w:rsidR="00D62403" w:rsidRDefault="00D62403">
                                  <w:pPr>
                                    <w:pStyle w:val="TableParagraph"/>
                                    <w:spacing w:before="14" w:line="155" w:lineRule="exact"/>
                                    <w:rPr>
                                      <w:sz w:val="16"/>
                                    </w:rPr>
                                  </w:pPr>
                                  <w:r>
                                    <w:rPr>
                                      <w:spacing w:val="-2"/>
                                      <w:sz w:val="16"/>
                                    </w:rPr>
                                    <w:t>(0.50)</w:t>
                                  </w:r>
                                </w:p>
                              </w:tc>
                              <w:tc>
                                <w:tcPr>
                                  <w:tcW w:w="706" w:type="dxa"/>
                                </w:tcPr>
                                <w:p w14:paraId="15398D29" w14:textId="77777777" w:rsidR="00D62403" w:rsidRDefault="00D62403">
                                  <w:pPr>
                                    <w:pStyle w:val="TableParagraph"/>
                                    <w:spacing w:before="14" w:line="155" w:lineRule="exact"/>
                                    <w:ind w:left="58" w:right="25"/>
                                    <w:rPr>
                                      <w:sz w:val="16"/>
                                    </w:rPr>
                                  </w:pPr>
                                  <w:r>
                                    <w:rPr>
                                      <w:spacing w:val="-2"/>
                                      <w:sz w:val="16"/>
                                    </w:rPr>
                                    <w:t>(0.89)</w:t>
                                  </w:r>
                                </w:p>
                              </w:tc>
                              <w:tc>
                                <w:tcPr>
                                  <w:tcW w:w="706" w:type="dxa"/>
                                </w:tcPr>
                                <w:p w14:paraId="5BE90A1A" w14:textId="77777777" w:rsidR="00D62403" w:rsidRDefault="00D62403">
                                  <w:pPr>
                                    <w:pStyle w:val="TableParagraph"/>
                                    <w:spacing w:before="14" w:line="155" w:lineRule="exact"/>
                                    <w:ind w:right="152"/>
                                    <w:jc w:val="right"/>
                                    <w:rPr>
                                      <w:sz w:val="16"/>
                                    </w:rPr>
                                  </w:pPr>
                                  <w:r>
                                    <w:rPr>
                                      <w:spacing w:val="-2"/>
                                      <w:sz w:val="16"/>
                                    </w:rPr>
                                    <w:t>(0.45)</w:t>
                                  </w:r>
                                </w:p>
                              </w:tc>
                              <w:tc>
                                <w:tcPr>
                                  <w:tcW w:w="754" w:type="dxa"/>
                                </w:tcPr>
                                <w:p w14:paraId="163567BB" w14:textId="77777777" w:rsidR="00D62403" w:rsidRDefault="00D62403">
                                  <w:pPr>
                                    <w:pStyle w:val="TableParagraph"/>
                                    <w:spacing w:before="14" w:line="155" w:lineRule="exact"/>
                                    <w:ind w:right="15"/>
                                    <w:rPr>
                                      <w:sz w:val="16"/>
                                    </w:rPr>
                                  </w:pPr>
                                  <w:r>
                                    <w:rPr>
                                      <w:spacing w:val="-2"/>
                                      <w:sz w:val="16"/>
                                    </w:rPr>
                                    <w:t>(0.46)</w:t>
                                  </w:r>
                                </w:p>
                              </w:tc>
                              <w:tc>
                                <w:tcPr>
                                  <w:tcW w:w="772" w:type="dxa"/>
                                </w:tcPr>
                                <w:p w14:paraId="19D93412" w14:textId="77777777" w:rsidR="00D62403" w:rsidRDefault="00D62403">
                                  <w:pPr>
                                    <w:pStyle w:val="TableParagraph"/>
                                    <w:spacing w:before="14" w:line="155" w:lineRule="exact"/>
                                    <w:ind w:left="29" w:right="1"/>
                                    <w:rPr>
                                      <w:sz w:val="16"/>
                                    </w:rPr>
                                  </w:pPr>
                                  <w:r>
                                    <w:rPr>
                                      <w:spacing w:val="-2"/>
                                      <w:sz w:val="16"/>
                                    </w:rPr>
                                    <w:t>(0.55)</w:t>
                                  </w:r>
                                </w:p>
                              </w:tc>
                              <w:tc>
                                <w:tcPr>
                                  <w:tcW w:w="720" w:type="dxa"/>
                                </w:tcPr>
                                <w:p w14:paraId="3CAF66CA" w14:textId="77777777" w:rsidR="00D62403" w:rsidRDefault="00D62403">
                                  <w:pPr>
                                    <w:pStyle w:val="TableParagraph"/>
                                    <w:spacing w:before="14" w:line="155" w:lineRule="exact"/>
                                    <w:ind w:left="1" w:right="24"/>
                                    <w:rPr>
                                      <w:sz w:val="16"/>
                                    </w:rPr>
                                  </w:pPr>
                                  <w:r>
                                    <w:rPr>
                                      <w:spacing w:val="-2"/>
                                      <w:sz w:val="16"/>
                                    </w:rPr>
                                    <w:t>(0.48)</w:t>
                                  </w:r>
                                </w:p>
                              </w:tc>
                              <w:tc>
                                <w:tcPr>
                                  <w:tcW w:w="740" w:type="dxa"/>
                                </w:tcPr>
                                <w:p w14:paraId="30071B77" w14:textId="77777777" w:rsidR="00D62403" w:rsidRDefault="00D62403">
                                  <w:pPr>
                                    <w:pStyle w:val="TableParagraph"/>
                                    <w:spacing w:before="14" w:line="155" w:lineRule="exact"/>
                                    <w:ind w:left="1" w:right="6"/>
                                    <w:rPr>
                                      <w:sz w:val="16"/>
                                    </w:rPr>
                                  </w:pPr>
                                  <w:r>
                                    <w:rPr>
                                      <w:spacing w:val="-2"/>
                                      <w:sz w:val="16"/>
                                    </w:rPr>
                                    <w:t>(0.50)</w:t>
                                  </w:r>
                                </w:p>
                              </w:tc>
                              <w:tc>
                                <w:tcPr>
                                  <w:tcW w:w="800" w:type="dxa"/>
                                </w:tcPr>
                                <w:p w14:paraId="1BB57408" w14:textId="77777777" w:rsidR="00D62403" w:rsidRDefault="00D62403">
                                  <w:pPr>
                                    <w:pStyle w:val="TableParagraph"/>
                                    <w:spacing w:before="14" w:line="155" w:lineRule="exact"/>
                                    <w:ind w:right="58"/>
                                    <w:rPr>
                                      <w:sz w:val="16"/>
                                    </w:rPr>
                                  </w:pPr>
                                  <w:r>
                                    <w:rPr>
                                      <w:spacing w:val="-2"/>
                                      <w:sz w:val="16"/>
                                    </w:rPr>
                                    <w:t>(0.02)</w:t>
                                  </w:r>
                                </w:p>
                              </w:tc>
                            </w:tr>
                            <w:tr w:rsidR="00D62403" w14:paraId="59BA3170" w14:textId="77777777">
                              <w:trPr>
                                <w:trHeight w:val="189"/>
                              </w:trPr>
                              <w:tc>
                                <w:tcPr>
                                  <w:tcW w:w="2961" w:type="dxa"/>
                                </w:tcPr>
                                <w:p w14:paraId="45FA65A8" w14:textId="77777777" w:rsidR="00D62403" w:rsidRDefault="00D62403">
                                  <w:pPr>
                                    <w:pStyle w:val="TableParagraph"/>
                                    <w:tabs>
                                      <w:tab w:val="right" w:pos="2741"/>
                                    </w:tabs>
                                    <w:spacing w:before="14" w:line="155" w:lineRule="exact"/>
                                    <w:ind w:left="204"/>
                                    <w:jc w:val="left"/>
                                    <w:rPr>
                                      <w:sz w:val="16"/>
                                    </w:rPr>
                                  </w:pPr>
                                  <w:r>
                                    <w:rPr>
                                      <w:sz w:val="16"/>
                                    </w:rPr>
                                    <w:t>Severely</w:t>
                                  </w:r>
                                  <w:r>
                                    <w:rPr>
                                      <w:spacing w:val="22"/>
                                      <w:sz w:val="16"/>
                                    </w:rPr>
                                    <w:t xml:space="preserve"> </w:t>
                                  </w:r>
                                  <w:r>
                                    <w:rPr>
                                      <w:sz w:val="16"/>
                                    </w:rPr>
                                    <w:t>Food</w:t>
                                  </w:r>
                                  <w:r>
                                    <w:rPr>
                                      <w:spacing w:val="23"/>
                                      <w:sz w:val="16"/>
                                    </w:rPr>
                                    <w:t xml:space="preserve"> </w:t>
                                  </w:r>
                                  <w:r>
                                    <w:rPr>
                                      <w:spacing w:val="-2"/>
                                      <w:sz w:val="16"/>
                                    </w:rPr>
                                    <w:t>Insecure</w:t>
                                  </w:r>
                                  <w:r>
                                    <w:rPr>
                                      <w:rFonts w:ascii="Times New Roman"/>
                                      <w:sz w:val="16"/>
                                    </w:rPr>
                                    <w:tab/>
                                  </w:r>
                                  <w:r>
                                    <w:rPr>
                                      <w:spacing w:val="-4"/>
                                      <w:sz w:val="16"/>
                                    </w:rPr>
                                    <w:t>0.02</w:t>
                                  </w:r>
                                </w:p>
                              </w:tc>
                              <w:tc>
                                <w:tcPr>
                                  <w:tcW w:w="739" w:type="dxa"/>
                                </w:tcPr>
                                <w:p w14:paraId="321AC6C8" w14:textId="77777777" w:rsidR="00D62403" w:rsidRDefault="00D62403">
                                  <w:pPr>
                                    <w:pStyle w:val="TableParagraph"/>
                                    <w:spacing w:before="14" w:line="155" w:lineRule="exact"/>
                                    <w:rPr>
                                      <w:sz w:val="16"/>
                                    </w:rPr>
                                  </w:pPr>
                                  <w:r>
                                    <w:rPr>
                                      <w:spacing w:val="-4"/>
                                      <w:sz w:val="16"/>
                                    </w:rPr>
                                    <w:t>0.02</w:t>
                                  </w:r>
                                </w:p>
                              </w:tc>
                              <w:tc>
                                <w:tcPr>
                                  <w:tcW w:w="706" w:type="dxa"/>
                                </w:tcPr>
                                <w:p w14:paraId="4848BDF3" w14:textId="77777777" w:rsidR="00D62403" w:rsidRDefault="00D62403">
                                  <w:pPr>
                                    <w:pStyle w:val="TableParagraph"/>
                                    <w:spacing w:before="14" w:line="155" w:lineRule="exact"/>
                                    <w:ind w:left="57" w:right="25"/>
                                    <w:rPr>
                                      <w:sz w:val="16"/>
                                    </w:rPr>
                                  </w:pPr>
                                  <w:r>
                                    <w:rPr>
                                      <w:w w:val="85"/>
                                      <w:sz w:val="16"/>
                                    </w:rPr>
                                    <w:t>-</w:t>
                                  </w:r>
                                  <w:r>
                                    <w:rPr>
                                      <w:spacing w:val="-4"/>
                                      <w:w w:val="95"/>
                                      <w:sz w:val="16"/>
                                    </w:rPr>
                                    <w:t>0.00</w:t>
                                  </w:r>
                                </w:p>
                              </w:tc>
                              <w:tc>
                                <w:tcPr>
                                  <w:tcW w:w="706" w:type="dxa"/>
                                </w:tcPr>
                                <w:p w14:paraId="29ABDE35" w14:textId="77777777" w:rsidR="00D62403" w:rsidRDefault="00D62403">
                                  <w:pPr>
                                    <w:pStyle w:val="TableParagraph"/>
                                    <w:spacing w:before="14" w:line="155" w:lineRule="exact"/>
                                    <w:ind w:right="218"/>
                                    <w:jc w:val="right"/>
                                    <w:rPr>
                                      <w:sz w:val="16"/>
                                    </w:rPr>
                                  </w:pPr>
                                  <w:r>
                                    <w:rPr>
                                      <w:spacing w:val="-4"/>
                                      <w:sz w:val="16"/>
                                    </w:rPr>
                                    <w:t>0.04</w:t>
                                  </w:r>
                                </w:p>
                              </w:tc>
                              <w:tc>
                                <w:tcPr>
                                  <w:tcW w:w="754" w:type="dxa"/>
                                </w:tcPr>
                                <w:p w14:paraId="4178634E" w14:textId="77777777" w:rsidR="00D62403" w:rsidRDefault="00D62403">
                                  <w:pPr>
                                    <w:pStyle w:val="TableParagraph"/>
                                    <w:spacing w:before="14" w:line="155" w:lineRule="exact"/>
                                    <w:ind w:right="15"/>
                                    <w:rPr>
                                      <w:sz w:val="16"/>
                                    </w:rPr>
                                  </w:pPr>
                                  <w:r>
                                    <w:rPr>
                                      <w:spacing w:val="-4"/>
                                      <w:w w:val="105"/>
                                      <w:sz w:val="16"/>
                                    </w:rPr>
                                    <w:t>0.14</w:t>
                                  </w:r>
                                </w:p>
                              </w:tc>
                              <w:tc>
                                <w:tcPr>
                                  <w:tcW w:w="772" w:type="dxa"/>
                                </w:tcPr>
                                <w:p w14:paraId="42868F30" w14:textId="77777777" w:rsidR="00D62403" w:rsidRDefault="00D62403">
                                  <w:pPr>
                                    <w:pStyle w:val="TableParagraph"/>
                                    <w:spacing w:before="14" w:line="155" w:lineRule="exact"/>
                                    <w:ind w:left="29" w:right="1"/>
                                    <w:rPr>
                                      <w:sz w:val="16"/>
                                    </w:rPr>
                                  </w:pPr>
                                  <w:r>
                                    <w:rPr>
                                      <w:spacing w:val="-2"/>
                                      <w:w w:val="110"/>
                                      <w:sz w:val="16"/>
                                    </w:rPr>
                                    <w:t>0.11**</w:t>
                                  </w:r>
                                </w:p>
                              </w:tc>
                              <w:tc>
                                <w:tcPr>
                                  <w:tcW w:w="720" w:type="dxa"/>
                                </w:tcPr>
                                <w:p w14:paraId="3F2FF4D6" w14:textId="77777777" w:rsidR="00D62403" w:rsidRDefault="00D62403">
                                  <w:pPr>
                                    <w:pStyle w:val="TableParagraph"/>
                                    <w:spacing w:before="14" w:line="155" w:lineRule="exact"/>
                                    <w:ind w:left="1" w:right="24"/>
                                    <w:rPr>
                                      <w:sz w:val="16"/>
                                    </w:rPr>
                                  </w:pPr>
                                  <w:r>
                                    <w:rPr>
                                      <w:spacing w:val="-4"/>
                                      <w:sz w:val="16"/>
                                    </w:rPr>
                                    <w:t>0.03</w:t>
                                  </w:r>
                                </w:p>
                              </w:tc>
                              <w:tc>
                                <w:tcPr>
                                  <w:tcW w:w="740" w:type="dxa"/>
                                </w:tcPr>
                                <w:p w14:paraId="2DD08BC3" w14:textId="77777777" w:rsidR="00D62403" w:rsidRDefault="00D62403">
                                  <w:pPr>
                                    <w:pStyle w:val="TableParagraph"/>
                                    <w:spacing w:before="14" w:line="155" w:lineRule="exact"/>
                                    <w:ind w:left="1" w:right="6"/>
                                    <w:rPr>
                                      <w:sz w:val="16"/>
                                    </w:rPr>
                                  </w:pPr>
                                  <w:r>
                                    <w:rPr>
                                      <w:spacing w:val="-4"/>
                                      <w:sz w:val="16"/>
                                    </w:rPr>
                                    <w:t>0.07</w:t>
                                  </w:r>
                                </w:p>
                              </w:tc>
                              <w:tc>
                                <w:tcPr>
                                  <w:tcW w:w="800" w:type="dxa"/>
                                </w:tcPr>
                                <w:p w14:paraId="348E7F66" w14:textId="77777777" w:rsidR="00D62403" w:rsidRDefault="00D62403">
                                  <w:pPr>
                                    <w:pStyle w:val="TableParagraph"/>
                                    <w:spacing w:before="14" w:line="155" w:lineRule="exact"/>
                                    <w:ind w:right="58"/>
                                    <w:rPr>
                                      <w:sz w:val="16"/>
                                    </w:rPr>
                                  </w:pPr>
                                  <w:r>
                                    <w:rPr>
                                      <w:spacing w:val="-2"/>
                                      <w:sz w:val="16"/>
                                    </w:rPr>
                                    <w:t>0.04*</w:t>
                                  </w:r>
                                </w:p>
                              </w:tc>
                            </w:tr>
                            <w:tr w:rsidR="00D62403" w14:paraId="7064EFE5" w14:textId="77777777">
                              <w:trPr>
                                <w:trHeight w:val="189"/>
                              </w:trPr>
                              <w:tc>
                                <w:tcPr>
                                  <w:tcW w:w="2961" w:type="dxa"/>
                                </w:tcPr>
                                <w:p w14:paraId="5707772B" w14:textId="77777777" w:rsidR="00D62403" w:rsidRDefault="00D62403">
                                  <w:pPr>
                                    <w:pStyle w:val="TableParagraph"/>
                                    <w:spacing w:before="14" w:line="155" w:lineRule="exact"/>
                                    <w:ind w:right="150"/>
                                    <w:jc w:val="right"/>
                                    <w:rPr>
                                      <w:sz w:val="16"/>
                                    </w:rPr>
                                  </w:pPr>
                                  <w:r>
                                    <w:rPr>
                                      <w:spacing w:val="-2"/>
                                      <w:sz w:val="16"/>
                                    </w:rPr>
                                    <w:t>(0.14)</w:t>
                                  </w:r>
                                </w:p>
                              </w:tc>
                              <w:tc>
                                <w:tcPr>
                                  <w:tcW w:w="739" w:type="dxa"/>
                                </w:tcPr>
                                <w:p w14:paraId="54739286" w14:textId="77777777" w:rsidR="00D62403" w:rsidRDefault="00D62403">
                                  <w:pPr>
                                    <w:pStyle w:val="TableParagraph"/>
                                    <w:spacing w:before="14" w:line="155" w:lineRule="exact"/>
                                    <w:rPr>
                                      <w:sz w:val="16"/>
                                    </w:rPr>
                                  </w:pPr>
                                  <w:r>
                                    <w:rPr>
                                      <w:spacing w:val="-2"/>
                                      <w:sz w:val="16"/>
                                    </w:rPr>
                                    <w:t>(0.14)</w:t>
                                  </w:r>
                                </w:p>
                              </w:tc>
                              <w:tc>
                                <w:tcPr>
                                  <w:tcW w:w="706" w:type="dxa"/>
                                </w:tcPr>
                                <w:p w14:paraId="70C8F9B7" w14:textId="77777777" w:rsidR="00D62403" w:rsidRDefault="00D62403">
                                  <w:pPr>
                                    <w:pStyle w:val="TableParagraph"/>
                                    <w:spacing w:before="14" w:line="155" w:lineRule="exact"/>
                                    <w:ind w:left="58" w:right="25"/>
                                    <w:rPr>
                                      <w:sz w:val="16"/>
                                    </w:rPr>
                                  </w:pPr>
                                  <w:r>
                                    <w:rPr>
                                      <w:spacing w:val="-2"/>
                                      <w:sz w:val="16"/>
                                    </w:rPr>
                                    <w:t>(0.92)</w:t>
                                  </w:r>
                                </w:p>
                              </w:tc>
                              <w:tc>
                                <w:tcPr>
                                  <w:tcW w:w="706" w:type="dxa"/>
                                </w:tcPr>
                                <w:p w14:paraId="6920D5EB" w14:textId="77777777" w:rsidR="00D62403" w:rsidRDefault="00D62403">
                                  <w:pPr>
                                    <w:pStyle w:val="TableParagraph"/>
                                    <w:spacing w:before="14" w:line="155" w:lineRule="exact"/>
                                    <w:ind w:right="152"/>
                                    <w:jc w:val="right"/>
                                    <w:rPr>
                                      <w:sz w:val="16"/>
                                    </w:rPr>
                                  </w:pPr>
                                  <w:r>
                                    <w:rPr>
                                      <w:spacing w:val="-2"/>
                                      <w:sz w:val="16"/>
                                    </w:rPr>
                                    <w:t>(0.19)</w:t>
                                  </w:r>
                                </w:p>
                              </w:tc>
                              <w:tc>
                                <w:tcPr>
                                  <w:tcW w:w="754" w:type="dxa"/>
                                </w:tcPr>
                                <w:p w14:paraId="2BBB7CB4" w14:textId="77777777" w:rsidR="00D62403" w:rsidRDefault="00D62403">
                                  <w:pPr>
                                    <w:pStyle w:val="TableParagraph"/>
                                    <w:spacing w:before="14" w:line="155" w:lineRule="exact"/>
                                    <w:ind w:right="15"/>
                                    <w:rPr>
                                      <w:sz w:val="16"/>
                                    </w:rPr>
                                  </w:pPr>
                                  <w:r>
                                    <w:rPr>
                                      <w:spacing w:val="-2"/>
                                      <w:sz w:val="16"/>
                                    </w:rPr>
                                    <w:t>(0.35)</w:t>
                                  </w:r>
                                </w:p>
                              </w:tc>
                              <w:tc>
                                <w:tcPr>
                                  <w:tcW w:w="772" w:type="dxa"/>
                                </w:tcPr>
                                <w:p w14:paraId="52ABC12F" w14:textId="77777777" w:rsidR="00D62403" w:rsidRDefault="00D62403">
                                  <w:pPr>
                                    <w:pStyle w:val="TableParagraph"/>
                                    <w:spacing w:before="14" w:line="155" w:lineRule="exact"/>
                                    <w:ind w:left="29" w:right="1"/>
                                    <w:rPr>
                                      <w:sz w:val="16"/>
                                    </w:rPr>
                                  </w:pPr>
                                  <w:r>
                                    <w:rPr>
                                      <w:spacing w:val="-2"/>
                                      <w:sz w:val="16"/>
                                    </w:rPr>
                                    <w:t>(0.00)</w:t>
                                  </w:r>
                                </w:p>
                              </w:tc>
                              <w:tc>
                                <w:tcPr>
                                  <w:tcW w:w="720" w:type="dxa"/>
                                </w:tcPr>
                                <w:p w14:paraId="221EFFF8" w14:textId="77777777" w:rsidR="00D62403" w:rsidRDefault="00D62403">
                                  <w:pPr>
                                    <w:pStyle w:val="TableParagraph"/>
                                    <w:spacing w:before="14" w:line="155" w:lineRule="exact"/>
                                    <w:ind w:left="1" w:right="24"/>
                                    <w:rPr>
                                      <w:sz w:val="16"/>
                                    </w:rPr>
                                  </w:pPr>
                                  <w:r>
                                    <w:rPr>
                                      <w:spacing w:val="-2"/>
                                      <w:sz w:val="16"/>
                                    </w:rPr>
                                    <w:t>(0.18)</w:t>
                                  </w:r>
                                </w:p>
                              </w:tc>
                              <w:tc>
                                <w:tcPr>
                                  <w:tcW w:w="740" w:type="dxa"/>
                                </w:tcPr>
                                <w:p w14:paraId="1A4E830B" w14:textId="77777777" w:rsidR="00D62403" w:rsidRDefault="00D62403">
                                  <w:pPr>
                                    <w:pStyle w:val="TableParagraph"/>
                                    <w:spacing w:before="14" w:line="155" w:lineRule="exact"/>
                                    <w:ind w:left="1" w:right="6"/>
                                    <w:rPr>
                                      <w:sz w:val="16"/>
                                    </w:rPr>
                                  </w:pPr>
                                  <w:r>
                                    <w:rPr>
                                      <w:spacing w:val="-2"/>
                                      <w:sz w:val="16"/>
                                    </w:rPr>
                                    <w:t>(0.26)</w:t>
                                  </w:r>
                                </w:p>
                              </w:tc>
                              <w:tc>
                                <w:tcPr>
                                  <w:tcW w:w="800" w:type="dxa"/>
                                </w:tcPr>
                                <w:p w14:paraId="51060E71" w14:textId="77777777" w:rsidR="00D62403" w:rsidRDefault="00D62403">
                                  <w:pPr>
                                    <w:pStyle w:val="TableParagraph"/>
                                    <w:spacing w:before="14" w:line="155" w:lineRule="exact"/>
                                    <w:ind w:right="58"/>
                                    <w:rPr>
                                      <w:sz w:val="16"/>
                                    </w:rPr>
                                  </w:pPr>
                                  <w:r>
                                    <w:rPr>
                                      <w:spacing w:val="-2"/>
                                      <w:sz w:val="16"/>
                                    </w:rPr>
                                    <w:t>(0.01)</w:t>
                                  </w:r>
                                </w:p>
                              </w:tc>
                            </w:tr>
                            <w:tr w:rsidR="00D62403" w14:paraId="358A78D6" w14:textId="77777777">
                              <w:trPr>
                                <w:trHeight w:val="189"/>
                              </w:trPr>
                              <w:tc>
                                <w:tcPr>
                                  <w:tcW w:w="2961" w:type="dxa"/>
                                </w:tcPr>
                                <w:p w14:paraId="6B542524" w14:textId="77777777" w:rsidR="00D62403" w:rsidRDefault="00D62403">
                                  <w:pPr>
                                    <w:pStyle w:val="TableParagraph"/>
                                    <w:tabs>
                                      <w:tab w:val="right" w:pos="2742"/>
                                    </w:tabs>
                                    <w:spacing w:before="14" w:line="155" w:lineRule="exact"/>
                                    <w:ind w:left="204"/>
                                    <w:jc w:val="left"/>
                                    <w:rPr>
                                      <w:sz w:val="16"/>
                                    </w:rPr>
                                  </w:pPr>
                                  <w:r>
                                    <w:rPr>
                                      <w:sz w:val="16"/>
                                    </w:rPr>
                                    <w:t>Food</w:t>
                                  </w:r>
                                  <w:r>
                                    <w:rPr>
                                      <w:spacing w:val="16"/>
                                      <w:sz w:val="16"/>
                                    </w:rPr>
                                    <w:t xml:space="preserve"> </w:t>
                                  </w:r>
                                  <w:r>
                                    <w:rPr>
                                      <w:sz w:val="16"/>
                                    </w:rPr>
                                    <w:t>Insecure</w:t>
                                  </w:r>
                                  <w:r>
                                    <w:rPr>
                                      <w:spacing w:val="16"/>
                                      <w:sz w:val="16"/>
                                    </w:rPr>
                                    <w:t xml:space="preserve"> </w:t>
                                  </w:r>
                                  <w:r>
                                    <w:rPr>
                                      <w:spacing w:val="-2"/>
                                      <w:sz w:val="16"/>
                                    </w:rPr>
                                    <w:t>Group</w:t>
                                  </w:r>
                                  <w:r>
                                    <w:rPr>
                                      <w:rFonts w:ascii="Times New Roman"/>
                                      <w:sz w:val="16"/>
                                    </w:rPr>
                                    <w:tab/>
                                  </w:r>
                                  <w:r>
                                    <w:rPr>
                                      <w:spacing w:val="-4"/>
                                      <w:sz w:val="16"/>
                                    </w:rPr>
                                    <w:t>0.47</w:t>
                                  </w:r>
                                </w:p>
                              </w:tc>
                              <w:tc>
                                <w:tcPr>
                                  <w:tcW w:w="739" w:type="dxa"/>
                                </w:tcPr>
                                <w:p w14:paraId="1621C726" w14:textId="77777777" w:rsidR="00D62403" w:rsidRDefault="00D62403">
                                  <w:pPr>
                                    <w:pStyle w:val="TableParagraph"/>
                                    <w:spacing w:before="14" w:line="155" w:lineRule="exact"/>
                                    <w:rPr>
                                      <w:sz w:val="16"/>
                                    </w:rPr>
                                  </w:pPr>
                                  <w:r>
                                    <w:rPr>
                                      <w:spacing w:val="-4"/>
                                      <w:sz w:val="16"/>
                                    </w:rPr>
                                    <w:t>0.47</w:t>
                                  </w:r>
                                </w:p>
                              </w:tc>
                              <w:tc>
                                <w:tcPr>
                                  <w:tcW w:w="706" w:type="dxa"/>
                                </w:tcPr>
                                <w:p w14:paraId="28E1B407" w14:textId="77777777" w:rsidR="00D62403" w:rsidRDefault="00D62403">
                                  <w:pPr>
                                    <w:pStyle w:val="TableParagraph"/>
                                    <w:spacing w:before="14" w:line="155" w:lineRule="exact"/>
                                    <w:ind w:left="58" w:right="25"/>
                                    <w:rPr>
                                      <w:sz w:val="16"/>
                                    </w:rPr>
                                  </w:pPr>
                                  <w:r>
                                    <w:rPr>
                                      <w:spacing w:val="-4"/>
                                      <w:sz w:val="16"/>
                                    </w:rPr>
                                    <w:t>0.01</w:t>
                                  </w:r>
                                </w:p>
                              </w:tc>
                              <w:tc>
                                <w:tcPr>
                                  <w:tcW w:w="706" w:type="dxa"/>
                                </w:tcPr>
                                <w:p w14:paraId="75C4455C" w14:textId="77777777" w:rsidR="00D62403" w:rsidRDefault="00D62403">
                                  <w:pPr>
                                    <w:pStyle w:val="TableParagraph"/>
                                    <w:spacing w:before="14" w:line="155" w:lineRule="exact"/>
                                    <w:ind w:right="217"/>
                                    <w:jc w:val="right"/>
                                    <w:rPr>
                                      <w:sz w:val="16"/>
                                    </w:rPr>
                                  </w:pPr>
                                  <w:r>
                                    <w:rPr>
                                      <w:spacing w:val="-4"/>
                                      <w:sz w:val="16"/>
                                    </w:rPr>
                                    <w:t>0.76</w:t>
                                  </w:r>
                                </w:p>
                              </w:tc>
                              <w:tc>
                                <w:tcPr>
                                  <w:tcW w:w="754" w:type="dxa"/>
                                </w:tcPr>
                                <w:p w14:paraId="05A5CBF1" w14:textId="77777777" w:rsidR="00D62403" w:rsidRDefault="00D62403">
                                  <w:pPr>
                                    <w:pStyle w:val="TableParagraph"/>
                                    <w:spacing w:before="14" w:line="155" w:lineRule="exact"/>
                                    <w:ind w:left="1" w:right="15"/>
                                    <w:rPr>
                                      <w:sz w:val="16"/>
                                    </w:rPr>
                                  </w:pPr>
                                  <w:r>
                                    <w:rPr>
                                      <w:spacing w:val="-4"/>
                                      <w:sz w:val="16"/>
                                    </w:rPr>
                                    <w:t>0.84</w:t>
                                  </w:r>
                                </w:p>
                              </w:tc>
                              <w:tc>
                                <w:tcPr>
                                  <w:tcW w:w="772" w:type="dxa"/>
                                </w:tcPr>
                                <w:p w14:paraId="448D9738" w14:textId="77777777" w:rsidR="00D62403" w:rsidRDefault="00D62403">
                                  <w:pPr>
                                    <w:pStyle w:val="TableParagraph"/>
                                    <w:spacing w:before="14" w:line="155" w:lineRule="exact"/>
                                    <w:ind w:left="29"/>
                                    <w:rPr>
                                      <w:sz w:val="16"/>
                                    </w:rPr>
                                  </w:pPr>
                                  <w:r>
                                    <w:rPr>
                                      <w:spacing w:val="-2"/>
                                      <w:sz w:val="16"/>
                                    </w:rPr>
                                    <w:t>0.08*</w:t>
                                  </w:r>
                                </w:p>
                              </w:tc>
                              <w:tc>
                                <w:tcPr>
                                  <w:tcW w:w="720" w:type="dxa"/>
                                </w:tcPr>
                                <w:p w14:paraId="06EF21CE" w14:textId="77777777" w:rsidR="00D62403" w:rsidRDefault="00D62403">
                                  <w:pPr>
                                    <w:pStyle w:val="TableParagraph"/>
                                    <w:spacing w:before="14" w:line="155" w:lineRule="exact"/>
                                    <w:ind w:left="2" w:right="24"/>
                                    <w:rPr>
                                      <w:sz w:val="16"/>
                                    </w:rPr>
                                  </w:pPr>
                                  <w:r>
                                    <w:rPr>
                                      <w:spacing w:val="-4"/>
                                      <w:sz w:val="16"/>
                                    </w:rPr>
                                    <w:t>0.67</w:t>
                                  </w:r>
                                </w:p>
                              </w:tc>
                              <w:tc>
                                <w:tcPr>
                                  <w:tcW w:w="740" w:type="dxa"/>
                                </w:tcPr>
                                <w:p w14:paraId="1EF082E0" w14:textId="77777777" w:rsidR="00D62403" w:rsidRDefault="00D62403">
                                  <w:pPr>
                                    <w:pStyle w:val="TableParagraph"/>
                                    <w:spacing w:before="14" w:line="155" w:lineRule="exact"/>
                                    <w:ind w:left="2" w:right="6"/>
                                    <w:rPr>
                                      <w:sz w:val="16"/>
                                    </w:rPr>
                                  </w:pPr>
                                  <w:r>
                                    <w:rPr>
                                      <w:spacing w:val="-4"/>
                                      <w:sz w:val="16"/>
                                    </w:rPr>
                                    <w:t>0.63</w:t>
                                  </w:r>
                                </w:p>
                              </w:tc>
                              <w:tc>
                                <w:tcPr>
                                  <w:tcW w:w="800" w:type="dxa"/>
                                </w:tcPr>
                                <w:p w14:paraId="0BD99735" w14:textId="77777777" w:rsidR="00D62403" w:rsidRDefault="00D62403">
                                  <w:pPr>
                                    <w:pStyle w:val="TableParagraph"/>
                                    <w:spacing w:before="14" w:line="155" w:lineRule="exact"/>
                                    <w:ind w:left="1" w:right="58"/>
                                    <w:rPr>
                                      <w:sz w:val="16"/>
                                    </w:rPr>
                                  </w:pPr>
                                  <w:r>
                                    <w:rPr>
                                      <w:w w:val="90"/>
                                      <w:sz w:val="16"/>
                                    </w:rPr>
                                    <w:t>-</w:t>
                                  </w:r>
                                  <w:r>
                                    <w:rPr>
                                      <w:spacing w:val="-4"/>
                                      <w:sz w:val="16"/>
                                    </w:rPr>
                                    <w:t>0.04</w:t>
                                  </w:r>
                                </w:p>
                              </w:tc>
                            </w:tr>
                            <w:tr w:rsidR="00D62403" w14:paraId="06431649" w14:textId="77777777">
                              <w:trPr>
                                <w:trHeight w:val="202"/>
                              </w:trPr>
                              <w:tc>
                                <w:tcPr>
                                  <w:tcW w:w="2961" w:type="dxa"/>
                                  <w:tcBorders>
                                    <w:bottom w:val="single" w:sz="4" w:space="0" w:color="000000"/>
                                  </w:tcBorders>
                                </w:tcPr>
                                <w:p w14:paraId="1C4A8682" w14:textId="77777777" w:rsidR="00D62403" w:rsidRDefault="00D62403">
                                  <w:pPr>
                                    <w:pStyle w:val="TableParagraph"/>
                                    <w:spacing w:before="14" w:line="240" w:lineRule="auto"/>
                                    <w:ind w:right="150"/>
                                    <w:jc w:val="right"/>
                                    <w:rPr>
                                      <w:sz w:val="16"/>
                                    </w:rPr>
                                  </w:pPr>
                                  <w:r>
                                    <w:rPr>
                                      <w:spacing w:val="-2"/>
                                      <w:sz w:val="16"/>
                                    </w:rPr>
                                    <w:t>(0.50)</w:t>
                                  </w:r>
                                </w:p>
                              </w:tc>
                              <w:tc>
                                <w:tcPr>
                                  <w:tcW w:w="739" w:type="dxa"/>
                                  <w:tcBorders>
                                    <w:bottom w:val="single" w:sz="4" w:space="0" w:color="000000"/>
                                  </w:tcBorders>
                                </w:tcPr>
                                <w:p w14:paraId="7216D7C1" w14:textId="77777777" w:rsidR="00D62403" w:rsidRDefault="00D62403">
                                  <w:pPr>
                                    <w:pStyle w:val="TableParagraph"/>
                                    <w:spacing w:before="14" w:line="240" w:lineRule="auto"/>
                                    <w:rPr>
                                      <w:sz w:val="16"/>
                                    </w:rPr>
                                  </w:pPr>
                                  <w:r>
                                    <w:rPr>
                                      <w:spacing w:val="-2"/>
                                      <w:sz w:val="16"/>
                                    </w:rPr>
                                    <w:t>(0.50)</w:t>
                                  </w:r>
                                </w:p>
                              </w:tc>
                              <w:tc>
                                <w:tcPr>
                                  <w:tcW w:w="706" w:type="dxa"/>
                                  <w:tcBorders>
                                    <w:bottom w:val="single" w:sz="4" w:space="0" w:color="000000"/>
                                  </w:tcBorders>
                                </w:tcPr>
                                <w:p w14:paraId="715FFF98" w14:textId="77777777" w:rsidR="00D62403" w:rsidRDefault="00D62403">
                                  <w:pPr>
                                    <w:pStyle w:val="TableParagraph"/>
                                    <w:spacing w:before="14" w:line="240" w:lineRule="auto"/>
                                    <w:ind w:left="58" w:right="25"/>
                                    <w:rPr>
                                      <w:sz w:val="16"/>
                                    </w:rPr>
                                  </w:pPr>
                                  <w:r>
                                    <w:rPr>
                                      <w:spacing w:val="-2"/>
                                      <w:sz w:val="16"/>
                                    </w:rPr>
                                    <w:t>(0.91)</w:t>
                                  </w:r>
                                </w:p>
                              </w:tc>
                              <w:tc>
                                <w:tcPr>
                                  <w:tcW w:w="706" w:type="dxa"/>
                                  <w:tcBorders>
                                    <w:bottom w:val="single" w:sz="4" w:space="0" w:color="000000"/>
                                  </w:tcBorders>
                                </w:tcPr>
                                <w:p w14:paraId="0ADD6D6C" w14:textId="77777777" w:rsidR="00D62403" w:rsidRDefault="00D62403">
                                  <w:pPr>
                                    <w:pStyle w:val="TableParagraph"/>
                                    <w:spacing w:before="14" w:line="240" w:lineRule="auto"/>
                                    <w:ind w:right="152"/>
                                    <w:jc w:val="right"/>
                                    <w:rPr>
                                      <w:sz w:val="16"/>
                                    </w:rPr>
                                  </w:pPr>
                                  <w:r>
                                    <w:rPr>
                                      <w:spacing w:val="-2"/>
                                      <w:sz w:val="16"/>
                                    </w:rPr>
                                    <w:t>(0.43)</w:t>
                                  </w:r>
                                </w:p>
                              </w:tc>
                              <w:tc>
                                <w:tcPr>
                                  <w:tcW w:w="754" w:type="dxa"/>
                                  <w:tcBorders>
                                    <w:bottom w:val="single" w:sz="4" w:space="0" w:color="000000"/>
                                  </w:tcBorders>
                                </w:tcPr>
                                <w:p w14:paraId="6BBB7DCE" w14:textId="77777777" w:rsidR="00D62403" w:rsidRDefault="00D62403">
                                  <w:pPr>
                                    <w:pStyle w:val="TableParagraph"/>
                                    <w:spacing w:before="14" w:line="240" w:lineRule="auto"/>
                                    <w:ind w:right="15"/>
                                    <w:rPr>
                                      <w:sz w:val="16"/>
                                    </w:rPr>
                                  </w:pPr>
                                  <w:r>
                                    <w:rPr>
                                      <w:spacing w:val="-2"/>
                                      <w:sz w:val="16"/>
                                    </w:rPr>
                                    <w:t>(0.37)</w:t>
                                  </w:r>
                                </w:p>
                              </w:tc>
                              <w:tc>
                                <w:tcPr>
                                  <w:tcW w:w="772" w:type="dxa"/>
                                  <w:tcBorders>
                                    <w:bottom w:val="single" w:sz="4" w:space="0" w:color="000000"/>
                                  </w:tcBorders>
                                </w:tcPr>
                                <w:p w14:paraId="12D6432C" w14:textId="77777777" w:rsidR="00D62403" w:rsidRDefault="00D62403">
                                  <w:pPr>
                                    <w:pStyle w:val="TableParagraph"/>
                                    <w:spacing w:before="14" w:line="240" w:lineRule="auto"/>
                                    <w:ind w:left="29" w:right="1"/>
                                    <w:rPr>
                                      <w:sz w:val="16"/>
                                    </w:rPr>
                                  </w:pPr>
                                  <w:r>
                                    <w:rPr>
                                      <w:spacing w:val="-2"/>
                                      <w:sz w:val="16"/>
                                    </w:rPr>
                                    <w:t>(0.04)</w:t>
                                  </w:r>
                                </w:p>
                              </w:tc>
                              <w:tc>
                                <w:tcPr>
                                  <w:tcW w:w="720" w:type="dxa"/>
                                  <w:tcBorders>
                                    <w:bottom w:val="single" w:sz="4" w:space="0" w:color="000000"/>
                                  </w:tcBorders>
                                </w:tcPr>
                                <w:p w14:paraId="40DBA1DC" w14:textId="77777777" w:rsidR="00D62403" w:rsidRDefault="00D62403">
                                  <w:pPr>
                                    <w:pStyle w:val="TableParagraph"/>
                                    <w:spacing w:before="14" w:line="240" w:lineRule="auto"/>
                                    <w:ind w:left="1" w:right="24"/>
                                    <w:rPr>
                                      <w:sz w:val="16"/>
                                    </w:rPr>
                                  </w:pPr>
                                  <w:r>
                                    <w:rPr>
                                      <w:spacing w:val="-2"/>
                                      <w:sz w:val="16"/>
                                    </w:rPr>
                                    <w:t>(0.47)</w:t>
                                  </w:r>
                                </w:p>
                              </w:tc>
                              <w:tc>
                                <w:tcPr>
                                  <w:tcW w:w="740" w:type="dxa"/>
                                  <w:tcBorders>
                                    <w:bottom w:val="single" w:sz="4" w:space="0" w:color="000000"/>
                                  </w:tcBorders>
                                </w:tcPr>
                                <w:p w14:paraId="44DD5B93" w14:textId="77777777" w:rsidR="00D62403" w:rsidRDefault="00D62403">
                                  <w:pPr>
                                    <w:pStyle w:val="TableParagraph"/>
                                    <w:spacing w:before="14" w:line="240" w:lineRule="auto"/>
                                    <w:ind w:left="1" w:right="6"/>
                                    <w:rPr>
                                      <w:sz w:val="16"/>
                                    </w:rPr>
                                  </w:pPr>
                                  <w:r>
                                    <w:rPr>
                                      <w:spacing w:val="-2"/>
                                      <w:sz w:val="16"/>
                                    </w:rPr>
                                    <w:t>(0.48)</w:t>
                                  </w:r>
                                </w:p>
                              </w:tc>
                              <w:tc>
                                <w:tcPr>
                                  <w:tcW w:w="800" w:type="dxa"/>
                                  <w:tcBorders>
                                    <w:bottom w:val="single" w:sz="4" w:space="0" w:color="000000"/>
                                  </w:tcBorders>
                                </w:tcPr>
                                <w:p w14:paraId="7B0EEA65" w14:textId="77777777" w:rsidR="00D62403" w:rsidRDefault="00D62403">
                                  <w:pPr>
                                    <w:pStyle w:val="TableParagraph"/>
                                    <w:spacing w:before="14" w:line="240" w:lineRule="auto"/>
                                    <w:ind w:right="58"/>
                                    <w:rPr>
                                      <w:sz w:val="16"/>
                                    </w:rPr>
                                  </w:pPr>
                                  <w:r>
                                    <w:rPr>
                                      <w:spacing w:val="-2"/>
                                      <w:w w:val="105"/>
                                      <w:sz w:val="16"/>
                                    </w:rPr>
                                    <w:t>(0.21)</w:t>
                                  </w:r>
                                </w:p>
                              </w:tc>
                            </w:tr>
                            <w:tr w:rsidR="00D62403" w14:paraId="690DFF90" w14:textId="77777777">
                              <w:trPr>
                                <w:trHeight w:val="215"/>
                              </w:trPr>
                              <w:tc>
                                <w:tcPr>
                                  <w:tcW w:w="2961" w:type="dxa"/>
                                  <w:tcBorders>
                                    <w:top w:val="single" w:sz="4" w:space="0" w:color="000000"/>
                                    <w:bottom w:val="double" w:sz="4" w:space="0" w:color="000000"/>
                                  </w:tcBorders>
                                </w:tcPr>
                                <w:p w14:paraId="56BAB015" w14:textId="77777777" w:rsidR="00D62403" w:rsidRDefault="00D62403">
                                  <w:pPr>
                                    <w:pStyle w:val="TableParagraph"/>
                                    <w:tabs>
                                      <w:tab w:val="right" w:pos="2718"/>
                                    </w:tabs>
                                    <w:spacing w:line="167" w:lineRule="exact"/>
                                    <w:ind w:left="204"/>
                                    <w:jc w:val="left"/>
                                    <w:rPr>
                                      <w:sz w:val="16"/>
                                    </w:rPr>
                                  </w:pPr>
                                  <w:r>
                                    <w:rPr>
                                      <w:spacing w:val="-2"/>
                                      <w:sz w:val="16"/>
                                    </w:rPr>
                                    <w:t>Observations</w:t>
                                  </w:r>
                                  <w:r>
                                    <w:rPr>
                                      <w:rFonts w:ascii="Times New Roman"/>
                                      <w:sz w:val="16"/>
                                    </w:rPr>
                                    <w:tab/>
                                  </w:r>
                                  <w:r>
                                    <w:rPr>
                                      <w:spacing w:val="-5"/>
                                      <w:sz w:val="16"/>
                                    </w:rPr>
                                    <w:t>294</w:t>
                                  </w:r>
                                </w:p>
                              </w:tc>
                              <w:tc>
                                <w:tcPr>
                                  <w:tcW w:w="739" w:type="dxa"/>
                                  <w:tcBorders>
                                    <w:top w:val="single" w:sz="4" w:space="0" w:color="000000"/>
                                    <w:bottom w:val="double" w:sz="4" w:space="0" w:color="000000"/>
                                  </w:tcBorders>
                                </w:tcPr>
                                <w:p w14:paraId="5301ECFF" w14:textId="77777777" w:rsidR="00D62403" w:rsidRDefault="00D62403">
                                  <w:pPr>
                                    <w:pStyle w:val="TableParagraph"/>
                                    <w:spacing w:line="167" w:lineRule="exact"/>
                                    <w:rPr>
                                      <w:sz w:val="16"/>
                                    </w:rPr>
                                  </w:pPr>
                                  <w:r>
                                    <w:rPr>
                                      <w:spacing w:val="-5"/>
                                      <w:w w:val="110"/>
                                      <w:sz w:val="16"/>
                                    </w:rPr>
                                    <w:t>157</w:t>
                                  </w:r>
                                </w:p>
                              </w:tc>
                              <w:tc>
                                <w:tcPr>
                                  <w:tcW w:w="706" w:type="dxa"/>
                                  <w:tcBorders>
                                    <w:top w:val="single" w:sz="4" w:space="0" w:color="000000"/>
                                    <w:bottom w:val="double" w:sz="4" w:space="0" w:color="000000"/>
                                  </w:tcBorders>
                                </w:tcPr>
                                <w:p w14:paraId="0BEDC489" w14:textId="77777777" w:rsidR="00D62403" w:rsidRDefault="00D62403">
                                  <w:pPr>
                                    <w:pStyle w:val="TableParagraph"/>
                                    <w:spacing w:line="167" w:lineRule="exact"/>
                                    <w:ind w:left="57" w:right="25"/>
                                    <w:rPr>
                                      <w:sz w:val="16"/>
                                    </w:rPr>
                                  </w:pPr>
                                  <w:r>
                                    <w:rPr>
                                      <w:spacing w:val="-5"/>
                                      <w:w w:val="105"/>
                                      <w:sz w:val="16"/>
                                    </w:rPr>
                                    <w:t>451</w:t>
                                  </w:r>
                                </w:p>
                              </w:tc>
                              <w:tc>
                                <w:tcPr>
                                  <w:tcW w:w="706" w:type="dxa"/>
                                  <w:tcBorders>
                                    <w:top w:val="single" w:sz="4" w:space="0" w:color="000000"/>
                                    <w:bottom w:val="double" w:sz="4" w:space="0" w:color="000000"/>
                                  </w:tcBorders>
                                </w:tcPr>
                                <w:p w14:paraId="3B9983B4" w14:textId="77777777" w:rsidR="00D62403" w:rsidRDefault="00D62403">
                                  <w:pPr>
                                    <w:pStyle w:val="TableParagraph"/>
                                    <w:spacing w:line="167" w:lineRule="exact"/>
                                    <w:ind w:right="241"/>
                                    <w:jc w:val="right"/>
                                    <w:rPr>
                                      <w:sz w:val="16"/>
                                    </w:rPr>
                                  </w:pPr>
                                  <w:r>
                                    <w:rPr>
                                      <w:spacing w:val="-5"/>
                                      <w:sz w:val="16"/>
                                    </w:rPr>
                                    <w:t>675</w:t>
                                  </w:r>
                                </w:p>
                              </w:tc>
                              <w:tc>
                                <w:tcPr>
                                  <w:tcW w:w="754" w:type="dxa"/>
                                  <w:tcBorders>
                                    <w:top w:val="single" w:sz="4" w:space="0" w:color="000000"/>
                                    <w:bottom w:val="double" w:sz="4" w:space="0" w:color="000000"/>
                                  </w:tcBorders>
                                </w:tcPr>
                                <w:p w14:paraId="0B5E5242" w14:textId="77777777" w:rsidR="00D62403" w:rsidRDefault="00D62403">
                                  <w:pPr>
                                    <w:pStyle w:val="TableParagraph"/>
                                    <w:spacing w:line="167" w:lineRule="exact"/>
                                    <w:ind w:right="15"/>
                                    <w:rPr>
                                      <w:sz w:val="16"/>
                                    </w:rPr>
                                  </w:pPr>
                                  <w:r>
                                    <w:rPr>
                                      <w:spacing w:val="-5"/>
                                      <w:w w:val="110"/>
                                      <w:sz w:val="16"/>
                                    </w:rPr>
                                    <w:t>119</w:t>
                                  </w:r>
                                </w:p>
                              </w:tc>
                              <w:tc>
                                <w:tcPr>
                                  <w:tcW w:w="772" w:type="dxa"/>
                                  <w:tcBorders>
                                    <w:top w:val="single" w:sz="4" w:space="0" w:color="000000"/>
                                    <w:bottom w:val="double" w:sz="4" w:space="0" w:color="000000"/>
                                  </w:tcBorders>
                                </w:tcPr>
                                <w:p w14:paraId="3C86547E" w14:textId="77777777" w:rsidR="00D62403" w:rsidRDefault="00D62403">
                                  <w:pPr>
                                    <w:pStyle w:val="TableParagraph"/>
                                    <w:spacing w:line="167" w:lineRule="exact"/>
                                    <w:ind w:left="29" w:right="1"/>
                                    <w:rPr>
                                      <w:sz w:val="16"/>
                                    </w:rPr>
                                  </w:pPr>
                                  <w:r>
                                    <w:rPr>
                                      <w:spacing w:val="-5"/>
                                      <w:sz w:val="16"/>
                                    </w:rPr>
                                    <w:t>794</w:t>
                                  </w:r>
                                </w:p>
                              </w:tc>
                              <w:tc>
                                <w:tcPr>
                                  <w:tcW w:w="720" w:type="dxa"/>
                                  <w:tcBorders>
                                    <w:top w:val="single" w:sz="4" w:space="0" w:color="000000"/>
                                    <w:bottom w:val="double" w:sz="4" w:space="0" w:color="000000"/>
                                  </w:tcBorders>
                                </w:tcPr>
                                <w:p w14:paraId="08642731" w14:textId="77777777" w:rsidR="00D62403" w:rsidRDefault="00D62403">
                                  <w:pPr>
                                    <w:pStyle w:val="TableParagraph"/>
                                    <w:spacing w:line="167" w:lineRule="exact"/>
                                    <w:ind w:right="24"/>
                                    <w:rPr>
                                      <w:sz w:val="16"/>
                                    </w:rPr>
                                  </w:pPr>
                                  <w:r>
                                    <w:rPr>
                                      <w:spacing w:val="-5"/>
                                      <w:sz w:val="16"/>
                                    </w:rPr>
                                    <w:t>969</w:t>
                                  </w:r>
                                </w:p>
                              </w:tc>
                              <w:tc>
                                <w:tcPr>
                                  <w:tcW w:w="740" w:type="dxa"/>
                                  <w:tcBorders>
                                    <w:top w:val="single" w:sz="4" w:space="0" w:color="000000"/>
                                    <w:bottom w:val="double" w:sz="4" w:space="0" w:color="000000"/>
                                  </w:tcBorders>
                                </w:tcPr>
                                <w:p w14:paraId="054025DF" w14:textId="77777777" w:rsidR="00D62403" w:rsidRDefault="00D62403">
                                  <w:pPr>
                                    <w:pStyle w:val="TableParagraph"/>
                                    <w:spacing w:line="167" w:lineRule="exact"/>
                                    <w:ind w:right="6"/>
                                    <w:rPr>
                                      <w:sz w:val="16"/>
                                    </w:rPr>
                                  </w:pPr>
                                  <w:r>
                                    <w:rPr>
                                      <w:spacing w:val="-5"/>
                                      <w:sz w:val="16"/>
                                    </w:rPr>
                                    <w:t>276</w:t>
                                  </w:r>
                                </w:p>
                              </w:tc>
                              <w:tc>
                                <w:tcPr>
                                  <w:tcW w:w="800" w:type="dxa"/>
                                  <w:tcBorders>
                                    <w:top w:val="single" w:sz="4" w:space="0" w:color="000000"/>
                                    <w:bottom w:val="double" w:sz="4" w:space="0" w:color="000000"/>
                                  </w:tcBorders>
                                </w:tcPr>
                                <w:p w14:paraId="08F98FCA" w14:textId="77777777" w:rsidR="00D62403" w:rsidRDefault="00D62403">
                                  <w:pPr>
                                    <w:pStyle w:val="TableParagraph"/>
                                    <w:spacing w:line="167" w:lineRule="exact"/>
                                    <w:ind w:right="58"/>
                                    <w:rPr>
                                      <w:sz w:val="16"/>
                                    </w:rPr>
                                  </w:pPr>
                                  <w:r>
                                    <w:rPr>
                                      <w:spacing w:val="-2"/>
                                      <w:sz w:val="16"/>
                                    </w:rPr>
                                    <w:t>1,245</w:t>
                                  </w:r>
                                </w:p>
                              </w:tc>
                            </w:tr>
                          </w:tbl>
                          <w:p w14:paraId="59122694" w14:textId="77777777" w:rsidR="00D62403" w:rsidRDefault="00D62403" w:rsidP="00D62403">
                            <w:pPr>
                              <w:pStyle w:val="BodyText"/>
                            </w:pPr>
                          </w:p>
                        </w:txbxContent>
                      </wps:txbx>
                      <wps:bodyPr wrap="square" lIns="0" tIns="0" rIns="0" bIns="0" rtlCol="0">
                        <a:noAutofit/>
                      </wps:bodyPr>
                    </wps:wsp>
                  </a:graphicData>
                </a:graphic>
              </wp:anchor>
            </w:drawing>
          </mc:Choice>
          <mc:Fallback>
            <w:pict>
              <v:shape w14:anchorId="256E440C" id="Text Box 15" o:spid="_x0000_s1027" type="#_x0000_t202" style="position:absolute;left:0;text-align:left;margin-left:80.65pt;margin-top:6.95pt;width:450.7pt;height:80.4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961"/>
                        <w:gridCol w:w="739"/>
                        <w:gridCol w:w="706"/>
                        <w:gridCol w:w="706"/>
                        <w:gridCol w:w="754"/>
                        <w:gridCol w:w="772"/>
                        <w:gridCol w:w="720"/>
                        <w:gridCol w:w="740"/>
                        <w:gridCol w:w="800"/>
                      </w:tblGrid>
                      <w:tr w:rsidR="00D62403" w14:paraId="1DD666CB" w14:textId="77777777">
                        <w:trPr>
                          <w:trHeight w:val="207"/>
                        </w:trPr>
                        <w:tc>
                          <w:tcPr>
                            <w:tcW w:w="2961" w:type="dxa"/>
                          </w:tcPr>
                          <w:p w14:paraId="3F62D71F" w14:textId="77777777" w:rsidR="00D62403" w:rsidRDefault="00D62403">
                            <w:pPr>
                              <w:pStyle w:val="TableParagraph"/>
                              <w:spacing w:before="32" w:line="155" w:lineRule="exact"/>
                              <w:ind w:right="150"/>
                              <w:jc w:val="right"/>
                              <w:rPr>
                                <w:sz w:val="16"/>
                              </w:rPr>
                            </w:pPr>
                            <w:r>
                              <w:rPr>
                                <w:spacing w:val="-2"/>
                                <w:sz w:val="16"/>
                              </w:rPr>
                              <w:t>(0.50)</w:t>
                            </w:r>
                          </w:p>
                        </w:tc>
                        <w:tc>
                          <w:tcPr>
                            <w:tcW w:w="739" w:type="dxa"/>
                          </w:tcPr>
                          <w:p w14:paraId="4DE3A770" w14:textId="77777777" w:rsidR="00D62403" w:rsidRDefault="00D62403">
                            <w:pPr>
                              <w:pStyle w:val="TableParagraph"/>
                              <w:spacing w:before="32" w:line="155" w:lineRule="exact"/>
                              <w:rPr>
                                <w:sz w:val="16"/>
                              </w:rPr>
                            </w:pPr>
                            <w:r>
                              <w:rPr>
                                <w:spacing w:val="-2"/>
                                <w:sz w:val="16"/>
                              </w:rPr>
                              <w:t>(0.50)</w:t>
                            </w:r>
                          </w:p>
                        </w:tc>
                        <w:tc>
                          <w:tcPr>
                            <w:tcW w:w="706" w:type="dxa"/>
                          </w:tcPr>
                          <w:p w14:paraId="319B5219" w14:textId="77777777" w:rsidR="00D62403" w:rsidRDefault="00D62403">
                            <w:pPr>
                              <w:pStyle w:val="TableParagraph"/>
                              <w:spacing w:before="32" w:line="155" w:lineRule="exact"/>
                              <w:ind w:left="58" w:right="25"/>
                              <w:rPr>
                                <w:sz w:val="16"/>
                              </w:rPr>
                            </w:pPr>
                            <w:r>
                              <w:rPr>
                                <w:spacing w:val="-2"/>
                                <w:sz w:val="16"/>
                              </w:rPr>
                              <w:t>(0.86)</w:t>
                            </w:r>
                          </w:p>
                        </w:tc>
                        <w:tc>
                          <w:tcPr>
                            <w:tcW w:w="706" w:type="dxa"/>
                          </w:tcPr>
                          <w:p w14:paraId="2EA95DD4" w14:textId="77777777" w:rsidR="00D62403" w:rsidRDefault="00D62403">
                            <w:pPr>
                              <w:pStyle w:val="TableParagraph"/>
                              <w:spacing w:before="32" w:line="155" w:lineRule="exact"/>
                              <w:ind w:right="152"/>
                              <w:jc w:val="right"/>
                              <w:rPr>
                                <w:sz w:val="16"/>
                              </w:rPr>
                            </w:pPr>
                            <w:r>
                              <w:rPr>
                                <w:spacing w:val="-2"/>
                                <w:sz w:val="16"/>
                              </w:rPr>
                              <w:t>(0.43)</w:t>
                            </w:r>
                          </w:p>
                        </w:tc>
                        <w:tc>
                          <w:tcPr>
                            <w:tcW w:w="754" w:type="dxa"/>
                          </w:tcPr>
                          <w:p w14:paraId="32815234" w14:textId="77777777" w:rsidR="00D62403" w:rsidRDefault="00D62403">
                            <w:pPr>
                              <w:pStyle w:val="TableParagraph"/>
                              <w:spacing w:before="32" w:line="155" w:lineRule="exact"/>
                              <w:ind w:right="15"/>
                              <w:rPr>
                                <w:sz w:val="16"/>
                              </w:rPr>
                            </w:pPr>
                            <w:r>
                              <w:rPr>
                                <w:spacing w:val="-2"/>
                                <w:sz w:val="16"/>
                              </w:rPr>
                              <w:t>(0.35)</w:t>
                            </w:r>
                          </w:p>
                        </w:tc>
                        <w:tc>
                          <w:tcPr>
                            <w:tcW w:w="772" w:type="dxa"/>
                          </w:tcPr>
                          <w:p w14:paraId="263B539C" w14:textId="77777777" w:rsidR="00D62403" w:rsidRDefault="00D62403">
                            <w:pPr>
                              <w:pStyle w:val="TableParagraph"/>
                              <w:spacing w:before="32" w:line="155" w:lineRule="exact"/>
                              <w:ind w:left="29" w:right="1"/>
                              <w:rPr>
                                <w:sz w:val="16"/>
                              </w:rPr>
                            </w:pPr>
                            <w:r>
                              <w:rPr>
                                <w:spacing w:val="-2"/>
                                <w:sz w:val="16"/>
                              </w:rPr>
                              <w:t>(0.01)</w:t>
                            </w:r>
                          </w:p>
                        </w:tc>
                        <w:tc>
                          <w:tcPr>
                            <w:tcW w:w="720" w:type="dxa"/>
                          </w:tcPr>
                          <w:p w14:paraId="4D033C6C" w14:textId="77777777" w:rsidR="00D62403" w:rsidRDefault="00D62403">
                            <w:pPr>
                              <w:pStyle w:val="TableParagraph"/>
                              <w:spacing w:before="32" w:line="155" w:lineRule="exact"/>
                              <w:ind w:left="1" w:right="24"/>
                              <w:rPr>
                                <w:sz w:val="16"/>
                              </w:rPr>
                            </w:pPr>
                            <w:r>
                              <w:rPr>
                                <w:spacing w:val="-2"/>
                                <w:sz w:val="16"/>
                              </w:rPr>
                              <w:t>(0.47)</w:t>
                            </w:r>
                          </w:p>
                        </w:tc>
                        <w:tc>
                          <w:tcPr>
                            <w:tcW w:w="740" w:type="dxa"/>
                          </w:tcPr>
                          <w:p w14:paraId="1031D048" w14:textId="77777777" w:rsidR="00D62403" w:rsidRDefault="00D62403">
                            <w:pPr>
                              <w:pStyle w:val="TableParagraph"/>
                              <w:spacing w:before="32" w:line="155" w:lineRule="exact"/>
                              <w:ind w:left="1" w:right="6"/>
                              <w:rPr>
                                <w:sz w:val="16"/>
                              </w:rPr>
                            </w:pPr>
                            <w:r>
                              <w:rPr>
                                <w:spacing w:val="-2"/>
                                <w:sz w:val="16"/>
                              </w:rPr>
                              <w:t>(0.48)</w:t>
                            </w:r>
                          </w:p>
                        </w:tc>
                        <w:tc>
                          <w:tcPr>
                            <w:tcW w:w="800" w:type="dxa"/>
                          </w:tcPr>
                          <w:p w14:paraId="621013D9" w14:textId="77777777" w:rsidR="00D62403" w:rsidRDefault="00D62403">
                            <w:pPr>
                              <w:pStyle w:val="TableParagraph"/>
                              <w:spacing w:before="32" w:line="155" w:lineRule="exact"/>
                              <w:ind w:right="58"/>
                              <w:rPr>
                                <w:sz w:val="16"/>
                              </w:rPr>
                            </w:pPr>
                            <w:r>
                              <w:rPr>
                                <w:spacing w:val="-2"/>
                                <w:sz w:val="16"/>
                              </w:rPr>
                              <w:t>(0.25)</w:t>
                            </w:r>
                          </w:p>
                        </w:tc>
                      </w:tr>
                      <w:tr w:rsidR="00D62403" w14:paraId="539E29BA" w14:textId="77777777">
                        <w:trPr>
                          <w:trHeight w:val="189"/>
                        </w:trPr>
                        <w:tc>
                          <w:tcPr>
                            <w:tcW w:w="2961" w:type="dxa"/>
                          </w:tcPr>
                          <w:p w14:paraId="45322FFF" w14:textId="77777777" w:rsidR="00D62403" w:rsidRDefault="00D62403">
                            <w:pPr>
                              <w:pStyle w:val="TableParagraph"/>
                              <w:tabs>
                                <w:tab w:val="left" w:pos="2441"/>
                              </w:tabs>
                              <w:spacing w:before="14" w:line="155" w:lineRule="exact"/>
                              <w:ind w:left="204"/>
                              <w:jc w:val="left"/>
                              <w:rPr>
                                <w:sz w:val="16"/>
                              </w:rPr>
                            </w:pPr>
                            <w:r>
                              <w:rPr>
                                <w:sz w:val="16"/>
                              </w:rPr>
                              <w:t>Moderately</w:t>
                            </w:r>
                            <w:r>
                              <w:rPr>
                                <w:spacing w:val="35"/>
                                <w:sz w:val="16"/>
                              </w:rPr>
                              <w:t xml:space="preserve"> </w:t>
                            </w:r>
                            <w:r>
                              <w:rPr>
                                <w:sz w:val="16"/>
                              </w:rPr>
                              <w:t>Food</w:t>
                            </w:r>
                            <w:r>
                              <w:rPr>
                                <w:spacing w:val="35"/>
                                <w:sz w:val="16"/>
                              </w:rPr>
                              <w:t xml:space="preserve"> </w:t>
                            </w:r>
                            <w:r>
                              <w:rPr>
                                <w:spacing w:val="-2"/>
                                <w:sz w:val="16"/>
                              </w:rPr>
                              <w:t>Insecure</w:t>
                            </w:r>
                            <w:r>
                              <w:rPr>
                                <w:sz w:val="16"/>
                              </w:rPr>
                              <w:tab/>
                            </w:r>
                            <w:r>
                              <w:rPr>
                                <w:spacing w:val="-4"/>
                                <w:sz w:val="16"/>
                              </w:rPr>
                              <w:t>0.45</w:t>
                            </w:r>
                          </w:p>
                        </w:tc>
                        <w:tc>
                          <w:tcPr>
                            <w:tcW w:w="739" w:type="dxa"/>
                          </w:tcPr>
                          <w:p w14:paraId="31681098" w14:textId="77777777" w:rsidR="00D62403" w:rsidRDefault="00D62403">
                            <w:pPr>
                              <w:pStyle w:val="TableParagraph"/>
                              <w:spacing w:before="14" w:line="155" w:lineRule="exact"/>
                              <w:rPr>
                                <w:sz w:val="16"/>
                              </w:rPr>
                            </w:pPr>
                            <w:r>
                              <w:rPr>
                                <w:spacing w:val="-4"/>
                                <w:sz w:val="16"/>
                              </w:rPr>
                              <w:t>0.45</w:t>
                            </w:r>
                          </w:p>
                        </w:tc>
                        <w:tc>
                          <w:tcPr>
                            <w:tcW w:w="706" w:type="dxa"/>
                          </w:tcPr>
                          <w:p w14:paraId="00517196" w14:textId="77777777" w:rsidR="00D62403" w:rsidRDefault="00D62403">
                            <w:pPr>
                              <w:pStyle w:val="TableParagraph"/>
                              <w:spacing w:before="14" w:line="155" w:lineRule="exact"/>
                              <w:ind w:left="58" w:right="25"/>
                              <w:rPr>
                                <w:sz w:val="16"/>
                              </w:rPr>
                            </w:pPr>
                            <w:r>
                              <w:rPr>
                                <w:spacing w:val="-4"/>
                                <w:sz w:val="16"/>
                              </w:rPr>
                              <w:t>0.01</w:t>
                            </w:r>
                          </w:p>
                        </w:tc>
                        <w:tc>
                          <w:tcPr>
                            <w:tcW w:w="706" w:type="dxa"/>
                          </w:tcPr>
                          <w:p w14:paraId="4F7F3D37" w14:textId="77777777" w:rsidR="00D62403" w:rsidRDefault="00D62403">
                            <w:pPr>
                              <w:pStyle w:val="TableParagraph"/>
                              <w:spacing w:before="14" w:line="155" w:lineRule="exact"/>
                              <w:ind w:right="217"/>
                              <w:jc w:val="right"/>
                              <w:rPr>
                                <w:sz w:val="16"/>
                              </w:rPr>
                            </w:pPr>
                            <w:r>
                              <w:rPr>
                                <w:spacing w:val="-4"/>
                                <w:sz w:val="16"/>
                              </w:rPr>
                              <w:t>0.72</w:t>
                            </w:r>
                          </w:p>
                        </w:tc>
                        <w:tc>
                          <w:tcPr>
                            <w:tcW w:w="754" w:type="dxa"/>
                          </w:tcPr>
                          <w:p w14:paraId="5F5C49E3" w14:textId="77777777" w:rsidR="00D62403" w:rsidRDefault="00D62403">
                            <w:pPr>
                              <w:pStyle w:val="TableParagraph"/>
                              <w:spacing w:before="14" w:line="155" w:lineRule="exact"/>
                              <w:ind w:left="1" w:right="15"/>
                              <w:rPr>
                                <w:sz w:val="16"/>
                              </w:rPr>
                            </w:pPr>
                            <w:r>
                              <w:rPr>
                                <w:spacing w:val="-4"/>
                                <w:sz w:val="16"/>
                              </w:rPr>
                              <w:t>0.70</w:t>
                            </w:r>
                          </w:p>
                        </w:tc>
                        <w:tc>
                          <w:tcPr>
                            <w:tcW w:w="772" w:type="dxa"/>
                          </w:tcPr>
                          <w:p w14:paraId="728B68B2" w14:textId="77777777" w:rsidR="00D62403" w:rsidRDefault="00D62403">
                            <w:pPr>
                              <w:pStyle w:val="TableParagraph"/>
                              <w:spacing w:before="14" w:line="155" w:lineRule="exact"/>
                              <w:ind w:left="29"/>
                              <w:rPr>
                                <w:sz w:val="16"/>
                              </w:rPr>
                            </w:pPr>
                            <w:r>
                              <w:rPr>
                                <w:w w:val="90"/>
                                <w:sz w:val="16"/>
                              </w:rPr>
                              <w:t>-</w:t>
                            </w:r>
                            <w:r>
                              <w:rPr>
                                <w:spacing w:val="-4"/>
                                <w:sz w:val="16"/>
                              </w:rPr>
                              <w:t>0.03</w:t>
                            </w:r>
                          </w:p>
                        </w:tc>
                        <w:tc>
                          <w:tcPr>
                            <w:tcW w:w="720" w:type="dxa"/>
                          </w:tcPr>
                          <w:p w14:paraId="693C6FB2" w14:textId="77777777" w:rsidR="00D62403" w:rsidRDefault="00D62403">
                            <w:pPr>
                              <w:pStyle w:val="TableParagraph"/>
                              <w:spacing w:before="14" w:line="155" w:lineRule="exact"/>
                              <w:ind w:left="2" w:right="24"/>
                              <w:rPr>
                                <w:sz w:val="16"/>
                              </w:rPr>
                            </w:pPr>
                            <w:r>
                              <w:rPr>
                                <w:spacing w:val="-4"/>
                                <w:sz w:val="16"/>
                              </w:rPr>
                              <w:t>0.64</w:t>
                            </w:r>
                          </w:p>
                        </w:tc>
                        <w:tc>
                          <w:tcPr>
                            <w:tcW w:w="740" w:type="dxa"/>
                          </w:tcPr>
                          <w:p w14:paraId="4E95E365" w14:textId="77777777" w:rsidR="00D62403" w:rsidRDefault="00D62403">
                            <w:pPr>
                              <w:pStyle w:val="TableParagraph"/>
                              <w:spacing w:before="14" w:line="155" w:lineRule="exact"/>
                              <w:ind w:left="2" w:right="6"/>
                              <w:rPr>
                                <w:sz w:val="16"/>
                              </w:rPr>
                            </w:pPr>
                            <w:r>
                              <w:rPr>
                                <w:spacing w:val="-4"/>
                                <w:sz w:val="16"/>
                              </w:rPr>
                              <w:t>0.56</w:t>
                            </w:r>
                          </w:p>
                        </w:tc>
                        <w:tc>
                          <w:tcPr>
                            <w:tcW w:w="800" w:type="dxa"/>
                          </w:tcPr>
                          <w:p w14:paraId="67416A76" w14:textId="77777777" w:rsidR="00D62403" w:rsidRDefault="00D62403">
                            <w:pPr>
                              <w:pStyle w:val="TableParagraph"/>
                              <w:spacing w:before="14" w:line="155" w:lineRule="exact"/>
                              <w:ind w:left="1" w:right="58"/>
                              <w:rPr>
                                <w:sz w:val="16"/>
                              </w:rPr>
                            </w:pPr>
                            <w:r>
                              <w:rPr>
                                <w:w w:val="90"/>
                                <w:sz w:val="16"/>
                              </w:rPr>
                              <w:t>-</w:t>
                            </w:r>
                            <w:r>
                              <w:rPr>
                                <w:spacing w:val="-2"/>
                                <w:sz w:val="16"/>
                              </w:rPr>
                              <w:t>0.08*</w:t>
                            </w:r>
                          </w:p>
                        </w:tc>
                      </w:tr>
                      <w:tr w:rsidR="00D62403" w14:paraId="1B311B8B" w14:textId="77777777">
                        <w:trPr>
                          <w:trHeight w:val="189"/>
                        </w:trPr>
                        <w:tc>
                          <w:tcPr>
                            <w:tcW w:w="2961" w:type="dxa"/>
                          </w:tcPr>
                          <w:p w14:paraId="75B39DE2" w14:textId="77777777" w:rsidR="00D62403" w:rsidRDefault="00D62403">
                            <w:pPr>
                              <w:pStyle w:val="TableParagraph"/>
                              <w:spacing w:before="14" w:line="155" w:lineRule="exact"/>
                              <w:ind w:right="150"/>
                              <w:jc w:val="right"/>
                              <w:rPr>
                                <w:sz w:val="16"/>
                              </w:rPr>
                            </w:pPr>
                            <w:r>
                              <w:rPr>
                                <w:spacing w:val="-2"/>
                                <w:sz w:val="16"/>
                              </w:rPr>
                              <w:t>(0.50)</w:t>
                            </w:r>
                          </w:p>
                        </w:tc>
                        <w:tc>
                          <w:tcPr>
                            <w:tcW w:w="739" w:type="dxa"/>
                          </w:tcPr>
                          <w:p w14:paraId="06BCD4BA" w14:textId="77777777" w:rsidR="00D62403" w:rsidRDefault="00D62403">
                            <w:pPr>
                              <w:pStyle w:val="TableParagraph"/>
                              <w:spacing w:before="14" w:line="155" w:lineRule="exact"/>
                              <w:rPr>
                                <w:sz w:val="16"/>
                              </w:rPr>
                            </w:pPr>
                            <w:r>
                              <w:rPr>
                                <w:spacing w:val="-2"/>
                                <w:sz w:val="16"/>
                              </w:rPr>
                              <w:t>(0.50)</w:t>
                            </w:r>
                          </w:p>
                        </w:tc>
                        <w:tc>
                          <w:tcPr>
                            <w:tcW w:w="706" w:type="dxa"/>
                          </w:tcPr>
                          <w:p w14:paraId="15398D29" w14:textId="77777777" w:rsidR="00D62403" w:rsidRDefault="00D62403">
                            <w:pPr>
                              <w:pStyle w:val="TableParagraph"/>
                              <w:spacing w:before="14" w:line="155" w:lineRule="exact"/>
                              <w:ind w:left="58" w:right="25"/>
                              <w:rPr>
                                <w:sz w:val="16"/>
                              </w:rPr>
                            </w:pPr>
                            <w:r>
                              <w:rPr>
                                <w:spacing w:val="-2"/>
                                <w:sz w:val="16"/>
                              </w:rPr>
                              <w:t>(0.89)</w:t>
                            </w:r>
                          </w:p>
                        </w:tc>
                        <w:tc>
                          <w:tcPr>
                            <w:tcW w:w="706" w:type="dxa"/>
                          </w:tcPr>
                          <w:p w14:paraId="5BE90A1A" w14:textId="77777777" w:rsidR="00D62403" w:rsidRDefault="00D62403">
                            <w:pPr>
                              <w:pStyle w:val="TableParagraph"/>
                              <w:spacing w:before="14" w:line="155" w:lineRule="exact"/>
                              <w:ind w:right="152"/>
                              <w:jc w:val="right"/>
                              <w:rPr>
                                <w:sz w:val="16"/>
                              </w:rPr>
                            </w:pPr>
                            <w:r>
                              <w:rPr>
                                <w:spacing w:val="-2"/>
                                <w:sz w:val="16"/>
                              </w:rPr>
                              <w:t>(0.45)</w:t>
                            </w:r>
                          </w:p>
                        </w:tc>
                        <w:tc>
                          <w:tcPr>
                            <w:tcW w:w="754" w:type="dxa"/>
                          </w:tcPr>
                          <w:p w14:paraId="163567BB" w14:textId="77777777" w:rsidR="00D62403" w:rsidRDefault="00D62403">
                            <w:pPr>
                              <w:pStyle w:val="TableParagraph"/>
                              <w:spacing w:before="14" w:line="155" w:lineRule="exact"/>
                              <w:ind w:right="15"/>
                              <w:rPr>
                                <w:sz w:val="16"/>
                              </w:rPr>
                            </w:pPr>
                            <w:r>
                              <w:rPr>
                                <w:spacing w:val="-2"/>
                                <w:sz w:val="16"/>
                              </w:rPr>
                              <w:t>(0.46)</w:t>
                            </w:r>
                          </w:p>
                        </w:tc>
                        <w:tc>
                          <w:tcPr>
                            <w:tcW w:w="772" w:type="dxa"/>
                          </w:tcPr>
                          <w:p w14:paraId="19D93412" w14:textId="77777777" w:rsidR="00D62403" w:rsidRDefault="00D62403">
                            <w:pPr>
                              <w:pStyle w:val="TableParagraph"/>
                              <w:spacing w:before="14" w:line="155" w:lineRule="exact"/>
                              <w:ind w:left="29" w:right="1"/>
                              <w:rPr>
                                <w:sz w:val="16"/>
                              </w:rPr>
                            </w:pPr>
                            <w:r>
                              <w:rPr>
                                <w:spacing w:val="-2"/>
                                <w:sz w:val="16"/>
                              </w:rPr>
                              <w:t>(0.55)</w:t>
                            </w:r>
                          </w:p>
                        </w:tc>
                        <w:tc>
                          <w:tcPr>
                            <w:tcW w:w="720" w:type="dxa"/>
                          </w:tcPr>
                          <w:p w14:paraId="3CAF66CA" w14:textId="77777777" w:rsidR="00D62403" w:rsidRDefault="00D62403">
                            <w:pPr>
                              <w:pStyle w:val="TableParagraph"/>
                              <w:spacing w:before="14" w:line="155" w:lineRule="exact"/>
                              <w:ind w:left="1" w:right="24"/>
                              <w:rPr>
                                <w:sz w:val="16"/>
                              </w:rPr>
                            </w:pPr>
                            <w:r>
                              <w:rPr>
                                <w:spacing w:val="-2"/>
                                <w:sz w:val="16"/>
                              </w:rPr>
                              <w:t>(0.48)</w:t>
                            </w:r>
                          </w:p>
                        </w:tc>
                        <w:tc>
                          <w:tcPr>
                            <w:tcW w:w="740" w:type="dxa"/>
                          </w:tcPr>
                          <w:p w14:paraId="30071B77" w14:textId="77777777" w:rsidR="00D62403" w:rsidRDefault="00D62403">
                            <w:pPr>
                              <w:pStyle w:val="TableParagraph"/>
                              <w:spacing w:before="14" w:line="155" w:lineRule="exact"/>
                              <w:ind w:left="1" w:right="6"/>
                              <w:rPr>
                                <w:sz w:val="16"/>
                              </w:rPr>
                            </w:pPr>
                            <w:r>
                              <w:rPr>
                                <w:spacing w:val="-2"/>
                                <w:sz w:val="16"/>
                              </w:rPr>
                              <w:t>(0.50)</w:t>
                            </w:r>
                          </w:p>
                        </w:tc>
                        <w:tc>
                          <w:tcPr>
                            <w:tcW w:w="800" w:type="dxa"/>
                          </w:tcPr>
                          <w:p w14:paraId="1BB57408" w14:textId="77777777" w:rsidR="00D62403" w:rsidRDefault="00D62403">
                            <w:pPr>
                              <w:pStyle w:val="TableParagraph"/>
                              <w:spacing w:before="14" w:line="155" w:lineRule="exact"/>
                              <w:ind w:right="58"/>
                              <w:rPr>
                                <w:sz w:val="16"/>
                              </w:rPr>
                            </w:pPr>
                            <w:r>
                              <w:rPr>
                                <w:spacing w:val="-2"/>
                                <w:sz w:val="16"/>
                              </w:rPr>
                              <w:t>(0.02)</w:t>
                            </w:r>
                          </w:p>
                        </w:tc>
                      </w:tr>
                      <w:tr w:rsidR="00D62403" w14:paraId="59BA3170" w14:textId="77777777">
                        <w:trPr>
                          <w:trHeight w:val="189"/>
                        </w:trPr>
                        <w:tc>
                          <w:tcPr>
                            <w:tcW w:w="2961" w:type="dxa"/>
                          </w:tcPr>
                          <w:p w14:paraId="45FA65A8" w14:textId="77777777" w:rsidR="00D62403" w:rsidRDefault="00D62403">
                            <w:pPr>
                              <w:pStyle w:val="TableParagraph"/>
                              <w:tabs>
                                <w:tab w:val="right" w:pos="2741"/>
                              </w:tabs>
                              <w:spacing w:before="14" w:line="155" w:lineRule="exact"/>
                              <w:ind w:left="204"/>
                              <w:jc w:val="left"/>
                              <w:rPr>
                                <w:sz w:val="16"/>
                              </w:rPr>
                            </w:pPr>
                            <w:r>
                              <w:rPr>
                                <w:sz w:val="16"/>
                              </w:rPr>
                              <w:t>Severely</w:t>
                            </w:r>
                            <w:r>
                              <w:rPr>
                                <w:spacing w:val="22"/>
                                <w:sz w:val="16"/>
                              </w:rPr>
                              <w:t xml:space="preserve"> </w:t>
                            </w:r>
                            <w:r>
                              <w:rPr>
                                <w:sz w:val="16"/>
                              </w:rPr>
                              <w:t>Food</w:t>
                            </w:r>
                            <w:r>
                              <w:rPr>
                                <w:spacing w:val="23"/>
                                <w:sz w:val="16"/>
                              </w:rPr>
                              <w:t xml:space="preserve"> </w:t>
                            </w:r>
                            <w:r>
                              <w:rPr>
                                <w:spacing w:val="-2"/>
                                <w:sz w:val="16"/>
                              </w:rPr>
                              <w:t>Insecure</w:t>
                            </w:r>
                            <w:r>
                              <w:rPr>
                                <w:rFonts w:ascii="Times New Roman"/>
                                <w:sz w:val="16"/>
                              </w:rPr>
                              <w:tab/>
                            </w:r>
                            <w:r>
                              <w:rPr>
                                <w:spacing w:val="-4"/>
                                <w:sz w:val="16"/>
                              </w:rPr>
                              <w:t>0.02</w:t>
                            </w:r>
                          </w:p>
                        </w:tc>
                        <w:tc>
                          <w:tcPr>
                            <w:tcW w:w="739" w:type="dxa"/>
                          </w:tcPr>
                          <w:p w14:paraId="321AC6C8" w14:textId="77777777" w:rsidR="00D62403" w:rsidRDefault="00D62403">
                            <w:pPr>
                              <w:pStyle w:val="TableParagraph"/>
                              <w:spacing w:before="14" w:line="155" w:lineRule="exact"/>
                              <w:rPr>
                                <w:sz w:val="16"/>
                              </w:rPr>
                            </w:pPr>
                            <w:r>
                              <w:rPr>
                                <w:spacing w:val="-4"/>
                                <w:sz w:val="16"/>
                              </w:rPr>
                              <w:t>0.02</w:t>
                            </w:r>
                          </w:p>
                        </w:tc>
                        <w:tc>
                          <w:tcPr>
                            <w:tcW w:w="706" w:type="dxa"/>
                          </w:tcPr>
                          <w:p w14:paraId="4848BDF3" w14:textId="77777777" w:rsidR="00D62403" w:rsidRDefault="00D62403">
                            <w:pPr>
                              <w:pStyle w:val="TableParagraph"/>
                              <w:spacing w:before="14" w:line="155" w:lineRule="exact"/>
                              <w:ind w:left="57" w:right="25"/>
                              <w:rPr>
                                <w:sz w:val="16"/>
                              </w:rPr>
                            </w:pPr>
                            <w:r>
                              <w:rPr>
                                <w:w w:val="85"/>
                                <w:sz w:val="16"/>
                              </w:rPr>
                              <w:t>-</w:t>
                            </w:r>
                            <w:r>
                              <w:rPr>
                                <w:spacing w:val="-4"/>
                                <w:w w:val="95"/>
                                <w:sz w:val="16"/>
                              </w:rPr>
                              <w:t>0.00</w:t>
                            </w:r>
                          </w:p>
                        </w:tc>
                        <w:tc>
                          <w:tcPr>
                            <w:tcW w:w="706" w:type="dxa"/>
                          </w:tcPr>
                          <w:p w14:paraId="29ABDE35" w14:textId="77777777" w:rsidR="00D62403" w:rsidRDefault="00D62403">
                            <w:pPr>
                              <w:pStyle w:val="TableParagraph"/>
                              <w:spacing w:before="14" w:line="155" w:lineRule="exact"/>
                              <w:ind w:right="218"/>
                              <w:jc w:val="right"/>
                              <w:rPr>
                                <w:sz w:val="16"/>
                              </w:rPr>
                            </w:pPr>
                            <w:r>
                              <w:rPr>
                                <w:spacing w:val="-4"/>
                                <w:sz w:val="16"/>
                              </w:rPr>
                              <w:t>0.04</w:t>
                            </w:r>
                          </w:p>
                        </w:tc>
                        <w:tc>
                          <w:tcPr>
                            <w:tcW w:w="754" w:type="dxa"/>
                          </w:tcPr>
                          <w:p w14:paraId="4178634E" w14:textId="77777777" w:rsidR="00D62403" w:rsidRDefault="00D62403">
                            <w:pPr>
                              <w:pStyle w:val="TableParagraph"/>
                              <w:spacing w:before="14" w:line="155" w:lineRule="exact"/>
                              <w:ind w:right="15"/>
                              <w:rPr>
                                <w:sz w:val="16"/>
                              </w:rPr>
                            </w:pPr>
                            <w:r>
                              <w:rPr>
                                <w:spacing w:val="-4"/>
                                <w:w w:val="105"/>
                                <w:sz w:val="16"/>
                              </w:rPr>
                              <w:t>0.14</w:t>
                            </w:r>
                          </w:p>
                        </w:tc>
                        <w:tc>
                          <w:tcPr>
                            <w:tcW w:w="772" w:type="dxa"/>
                          </w:tcPr>
                          <w:p w14:paraId="42868F30" w14:textId="77777777" w:rsidR="00D62403" w:rsidRDefault="00D62403">
                            <w:pPr>
                              <w:pStyle w:val="TableParagraph"/>
                              <w:spacing w:before="14" w:line="155" w:lineRule="exact"/>
                              <w:ind w:left="29" w:right="1"/>
                              <w:rPr>
                                <w:sz w:val="16"/>
                              </w:rPr>
                            </w:pPr>
                            <w:r>
                              <w:rPr>
                                <w:spacing w:val="-2"/>
                                <w:w w:val="110"/>
                                <w:sz w:val="16"/>
                              </w:rPr>
                              <w:t>0.11**</w:t>
                            </w:r>
                          </w:p>
                        </w:tc>
                        <w:tc>
                          <w:tcPr>
                            <w:tcW w:w="720" w:type="dxa"/>
                          </w:tcPr>
                          <w:p w14:paraId="3F2FF4D6" w14:textId="77777777" w:rsidR="00D62403" w:rsidRDefault="00D62403">
                            <w:pPr>
                              <w:pStyle w:val="TableParagraph"/>
                              <w:spacing w:before="14" w:line="155" w:lineRule="exact"/>
                              <w:ind w:left="1" w:right="24"/>
                              <w:rPr>
                                <w:sz w:val="16"/>
                              </w:rPr>
                            </w:pPr>
                            <w:r>
                              <w:rPr>
                                <w:spacing w:val="-4"/>
                                <w:sz w:val="16"/>
                              </w:rPr>
                              <w:t>0.03</w:t>
                            </w:r>
                          </w:p>
                        </w:tc>
                        <w:tc>
                          <w:tcPr>
                            <w:tcW w:w="740" w:type="dxa"/>
                          </w:tcPr>
                          <w:p w14:paraId="2DD08BC3" w14:textId="77777777" w:rsidR="00D62403" w:rsidRDefault="00D62403">
                            <w:pPr>
                              <w:pStyle w:val="TableParagraph"/>
                              <w:spacing w:before="14" w:line="155" w:lineRule="exact"/>
                              <w:ind w:left="1" w:right="6"/>
                              <w:rPr>
                                <w:sz w:val="16"/>
                              </w:rPr>
                            </w:pPr>
                            <w:r>
                              <w:rPr>
                                <w:spacing w:val="-4"/>
                                <w:sz w:val="16"/>
                              </w:rPr>
                              <w:t>0.07</w:t>
                            </w:r>
                          </w:p>
                        </w:tc>
                        <w:tc>
                          <w:tcPr>
                            <w:tcW w:w="800" w:type="dxa"/>
                          </w:tcPr>
                          <w:p w14:paraId="348E7F66" w14:textId="77777777" w:rsidR="00D62403" w:rsidRDefault="00D62403">
                            <w:pPr>
                              <w:pStyle w:val="TableParagraph"/>
                              <w:spacing w:before="14" w:line="155" w:lineRule="exact"/>
                              <w:ind w:right="58"/>
                              <w:rPr>
                                <w:sz w:val="16"/>
                              </w:rPr>
                            </w:pPr>
                            <w:r>
                              <w:rPr>
                                <w:spacing w:val="-2"/>
                                <w:sz w:val="16"/>
                              </w:rPr>
                              <w:t>0.04*</w:t>
                            </w:r>
                          </w:p>
                        </w:tc>
                      </w:tr>
                      <w:tr w:rsidR="00D62403" w14:paraId="7064EFE5" w14:textId="77777777">
                        <w:trPr>
                          <w:trHeight w:val="189"/>
                        </w:trPr>
                        <w:tc>
                          <w:tcPr>
                            <w:tcW w:w="2961" w:type="dxa"/>
                          </w:tcPr>
                          <w:p w14:paraId="5707772B" w14:textId="77777777" w:rsidR="00D62403" w:rsidRDefault="00D62403">
                            <w:pPr>
                              <w:pStyle w:val="TableParagraph"/>
                              <w:spacing w:before="14" w:line="155" w:lineRule="exact"/>
                              <w:ind w:right="150"/>
                              <w:jc w:val="right"/>
                              <w:rPr>
                                <w:sz w:val="16"/>
                              </w:rPr>
                            </w:pPr>
                            <w:r>
                              <w:rPr>
                                <w:spacing w:val="-2"/>
                                <w:sz w:val="16"/>
                              </w:rPr>
                              <w:t>(0.14)</w:t>
                            </w:r>
                          </w:p>
                        </w:tc>
                        <w:tc>
                          <w:tcPr>
                            <w:tcW w:w="739" w:type="dxa"/>
                          </w:tcPr>
                          <w:p w14:paraId="54739286" w14:textId="77777777" w:rsidR="00D62403" w:rsidRDefault="00D62403">
                            <w:pPr>
                              <w:pStyle w:val="TableParagraph"/>
                              <w:spacing w:before="14" w:line="155" w:lineRule="exact"/>
                              <w:rPr>
                                <w:sz w:val="16"/>
                              </w:rPr>
                            </w:pPr>
                            <w:r>
                              <w:rPr>
                                <w:spacing w:val="-2"/>
                                <w:sz w:val="16"/>
                              </w:rPr>
                              <w:t>(0.14)</w:t>
                            </w:r>
                          </w:p>
                        </w:tc>
                        <w:tc>
                          <w:tcPr>
                            <w:tcW w:w="706" w:type="dxa"/>
                          </w:tcPr>
                          <w:p w14:paraId="70C8F9B7" w14:textId="77777777" w:rsidR="00D62403" w:rsidRDefault="00D62403">
                            <w:pPr>
                              <w:pStyle w:val="TableParagraph"/>
                              <w:spacing w:before="14" w:line="155" w:lineRule="exact"/>
                              <w:ind w:left="58" w:right="25"/>
                              <w:rPr>
                                <w:sz w:val="16"/>
                              </w:rPr>
                            </w:pPr>
                            <w:r>
                              <w:rPr>
                                <w:spacing w:val="-2"/>
                                <w:sz w:val="16"/>
                              </w:rPr>
                              <w:t>(0.92)</w:t>
                            </w:r>
                          </w:p>
                        </w:tc>
                        <w:tc>
                          <w:tcPr>
                            <w:tcW w:w="706" w:type="dxa"/>
                          </w:tcPr>
                          <w:p w14:paraId="6920D5EB" w14:textId="77777777" w:rsidR="00D62403" w:rsidRDefault="00D62403">
                            <w:pPr>
                              <w:pStyle w:val="TableParagraph"/>
                              <w:spacing w:before="14" w:line="155" w:lineRule="exact"/>
                              <w:ind w:right="152"/>
                              <w:jc w:val="right"/>
                              <w:rPr>
                                <w:sz w:val="16"/>
                              </w:rPr>
                            </w:pPr>
                            <w:r>
                              <w:rPr>
                                <w:spacing w:val="-2"/>
                                <w:sz w:val="16"/>
                              </w:rPr>
                              <w:t>(0.19)</w:t>
                            </w:r>
                          </w:p>
                        </w:tc>
                        <w:tc>
                          <w:tcPr>
                            <w:tcW w:w="754" w:type="dxa"/>
                          </w:tcPr>
                          <w:p w14:paraId="2BBB7CB4" w14:textId="77777777" w:rsidR="00D62403" w:rsidRDefault="00D62403">
                            <w:pPr>
                              <w:pStyle w:val="TableParagraph"/>
                              <w:spacing w:before="14" w:line="155" w:lineRule="exact"/>
                              <w:ind w:right="15"/>
                              <w:rPr>
                                <w:sz w:val="16"/>
                              </w:rPr>
                            </w:pPr>
                            <w:r>
                              <w:rPr>
                                <w:spacing w:val="-2"/>
                                <w:sz w:val="16"/>
                              </w:rPr>
                              <w:t>(0.35)</w:t>
                            </w:r>
                          </w:p>
                        </w:tc>
                        <w:tc>
                          <w:tcPr>
                            <w:tcW w:w="772" w:type="dxa"/>
                          </w:tcPr>
                          <w:p w14:paraId="52ABC12F" w14:textId="77777777" w:rsidR="00D62403" w:rsidRDefault="00D62403">
                            <w:pPr>
                              <w:pStyle w:val="TableParagraph"/>
                              <w:spacing w:before="14" w:line="155" w:lineRule="exact"/>
                              <w:ind w:left="29" w:right="1"/>
                              <w:rPr>
                                <w:sz w:val="16"/>
                              </w:rPr>
                            </w:pPr>
                            <w:r>
                              <w:rPr>
                                <w:spacing w:val="-2"/>
                                <w:sz w:val="16"/>
                              </w:rPr>
                              <w:t>(0.00)</w:t>
                            </w:r>
                          </w:p>
                        </w:tc>
                        <w:tc>
                          <w:tcPr>
                            <w:tcW w:w="720" w:type="dxa"/>
                          </w:tcPr>
                          <w:p w14:paraId="221EFFF8" w14:textId="77777777" w:rsidR="00D62403" w:rsidRDefault="00D62403">
                            <w:pPr>
                              <w:pStyle w:val="TableParagraph"/>
                              <w:spacing w:before="14" w:line="155" w:lineRule="exact"/>
                              <w:ind w:left="1" w:right="24"/>
                              <w:rPr>
                                <w:sz w:val="16"/>
                              </w:rPr>
                            </w:pPr>
                            <w:r>
                              <w:rPr>
                                <w:spacing w:val="-2"/>
                                <w:sz w:val="16"/>
                              </w:rPr>
                              <w:t>(0.18)</w:t>
                            </w:r>
                          </w:p>
                        </w:tc>
                        <w:tc>
                          <w:tcPr>
                            <w:tcW w:w="740" w:type="dxa"/>
                          </w:tcPr>
                          <w:p w14:paraId="1A4E830B" w14:textId="77777777" w:rsidR="00D62403" w:rsidRDefault="00D62403">
                            <w:pPr>
                              <w:pStyle w:val="TableParagraph"/>
                              <w:spacing w:before="14" w:line="155" w:lineRule="exact"/>
                              <w:ind w:left="1" w:right="6"/>
                              <w:rPr>
                                <w:sz w:val="16"/>
                              </w:rPr>
                            </w:pPr>
                            <w:r>
                              <w:rPr>
                                <w:spacing w:val="-2"/>
                                <w:sz w:val="16"/>
                              </w:rPr>
                              <w:t>(0.26)</w:t>
                            </w:r>
                          </w:p>
                        </w:tc>
                        <w:tc>
                          <w:tcPr>
                            <w:tcW w:w="800" w:type="dxa"/>
                          </w:tcPr>
                          <w:p w14:paraId="51060E71" w14:textId="77777777" w:rsidR="00D62403" w:rsidRDefault="00D62403">
                            <w:pPr>
                              <w:pStyle w:val="TableParagraph"/>
                              <w:spacing w:before="14" w:line="155" w:lineRule="exact"/>
                              <w:ind w:right="58"/>
                              <w:rPr>
                                <w:sz w:val="16"/>
                              </w:rPr>
                            </w:pPr>
                            <w:r>
                              <w:rPr>
                                <w:spacing w:val="-2"/>
                                <w:sz w:val="16"/>
                              </w:rPr>
                              <w:t>(0.01)</w:t>
                            </w:r>
                          </w:p>
                        </w:tc>
                      </w:tr>
                      <w:tr w:rsidR="00D62403" w14:paraId="358A78D6" w14:textId="77777777">
                        <w:trPr>
                          <w:trHeight w:val="189"/>
                        </w:trPr>
                        <w:tc>
                          <w:tcPr>
                            <w:tcW w:w="2961" w:type="dxa"/>
                          </w:tcPr>
                          <w:p w14:paraId="6B542524" w14:textId="77777777" w:rsidR="00D62403" w:rsidRDefault="00D62403">
                            <w:pPr>
                              <w:pStyle w:val="TableParagraph"/>
                              <w:tabs>
                                <w:tab w:val="right" w:pos="2742"/>
                              </w:tabs>
                              <w:spacing w:before="14" w:line="155" w:lineRule="exact"/>
                              <w:ind w:left="204"/>
                              <w:jc w:val="left"/>
                              <w:rPr>
                                <w:sz w:val="16"/>
                              </w:rPr>
                            </w:pPr>
                            <w:r>
                              <w:rPr>
                                <w:sz w:val="16"/>
                              </w:rPr>
                              <w:t>Food</w:t>
                            </w:r>
                            <w:r>
                              <w:rPr>
                                <w:spacing w:val="16"/>
                                <w:sz w:val="16"/>
                              </w:rPr>
                              <w:t xml:space="preserve"> </w:t>
                            </w:r>
                            <w:r>
                              <w:rPr>
                                <w:sz w:val="16"/>
                              </w:rPr>
                              <w:t>Insecure</w:t>
                            </w:r>
                            <w:r>
                              <w:rPr>
                                <w:spacing w:val="16"/>
                                <w:sz w:val="16"/>
                              </w:rPr>
                              <w:t xml:space="preserve"> </w:t>
                            </w:r>
                            <w:r>
                              <w:rPr>
                                <w:spacing w:val="-2"/>
                                <w:sz w:val="16"/>
                              </w:rPr>
                              <w:t>Group</w:t>
                            </w:r>
                            <w:r>
                              <w:rPr>
                                <w:rFonts w:ascii="Times New Roman"/>
                                <w:sz w:val="16"/>
                              </w:rPr>
                              <w:tab/>
                            </w:r>
                            <w:r>
                              <w:rPr>
                                <w:spacing w:val="-4"/>
                                <w:sz w:val="16"/>
                              </w:rPr>
                              <w:t>0.47</w:t>
                            </w:r>
                          </w:p>
                        </w:tc>
                        <w:tc>
                          <w:tcPr>
                            <w:tcW w:w="739" w:type="dxa"/>
                          </w:tcPr>
                          <w:p w14:paraId="1621C726" w14:textId="77777777" w:rsidR="00D62403" w:rsidRDefault="00D62403">
                            <w:pPr>
                              <w:pStyle w:val="TableParagraph"/>
                              <w:spacing w:before="14" w:line="155" w:lineRule="exact"/>
                              <w:rPr>
                                <w:sz w:val="16"/>
                              </w:rPr>
                            </w:pPr>
                            <w:r>
                              <w:rPr>
                                <w:spacing w:val="-4"/>
                                <w:sz w:val="16"/>
                              </w:rPr>
                              <w:t>0.47</w:t>
                            </w:r>
                          </w:p>
                        </w:tc>
                        <w:tc>
                          <w:tcPr>
                            <w:tcW w:w="706" w:type="dxa"/>
                          </w:tcPr>
                          <w:p w14:paraId="28E1B407" w14:textId="77777777" w:rsidR="00D62403" w:rsidRDefault="00D62403">
                            <w:pPr>
                              <w:pStyle w:val="TableParagraph"/>
                              <w:spacing w:before="14" w:line="155" w:lineRule="exact"/>
                              <w:ind w:left="58" w:right="25"/>
                              <w:rPr>
                                <w:sz w:val="16"/>
                              </w:rPr>
                            </w:pPr>
                            <w:r>
                              <w:rPr>
                                <w:spacing w:val="-4"/>
                                <w:sz w:val="16"/>
                              </w:rPr>
                              <w:t>0.01</w:t>
                            </w:r>
                          </w:p>
                        </w:tc>
                        <w:tc>
                          <w:tcPr>
                            <w:tcW w:w="706" w:type="dxa"/>
                          </w:tcPr>
                          <w:p w14:paraId="75C4455C" w14:textId="77777777" w:rsidR="00D62403" w:rsidRDefault="00D62403">
                            <w:pPr>
                              <w:pStyle w:val="TableParagraph"/>
                              <w:spacing w:before="14" w:line="155" w:lineRule="exact"/>
                              <w:ind w:right="217"/>
                              <w:jc w:val="right"/>
                              <w:rPr>
                                <w:sz w:val="16"/>
                              </w:rPr>
                            </w:pPr>
                            <w:r>
                              <w:rPr>
                                <w:spacing w:val="-4"/>
                                <w:sz w:val="16"/>
                              </w:rPr>
                              <w:t>0.76</w:t>
                            </w:r>
                          </w:p>
                        </w:tc>
                        <w:tc>
                          <w:tcPr>
                            <w:tcW w:w="754" w:type="dxa"/>
                          </w:tcPr>
                          <w:p w14:paraId="05A5CBF1" w14:textId="77777777" w:rsidR="00D62403" w:rsidRDefault="00D62403">
                            <w:pPr>
                              <w:pStyle w:val="TableParagraph"/>
                              <w:spacing w:before="14" w:line="155" w:lineRule="exact"/>
                              <w:ind w:left="1" w:right="15"/>
                              <w:rPr>
                                <w:sz w:val="16"/>
                              </w:rPr>
                            </w:pPr>
                            <w:r>
                              <w:rPr>
                                <w:spacing w:val="-4"/>
                                <w:sz w:val="16"/>
                              </w:rPr>
                              <w:t>0.84</w:t>
                            </w:r>
                          </w:p>
                        </w:tc>
                        <w:tc>
                          <w:tcPr>
                            <w:tcW w:w="772" w:type="dxa"/>
                          </w:tcPr>
                          <w:p w14:paraId="448D9738" w14:textId="77777777" w:rsidR="00D62403" w:rsidRDefault="00D62403">
                            <w:pPr>
                              <w:pStyle w:val="TableParagraph"/>
                              <w:spacing w:before="14" w:line="155" w:lineRule="exact"/>
                              <w:ind w:left="29"/>
                              <w:rPr>
                                <w:sz w:val="16"/>
                              </w:rPr>
                            </w:pPr>
                            <w:r>
                              <w:rPr>
                                <w:spacing w:val="-2"/>
                                <w:sz w:val="16"/>
                              </w:rPr>
                              <w:t>0.08*</w:t>
                            </w:r>
                          </w:p>
                        </w:tc>
                        <w:tc>
                          <w:tcPr>
                            <w:tcW w:w="720" w:type="dxa"/>
                          </w:tcPr>
                          <w:p w14:paraId="06EF21CE" w14:textId="77777777" w:rsidR="00D62403" w:rsidRDefault="00D62403">
                            <w:pPr>
                              <w:pStyle w:val="TableParagraph"/>
                              <w:spacing w:before="14" w:line="155" w:lineRule="exact"/>
                              <w:ind w:left="2" w:right="24"/>
                              <w:rPr>
                                <w:sz w:val="16"/>
                              </w:rPr>
                            </w:pPr>
                            <w:r>
                              <w:rPr>
                                <w:spacing w:val="-4"/>
                                <w:sz w:val="16"/>
                              </w:rPr>
                              <w:t>0.67</w:t>
                            </w:r>
                          </w:p>
                        </w:tc>
                        <w:tc>
                          <w:tcPr>
                            <w:tcW w:w="740" w:type="dxa"/>
                          </w:tcPr>
                          <w:p w14:paraId="1EF082E0" w14:textId="77777777" w:rsidR="00D62403" w:rsidRDefault="00D62403">
                            <w:pPr>
                              <w:pStyle w:val="TableParagraph"/>
                              <w:spacing w:before="14" w:line="155" w:lineRule="exact"/>
                              <w:ind w:left="2" w:right="6"/>
                              <w:rPr>
                                <w:sz w:val="16"/>
                              </w:rPr>
                            </w:pPr>
                            <w:r>
                              <w:rPr>
                                <w:spacing w:val="-4"/>
                                <w:sz w:val="16"/>
                              </w:rPr>
                              <w:t>0.63</w:t>
                            </w:r>
                          </w:p>
                        </w:tc>
                        <w:tc>
                          <w:tcPr>
                            <w:tcW w:w="800" w:type="dxa"/>
                          </w:tcPr>
                          <w:p w14:paraId="0BD99735" w14:textId="77777777" w:rsidR="00D62403" w:rsidRDefault="00D62403">
                            <w:pPr>
                              <w:pStyle w:val="TableParagraph"/>
                              <w:spacing w:before="14" w:line="155" w:lineRule="exact"/>
                              <w:ind w:left="1" w:right="58"/>
                              <w:rPr>
                                <w:sz w:val="16"/>
                              </w:rPr>
                            </w:pPr>
                            <w:r>
                              <w:rPr>
                                <w:w w:val="90"/>
                                <w:sz w:val="16"/>
                              </w:rPr>
                              <w:t>-</w:t>
                            </w:r>
                            <w:r>
                              <w:rPr>
                                <w:spacing w:val="-4"/>
                                <w:sz w:val="16"/>
                              </w:rPr>
                              <w:t>0.04</w:t>
                            </w:r>
                          </w:p>
                        </w:tc>
                      </w:tr>
                      <w:tr w:rsidR="00D62403" w14:paraId="06431649" w14:textId="77777777">
                        <w:trPr>
                          <w:trHeight w:val="202"/>
                        </w:trPr>
                        <w:tc>
                          <w:tcPr>
                            <w:tcW w:w="2961" w:type="dxa"/>
                            <w:tcBorders>
                              <w:bottom w:val="single" w:sz="4" w:space="0" w:color="000000"/>
                            </w:tcBorders>
                          </w:tcPr>
                          <w:p w14:paraId="1C4A8682" w14:textId="77777777" w:rsidR="00D62403" w:rsidRDefault="00D62403">
                            <w:pPr>
                              <w:pStyle w:val="TableParagraph"/>
                              <w:spacing w:before="14" w:line="240" w:lineRule="auto"/>
                              <w:ind w:right="150"/>
                              <w:jc w:val="right"/>
                              <w:rPr>
                                <w:sz w:val="16"/>
                              </w:rPr>
                            </w:pPr>
                            <w:r>
                              <w:rPr>
                                <w:spacing w:val="-2"/>
                                <w:sz w:val="16"/>
                              </w:rPr>
                              <w:t>(0.50)</w:t>
                            </w:r>
                          </w:p>
                        </w:tc>
                        <w:tc>
                          <w:tcPr>
                            <w:tcW w:w="739" w:type="dxa"/>
                            <w:tcBorders>
                              <w:bottom w:val="single" w:sz="4" w:space="0" w:color="000000"/>
                            </w:tcBorders>
                          </w:tcPr>
                          <w:p w14:paraId="7216D7C1" w14:textId="77777777" w:rsidR="00D62403" w:rsidRDefault="00D62403">
                            <w:pPr>
                              <w:pStyle w:val="TableParagraph"/>
                              <w:spacing w:before="14" w:line="240" w:lineRule="auto"/>
                              <w:rPr>
                                <w:sz w:val="16"/>
                              </w:rPr>
                            </w:pPr>
                            <w:r>
                              <w:rPr>
                                <w:spacing w:val="-2"/>
                                <w:sz w:val="16"/>
                              </w:rPr>
                              <w:t>(0.50)</w:t>
                            </w:r>
                          </w:p>
                        </w:tc>
                        <w:tc>
                          <w:tcPr>
                            <w:tcW w:w="706" w:type="dxa"/>
                            <w:tcBorders>
                              <w:bottom w:val="single" w:sz="4" w:space="0" w:color="000000"/>
                            </w:tcBorders>
                          </w:tcPr>
                          <w:p w14:paraId="715FFF98" w14:textId="77777777" w:rsidR="00D62403" w:rsidRDefault="00D62403">
                            <w:pPr>
                              <w:pStyle w:val="TableParagraph"/>
                              <w:spacing w:before="14" w:line="240" w:lineRule="auto"/>
                              <w:ind w:left="58" w:right="25"/>
                              <w:rPr>
                                <w:sz w:val="16"/>
                              </w:rPr>
                            </w:pPr>
                            <w:r>
                              <w:rPr>
                                <w:spacing w:val="-2"/>
                                <w:sz w:val="16"/>
                              </w:rPr>
                              <w:t>(0.91)</w:t>
                            </w:r>
                          </w:p>
                        </w:tc>
                        <w:tc>
                          <w:tcPr>
                            <w:tcW w:w="706" w:type="dxa"/>
                            <w:tcBorders>
                              <w:bottom w:val="single" w:sz="4" w:space="0" w:color="000000"/>
                            </w:tcBorders>
                          </w:tcPr>
                          <w:p w14:paraId="0ADD6D6C" w14:textId="77777777" w:rsidR="00D62403" w:rsidRDefault="00D62403">
                            <w:pPr>
                              <w:pStyle w:val="TableParagraph"/>
                              <w:spacing w:before="14" w:line="240" w:lineRule="auto"/>
                              <w:ind w:right="152"/>
                              <w:jc w:val="right"/>
                              <w:rPr>
                                <w:sz w:val="16"/>
                              </w:rPr>
                            </w:pPr>
                            <w:r>
                              <w:rPr>
                                <w:spacing w:val="-2"/>
                                <w:sz w:val="16"/>
                              </w:rPr>
                              <w:t>(0.43)</w:t>
                            </w:r>
                          </w:p>
                        </w:tc>
                        <w:tc>
                          <w:tcPr>
                            <w:tcW w:w="754" w:type="dxa"/>
                            <w:tcBorders>
                              <w:bottom w:val="single" w:sz="4" w:space="0" w:color="000000"/>
                            </w:tcBorders>
                          </w:tcPr>
                          <w:p w14:paraId="6BBB7DCE" w14:textId="77777777" w:rsidR="00D62403" w:rsidRDefault="00D62403">
                            <w:pPr>
                              <w:pStyle w:val="TableParagraph"/>
                              <w:spacing w:before="14" w:line="240" w:lineRule="auto"/>
                              <w:ind w:right="15"/>
                              <w:rPr>
                                <w:sz w:val="16"/>
                              </w:rPr>
                            </w:pPr>
                            <w:r>
                              <w:rPr>
                                <w:spacing w:val="-2"/>
                                <w:sz w:val="16"/>
                              </w:rPr>
                              <w:t>(0.37)</w:t>
                            </w:r>
                          </w:p>
                        </w:tc>
                        <w:tc>
                          <w:tcPr>
                            <w:tcW w:w="772" w:type="dxa"/>
                            <w:tcBorders>
                              <w:bottom w:val="single" w:sz="4" w:space="0" w:color="000000"/>
                            </w:tcBorders>
                          </w:tcPr>
                          <w:p w14:paraId="12D6432C" w14:textId="77777777" w:rsidR="00D62403" w:rsidRDefault="00D62403">
                            <w:pPr>
                              <w:pStyle w:val="TableParagraph"/>
                              <w:spacing w:before="14" w:line="240" w:lineRule="auto"/>
                              <w:ind w:left="29" w:right="1"/>
                              <w:rPr>
                                <w:sz w:val="16"/>
                              </w:rPr>
                            </w:pPr>
                            <w:r>
                              <w:rPr>
                                <w:spacing w:val="-2"/>
                                <w:sz w:val="16"/>
                              </w:rPr>
                              <w:t>(0.04)</w:t>
                            </w:r>
                          </w:p>
                        </w:tc>
                        <w:tc>
                          <w:tcPr>
                            <w:tcW w:w="720" w:type="dxa"/>
                            <w:tcBorders>
                              <w:bottom w:val="single" w:sz="4" w:space="0" w:color="000000"/>
                            </w:tcBorders>
                          </w:tcPr>
                          <w:p w14:paraId="40DBA1DC" w14:textId="77777777" w:rsidR="00D62403" w:rsidRDefault="00D62403">
                            <w:pPr>
                              <w:pStyle w:val="TableParagraph"/>
                              <w:spacing w:before="14" w:line="240" w:lineRule="auto"/>
                              <w:ind w:left="1" w:right="24"/>
                              <w:rPr>
                                <w:sz w:val="16"/>
                              </w:rPr>
                            </w:pPr>
                            <w:r>
                              <w:rPr>
                                <w:spacing w:val="-2"/>
                                <w:sz w:val="16"/>
                              </w:rPr>
                              <w:t>(0.47)</w:t>
                            </w:r>
                          </w:p>
                        </w:tc>
                        <w:tc>
                          <w:tcPr>
                            <w:tcW w:w="740" w:type="dxa"/>
                            <w:tcBorders>
                              <w:bottom w:val="single" w:sz="4" w:space="0" w:color="000000"/>
                            </w:tcBorders>
                          </w:tcPr>
                          <w:p w14:paraId="44DD5B93" w14:textId="77777777" w:rsidR="00D62403" w:rsidRDefault="00D62403">
                            <w:pPr>
                              <w:pStyle w:val="TableParagraph"/>
                              <w:spacing w:before="14" w:line="240" w:lineRule="auto"/>
                              <w:ind w:left="1" w:right="6"/>
                              <w:rPr>
                                <w:sz w:val="16"/>
                              </w:rPr>
                            </w:pPr>
                            <w:r>
                              <w:rPr>
                                <w:spacing w:val="-2"/>
                                <w:sz w:val="16"/>
                              </w:rPr>
                              <w:t>(0.48)</w:t>
                            </w:r>
                          </w:p>
                        </w:tc>
                        <w:tc>
                          <w:tcPr>
                            <w:tcW w:w="800" w:type="dxa"/>
                            <w:tcBorders>
                              <w:bottom w:val="single" w:sz="4" w:space="0" w:color="000000"/>
                            </w:tcBorders>
                          </w:tcPr>
                          <w:p w14:paraId="7B0EEA65" w14:textId="77777777" w:rsidR="00D62403" w:rsidRDefault="00D62403">
                            <w:pPr>
                              <w:pStyle w:val="TableParagraph"/>
                              <w:spacing w:before="14" w:line="240" w:lineRule="auto"/>
                              <w:ind w:right="58"/>
                              <w:rPr>
                                <w:sz w:val="16"/>
                              </w:rPr>
                            </w:pPr>
                            <w:r>
                              <w:rPr>
                                <w:spacing w:val="-2"/>
                                <w:w w:val="105"/>
                                <w:sz w:val="16"/>
                              </w:rPr>
                              <w:t>(0.21)</w:t>
                            </w:r>
                          </w:p>
                        </w:tc>
                      </w:tr>
                      <w:tr w:rsidR="00D62403" w14:paraId="690DFF90" w14:textId="77777777">
                        <w:trPr>
                          <w:trHeight w:val="215"/>
                        </w:trPr>
                        <w:tc>
                          <w:tcPr>
                            <w:tcW w:w="2961" w:type="dxa"/>
                            <w:tcBorders>
                              <w:top w:val="single" w:sz="4" w:space="0" w:color="000000"/>
                              <w:bottom w:val="double" w:sz="4" w:space="0" w:color="000000"/>
                            </w:tcBorders>
                          </w:tcPr>
                          <w:p w14:paraId="56BAB015" w14:textId="77777777" w:rsidR="00D62403" w:rsidRDefault="00D62403">
                            <w:pPr>
                              <w:pStyle w:val="TableParagraph"/>
                              <w:tabs>
                                <w:tab w:val="right" w:pos="2718"/>
                              </w:tabs>
                              <w:spacing w:line="167" w:lineRule="exact"/>
                              <w:ind w:left="204"/>
                              <w:jc w:val="left"/>
                              <w:rPr>
                                <w:sz w:val="16"/>
                              </w:rPr>
                            </w:pPr>
                            <w:r>
                              <w:rPr>
                                <w:spacing w:val="-2"/>
                                <w:sz w:val="16"/>
                              </w:rPr>
                              <w:t>Observations</w:t>
                            </w:r>
                            <w:r>
                              <w:rPr>
                                <w:rFonts w:ascii="Times New Roman"/>
                                <w:sz w:val="16"/>
                              </w:rPr>
                              <w:tab/>
                            </w:r>
                            <w:r>
                              <w:rPr>
                                <w:spacing w:val="-5"/>
                                <w:sz w:val="16"/>
                              </w:rPr>
                              <w:t>294</w:t>
                            </w:r>
                          </w:p>
                        </w:tc>
                        <w:tc>
                          <w:tcPr>
                            <w:tcW w:w="739" w:type="dxa"/>
                            <w:tcBorders>
                              <w:top w:val="single" w:sz="4" w:space="0" w:color="000000"/>
                              <w:bottom w:val="double" w:sz="4" w:space="0" w:color="000000"/>
                            </w:tcBorders>
                          </w:tcPr>
                          <w:p w14:paraId="5301ECFF" w14:textId="77777777" w:rsidR="00D62403" w:rsidRDefault="00D62403">
                            <w:pPr>
                              <w:pStyle w:val="TableParagraph"/>
                              <w:spacing w:line="167" w:lineRule="exact"/>
                              <w:rPr>
                                <w:sz w:val="16"/>
                              </w:rPr>
                            </w:pPr>
                            <w:r>
                              <w:rPr>
                                <w:spacing w:val="-5"/>
                                <w:w w:val="110"/>
                                <w:sz w:val="16"/>
                              </w:rPr>
                              <w:t>157</w:t>
                            </w:r>
                          </w:p>
                        </w:tc>
                        <w:tc>
                          <w:tcPr>
                            <w:tcW w:w="706" w:type="dxa"/>
                            <w:tcBorders>
                              <w:top w:val="single" w:sz="4" w:space="0" w:color="000000"/>
                              <w:bottom w:val="double" w:sz="4" w:space="0" w:color="000000"/>
                            </w:tcBorders>
                          </w:tcPr>
                          <w:p w14:paraId="0BEDC489" w14:textId="77777777" w:rsidR="00D62403" w:rsidRDefault="00D62403">
                            <w:pPr>
                              <w:pStyle w:val="TableParagraph"/>
                              <w:spacing w:line="167" w:lineRule="exact"/>
                              <w:ind w:left="57" w:right="25"/>
                              <w:rPr>
                                <w:sz w:val="16"/>
                              </w:rPr>
                            </w:pPr>
                            <w:r>
                              <w:rPr>
                                <w:spacing w:val="-5"/>
                                <w:w w:val="105"/>
                                <w:sz w:val="16"/>
                              </w:rPr>
                              <w:t>451</w:t>
                            </w:r>
                          </w:p>
                        </w:tc>
                        <w:tc>
                          <w:tcPr>
                            <w:tcW w:w="706" w:type="dxa"/>
                            <w:tcBorders>
                              <w:top w:val="single" w:sz="4" w:space="0" w:color="000000"/>
                              <w:bottom w:val="double" w:sz="4" w:space="0" w:color="000000"/>
                            </w:tcBorders>
                          </w:tcPr>
                          <w:p w14:paraId="3B9983B4" w14:textId="77777777" w:rsidR="00D62403" w:rsidRDefault="00D62403">
                            <w:pPr>
                              <w:pStyle w:val="TableParagraph"/>
                              <w:spacing w:line="167" w:lineRule="exact"/>
                              <w:ind w:right="241"/>
                              <w:jc w:val="right"/>
                              <w:rPr>
                                <w:sz w:val="16"/>
                              </w:rPr>
                            </w:pPr>
                            <w:r>
                              <w:rPr>
                                <w:spacing w:val="-5"/>
                                <w:sz w:val="16"/>
                              </w:rPr>
                              <w:t>675</w:t>
                            </w:r>
                          </w:p>
                        </w:tc>
                        <w:tc>
                          <w:tcPr>
                            <w:tcW w:w="754" w:type="dxa"/>
                            <w:tcBorders>
                              <w:top w:val="single" w:sz="4" w:space="0" w:color="000000"/>
                              <w:bottom w:val="double" w:sz="4" w:space="0" w:color="000000"/>
                            </w:tcBorders>
                          </w:tcPr>
                          <w:p w14:paraId="0B5E5242" w14:textId="77777777" w:rsidR="00D62403" w:rsidRDefault="00D62403">
                            <w:pPr>
                              <w:pStyle w:val="TableParagraph"/>
                              <w:spacing w:line="167" w:lineRule="exact"/>
                              <w:ind w:right="15"/>
                              <w:rPr>
                                <w:sz w:val="16"/>
                              </w:rPr>
                            </w:pPr>
                            <w:r>
                              <w:rPr>
                                <w:spacing w:val="-5"/>
                                <w:w w:val="110"/>
                                <w:sz w:val="16"/>
                              </w:rPr>
                              <w:t>119</w:t>
                            </w:r>
                          </w:p>
                        </w:tc>
                        <w:tc>
                          <w:tcPr>
                            <w:tcW w:w="772" w:type="dxa"/>
                            <w:tcBorders>
                              <w:top w:val="single" w:sz="4" w:space="0" w:color="000000"/>
                              <w:bottom w:val="double" w:sz="4" w:space="0" w:color="000000"/>
                            </w:tcBorders>
                          </w:tcPr>
                          <w:p w14:paraId="3C86547E" w14:textId="77777777" w:rsidR="00D62403" w:rsidRDefault="00D62403">
                            <w:pPr>
                              <w:pStyle w:val="TableParagraph"/>
                              <w:spacing w:line="167" w:lineRule="exact"/>
                              <w:ind w:left="29" w:right="1"/>
                              <w:rPr>
                                <w:sz w:val="16"/>
                              </w:rPr>
                            </w:pPr>
                            <w:r>
                              <w:rPr>
                                <w:spacing w:val="-5"/>
                                <w:sz w:val="16"/>
                              </w:rPr>
                              <w:t>794</w:t>
                            </w:r>
                          </w:p>
                        </w:tc>
                        <w:tc>
                          <w:tcPr>
                            <w:tcW w:w="720" w:type="dxa"/>
                            <w:tcBorders>
                              <w:top w:val="single" w:sz="4" w:space="0" w:color="000000"/>
                              <w:bottom w:val="double" w:sz="4" w:space="0" w:color="000000"/>
                            </w:tcBorders>
                          </w:tcPr>
                          <w:p w14:paraId="08642731" w14:textId="77777777" w:rsidR="00D62403" w:rsidRDefault="00D62403">
                            <w:pPr>
                              <w:pStyle w:val="TableParagraph"/>
                              <w:spacing w:line="167" w:lineRule="exact"/>
                              <w:ind w:right="24"/>
                              <w:rPr>
                                <w:sz w:val="16"/>
                              </w:rPr>
                            </w:pPr>
                            <w:r>
                              <w:rPr>
                                <w:spacing w:val="-5"/>
                                <w:sz w:val="16"/>
                              </w:rPr>
                              <w:t>969</w:t>
                            </w:r>
                          </w:p>
                        </w:tc>
                        <w:tc>
                          <w:tcPr>
                            <w:tcW w:w="740" w:type="dxa"/>
                            <w:tcBorders>
                              <w:top w:val="single" w:sz="4" w:space="0" w:color="000000"/>
                              <w:bottom w:val="double" w:sz="4" w:space="0" w:color="000000"/>
                            </w:tcBorders>
                          </w:tcPr>
                          <w:p w14:paraId="054025DF" w14:textId="77777777" w:rsidR="00D62403" w:rsidRDefault="00D62403">
                            <w:pPr>
                              <w:pStyle w:val="TableParagraph"/>
                              <w:spacing w:line="167" w:lineRule="exact"/>
                              <w:ind w:right="6"/>
                              <w:rPr>
                                <w:sz w:val="16"/>
                              </w:rPr>
                            </w:pPr>
                            <w:r>
                              <w:rPr>
                                <w:spacing w:val="-5"/>
                                <w:sz w:val="16"/>
                              </w:rPr>
                              <w:t>276</w:t>
                            </w:r>
                          </w:p>
                        </w:tc>
                        <w:tc>
                          <w:tcPr>
                            <w:tcW w:w="800" w:type="dxa"/>
                            <w:tcBorders>
                              <w:top w:val="single" w:sz="4" w:space="0" w:color="000000"/>
                              <w:bottom w:val="double" w:sz="4" w:space="0" w:color="000000"/>
                            </w:tcBorders>
                          </w:tcPr>
                          <w:p w14:paraId="08F98FCA" w14:textId="77777777" w:rsidR="00D62403" w:rsidRDefault="00D62403">
                            <w:pPr>
                              <w:pStyle w:val="TableParagraph"/>
                              <w:spacing w:line="167" w:lineRule="exact"/>
                              <w:ind w:right="58"/>
                              <w:rPr>
                                <w:sz w:val="16"/>
                              </w:rPr>
                            </w:pPr>
                            <w:r>
                              <w:rPr>
                                <w:spacing w:val="-2"/>
                                <w:sz w:val="16"/>
                              </w:rPr>
                              <w:t>1,245</w:t>
                            </w:r>
                          </w:p>
                        </w:tc>
                      </w:tr>
                    </w:tbl>
                    <w:p w14:paraId="59122694" w14:textId="77777777" w:rsidR="00D62403" w:rsidRDefault="00D62403" w:rsidP="00D62403">
                      <w:pPr>
                        <w:pStyle w:val="BodyText"/>
                      </w:pPr>
                    </w:p>
                  </w:txbxContent>
                </v:textbox>
                <w10:wrap anchorx="page"/>
              </v:shape>
            </w:pict>
          </mc:Fallback>
        </mc:AlternateContent>
      </w:r>
      <w:r>
        <w:rPr>
          <w:sz w:val="16"/>
        </w:rPr>
        <w:t>Marginally</w:t>
      </w:r>
      <w:r>
        <w:rPr>
          <w:spacing w:val="30"/>
          <w:sz w:val="16"/>
        </w:rPr>
        <w:t xml:space="preserve"> </w:t>
      </w:r>
      <w:r>
        <w:rPr>
          <w:sz w:val="16"/>
        </w:rPr>
        <w:t>Food</w:t>
      </w:r>
      <w:r>
        <w:rPr>
          <w:spacing w:val="31"/>
          <w:sz w:val="16"/>
        </w:rPr>
        <w:t xml:space="preserve"> </w:t>
      </w:r>
      <w:r>
        <w:rPr>
          <w:spacing w:val="-2"/>
          <w:sz w:val="16"/>
        </w:rPr>
        <w:t>Secure</w:t>
      </w:r>
      <w:r>
        <w:rPr>
          <w:sz w:val="16"/>
        </w:rPr>
        <w:tab/>
      </w:r>
      <w:r>
        <w:rPr>
          <w:spacing w:val="-4"/>
          <w:sz w:val="16"/>
        </w:rPr>
        <w:t>0.51</w:t>
      </w:r>
      <w:r>
        <w:rPr>
          <w:sz w:val="16"/>
        </w:rPr>
        <w:tab/>
      </w:r>
      <w:r>
        <w:rPr>
          <w:spacing w:val="-4"/>
          <w:sz w:val="16"/>
        </w:rPr>
        <w:t>0.52</w:t>
      </w:r>
      <w:r>
        <w:rPr>
          <w:sz w:val="16"/>
        </w:rPr>
        <w:tab/>
      </w:r>
      <w:r>
        <w:rPr>
          <w:spacing w:val="-4"/>
          <w:sz w:val="16"/>
        </w:rPr>
        <w:t>0.01</w:t>
      </w:r>
      <w:r>
        <w:rPr>
          <w:sz w:val="16"/>
        </w:rPr>
        <w:tab/>
      </w:r>
      <w:r>
        <w:rPr>
          <w:spacing w:val="-4"/>
          <w:sz w:val="16"/>
        </w:rPr>
        <w:t>0.24</w:t>
      </w:r>
      <w:r>
        <w:rPr>
          <w:sz w:val="16"/>
        </w:rPr>
        <w:tab/>
      </w:r>
      <w:r>
        <w:rPr>
          <w:spacing w:val="-4"/>
          <w:sz w:val="16"/>
        </w:rPr>
        <w:t>0.14</w:t>
      </w:r>
      <w:r>
        <w:rPr>
          <w:sz w:val="16"/>
        </w:rPr>
        <w:tab/>
      </w:r>
      <w:r>
        <w:rPr>
          <w:spacing w:val="-2"/>
          <w:sz w:val="16"/>
        </w:rPr>
        <w:t>-0.09**</w:t>
      </w:r>
      <w:r>
        <w:rPr>
          <w:sz w:val="16"/>
        </w:rPr>
        <w:tab/>
      </w:r>
      <w:r>
        <w:rPr>
          <w:spacing w:val="-4"/>
          <w:sz w:val="16"/>
        </w:rPr>
        <w:t>0.32</w:t>
      </w:r>
      <w:r>
        <w:rPr>
          <w:sz w:val="16"/>
        </w:rPr>
        <w:tab/>
      </w:r>
      <w:r>
        <w:rPr>
          <w:spacing w:val="-4"/>
          <w:sz w:val="16"/>
        </w:rPr>
        <w:t>0.36</w:t>
      </w:r>
      <w:r>
        <w:rPr>
          <w:rFonts w:ascii="Times New Roman"/>
          <w:sz w:val="16"/>
        </w:rPr>
        <w:tab/>
      </w:r>
      <w:r>
        <w:rPr>
          <w:spacing w:val="-4"/>
          <w:sz w:val="16"/>
        </w:rPr>
        <w:t>0.04</w:t>
      </w:r>
    </w:p>
    <w:p w14:paraId="7F7807E3" w14:textId="77777777" w:rsidR="00D62403" w:rsidRDefault="00D62403" w:rsidP="00D62403">
      <w:pPr>
        <w:pStyle w:val="BodyText"/>
        <w:rPr>
          <w:sz w:val="16"/>
        </w:rPr>
      </w:pPr>
    </w:p>
    <w:p w14:paraId="3AD392D1" w14:textId="77777777" w:rsidR="00D62403" w:rsidRDefault="00D62403" w:rsidP="00D62403">
      <w:pPr>
        <w:pStyle w:val="BodyText"/>
        <w:rPr>
          <w:sz w:val="16"/>
        </w:rPr>
      </w:pPr>
    </w:p>
    <w:p w14:paraId="61B41F6F" w14:textId="77777777" w:rsidR="00D62403" w:rsidRDefault="00D62403" w:rsidP="00D62403">
      <w:pPr>
        <w:pStyle w:val="BodyText"/>
        <w:rPr>
          <w:sz w:val="16"/>
        </w:rPr>
      </w:pPr>
    </w:p>
    <w:p w14:paraId="5626D86A" w14:textId="77777777" w:rsidR="00D62403" w:rsidRDefault="00D62403" w:rsidP="00D62403">
      <w:pPr>
        <w:pStyle w:val="BodyText"/>
        <w:rPr>
          <w:sz w:val="16"/>
        </w:rPr>
      </w:pPr>
    </w:p>
    <w:p w14:paraId="2B493459" w14:textId="77777777" w:rsidR="00D62403" w:rsidRDefault="00D62403" w:rsidP="00D62403">
      <w:pPr>
        <w:pStyle w:val="BodyText"/>
        <w:rPr>
          <w:sz w:val="16"/>
        </w:rPr>
      </w:pPr>
    </w:p>
    <w:p w14:paraId="326A0C01" w14:textId="77777777" w:rsidR="00D62403" w:rsidRDefault="00D62403" w:rsidP="00D62403">
      <w:pPr>
        <w:pStyle w:val="BodyText"/>
        <w:rPr>
          <w:sz w:val="16"/>
        </w:rPr>
      </w:pPr>
    </w:p>
    <w:p w14:paraId="295B5BC1" w14:textId="77777777" w:rsidR="00D62403" w:rsidRDefault="00D62403" w:rsidP="00D62403">
      <w:pPr>
        <w:pStyle w:val="BodyText"/>
        <w:rPr>
          <w:sz w:val="16"/>
        </w:rPr>
      </w:pPr>
    </w:p>
    <w:p w14:paraId="30DBC957" w14:textId="77777777" w:rsidR="00D62403" w:rsidRDefault="00D62403" w:rsidP="00D62403">
      <w:pPr>
        <w:pStyle w:val="BodyText"/>
        <w:spacing w:before="165"/>
        <w:rPr>
          <w:sz w:val="16"/>
        </w:rPr>
      </w:pPr>
    </w:p>
    <w:p w14:paraId="7AC7DA5B" w14:textId="77777777" w:rsidR="00D62403" w:rsidRDefault="00D62403" w:rsidP="00D62403">
      <w:pPr>
        <w:ind w:left="896"/>
        <w:rPr>
          <w:sz w:val="16"/>
        </w:rPr>
      </w:pPr>
      <w:r>
        <w:rPr>
          <w:w w:val="105"/>
          <w:sz w:val="16"/>
        </w:rPr>
        <w:t>Note:</w:t>
      </w:r>
      <w:r>
        <w:rPr>
          <w:spacing w:val="29"/>
          <w:w w:val="105"/>
          <w:sz w:val="16"/>
        </w:rPr>
        <w:t xml:space="preserve"> </w:t>
      </w:r>
      <w:r>
        <w:rPr>
          <w:w w:val="105"/>
          <w:sz w:val="16"/>
        </w:rPr>
        <w:t>Robust</w:t>
      </w:r>
      <w:r>
        <w:rPr>
          <w:spacing w:val="12"/>
          <w:w w:val="105"/>
          <w:sz w:val="16"/>
        </w:rPr>
        <w:t xml:space="preserve"> </w:t>
      </w:r>
      <w:r>
        <w:rPr>
          <w:w w:val="105"/>
          <w:sz w:val="16"/>
        </w:rPr>
        <w:t>standard</w:t>
      </w:r>
      <w:r>
        <w:rPr>
          <w:spacing w:val="12"/>
          <w:w w:val="105"/>
          <w:sz w:val="16"/>
        </w:rPr>
        <w:t xml:space="preserve"> </w:t>
      </w:r>
      <w:r>
        <w:rPr>
          <w:w w:val="105"/>
          <w:sz w:val="16"/>
        </w:rPr>
        <w:t>errors</w:t>
      </w:r>
      <w:r>
        <w:rPr>
          <w:spacing w:val="13"/>
          <w:w w:val="105"/>
          <w:sz w:val="16"/>
        </w:rPr>
        <w:t xml:space="preserve"> </w:t>
      </w:r>
      <w:r>
        <w:rPr>
          <w:w w:val="105"/>
          <w:sz w:val="16"/>
        </w:rPr>
        <w:t>in</w:t>
      </w:r>
      <w:r>
        <w:rPr>
          <w:spacing w:val="12"/>
          <w:w w:val="105"/>
          <w:sz w:val="16"/>
        </w:rPr>
        <w:t xml:space="preserve"> </w:t>
      </w:r>
      <w:r>
        <w:rPr>
          <w:w w:val="105"/>
          <w:sz w:val="16"/>
        </w:rPr>
        <w:t>parentheses;</w:t>
      </w:r>
      <w:r>
        <w:rPr>
          <w:spacing w:val="13"/>
          <w:w w:val="105"/>
          <w:sz w:val="16"/>
        </w:rPr>
        <w:t xml:space="preserve"> </w:t>
      </w:r>
      <w:r>
        <w:rPr>
          <w:w w:val="105"/>
          <w:sz w:val="16"/>
        </w:rPr>
        <w:t>*</w:t>
      </w:r>
      <w:r>
        <w:rPr>
          <w:spacing w:val="11"/>
          <w:w w:val="105"/>
          <w:sz w:val="16"/>
        </w:rPr>
        <w:t xml:space="preserve"> </w:t>
      </w:r>
      <w:r>
        <w:rPr>
          <w:w w:val="105"/>
          <w:sz w:val="16"/>
        </w:rPr>
        <w:t>p</w:t>
      </w:r>
      <w:r>
        <w:rPr>
          <w:rFonts w:ascii="Calibri"/>
          <w:i/>
          <w:w w:val="105"/>
          <w:sz w:val="16"/>
        </w:rPr>
        <w:t>&lt;</w:t>
      </w:r>
      <w:r>
        <w:rPr>
          <w:w w:val="105"/>
          <w:sz w:val="16"/>
        </w:rPr>
        <w:t>0.1,</w:t>
      </w:r>
      <w:r>
        <w:rPr>
          <w:spacing w:val="12"/>
          <w:w w:val="105"/>
          <w:sz w:val="16"/>
        </w:rPr>
        <w:t xml:space="preserve"> </w:t>
      </w:r>
      <w:r>
        <w:rPr>
          <w:w w:val="105"/>
          <w:sz w:val="16"/>
        </w:rPr>
        <w:t>**</w:t>
      </w:r>
      <w:r>
        <w:rPr>
          <w:spacing w:val="12"/>
          <w:w w:val="105"/>
          <w:sz w:val="16"/>
        </w:rPr>
        <w:t xml:space="preserve"> </w:t>
      </w:r>
      <w:r>
        <w:rPr>
          <w:w w:val="105"/>
          <w:sz w:val="16"/>
        </w:rPr>
        <w:t>p</w:t>
      </w:r>
      <w:r>
        <w:rPr>
          <w:rFonts w:ascii="Calibri"/>
          <w:i/>
          <w:w w:val="105"/>
          <w:sz w:val="16"/>
        </w:rPr>
        <w:t>&lt;</w:t>
      </w:r>
      <w:r>
        <w:rPr>
          <w:w w:val="105"/>
          <w:sz w:val="16"/>
        </w:rPr>
        <w:t>0.05,</w:t>
      </w:r>
      <w:r>
        <w:rPr>
          <w:spacing w:val="12"/>
          <w:w w:val="105"/>
          <w:sz w:val="16"/>
        </w:rPr>
        <w:t xml:space="preserve"> </w:t>
      </w:r>
      <w:r>
        <w:rPr>
          <w:w w:val="105"/>
          <w:sz w:val="16"/>
        </w:rPr>
        <w:t>***</w:t>
      </w:r>
      <w:r>
        <w:rPr>
          <w:spacing w:val="12"/>
          <w:w w:val="105"/>
          <w:sz w:val="16"/>
        </w:rPr>
        <w:t xml:space="preserve"> </w:t>
      </w:r>
      <w:r>
        <w:rPr>
          <w:spacing w:val="-2"/>
          <w:w w:val="105"/>
          <w:sz w:val="16"/>
        </w:rPr>
        <w:t>p</w:t>
      </w:r>
      <w:r>
        <w:rPr>
          <w:rFonts w:ascii="Calibri"/>
          <w:i/>
          <w:spacing w:val="-2"/>
          <w:w w:val="105"/>
          <w:sz w:val="16"/>
        </w:rPr>
        <w:t>&lt;</w:t>
      </w:r>
      <w:r>
        <w:rPr>
          <w:spacing w:val="-2"/>
          <w:w w:val="105"/>
          <w:sz w:val="16"/>
        </w:rPr>
        <w:t>0.01.</w:t>
      </w:r>
    </w:p>
    <w:p w14:paraId="6010C766" w14:textId="77777777" w:rsidR="00D62403" w:rsidRDefault="00D62403" w:rsidP="00D62403">
      <w:pPr>
        <w:pStyle w:val="BodyText"/>
        <w:spacing w:before="117"/>
        <w:rPr>
          <w:sz w:val="16"/>
        </w:rPr>
      </w:pPr>
    </w:p>
    <w:p w14:paraId="7EBE7515" w14:textId="77777777" w:rsidR="00D62403" w:rsidRDefault="00D62403" w:rsidP="00D62403">
      <w:pPr>
        <w:pStyle w:val="BodyText"/>
        <w:spacing w:before="1" w:line="314" w:lineRule="auto"/>
        <w:ind w:left="540" w:right="416"/>
        <w:jc w:val="both"/>
      </w:pPr>
      <w:r>
        <w:rPr>
          <w:spacing w:val="-2"/>
        </w:rPr>
        <w:t>The</w:t>
      </w:r>
      <w:r>
        <w:rPr>
          <w:spacing w:val="-8"/>
        </w:rPr>
        <w:t xml:space="preserve"> </w:t>
      </w:r>
      <w:r>
        <w:rPr>
          <w:spacing w:val="-2"/>
        </w:rPr>
        <w:t>next</w:t>
      </w:r>
      <w:r>
        <w:rPr>
          <w:spacing w:val="-8"/>
        </w:rPr>
        <w:t xml:space="preserve"> </w:t>
      </w:r>
      <w:r>
        <w:rPr>
          <w:spacing w:val="-2"/>
        </w:rPr>
        <w:t>level</w:t>
      </w:r>
      <w:r>
        <w:rPr>
          <w:spacing w:val="-8"/>
        </w:rPr>
        <w:t xml:space="preserve"> </w:t>
      </w:r>
      <w:r>
        <w:rPr>
          <w:spacing w:val="-2"/>
        </w:rPr>
        <w:t>of</w:t>
      </w:r>
      <w:r>
        <w:rPr>
          <w:spacing w:val="-8"/>
        </w:rPr>
        <w:t xml:space="preserve"> </w:t>
      </w:r>
      <w:r>
        <w:rPr>
          <w:spacing w:val="-2"/>
        </w:rPr>
        <w:t>analysis</w:t>
      </w:r>
      <w:r>
        <w:rPr>
          <w:spacing w:val="-8"/>
        </w:rPr>
        <w:t xml:space="preserve"> </w:t>
      </w:r>
      <w:r>
        <w:rPr>
          <w:spacing w:val="-2"/>
        </w:rPr>
        <w:t>looks</w:t>
      </w:r>
      <w:r>
        <w:rPr>
          <w:spacing w:val="-8"/>
        </w:rPr>
        <w:t xml:space="preserve"> </w:t>
      </w:r>
      <w:r>
        <w:rPr>
          <w:spacing w:val="-2"/>
        </w:rPr>
        <w:t>at</w:t>
      </w:r>
      <w:r>
        <w:rPr>
          <w:spacing w:val="-8"/>
        </w:rPr>
        <w:t xml:space="preserve"> </w:t>
      </w:r>
      <w:r>
        <w:rPr>
          <w:spacing w:val="-2"/>
        </w:rPr>
        <w:t>the</w:t>
      </w:r>
      <w:r>
        <w:rPr>
          <w:spacing w:val="-8"/>
        </w:rPr>
        <w:t xml:space="preserve"> </w:t>
      </w:r>
      <w:r>
        <w:rPr>
          <w:spacing w:val="-2"/>
        </w:rPr>
        <w:t>food</w:t>
      </w:r>
      <w:r>
        <w:rPr>
          <w:spacing w:val="-8"/>
        </w:rPr>
        <w:t xml:space="preserve"> </w:t>
      </w:r>
      <w:r>
        <w:rPr>
          <w:spacing w:val="-2"/>
        </w:rPr>
        <w:t>security</w:t>
      </w:r>
      <w:r>
        <w:rPr>
          <w:spacing w:val="-8"/>
        </w:rPr>
        <w:t xml:space="preserve"> </w:t>
      </w:r>
      <w:r>
        <w:rPr>
          <w:spacing w:val="-2"/>
        </w:rPr>
        <w:t>outcomes</w:t>
      </w:r>
      <w:r>
        <w:rPr>
          <w:spacing w:val="-8"/>
        </w:rPr>
        <w:t xml:space="preserve"> </w:t>
      </w:r>
      <w:r>
        <w:rPr>
          <w:spacing w:val="-2"/>
        </w:rPr>
        <w:t>using</w:t>
      </w:r>
      <w:r>
        <w:rPr>
          <w:spacing w:val="-8"/>
        </w:rPr>
        <w:t xml:space="preserve"> </w:t>
      </w:r>
      <w:r>
        <w:rPr>
          <w:spacing w:val="-2"/>
        </w:rPr>
        <w:t>a</w:t>
      </w:r>
      <w:r>
        <w:rPr>
          <w:spacing w:val="-8"/>
        </w:rPr>
        <w:t xml:space="preserve"> </w:t>
      </w:r>
      <w:r>
        <w:rPr>
          <w:spacing w:val="-2"/>
        </w:rPr>
        <w:t>paired</w:t>
      </w:r>
      <w:r>
        <w:rPr>
          <w:spacing w:val="-8"/>
        </w:rPr>
        <w:t xml:space="preserve"> </w:t>
      </w:r>
      <w:r>
        <w:rPr>
          <w:spacing w:val="-2"/>
        </w:rPr>
        <w:t>sample</w:t>
      </w:r>
      <w:r>
        <w:rPr>
          <w:spacing w:val="-8"/>
        </w:rPr>
        <w:t xml:space="preserve"> </w:t>
      </w:r>
      <w:r>
        <w:rPr>
          <w:spacing w:val="-2"/>
        </w:rPr>
        <w:t>t-test</w:t>
      </w:r>
      <w:r>
        <w:rPr>
          <w:spacing w:val="-8"/>
        </w:rPr>
        <w:t xml:space="preserve"> </w:t>
      </w:r>
      <w:r>
        <w:rPr>
          <w:spacing w:val="-2"/>
        </w:rPr>
        <w:t>of</w:t>
      </w:r>
      <w:r>
        <w:rPr>
          <w:spacing w:val="-8"/>
        </w:rPr>
        <w:t xml:space="preserve"> </w:t>
      </w:r>
      <w:r>
        <w:rPr>
          <w:spacing w:val="-2"/>
        </w:rPr>
        <w:t xml:space="preserve">means. </w:t>
      </w:r>
      <w:r>
        <w:t>Here, CARI is calculated for the same household/respondent using FES and Income source and income</w:t>
      </w:r>
      <w:r>
        <w:rPr>
          <w:spacing w:val="-14"/>
        </w:rPr>
        <w:t xml:space="preserve"> </w:t>
      </w:r>
      <w:r>
        <w:t>change</w:t>
      </w:r>
      <w:r>
        <w:rPr>
          <w:spacing w:val="-13"/>
        </w:rPr>
        <w:t xml:space="preserve"> </w:t>
      </w:r>
      <w:r>
        <w:t>separately.</w:t>
      </w:r>
      <w:r>
        <w:rPr>
          <w:spacing w:val="-4"/>
        </w:rPr>
        <w:t xml:space="preserve"> </w:t>
      </w:r>
      <w:r>
        <w:t>Table</w:t>
      </w:r>
      <w:r>
        <w:rPr>
          <w:spacing w:val="-13"/>
        </w:rPr>
        <w:t xml:space="preserve"> </w:t>
      </w:r>
      <w:r>
        <w:t>9</w:t>
      </w:r>
      <w:r>
        <w:rPr>
          <w:spacing w:val="-13"/>
        </w:rPr>
        <w:t xml:space="preserve"> </w:t>
      </w:r>
      <w:r>
        <w:t>presents</w:t>
      </w:r>
      <w:r>
        <w:rPr>
          <w:spacing w:val="-14"/>
        </w:rPr>
        <w:t xml:space="preserve"> </w:t>
      </w:r>
      <w:r>
        <w:t>the</w:t>
      </w:r>
      <w:r>
        <w:rPr>
          <w:spacing w:val="-13"/>
        </w:rPr>
        <w:t xml:space="preserve"> </w:t>
      </w:r>
      <w:r>
        <w:t>comparison</w:t>
      </w:r>
      <w:r>
        <w:rPr>
          <w:spacing w:val="-13"/>
        </w:rPr>
        <w:t xml:space="preserve"> </w:t>
      </w:r>
      <w:r>
        <w:t>for</w:t>
      </w:r>
      <w:r>
        <w:rPr>
          <w:spacing w:val="-13"/>
        </w:rPr>
        <w:t xml:space="preserve"> </w:t>
      </w:r>
      <w:r>
        <w:t>the</w:t>
      </w:r>
      <w:r>
        <w:rPr>
          <w:spacing w:val="-14"/>
        </w:rPr>
        <w:t xml:space="preserve"> </w:t>
      </w:r>
      <w:r>
        <w:t>paired</w:t>
      </w:r>
      <w:r>
        <w:rPr>
          <w:spacing w:val="-13"/>
        </w:rPr>
        <w:t xml:space="preserve"> </w:t>
      </w:r>
      <w:r>
        <w:t>F2F</w:t>
      </w:r>
      <w:r>
        <w:rPr>
          <w:spacing w:val="-13"/>
        </w:rPr>
        <w:t xml:space="preserve"> </w:t>
      </w:r>
      <w:r>
        <w:t>sample</w:t>
      </w:r>
      <w:r>
        <w:rPr>
          <w:spacing w:val="-13"/>
        </w:rPr>
        <w:t xml:space="preserve"> </w:t>
      </w:r>
      <w:r>
        <w:t>while</w:t>
      </w:r>
      <w:r>
        <w:rPr>
          <w:spacing w:val="-14"/>
        </w:rPr>
        <w:t xml:space="preserve"> </w:t>
      </w:r>
      <w:r>
        <w:t>Table 10 presents that for the remote sample.</w:t>
      </w:r>
    </w:p>
    <w:p w14:paraId="6B9EAF72" w14:textId="77777777" w:rsidR="00D62403" w:rsidRDefault="00D62403" w:rsidP="00D62403">
      <w:pPr>
        <w:pStyle w:val="BodyText"/>
        <w:spacing w:before="124" w:line="314" w:lineRule="auto"/>
        <w:ind w:left="540" w:right="416"/>
        <w:jc w:val="both"/>
      </w:pPr>
      <w:r>
        <w:t>Table</w:t>
      </w:r>
      <w:r>
        <w:rPr>
          <w:spacing w:val="-2"/>
        </w:rPr>
        <w:t xml:space="preserve"> </w:t>
      </w:r>
      <w:r>
        <w:t>9</w:t>
      </w:r>
      <w:r>
        <w:rPr>
          <w:spacing w:val="-2"/>
        </w:rPr>
        <w:t xml:space="preserve"> </w:t>
      </w:r>
      <w:r>
        <w:t>show</w:t>
      </w:r>
      <w:r>
        <w:rPr>
          <w:spacing w:val="-2"/>
        </w:rPr>
        <w:t xml:space="preserve"> </w:t>
      </w:r>
      <w:r>
        <w:t>that</w:t>
      </w:r>
      <w:r>
        <w:rPr>
          <w:spacing w:val="-2"/>
        </w:rPr>
        <w:t xml:space="preserve"> </w:t>
      </w:r>
      <w:r>
        <w:t>the</w:t>
      </w:r>
      <w:r>
        <w:rPr>
          <w:spacing w:val="-2"/>
        </w:rPr>
        <w:t xml:space="preserve"> </w:t>
      </w:r>
      <w:r>
        <w:t>income</w:t>
      </w:r>
      <w:r>
        <w:rPr>
          <w:spacing w:val="-2"/>
        </w:rPr>
        <w:t xml:space="preserve"> </w:t>
      </w:r>
      <w:r>
        <w:t>indicator</w:t>
      </w:r>
      <w:r>
        <w:rPr>
          <w:spacing w:val="-2"/>
        </w:rPr>
        <w:t xml:space="preserve"> </w:t>
      </w:r>
      <w:r>
        <w:t>significantly</w:t>
      </w:r>
      <w:r>
        <w:rPr>
          <w:spacing w:val="-2"/>
        </w:rPr>
        <w:t xml:space="preserve"> </w:t>
      </w:r>
      <w:r>
        <w:t>under-reports</w:t>
      </w:r>
      <w:r>
        <w:rPr>
          <w:spacing w:val="-2"/>
        </w:rPr>
        <w:t xml:space="preserve"> </w:t>
      </w:r>
      <w:r>
        <w:t>food</w:t>
      </w:r>
      <w:r>
        <w:rPr>
          <w:spacing w:val="-2"/>
        </w:rPr>
        <w:t xml:space="preserve"> </w:t>
      </w:r>
      <w:r>
        <w:t>insecurity</w:t>
      </w:r>
      <w:r>
        <w:rPr>
          <w:spacing w:val="-2"/>
        </w:rPr>
        <w:t xml:space="preserve"> </w:t>
      </w:r>
      <w:r>
        <w:t>by</w:t>
      </w:r>
      <w:r>
        <w:rPr>
          <w:spacing w:val="-2"/>
        </w:rPr>
        <w:t xml:space="preserve"> </w:t>
      </w:r>
      <w:r>
        <w:t>between</w:t>
      </w:r>
      <w:r>
        <w:rPr>
          <w:spacing w:val="-2"/>
        </w:rPr>
        <w:t xml:space="preserve"> </w:t>
      </w:r>
      <w:r>
        <w:t>17 and 22 percentage points across all sub-samples.</w:t>
      </w:r>
      <w:r>
        <w:rPr>
          <w:spacing w:val="34"/>
        </w:rPr>
        <w:t xml:space="preserve"> </w:t>
      </w:r>
      <w:r>
        <w:t>In terms of the none-phone owners and phone owners,</w:t>
      </w:r>
      <w:r>
        <w:rPr>
          <w:spacing w:val="-14"/>
        </w:rPr>
        <w:t xml:space="preserve"> </w:t>
      </w:r>
      <w:r>
        <w:t>the</w:t>
      </w:r>
      <w:r>
        <w:rPr>
          <w:spacing w:val="-13"/>
        </w:rPr>
        <w:t xml:space="preserve"> </w:t>
      </w:r>
      <w:r>
        <w:t>difference</w:t>
      </w:r>
      <w:r>
        <w:rPr>
          <w:spacing w:val="-13"/>
        </w:rPr>
        <w:t xml:space="preserve"> </w:t>
      </w:r>
      <w:r>
        <w:t>is</w:t>
      </w:r>
      <w:r>
        <w:rPr>
          <w:spacing w:val="-14"/>
        </w:rPr>
        <w:t xml:space="preserve"> </w:t>
      </w:r>
      <w:r>
        <w:t>much</w:t>
      </w:r>
      <w:r>
        <w:rPr>
          <w:spacing w:val="-13"/>
        </w:rPr>
        <w:t xml:space="preserve"> </w:t>
      </w:r>
      <w:r>
        <w:t>pronounced</w:t>
      </w:r>
      <w:r>
        <w:rPr>
          <w:spacing w:val="-13"/>
        </w:rPr>
        <w:t xml:space="preserve"> </w:t>
      </w:r>
      <w:r>
        <w:t>(about</w:t>
      </w:r>
      <w:r>
        <w:rPr>
          <w:spacing w:val="-13"/>
        </w:rPr>
        <w:t xml:space="preserve"> </w:t>
      </w:r>
      <w:r>
        <w:t>30</w:t>
      </w:r>
      <w:r>
        <w:rPr>
          <w:spacing w:val="-14"/>
        </w:rPr>
        <w:t xml:space="preserve"> </w:t>
      </w:r>
      <w:r>
        <w:t>percentage</w:t>
      </w:r>
      <w:r>
        <w:rPr>
          <w:spacing w:val="-13"/>
        </w:rPr>
        <w:t xml:space="preserve"> </w:t>
      </w:r>
      <w:r>
        <w:t>more</w:t>
      </w:r>
      <w:r>
        <w:rPr>
          <w:spacing w:val="-13"/>
        </w:rPr>
        <w:t xml:space="preserve"> </w:t>
      </w:r>
      <w:r>
        <w:t>using</w:t>
      </w:r>
      <w:r>
        <w:rPr>
          <w:spacing w:val="-13"/>
        </w:rPr>
        <w:t xml:space="preserve"> </w:t>
      </w:r>
      <w:r>
        <w:t>the</w:t>
      </w:r>
      <w:r>
        <w:rPr>
          <w:spacing w:val="-14"/>
        </w:rPr>
        <w:t xml:space="preserve"> </w:t>
      </w:r>
      <w:r>
        <w:t>income</w:t>
      </w:r>
      <w:r>
        <w:rPr>
          <w:spacing w:val="-13"/>
        </w:rPr>
        <w:t xml:space="preserve"> </w:t>
      </w:r>
      <w:r>
        <w:t>indicator and 25 percentage points using the FES: See Table 10).</w:t>
      </w:r>
    </w:p>
    <w:p w14:paraId="41BD9C54" w14:textId="77777777" w:rsidR="00D62403" w:rsidRDefault="00D62403" w:rsidP="00D62403">
      <w:pPr>
        <w:spacing w:line="314" w:lineRule="auto"/>
        <w:jc w:val="both"/>
        <w:sectPr w:rsidR="00D62403">
          <w:pgSz w:w="12240" w:h="15840"/>
          <w:pgMar w:top="1300" w:right="1020" w:bottom="1080" w:left="900" w:header="0" w:footer="888" w:gutter="0"/>
          <w:cols w:space="720"/>
        </w:sectPr>
      </w:pPr>
    </w:p>
    <w:p w14:paraId="22231C5B" w14:textId="77777777" w:rsidR="00D62403" w:rsidRDefault="00D62403" w:rsidP="00D62403">
      <w:pPr>
        <w:spacing w:before="111"/>
        <w:ind w:left="630" w:right="512"/>
        <w:jc w:val="center"/>
        <w:rPr>
          <w:sz w:val="19"/>
        </w:rPr>
      </w:pPr>
      <w:r>
        <w:rPr>
          <w:sz w:val="19"/>
        </w:rPr>
        <w:t>Table</w:t>
      </w:r>
      <w:r>
        <w:rPr>
          <w:spacing w:val="6"/>
          <w:sz w:val="19"/>
        </w:rPr>
        <w:t xml:space="preserve"> </w:t>
      </w:r>
      <w:r>
        <w:rPr>
          <w:sz w:val="19"/>
        </w:rPr>
        <w:t>9:</w:t>
      </w:r>
      <w:r>
        <w:rPr>
          <w:spacing w:val="22"/>
          <w:sz w:val="19"/>
        </w:rPr>
        <w:t xml:space="preserve"> </w:t>
      </w:r>
      <w:r>
        <w:rPr>
          <w:sz w:val="19"/>
        </w:rPr>
        <w:t>Impact</w:t>
      </w:r>
      <w:r>
        <w:rPr>
          <w:spacing w:val="7"/>
          <w:sz w:val="19"/>
        </w:rPr>
        <w:t xml:space="preserve"> </w:t>
      </w:r>
      <w:r>
        <w:rPr>
          <w:sz w:val="19"/>
        </w:rPr>
        <w:t>of</w:t>
      </w:r>
      <w:r>
        <w:rPr>
          <w:spacing w:val="6"/>
          <w:sz w:val="19"/>
        </w:rPr>
        <w:t xml:space="preserve"> </w:t>
      </w:r>
      <w:r>
        <w:rPr>
          <w:sz w:val="19"/>
        </w:rPr>
        <w:t>Indicator</w:t>
      </w:r>
      <w:r>
        <w:rPr>
          <w:spacing w:val="6"/>
          <w:sz w:val="19"/>
        </w:rPr>
        <w:t xml:space="preserve"> </w:t>
      </w:r>
      <w:r>
        <w:rPr>
          <w:sz w:val="19"/>
        </w:rPr>
        <w:t>Composition:</w:t>
      </w:r>
      <w:r>
        <w:rPr>
          <w:spacing w:val="23"/>
          <w:sz w:val="19"/>
        </w:rPr>
        <w:t xml:space="preserve"> </w:t>
      </w:r>
      <w:r>
        <w:rPr>
          <w:sz w:val="19"/>
        </w:rPr>
        <w:t>Paired</w:t>
      </w:r>
      <w:r>
        <w:rPr>
          <w:spacing w:val="6"/>
          <w:sz w:val="19"/>
        </w:rPr>
        <w:t xml:space="preserve"> </w:t>
      </w:r>
      <w:r>
        <w:rPr>
          <w:sz w:val="19"/>
        </w:rPr>
        <w:t>CARI-FES</w:t>
      </w:r>
      <w:r>
        <w:rPr>
          <w:spacing w:val="6"/>
          <w:sz w:val="19"/>
        </w:rPr>
        <w:t xml:space="preserve"> </w:t>
      </w:r>
      <w:r>
        <w:rPr>
          <w:sz w:val="19"/>
        </w:rPr>
        <w:t>vs.</w:t>
      </w:r>
      <w:r>
        <w:rPr>
          <w:spacing w:val="23"/>
          <w:sz w:val="19"/>
        </w:rPr>
        <w:t xml:space="preserve"> </w:t>
      </w:r>
      <w:r>
        <w:rPr>
          <w:sz w:val="19"/>
        </w:rPr>
        <w:t>CARI-Inc</w:t>
      </w:r>
      <w:r>
        <w:rPr>
          <w:spacing w:val="6"/>
          <w:sz w:val="19"/>
        </w:rPr>
        <w:t xml:space="preserve"> </w:t>
      </w:r>
      <w:r>
        <w:rPr>
          <w:sz w:val="19"/>
        </w:rPr>
        <w:t>in</w:t>
      </w:r>
      <w:r>
        <w:rPr>
          <w:spacing w:val="6"/>
          <w:sz w:val="19"/>
        </w:rPr>
        <w:t xml:space="preserve"> </w:t>
      </w:r>
      <w:r>
        <w:rPr>
          <w:sz w:val="19"/>
        </w:rPr>
        <w:t>F2F</w:t>
      </w:r>
      <w:r>
        <w:rPr>
          <w:spacing w:val="6"/>
          <w:sz w:val="19"/>
        </w:rPr>
        <w:t xml:space="preserve"> </w:t>
      </w:r>
      <w:r>
        <w:rPr>
          <w:spacing w:val="-2"/>
          <w:sz w:val="19"/>
        </w:rPr>
        <w:t>Surveys</w:t>
      </w:r>
    </w:p>
    <w:p w14:paraId="3803A0BB" w14:textId="77777777" w:rsidR="00D62403" w:rsidRDefault="00D62403" w:rsidP="00D62403">
      <w:pPr>
        <w:pStyle w:val="BodyText"/>
        <w:spacing w:before="7"/>
        <w:rPr>
          <w:sz w:val="15"/>
        </w:rPr>
      </w:pPr>
      <w:r>
        <w:rPr>
          <w:noProof/>
        </w:rPr>
        <mc:AlternateContent>
          <mc:Choice Requires="wpg">
            <w:drawing>
              <wp:anchor distT="0" distB="0" distL="0" distR="0" simplePos="0" relativeHeight="251658260" behindDoc="1" locked="0" layoutInCell="1" allowOverlap="1" wp14:anchorId="1F403CD6" wp14:editId="7E6AAC6A">
                <wp:simplePos x="0" y="0"/>
                <wp:positionH relativeFrom="page">
                  <wp:posOffset>914400</wp:posOffset>
                </wp:positionH>
                <wp:positionV relativeFrom="paragraph">
                  <wp:posOffset>128487</wp:posOffset>
                </wp:positionV>
                <wp:extent cx="5944235" cy="3111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31115"/>
                          <a:chOff x="0" y="0"/>
                          <a:chExt cx="5944235" cy="31115"/>
                        </a:xfrm>
                      </wpg:grpSpPr>
                      <wps:wsp>
                        <wps:cNvPr id="17" name="Graphic 17"/>
                        <wps:cNvSpPr/>
                        <wps:spPr>
                          <a:xfrm>
                            <a:off x="0" y="2199"/>
                            <a:ext cx="5944235" cy="1270"/>
                          </a:xfrm>
                          <a:custGeom>
                            <a:avLst/>
                            <a:gdLst/>
                            <a:ahLst/>
                            <a:cxnLst/>
                            <a:rect l="l" t="t" r="r" b="b"/>
                            <a:pathLst>
                              <a:path w="5944235">
                                <a:moveTo>
                                  <a:pt x="0" y="0"/>
                                </a:moveTo>
                                <a:lnTo>
                                  <a:pt x="5943627" y="0"/>
                                </a:lnTo>
                              </a:path>
                            </a:pathLst>
                          </a:custGeom>
                          <a:ln w="4398">
                            <a:solidFill>
                              <a:srgbClr val="000000"/>
                            </a:solidFill>
                            <a:prstDash val="solid"/>
                          </a:ln>
                        </wps:spPr>
                        <wps:bodyPr wrap="square" lIns="0" tIns="0" rIns="0" bIns="0" rtlCol="0">
                          <a:prstTxWarp prst="textNoShape">
                            <a:avLst/>
                          </a:prstTxWarp>
                          <a:noAutofit/>
                        </wps:bodyPr>
                      </wps:wsp>
                      <wps:wsp>
                        <wps:cNvPr id="18" name="Graphic 18"/>
                        <wps:cNvSpPr/>
                        <wps:spPr>
                          <a:xfrm>
                            <a:off x="0" y="28625"/>
                            <a:ext cx="5944235" cy="1270"/>
                          </a:xfrm>
                          <a:custGeom>
                            <a:avLst/>
                            <a:gdLst/>
                            <a:ahLst/>
                            <a:cxnLst/>
                            <a:rect l="l" t="t" r="r" b="b"/>
                            <a:pathLst>
                              <a:path w="5944235">
                                <a:moveTo>
                                  <a:pt x="0" y="0"/>
                                </a:moveTo>
                                <a:lnTo>
                                  <a:pt x="5943627" y="0"/>
                                </a:lnTo>
                              </a:path>
                            </a:pathLst>
                          </a:custGeom>
                          <a:ln w="4398">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0AC0C11E" id="Group 16" o:spid="_x0000_s1026" style="position:absolute;margin-left:1in;margin-top:10.1pt;width:468.05pt;height:2.45pt;z-index:-251633664;mso-wrap-distance-left:0;mso-wrap-distance-right:0;mso-position-horizontal-relative:page" coordsize="59442,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">
                <v:shape id="Graphic 17" o:spid="_x0000_s1027" style="position:absolute;top:21;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" path="m,l5943627,e" filled="f" strokeweight=".1222mm">
                  <v:path arrowok="t"/>
                </v:shape>
                <v:shape id="Graphic 18" o:spid="_x0000_s1028" style="position:absolute;top:286;width:59442;height:12;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" path="m,l5943627,e" filled="f" strokeweight=".1222mm">
                  <v:path arrowok="t"/>
                </v:shape>
                <w10:wrap type="topAndBottom" anchorx="page"/>
              </v:group>
            </w:pict>
          </mc:Fallback>
        </mc:AlternateContent>
      </w:r>
    </w:p>
    <w:p w14:paraId="7E39FF52" w14:textId="77777777" w:rsidR="00D62403" w:rsidRDefault="00D62403" w:rsidP="00D62403">
      <w:pPr>
        <w:tabs>
          <w:tab w:val="left" w:pos="5846"/>
          <w:tab w:val="left" w:pos="8484"/>
        </w:tabs>
        <w:ind w:left="3296"/>
        <w:rPr>
          <w:sz w:val="14"/>
        </w:rPr>
      </w:pPr>
      <w:r>
        <w:rPr>
          <w:w w:val="105"/>
          <w:sz w:val="14"/>
        </w:rPr>
        <w:t>Own</w:t>
      </w:r>
      <w:r>
        <w:rPr>
          <w:spacing w:val="10"/>
          <w:w w:val="105"/>
          <w:sz w:val="14"/>
        </w:rPr>
        <w:t xml:space="preserve"> </w:t>
      </w:r>
      <w:r>
        <w:rPr>
          <w:spacing w:val="-4"/>
          <w:w w:val="105"/>
          <w:sz w:val="14"/>
        </w:rPr>
        <w:t>Phone</w:t>
      </w:r>
      <w:r>
        <w:rPr>
          <w:sz w:val="14"/>
        </w:rPr>
        <w:tab/>
      </w:r>
      <w:r>
        <w:rPr>
          <w:w w:val="105"/>
          <w:sz w:val="14"/>
        </w:rPr>
        <w:t>No</w:t>
      </w:r>
      <w:r>
        <w:rPr>
          <w:spacing w:val="4"/>
          <w:w w:val="105"/>
          <w:sz w:val="14"/>
        </w:rPr>
        <w:t xml:space="preserve"> </w:t>
      </w:r>
      <w:r>
        <w:rPr>
          <w:spacing w:val="-2"/>
          <w:w w:val="105"/>
          <w:sz w:val="14"/>
        </w:rPr>
        <w:t>Phone</w:t>
      </w:r>
      <w:r>
        <w:rPr>
          <w:sz w:val="14"/>
        </w:rPr>
        <w:tab/>
      </w:r>
      <w:r>
        <w:rPr>
          <w:spacing w:val="-2"/>
          <w:w w:val="105"/>
          <w:sz w:val="14"/>
        </w:rPr>
        <w:t>Total</w:t>
      </w:r>
    </w:p>
    <w:p w14:paraId="1204E161" w14:textId="77777777" w:rsidR="00D62403" w:rsidRDefault="00D62403" w:rsidP="00D62403">
      <w:pPr>
        <w:tabs>
          <w:tab w:val="left" w:pos="2532"/>
          <w:tab w:val="left" w:pos="3447"/>
          <w:tab w:val="left" w:pos="4429"/>
          <w:tab w:val="left" w:pos="5023"/>
          <w:tab w:val="left" w:pos="5937"/>
          <w:tab w:val="left" w:pos="6920"/>
          <w:tab w:val="left" w:pos="7514"/>
          <w:tab w:val="left" w:pos="8428"/>
          <w:tab w:val="left" w:pos="9411"/>
        </w:tabs>
        <w:spacing w:after="15"/>
        <w:ind w:left="644"/>
        <w:rPr>
          <w:sz w:val="14"/>
        </w:rPr>
      </w:pPr>
      <w:r>
        <w:rPr>
          <w:w w:val="105"/>
          <w:sz w:val="14"/>
        </w:rPr>
        <w:t>Food</w:t>
      </w:r>
      <w:r>
        <w:rPr>
          <w:spacing w:val="1"/>
          <w:w w:val="105"/>
          <w:sz w:val="14"/>
        </w:rPr>
        <w:t xml:space="preserve"> </w:t>
      </w:r>
      <w:r>
        <w:rPr>
          <w:w w:val="105"/>
          <w:sz w:val="14"/>
        </w:rPr>
        <w:t>Security</w:t>
      </w:r>
      <w:r>
        <w:rPr>
          <w:spacing w:val="2"/>
          <w:w w:val="105"/>
          <w:sz w:val="14"/>
        </w:rPr>
        <w:t xml:space="preserve"> </w:t>
      </w:r>
      <w:r>
        <w:rPr>
          <w:spacing w:val="-2"/>
          <w:w w:val="105"/>
          <w:sz w:val="14"/>
        </w:rPr>
        <w:t>Category</w:t>
      </w:r>
      <w:r>
        <w:rPr>
          <w:sz w:val="14"/>
        </w:rPr>
        <w:tab/>
      </w:r>
      <w:r>
        <w:rPr>
          <w:w w:val="105"/>
          <w:sz w:val="14"/>
        </w:rPr>
        <w:t>CARI-</w:t>
      </w:r>
      <w:r>
        <w:rPr>
          <w:spacing w:val="-5"/>
          <w:w w:val="105"/>
          <w:sz w:val="14"/>
        </w:rPr>
        <w:t>FES</w:t>
      </w:r>
      <w:r>
        <w:rPr>
          <w:sz w:val="14"/>
        </w:rPr>
        <w:tab/>
      </w:r>
      <w:r>
        <w:rPr>
          <w:w w:val="105"/>
          <w:sz w:val="14"/>
        </w:rPr>
        <w:t>CARI-</w:t>
      </w:r>
      <w:r>
        <w:rPr>
          <w:spacing w:val="-5"/>
          <w:w w:val="105"/>
          <w:sz w:val="14"/>
        </w:rPr>
        <w:t>Inc</w:t>
      </w:r>
      <w:r>
        <w:rPr>
          <w:sz w:val="14"/>
        </w:rPr>
        <w:tab/>
      </w:r>
      <w:r>
        <w:rPr>
          <w:spacing w:val="-4"/>
          <w:w w:val="105"/>
          <w:sz w:val="14"/>
        </w:rPr>
        <w:t>Diff</w:t>
      </w:r>
      <w:r>
        <w:rPr>
          <w:sz w:val="14"/>
        </w:rPr>
        <w:tab/>
      </w:r>
      <w:r>
        <w:rPr>
          <w:w w:val="105"/>
          <w:sz w:val="14"/>
        </w:rPr>
        <w:t>CARI-</w:t>
      </w:r>
      <w:r>
        <w:rPr>
          <w:spacing w:val="-5"/>
          <w:w w:val="105"/>
          <w:sz w:val="14"/>
        </w:rPr>
        <w:t>FES</w:t>
      </w:r>
      <w:r>
        <w:rPr>
          <w:sz w:val="14"/>
        </w:rPr>
        <w:tab/>
      </w:r>
      <w:r>
        <w:rPr>
          <w:w w:val="105"/>
          <w:sz w:val="14"/>
        </w:rPr>
        <w:t>CARI-</w:t>
      </w:r>
      <w:r>
        <w:rPr>
          <w:spacing w:val="-5"/>
          <w:w w:val="105"/>
          <w:sz w:val="14"/>
        </w:rPr>
        <w:t>Inc</w:t>
      </w:r>
      <w:r>
        <w:rPr>
          <w:sz w:val="14"/>
        </w:rPr>
        <w:tab/>
      </w:r>
      <w:r>
        <w:rPr>
          <w:spacing w:val="-4"/>
          <w:w w:val="105"/>
          <w:sz w:val="14"/>
        </w:rPr>
        <w:t>Diff</w:t>
      </w:r>
      <w:r>
        <w:rPr>
          <w:sz w:val="14"/>
        </w:rPr>
        <w:tab/>
      </w:r>
      <w:r>
        <w:rPr>
          <w:w w:val="105"/>
          <w:sz w:val="14"/>
        </w:rPr>
        <w:t>CARI-</w:t>
      </w:r>
      <w:r>
        <w:rPr>
          <w:spacing w:val="-5"/>
          <w:w w:val="105"/>
          <w:sz w:val="14"/>
        </w:rPr>
        <w:t>FES</w:t>
      </w:r>
      <w:r>
        <w:rPr>
          <w:sz w:val="14"/>
        </w:rPr>
        <w:tab/>
      </w:r>
      <w:r>
        <w:rPr>
          <w:w w:val="105"/>
          <w:sz w:val="14"/>
        </w:rPr>
        <w:t>CARI-</w:t>
      </w:r>
      <w:r>
        <w:rPr>
          <w:spacing w:val="-5"/>
          <w:w w:val="105"/>
          <w:sz w:val="14"/>
        </w:rPr>
        <w:t>Inc</w:t>
      </w:r>
      <w:r>
        <w:rPr>
          <w:sz w:val="14"/>
        </w:rPr>
        <w:tab/>
      </w:r>
      <w:r>
        <w:rPr>
          <w:spacing w:val="-4"/>
          <w:w w:val="105"/>
          <w:sz w:val="14"/>
        </w:rPr>
        <w:t>Diff</w:t>
      </w:r>
    </w:p>
    <w:tbl>
      <w:tblPr>
        <w:tblW w:w="0" w:type="auto"/>
        <w:tblInd w:w="547" w:type="dxa"/>
        <w:tblLayout w:type="fixed"/>
        <w:tblCellMar>
          <w:left w:w="0" w:type="dxa"/>
          <w:right w:w="0" w:type="dxa"/>
        </w:tblCellMar>
        <w:tblLook w:val="01E0" w:firstRow="1" w:lastRow="1" w:firstColumn="1" w:lastColumn="1" w:noHBand="0" w:noVBand="0"/>
      </w:tblPr>
      <w:tblGrid>
        <w:gridCol w:w="2784"/>
        <w:gridCol w:w="793"/>
        <w:gridCol w:w="886"/>
        <w:gridCol w:w="812"/>
        <w:gridCol w:w="793"/>
        <w:gridCol w:w="886"/>
        <w:gridCol w:w="812"/>
        <w:gridCol w:w="793"/>
        <w:gridCol w:w="804"/>
      </w:tblGrid>
      <w:tr w:rsidR="00D62403" w14:paraId="689D1EF4" w14:textId="77777777">
        <w:trPr>
          <w:trHeight w:val="138"/>
        </w:trPr>
        <w:tc>
          <w:tcPr>
            <w:tcW w:w="2784" w:type="dxa"/>
            <w:tcBorders>
              <w:top w:val="single" w:sz="4" w:space="0" w:color="000000"/>
            </w:tcBorders>
          </w:tcPr>
          <w:p w14:paraId="604711FD" w14:textId="77777777" w:rsidR="00D62403" w:rsidRDefault="00D62403">
            <w:pPr>
              <w:pStyle w:val="TableParagraph"/>
              <w:tabs>
                <w:tab w:val="right" w:pos="2477"/>
              </w:tabs>
              <w:spacing w:line="118" w:lineRule="exact"/>
              <w:ind w:left="104"/>
              <w:jc w:val="left"/>
              <w:rPr>
                <w:sz w:val="14"/>
              </w:rPr>
            </w:pPr>
            <w:r>
              <w:rPr>
                <w:sz w:val="14"/>
              </w:rPr>
              <w:t>Food</w:t>
            </w:r>
            <w:r>
              <w:rPr>
                <w:spacing w:val="18"/>
                <w:sz w:val="14"/>
              </w:rPr>
              <w:t xml:space="preserve"> </w:t>
            </w:r>
            <w:r>
              <w:rPr>
                <w:spacing w:val="-2"/>
                <w:sz w:val="14"/>
              </w:rPr>
              <w:t>Secure</w:t>
            </w:r>
            <w:r>
              <w:rPr>
                <w:rFonts w:ascii="Times New Roman"/>
                <w:sz w:val="14"/>
              </w:rPr>
              <w:tab/>
            </w:r>
            <w:r>
              <w:rPr>
                <w:spacing w:val="-4"/>
                <w:sz w:val="14"/>
              </w:rPr>
              <w:t>0.01</w:t>
            </w:r>
          </w:p>
        </w:tc>
        <w:tc>
          <w:tcPr>
            <w:tcW w:w="793" w:type="dxa"/>
            <w:tcBorders>
              <w:top w:val="single" w:sz="4" w:space="0" w:color="000000"/>
            </w:tcBorders>
          </w:tcPr>
          <w:p w14:paraId="218A0941" w14:textId="77777777" w:rsidR="00D62403" w:rsidRDefault="00D62403">
            <w:pPr>
              <w:pStyle w:val="TableParagraph"/>
              <w:spacing w:line="118" w:lineRule="exact"/>
              <w:ind w:left="82" w:right="1"/>
              <w:rPr>
                <w:sz w:val="14"/>
              </w:rPr>
            </w:pPr>
            <w:r>
              <w:rPr>
                <w:spacing w:val="-4"/>
                <w:sz w:val="14"/>
              </w:rPr>
              <w:t>0.02</w:t>
            </w:r>
          </w:p>
        </w:tc>
        <w:tc>
          <w:tcPr>
            <w:tcW w:w="886" w:type="dxa"/>
            <w:tcBorders>
              <w:top w:val="single" w:sz="4" w:space="0" w:color="000000"/>
            </w:tcBorders>
          </w:tcPr>
          <w:p w14:paraId="4791BD22" w14:textId="77777777" w:rsidR="00D62403" w:rsidRDefault="00D62403">
            <w:pPr>
              <w:pStyle w:val="TableParagraph"/>
              <w:spacing w:line="118" w:lineRule="exact"/>
              <w:ind w:left="3" w:right="21"/>
              <w:rPr>
                <w:sz w:val="14"/>
              </w:rPr>
            </w:pPr>
            <w:r>
              <w:rPr>
                <w:spacing w:val="-2"/>
                <w:w w:val="105"/>
                <w:sz w:val="14"/>
              </w:rPr>
              <w:t>0.01**</w:t>
            </w:r>
          </w:p>
        </w:tc>
        <w:tc>
          <w:tcPr>
            <w:tcW w:w="812" w:type="dxa"/>
            <w:tcBorders>
              <w:top w:val="single" w:sz="4" w:space="0" w:color="000000"/>
            </w:tcBorders>
          </w:tcPr>
          <w:p w14:paraId="3D1195DF" w14:textId="77777777" w:rsidR="00D62403" w:rsidRDefault="00D62403">
            <w:pPr>
              <w:pStyle w:val="TableParagraph"/>
              <w:spacing w:line="118" w:lineRule="exact"/>
              <w:ind w:right="305"/>
              <w:jc w:val="right"/>
              <w:rPr>
                <w:sz w:val="14"/>
              </w:rPr>
            </w:pPr>
            <w:r>
              <w:rPr>
                <w:spacing w:val="-4"/>
                <w:sz w:val="14"/>
              </w:rPr>
              <w:t>0.00</w:t>
            </w:r>
          </w:p>
        </w:tc>
        <w:tc>
          <w:tcPr>
            <w:tcW w:w="793" w:type="dxa"/>
            <w:tcBorders>
              <w:top w:val="single" w:sz="4" w:space="0" w:color="000000"/>
            </w:tcBorders>
          </w:tcPr>
          <w:p w14:paraId="66AF61A7" w14:textId="77777777" w:rsidR="00D62403" w:rsidRDefault="00D62403">
            <w:pPr>
              <w:pStyle w:val="TableParagraph"/>
              <w:spacing w:line="118" w:lineRule="exact"/>
              <w:ind w:left="82" w:right="2"/>
              <w:rPr>
                <w:sz w:val="14"/>
              </w:rPr>
            </w:pPr>
            <w:r>
              <w:rPr>
                <w:spacing w:val="-4"/>
                <w:sz w:val="14"/>
              </w:rPr>
              <w:t>0.00</w:t>
            </w:r>
          </w:p>
        </w:tc>
        <w:tc>
          <w:tcPr>
            <w:tcW w:w="886" w:type="dxa"/>
            <w:tcBorders>
              <w:top w:val="single" w:sz="4" w:space="0" w:color="000000"/>
            </w:tcBorders>
          </w:tcPr>
          <w:p w14:paraId="7142351B" w14:textId="77777777" w:rsidR="00D62403" w:rsidRDefault="00D62403">
            <w:pPr>
              <w:pStyle w:val="TableParagraph"/>
              <w:spacing w:line="118" w:lineRule="exact"/>
              <w:ind w:left="1" w:right="21"/>
              <w:rPr>
                <w:sz w:val="14"/>
              </w:rPr>
            </w:pPr>
            <w:r>
              <w:rPr>
                <w:spacing w:val="-4"/>
                <w:sz w:val="14"/>
              </w:rPr>
              <w:t>0.00</w:t>
            </w:r>
          </w:p>
        </w:tc>
        <w:tc>
          <w:tcPr>
            <w:tcW w:w="812" w:type="dxa"/>
            <w:tcBorders>
              <w:top w:val="single" w:sz="4" w:space="0" w:color="000000"/>
            </w:tcBorders>
          </w:tcPr>
          <w:p w14:paraId="13FC4D2A" w14:textId="77777777" w:rsidR="00D62403" w:rsidRDefault="00D62403">
            <w:pPr>
              <w:pStyle w:val="TableParagraph"/>
              <w:spacing w:line="118" w:lineRule="exact"/>
              <w:ind w:right="306"/>
              <w:jc w:val="right"/>
              <w:rPr>
                <w:sz w:val="14"/>
              </w:rPr>
            </w:pPr>
            <w:r>
              <w:rPr>
                <w:spacing w:val="-4"/>
                <w:sz w:val="14"/>
              </w:rPr>
              <w:t>0.00</w:t>
            </w:r>
          </w:p>
        </w:tc>
        <w:tc>
          <w:tcPr>
            <w:tcW w:w="793" w:type="dxa"/>
            <w:tcBorders>
              <w:top w:val="single" w:sz="4" w:space="0" w:color="000000"/>
            </w:tcBorders>
          </w:tcPr>
          <w:p w14:paraId="5128FD94" w14:textId="77777777" w:rsidR="00D62403" w:rsidRDefault="00D62403">
            <w:pPr>
              <w:pStyle w:val="TableParagraph"/>
              <w:spacing w:line="118" w:lineRule="exact"/>
              <w:ind w:left="82" w:right="4"/>
              <w:rPr>
                <w:sz w:val="14"/>
              </w:rPr>
            </w:pPr>
            <w:r>
              <w:rPr>
                <w:spacing w:val="-4"/>
                <w:sz w:val="14"/>
              </w:rPr>
              <w:t>0.01</w:t>
            </w:r>
          </w:p>
        </w:tc>
        <w:tc>
          <w:tcPr>
            <w:tcW w:w="804" w:type="dxa"/>
            <w:tcBorders>
              <w:top w:val="single" w:sz="4" w:space="0" w:color="000000"/>
            </w:tcBorders>
          </w:tcPr>
          <w:p w14:paraId="2C94EEE2" w14:textId="77777777" w:rsidR="00D62403" w:rsidRDefault="00D62403">
            <w:pPr>
              <w:pStyle w:val="TableParagraph"/>
              <w:spacing w:line="118" w:lineRule="exact"/>
              <w:ind w:left="58"/>
              <w:rPr>
                <w:sz w:val="14"/>
              </w:rPr>
            </w:pPr>
            <w:r>
              <w:rPr>
                <w:spacing w:val="-2"/>
                <w:sz w:val="14"/>
              </w:rPr>
              <w:t>0.01*</w:t>
            </w:r>
          </w:p>
        </w:tc>
      </w:tr>
      <w:tr w:rsidR="00D62403" w14:paraId="3759A9C9" w14:textId="77777777">
        <w:trPr>
          <w:trHeight w:val="164"/>
        </w:trPr>
        <w:tc>
          <w:tcPr>
            <w:tcW w:w="2784" w:type="dxa"/>
          </w:tcPr>
          <w:p w14:paraId="6EB96216" w14:textId="77777777" w:rsidR="00D62403" w:rsidRDefault="00D62403">
            <w:pPr>
              <w:pStyle w:val="TableParagraph"/>
              <w:spacing w:before="11" w:line="133" w:lineRule="exact"/>
              <w:ind w:right="247"/>
              <w:jc w:val="right"/>
              <w:rPr>
                <w:sz w:val="14"/>
              </w:rPr>
            </w:pPr>
            <w:r>
              <w:rPr>
                <w:spacing w:val="-2"/>
                <w:sz w:val="14"/>
              </w:rPr>
              <w:t>(0.00)</w:t>
            </w:r>
          </w:p>
        </w:tc>
        <w:tc>
          <w:tcPr>
            <w:tcW w:w="793" w:type="dxa"/>
          </w:tcPr>
          <w:p w14:paraId="58F4D1F6" w14:textId="77777777" w:rsidR="00D62403" w:rsidRDefault="00D62403">
            <w:pPr>
              <w:pStyle w:val="TableParagraph"/>
              <w:spacing w:before="11" w:line="133" w:lineRule="exact"/>
              <w:ind w:left="82" w:right="1"/>
              <w:rPr>
                <w:sz w:val="14"/>
              </w:rPr>
            </w:pPr>
            <w:r>
              <w:rPr>
                <w:spacing w:val="-2"/>
                <w:sz w:val="14"/>
              </w:rPr>
              <w:t>(0.01)</w:t>
            </w:r>
          </w:p>
        </w:tc>
        <w:tc>
          <w:tcPr>
            <w:tcW w:w="886" w:type="dxa"/>
          </w:tcPr>
          <w:p w14:paraId="4327C0D4" w14:textId="77777777" w:rsidR="00D62403" w:rsidRDefault="00D62403">
            <w:pPr>
              <w:pStyle w:val="TableParagraph"/>
              <w:spacing w:before="11" w:line="133" w:lineRule="exact"/>
              <w:ind w:left="2" w:right="21"/>
              <w:rPr>
                <w:sz w:val="14"/>
              </w:rPr>
            </w:pPr>
            <w:r>
              <w:rPr>
                <w:spacing w:val="-2"/>
                <w:sz w:val="14"/>
              </w:rPr>
              <w:t>(0.01)</w:t>
            </w:r>
          </w:p>
        </w:tc>
        <w:tc>
          <w:tcPr>
            <w:tcW w:w="812" w:type="dxa"/>
          </w:tcPr>
          <w:p w14:paraId="671D6585" w14:textId="77777777" w:rsidR="00D62403" w:rsidRDefault="00D62403">
            <w:pPr>
              <w:pStyle w:val="TableParagraph"/>
              <w:spacing w:before="11" w:line="133" w:lineRule="exact"/>
              <w:ind w:right="248"/>
              <w:jc w:val="right"/>
              <w:rPr>
                <w:sz w:val="14"/>
              </w:rPr>
            </w:pPr>
            <w:r>
              <w:rPr>
                <w:spacing w:val="-2"/>
                <w:sz w:val="14"/>
              </w:rPr>
              <w:t>(0.00)</w:t>
            </w:r>
          </w:p>
        </w:tc>
        <w:tc>
          <w:tcPr>
            <w:tcW w:w="793" w:type="dxa"/>
          </w:tcPr>
          <w:p w14:paraId="6DCC9DB8" w14:textId="77777777" w:rsidR="00D62403" w:rsidRDefault="00D62403">
            <w:pPr>
              <w:pStyle w:val="TableParagraph"/>
              <w:spacing w:before="11" w:line="133" w:lineRule="exact"/>
              <w:ind w:left="82" w:right="3"/>
              <w:rPr>
                <w:sz w:val="14"/>
              </w:rPr>
            </w:pPr>
            <w:r>
              <w:rPr>
                <w:spacing w:val="-2"/>
                <w:sz w:val="14"/>
              </w:rPr>
              <w:t>(0.00)</w:t>
            </w:r>
          </w:p>
        </w:tc>
        <w:tc>
          <w:tcPr>
            <w:tcW w:w="886" w:type="dxa"/>
          </w:tcPr>
          <w:p w14:paraId="5DCB8617" w14:textId="77777777" w:rsidR="00D62403" w:rsidRDefault="00D62403">
            <w:pPr>
              <w:pStyle w:val="TableParagraph"/>
              <w:spacing w:before="11" w:line="133" w:lineRule="exact"/>
              <w:ind w:right="21"/>
              <w:rPr>
                <w:sz w:val="14"/>
              </w:rPr>
            </w:pPr>
            <w:r>
              <w:rPr>
                <w:spacing w:val="-2"/>
                <w:sz w:val="14"/>
              </w:rPr>
              <w:t>(0.00)</w:t>
            </w:r>
          </w:p>
        </w:tc>
        <w:tc>
          <w:tcPr>
            <w:tcW w:w="812" w:type="dxa"/>
          </w:tcPr>
          <w:p w14:paraId="63E41012" w14:textId="77777777" w:rsidR="00D62403" w:rsidRDefault="00D62403">
            <w:pPr>
              <w:pStyle w:val="TableParagraph"/>
              <w:spacing w:before="11" w:line="133" w:lineRule="exact"/>
              <w:ind w:right="249"/>
              <w:jc w:val="right"/>
              <w:rPr>
                <w:sz w:val="14"/>
              </w:rPr>
            </w:pPr>
            <w:r>
              <w:rPr>
                <w:spacing w:val="-2"/>
                <w:sz w:val="14"/>
              </w:rPr>
              <w:t>(0.00)</w:t>
            </w:r>
          </w:p>
        </w:tc>
        <w:tc>
          <w:tcPr>
            <w:tcW w:w="793" w:type="dxa"/>
          </w:tcPr>
          <w:p w14:paraId="3F497C13" w14:textId="77777777" w:rsidR="00D62403" w:rsidRDefault="00D62403">
            <w:pPr>
              <w:pStyle w:val="TableParagraph"/>
              <w:spacing w:before="11" w:line="133" w:lineRule="exact"/>
              <w:ind w:left="82" w:right="4"/>
              <w:rPr>
                <w:sz w:val="14"/>
              </w:rPr>
            </w:pPr>
            <w:r>
              <w:rPr>
                <w:spacing w:val="-2"/>
                <w:sz w:val="14"/>
              </w:rPr>
              <w:t>(0.00)</w:t>
            </w:r>
          </w:p>
        </w:tc>
        <w:tc>
          <w:tcPr>
            <w:tcW w:w="804" w:type="dxa"/>
          </w:tcPr>
          <w:p w14:paraId="0129B036" w14:textId="77777777" w:rsidR="00D62403" w:rsidRDefault="00D62403">
            <w:pPr>
              <w:pStyle w:val="TableParagraph"/>
              <w:spacing w:before="11" w:line="133" w:lineRule="exact"/>
              <w:ind w:left="58" w:right="1"/>
              <w:rPr>
                <w:sz w:val="14"/>
              </w:rPr>
            </w:pPr>
            <w:r>
              <w:rPr>
                <w:spacing w:val="-2"/>
                <w:sz w:val="14"/>
              </w:rPr>
              <w:t>(0.00)</w:t>
            </w:r>
          </w:p>
        </w:tc>
      </w:tr>
      <w:tr w:rsidR="00D62403" w14:paraId="2B78ED69" w14:textId="77777777">
        <w:trPr>
          <w:trHeight w:val="164"/>
        </w:trPr>
        <w:tc>
          <w:tcPr>
            <w:tcW w:w="2784" w:type="dxa"/>
          </w:tcPr>
          <w:p w14:paraId="05D35745" w14:textId="77777777" w:rsidR="00D62403" w:rsidRDefault="00D62403">
            <w:pPr>
              <w:pStyle w:val="TableParagraph"/>
              <w:tabs>
                <w:tab w:val="right" w:pos="2476"/>
              </w:tabs>
              <w:spacing w:before="11" w:line="133" w:lineRule="exact"/>
              <w:ind w:left="104"/>
              <w:jc w:val="left"/>
              <w:rPr>
                <w:sz w:val="14"/>
              </w:rPr>
            </w:pPr>
            <w:r>
              <w:rPr>
                <w:sz w:val="14"/>
              </w:rPr>
              <w:t>Marginally</w:t>
            </w:r>
            <w:r>
              <w:rPr>
                <w:spacing w:val="22"/>
                <w:sz w:val="14"/>
              </w:rPr>
              <w:t xml:space="preserve"> </w:t>
            </w:r>
            <w:r>
              <w:rPr>
                <w:sz w:val="14"/>
              </w:rPr>
              <w:t>Food</w:t>
            </w:r>
            <w:r>
              <w:rPr>
                <w:spacing w:val="22"/>
                <w:sz w:val="14"/>
              </w:rPr>
              <w:t xml:space="preserve"> </w:t>
            </w:r>
            <w:r>
              <w:rPr>
                <w:spacing w:val="-2"/>
                <w:sz w:val="14"/>
              </w:rPr>
              <w:t>Secure</w:t>
            </w:r>
            <w:r>
              <w:rPr>
                <w:rFonts w:ascii="Times New Roman"/>
                <w:sz w:val="14"/>
              </w:rPr>
              <w:tab/>
            </w:r>
            <w:r>
              <w:rPr>
                <w:spacing w:val="-4"/>
                <w:sz w:val="14"/>
              </w:rPr>
              <w:t>0.31</w:t>
            </w:r>
          </w:p>
        </w:tc>
        <w:tc>
          <w:tcPr>
            <w:tcW w:w="793" w:type="dxa"/>
          </w:tcPr>
          <w:p w14:paraId="17C7A971" w14:textId="77777777" w:rsidR="00D62403" w:rsidRDefault="00D62403">
            <w:pPr>
              <w:pStyle w:val="TableParagraph"/>
              <w:spacing w:before="11" w:line="133" w:lineRule="exact"/>
              <w:ind w:left="82" w:right="2"/>
              <w:rPr>
                <w:sz w:val="14"/>
              </w:rPr>
            </w:pPr>
            <w:r>
              <w:rPr>
                <w:spacing w:val="-4"/>
                <w:sz w:val="14"/>
              </w:rPr>
              <w:t>0.51</w:t>
            </w:r>
          </w:p>
        </w:tc>
        <w:tc>
          <w:tcPr>
            <w:tcW w:w="886" w:type="dxa"/>
          </w:tcPr>
          <w:p w14:paraId="61BC1071" w14:textId="77777777" w:rsidR="00D62403" w:rsidRDefault="00D62403">
            <w:pPr>
              <w:pStyle w:val="TableParagraph"/>
              <w:spacing w:before="11" w:line="133" w:lineRule="exact"/>
              <w:ind w:left="1" w:right="21"/>
              <w:rPr>
                <w:sz w:val="14"/>
              </w:rPr>
            </w:pPr>
            <w:r>
              <w:rPr>
                <w:spacing w:val="-2"/>
                <w:sz w:val="14"/>
              </w:rPr>
              <w:t>0.2***</w:t>
            </w:r>
          </w:p>
        </w:tc>
        <w:tc>
          <w:tcPr>
            <w:tcW w:w="812" w:type="dxa"/>
          </w:tcPr>
          <w:p w14:paraId="06CFA854" w14:textId="77777777" w:rsidR="00D62403" w:rsidRDefault="00D62403">
            <w:pPr>
              <w:pStyle w:val="TableParagraph"/>
              <w:spacing w:before="11" w:line="133" w:lineRule="exact"/>
              <w:ind w:right="305"/>
              <w:jc w:val="right"/>
              <w:rPr>
                <w:sz w:val="14"/>
              </w:rPr>
            </w:pPr>
            <w:r>
              <w:rPr>
                <w:spacing w:val="-4"/>
                <w:sz w:val="14"/>
              </w:rPr>
              <w:t>0.07</w:t>
            </w:r>
          </w:p>
        </w:tc>
        <w:tc>
          <w:tcPr>
            <w:tcW w:w="793" w:type="dxa"/>
          </w:tcPr>
          <w:p w14:paraId="677959DB" w14:textId="77777777" w:rsidR="00D62403" w:rsidRDefault="00D62403">
            <w:pPr>
              <w:pStyle w:val="TableParagraph"/>
              <w:spacing w:before="11" w:line="133" w:lineRule="exact"/>
              <w:ind w:left="82" w:right="4"/>
              <w:rPr>
                <w:sz w:val="14"/>
              </w:rPr>
            </w:pPr>
            <w:r>
              <w:rPr>
                <w:spacing w:val="-4"/>
                <w:sz w:val="14"/>
              </w:rPr>
              <w:t>0.24</w:t>
            </w:r>
          </w:p>
        </w:tc>
        <w:tc>
          <w:tcPr>
            <w:tcW w:w="886" w:type="dxa"/>
          </w:tcPr>
          <w:p w14:paraId="3579215E" w14:textId="77777777" w:rsidR="00D62403" w:rsidRDefault="00D62403">
            <w:pPr>
              <w:pStyle w:val="TableParagraph"/>
              <w:spacing w:before="11" w:line="133" w:lineRule="exact"/>
              <w:ind w:right="21"/>
              <w:rPr>
                <w:sz w:val="14"/>
              </w:rPr>
            </w:pPr>
            <w:r>
              <w:rPr>
                <w:spacing w:val="-2"/>
                <w:w w:val="105"/>
                <w:sz w:val="14"/>
              </w:rPr>
              <w:t>0.17***</w:t>
            </w:r>
          </w:p>
        </w:tc>
        <w:tc>
          <w:tcPr>
            <w:tcW w:w="812" w:type="dxa"/>
          </w:tcPr>
          <w:p w14:paraId="0301E1D4" w14:textId="77777777" w:rsidR="00D62403" w:rsidRDefault="00D62403">
            <w:pPr>
              <w:pStyle w:val="TableParagraph"/>
              <w:spacing w:before="11" w:line="133" w:lineRule="exact"/>
              <w:ind w:right="306"/>
              <w:jc w:val="right"/>
              <w:rPr>
                <w:sz w:val="14"/>
              </w:rPr>
            </w:pPr>
            <w:r>
              <w:rPr>
                <w:spacing w:val="-4"/>
                <w:sz w:val="14"/>
              </w:rPr>
              <w:t>0.14</w:t>
            </w:r>
          </w:p>
        </w:tc>
        <w:tc>
          <w:tcPr>
            <w:tcW w:w="793" w:type="dxa"/>
          </w:tcPr>
          <w:p w14:paraId="7A412AD9" w14:textId="77777777" w:rsidR="00D62403" w:rsidRDefault="00D62403">
            <w:pPr>
              <w:pStyle w:val="TableParagraph"/>
              <w:spacing w:before="11" w:line="133" w:lineRule="exact"/>
              <w:ind w:left="82" w:right="5"/>
              <w:rPr>
                <w:sz w:val="14"/>
              </w:rPr>
            </w:pPr>
            <w:r>
              <w:rPr>
                <w:spacing w:val="-4"/>
                <w:sz w:val="14"/>
              </w:rPr>
              <w:t>0.32</w:t>
            </w:r>
          </w:p>
        </w:tc>
        <w:tc>
          <w:tcPr>
            <w:tcW w:w="804" w:type="dxa"/>
          </w:tcPr>
          <w:p w14:paraId="3115C6D0" w14:textId="77777777" w:rsidR="00D62403" w:rsidRDefault="00D62403">
            <w:pPr>
              <w:pStyle w:val="TableParagraph"/>
              <w:spacing w:before="11" w:line="133" w:lineRule="exact"/>
              <w:ind w:left="58" w:right="2"/>
              <w:rPr>
                <w:sz w:val="14"/>
              </w:rPr>
            </w:pPr>
            <w:r>
              <w:rPr>
                <w:spacing w:val="-2"/>
                <w:w w:val="105"/>
                <w:sz w:val="14"/>
              </w:rPr>
              <w:t>0.18***</w:t>
            </w:r>
          </w:p>
        </w:tc>
      </w:tr>
      <w:tr w:rsidR="00D62403" w14:paraId="73AAA332" w14:textId="77777777">
        <w:trPr>
          <w:trHeight w:val="164"/>
        </w:trPr>
        <w:tc>
          <w:tcPr>
            <w:tcW w:w="2784" w:type="dxa"/>
          </w:tcPr>
          <w:p w14:paraId="5938926F" w14:textId="77777777" w:rsidR="00D62403" w:rsidRDefault="00D62403">
            <w:pPr>
              <w:pStyle w:val="TableParagraph"/>
              <w:spacing w:before="11" w:line="133" w:lineRule="exact"/>
              <w:ind w:right="247"/>
              <w:jc w:val="right"/>
              <w:rPr>
                <w:sz w:val="14"/>
              </w:rPr>
            </w:pPr>
            <w:r>
              <w:rPr>
                <w:spacing w:val="-2"/>
                <w:sz w:val="14"/>
              </w:rPr>
              <w:t>(0.03)</w:t>
            </w:r>
          </w:p>
        </w:tc>
        <w:tc>
          <w:tcPr>
            <w:tcW w:w="793" w:type="dxa"/>
          </w:tcPr>
          <w:p w14:paraId="6A569C7D" w14:textId="77777777" w:rsidR="00D62403" w:rsidRDefault="00D62403">
            <w:pPr>
              <w:pStyle w:val="TableParagraph"/>
              <w:spacing w:before="11" w:line="133" w:lineRule="exact"/>
              <w:ind w:left="82" w:right="1"/>
              <w:rPr>
                <w:sz w:val="14"/>
              </w:rPr>
            </w:pPr>
            <w:r>
              <w:rPr>
                <w:spacing w:val="-2"/>
                <w:sz w:val="14"/>
              </w:rPr>
              <w:t>(0.03)</w:t>
            </w:r>
          </w:p>
        </w:tc>
        <w:tc>
          <w:tcPr>
            <w:tcW w:w="886" w:type="dxa"/>
          </w:tcPr>
          <w:p w14:paraId="17BE6465" w14:textId="77777777" w:rsidR="00D62403" w:rsidRDefault="00D62403">
            <w:pPr>
              <w:pStyle w:val="TableParagraph"/>
              <w:spacing w:before="11" w:line="133" w:lineRule="exact"/>
              <w:ind w:left="2" w:right="21"/>
              <w:rPr>
                <w:sz w:val="14"/>
              </w:rPr>
            </w:pPr>
            <w:r>
              <w:rPr>
                <w:spacing w:val="-2"/>
                <w:sz w:val="14"/>
              </w:rPr>
              <w:t>(0.03)</w:t>
            </w:r>
          </w:p>
        </w:tc>
        <w:tc>
          <w:tcPr>
            <w:tcW w:w="812" w:type="dxa"/>
          </w:tcPr>
          <w:p w14:paraId="7E1E2944" w14:textId="77777777" w:rsidR="00D62403" w:rsidRDefault="00D62403">
            <w:pPr>
              <w:pStyle w:val="TableParagraph"/>
              <w:spacing w:before="11" w:line="133" w:lineRule="exact"/>
              <w:ind w:right="248"/>
              <w:jc w:val="right"/>
              <w:rPr>
                <w:sz w:val="14"/>
              </w:rPr>
            </w:pPr>
            <w:r>
              <w:rPr>
                <w:spacing w:val="-2"/>
                <w:sz w:val="14"/>
              </w:rPr>
              <w:t>(0.01)</w:t>
            </w:r>
          </w:p>
        </w:tc>
        <w:tc>
          <w:tcPr>
            <w:tcW w:w="793" w:type="dxa"/>
          </w:tcPr>
          <w:p w14:paraId="662206D8" w14:textId="77777777" w:rsidR="00D62403" w:rsidRDefault="00D62403">
            <w:pPr>
              <w:pStyle w:val="TableParagraph"/>
              <w:spacing w:before="11" w:line="133" w:lineRule="exact"/>
              <w:ind w:left="82" w:right="3"/>
              <w:rPr>
                <w:sz w:val="14"/>
              </w:rPr>
            </w:pPr>
            <w:r>
              <w:rPr>
                <w:spacing w:val="-2"/>
                <w:sz w:val="14"/>
              </w:rPr>
              <w:t>(0.02)</w:t>
            </w:r>
          </w:p>
        </w:tc>
        <w:tc>
          <w:tcPr>
            <w:tcW w:w="886" w:type="dxa"/>
          </w:tcPr>
          <w:p w14:paraId="426D7119" w14:textId="77777777" w:rsidR="00D62403" w:rsidRDefault="00D62403">
            <w:pPr>
              <w:pStyle w:val="TableParagraph"/>
              <w:spacing w:before="11" w:line="133" w:lineRule="exact"/>
              <w:ind w:right="21"/>
              <w:rPr>
                <w:sz w:val="14"/>
              </w:rPr>
            </w:pPr>
            <w:r>
              <w:rPr>
                <w:spacing w:val="-2"/>
                <w:sz w:val="14"/>
              </w:rPr>
              <w:t>(0.01)</w:t>
            </w:r>
          </w:p>
        </w:tc>
        <w:tc>
          <w:tcPr>
            <w:tcW w:w="812" w:type="dxa"/>
          </w:tcPr>
          <w:p w14:paraId="7B98A3BF" w14:textId="77777777" w:rsidR="00D62403" w:rsidRDefault="00D62403">
            <w:pPr>
              <w:pStyle w:val="TableParagraph"/>
              <w:spacing w:before="11" w:line="133" w:lineRule="exact"/>
              <w:ind w:right="249"/>
              <w:jc w:val="right"/>
              <w:rPr>
                <w:sz w:val="14"/>
              </w:rPr>
            </w:pPr>
            <w:r>
              <w:rPr>
                <w:spacing w:val="-2"/>
                <w:sz w:val="14"/>
              </w:rPr>
              <w:t>(0.01)</w:t>
            </w:r>
          </w:p>
        </w:tc>
        <w:tc>
          <w:tcPr>
            <w:tcW w:w="793" w:type="dxa"/>
          </w:tcPr>
          <w:p w14:paraId="29CEC429" w14:textId="77777777" w:rsidR="00D62403" w:rsidRDefault="00D62403">
            <w:pPr>
              <w:pStyle w:val="TableParagraph"/>
              <w:spacing w:before="11" w:line="133" w:lineRule="exact"/>
              <w:ind w:left="82" w:right="4"/>
              <w:rPr>
                <w:sz w:val="14"/>
              </w:rPr>
            </w:pPr>
            <w:r>
              <w:rPr>
                <w:spacing w:val="-2"/>
                <w:sz w:val="14"/>
              </w:rPr>
              <w:t>(0.02)</w:t>
            </w:r>
          </w:p>
        </w:tc>
        <w:tc>
          <w:tcPr>
            <w:tcW w:w="804" w:type="dxa"/>
          </w:tcPr>
          <w:p w14:paraId="7C48106A" w14:textId="77777777" w:rsidR="00D62403" w:rsidRDefault="00D62403">
            <w:pPr>
              <w:pStyle w:val="TableParagraph"/>
              <w:spacing w:before="11" w:line="133" w:lineRule="exact"/>
              <w:ind w:left="58" w:right="1"/>
              <w:rPr>
                <w:sz w:val="14"/>
              </w:rPr>
            </w:pPr>
            <w:r>
              <w:rPr>
                <w:spacing w:val="-2"/>
                <w:sz w:val="14"/>
              </w:rPr>
              <w:t>(0.01)</w:t>
            </w:r>
          </w:p>
        </w:tc>
      </w:tr>
      <w:tr w:rsidR="00D62403" w14:paraId="3C40F403" w14:textId="77777777">
        <w:trPr>
          <w:trHeight w:val="164"/>
        </w:trPr>
        <w:tc>
          <w:tcPr>
            <w:tcW w:w="2784" w:type="dxa"/>
          </w:tcPr>
          <w:p w14:paraId="7443BC8E" w14:textId="77777777" w:rsidR="00D62403" w:rsidRDefault="00D62403">
            <w:pPr>
              <w:pStyle w:val="TableParagraph"/>
              <w:tabs>
                <w:tab w:val="right" w:pos="2477"/>
              </w:tabs>
              <w:spacing w:before="11" w:line="133" w:lineRule="exact"/>
              <w:ind w:left="104"/>
              <w:jc w:val="left"/>
              <w:rPr>
                <w:sz w:val="14"/>
              </w:rPr>
            </w:pPr>
            <w:r>
              <w:rPr>
                <w:sz w:val="14"/>
              </w:rPr>
              <w:t>Moderately</w:t>
            </w:r>
            <w:r>
              <w:rPr>
                <w:spacing w:val="28"/>
                <w:sz w:val="14"/>
              </w:rPr>
              <w:t xml:space="preserve"> </w:t>
            </w:r>
            <w:r>
              <w:rPr>
                <w:sz w:val="14"/>
              </w:rPr>
              <w:t>Food</w:t>
            </w:r>
            <w:r>
              <w:rPr>
                <w:spacing w:val="27"/>
                <w:sz w:val="14"/>
              </w:rPr>
              <w:t xml:space="preserve"> </w:t>
            </w:r>
            <w:r>
              <w:rPr>
                <w:spacing w:val="-2"/>
                <w:sz w:val="14"/>
              </w:rPr>
              <w:t>Insecure</w:t>
            </w:r>
            <w:r>
              <w:rPr>
                <w:rFonts w:ascii="Times New Roman"/>
                <w:sz w:val="14"/>
              </w:rPr>
              <w:tab/>
            </w:r>
            <w:r>
              <w:rPr>
                <w:spacing w:val="-4"/>
                <w:sz w:val="14"/>
              </w:rPr>
              <w:t>0.60</w:t>
            </w:r>
          </w:p>
        </w:tc>
        <w:tc>
          <w:tcPr>
            <w:tcW w:w="793" w:type="dxa"/>
          </w:tcPr>
          <w:p w14:paraId="65A59C7A" w14:textId="77777777" w:rsidR="00D62403" w:rsidRDefault="00D62403">
            <w:pPr>
              <w:pStyle w:val="TableParagraph"/>
              <w:spacing w:before="11" w:line="133" w:lineRule="exact"/>
              <w:ind w:left="82" w:right="1"/>
              <w:rPr>
                <w:sz w:val="14"/>
              </w:rPr>
            </w:pPr>
            <w:r>
              <w:rPr>
                <w:spacing w:val="-4"/>
                <w:sz w:val="14"/>
              </w:rPr>
              <w:t>0.45</w:t>
            </w:r>
          </w:p>
        </w:tc>
        <w:tc>
          <w:tcPr>
            <w:tcW w:w="886" w:type="dxa"/>
          </w:tcPr>
          <w:p w14:paraId="1D70EF21" w14:textId="77777777" w:rsidR="00D62403" w:rsidRDefault="00D62403">
            <w:pPr>
              <w:pStyle w:val="TableParagraph"/>
              <w:spacing w:before="11" w:line="133" w:lineRule="exact"/>
              <w:ind w:left="3" w:right="21"/>
              <w:rPr>
                <w:sz w:val="14"/>
              </w:rPr>
            </w:pPr>
            <w:r>
              <w:rPr>
                <w:sz w:val="14"/>
              </w:rPr>
              <w:t>-</w:t>
            </w:r>
            <w:r>
              <w:rPr>
                <w:spacing w:val="-2"/>
                <w:sz w:val="14"/>
              </w:rPr>
              <w:t>0.16***</w:t>
            </w:r>
          </w:p>
        </w:tc>
        <w:tc>
          <w:tcPr>
            <w:tcW w:w="812" w:type="dxa"/>
          </w:tcPr>
          <w:p w14:paraId="109293AB" w14:textId="77777777" w:rsidR="00D62403" w:rsidRDefault="00D62403">
            <w:pPr>
              <w:pStyle w:val="TableParagraph"/>
              <w:spacing w:before="11" w:line="133" w:lineRule="exact"/>
              <w:ind w:right="305"/>
              <w:jc w:val="right"/>
              <w:rPr>
                <w:sz w:val="14"/>
              </w:rPr>
            </w:pPr>
            <w:r>
              <w:rPr>
                <w:spacing w:val="-4"/>
                <w:sz w:val="14"/>
              </w:rPr>
              <w:t>0.74</w:t>
            </w:r>
          </w:p>
        </w:tc>
        <w:tc>
          <w:tcPr>
            <w:tcW w:w="793" w:type="dxa"/>
          </w:tcPr>
          <w:p w14:paraId="6237AFF5" w14:textId="77777777" w:rsidR="00D62403" w:rsidRDefault="00D62403">
            <w:pPr>
              <w:pStyle w:val="TableParagraph"/>
              <w:spacing w:before="11" w:line="133" w:lineRule="exact"/>
              <w:ind w:left="82" w:right="2"/>
              <w:rPr>
                <w:sz w:val="14"/>
              </w:rPr>
            </w:pPr>
            <w:r>
              <w:rPr>
                <w:spacing w:val="-4"/>
                <w:sz w:val="14"/>
              </w:rPr>
              <w:t>0.72</w:t>
            </w:r>
          </w:p>
        </w:tc>
        <w:tc>
          <w:tcPr>
            <w:tcW w:w="886" w:type="dxa"/>
          </w:tcPr>
          <w:p w14:paraId="0D66239F" w14:textId="77777777" w:rsidR="00D62403" w:rsidRDefault="00D62403">
            <w:pPr>
              <w:pStyle w:val="TableParagraph"/>
              <w:spacing w:before="11" w:line="133" w:lineRule="exact"/>
              <w:ind w:left="1" w:right="21"/>
              <w:rPr>
                <w:sz w:val="14"/>
              </w:rPr>
            </w:pPr>
            <w:r>
              <w:rPr>
                <w:spacing w:val="-4"/>
                <w:sz w:val="14"/>
              </w:rPr>
              <w:t>-0.01</w:t>
            </w:r>
          </w:p>
        </w:tc>
        <w:tc>
          <w:tcPr>
            <w:tcW w:w="812" w:type="dxa"/>
          </w:tcPr>
          <w:p w14:paraId="22714788" w14:textId="77777777" w:rsidR="00D62403" w:rsidRDefault="00D62403">
            <w:pPr>
              <w:pStyle w:val="TableParagraph"/>
              <w:spacing w:before="11" w:line="133" w:lineRule="exact"/>
              <w:ind w:right="305"/>
              <w:jc w:val="right"/>
              <w:rPr>
                <w:sz w:val="14"/>
              </w:rPr>
            </w:pPr>
            <w:r>
              <w:rPr>
                <w:spacing w:val="-4"/>
                <w:sz w:val="14"/>
              </w:rPr>
              <w:t>0.70</w:t>
            </w:r>
          </w:p>
        </w:tc>
        <w:tc>
          <w:tcPr>
            <w:tcW w:w="793" w:type="dxa"/>
          </w:tcPr>
          <w:p w14:paraId="6ED1EBCB" w14:textId="77777777" w:rsidR="00D62403" w:rsidRDefault="00D62403">
            <w:pPr>
              <w:pStyle w:val="TableParagraph"/>
              <w:spacing w:before="11" w:line="133" w:lineRule="exact"/>
              <w:ind w:left="82" w:right="4"/>
              <w:rPr>
                <w:sz w:val="14"/>
              </w:rPr>
            </w:pPr>
            <w:r>
              <w:rPr>
                <w:spacing w:val="-4"/>
                <w:sz w:val="14"/>
              </w:rPr>
              <w:t>0.64</w:t>
            </w:r>
          </w:p>
        </w:tc>
        <w:tc>
          <w:tcPr>
            <w:tcW w:w="804" w:type="dxa"/>
          </w:tcPr>
          <w:p w14:paraId="064FBE37" w14:textId="77777777" w:rsidR="00D62403" w:rsidRDefault="00D62403">
            <w:pPr>
              <w:pStyle w:val="TableParagraph"/>
              <w:spacing w:before="11" w:line="133" w:lineRule="exact"/>
              <w:ind w:left="58"/>
              <w:rPr>
                <w:sz w:val="14"/>
              </w:rPr>
            </w:pPr>
            <w:r>
              <w:rPr>
                <w:w w:val="90"/>
                <w:sz w:val="14"/>
              </w:rPr>
              <w:t>-</w:t>
            </w:r>
            <w:r>
              <w:rPr>
                <w:spacing w:val="-2"/>
                <w:w w:val="95"/>
                <w:sz w:val="14"/>
              </w:rPr>
              <w:t>0.06**</w:t>
            </w:r>
          </w:p>
        </w:tc>
      </w:tr>
      <w:tr w:rsidR="00D62403" w14:paraId="436ADA8B" w14:textId="77777777">
        <w:trPr>
          <w:trHeight w:val="164"/>
        </w:trPr>
        <w:tc>
          <w:tcPr>
            <w:tcW w:w="2784" w:type="dxa"/>
          </w:tcPr>
          <w:p w14:paraId="22DDDB20" w14:textId="77777777" w:rsidR="00D62403" w:rsidRDefault="00D62403">
            <w:pPr>
              <w:pStyle w:val="TableParagraph"/>
              <w:spacing w:before="11" w:line="133" w:lineRule="exact"/>
              <w:ind w:right="247"/>
              <w:jc w:val="right"/>
              <w:rPr>
                <w:sz w:val="14"/>
              </w:rPr>
            </w:pPr>
            <w:r>
              <w:rPr>
                <w:spacing w:val="-2"/>
                <w:sz w:val="14"/>
              </w:rPr>
              <w:t>(0.03)</w:t>
            </w:r>
          </w:p>
        </w:tc>
        <w:tc>
          <w:tcPr>
            <w:tcW w:w="793" w:type="dxa"/>
          </w:tcPr>
          <w:p w14:paraId="342C31C5" w14:textId="77777777" w:rsidR="00D62403" w:rsidRDefault="00D62403">
            <w:pPr>
              <w:pStyle w:val="TableParagraph"/>
              <w:spacing w:before="11" w:line="133" w:lineRule="exact"/>
              <w:ind w:left="82" w:right="1"/>
              <w:rPr>
                <w:sz w:val="14"/>
              </w:rPr>
            </w:pPr>
            <w:r>
              <w:rPr>
                <w:spacing w:val="-2"/>
                <w:sz w:val="14"/>
              </w:rPr>
              <w:t>(0.03)</w:t>
            </w:r>
          </w:p>
        </w:tc>
        <w:tc>
          <w:tcPr>
            <w:tcW w:w="886" w:type="dxa"/>
          </w:tcPr>
          <w:p w14:paraId="1E7E0F8F" w14:textId="77777777" w:rsidR="00D62403" w:rsidRDefault="00D62403">
            <w:pPr>
              <w:pStyle w:val="TableParagraph"/>
              <w:spacing w:before="11" w:line="133" w:lineRule="exact"/>
              <w:ind w:left="2" w:right="21"/>
              <w:rPr>
                <w:sz w:val="14"/>
              </w:rPr>
            </w:pPr>
            <w:r>
              <w:rPr>
                <w:spacing w:val="-2"/>
                <w:sz w:val="14"/>
              </w:rPr>
              <w:t>(0.03)</w:t>
            </w:r>
          </w:p>
        </w:tc>
        <w:tc>
          <w:tcPr>
            <w:tcW w:w="812" w:type="dxa"/>
          </w:tcPr>
          <w:p w14:paraId="6527B53E" w14:textId="77777777" w:rsidR="00D62403" w:rsidRDefault="00D62403">
            <w:pPr>
              <w:pStyle w:val="TableParagraph"/>
              <w:spacing w:before="11" w:line="133" w:lineRule="exact"/>
              <w:ind w:right="248"/>
              <w:jc w:val="right"/>
              <w:rPr>
                <w:sz w:val="14"/>
              </w:rPr>
            </w:pPr>
            <w:r>
              <w:rPr>
                <w:spacing w:val="-2"/>
                <w:sz w:val="14"/>
              </w:rPr>
              <w:t>(0.02)</w:t>
            </w:r>
          </w:p>
        </w:tc>
        <w:tc>
          <w:tcPr>
            <w:tcW w:w="793" w:type="dxa"/>
          </w:tcPr>
          <w:p w14:paraId="3F60F2A0" w14:textId="77777777" w:rsidR="00D62403" w:rsidRDefault="00D62403">
            <w:pPr>
              <w:pStyle w:val="TableParagraph"/>
              <w:spacing w:before="11" w:line="133" w:lineRule="exact"/>
              <w:ind w:left="82" w:right="3"/>
              <w:rPr>
                <w:sz w:val="14"/>
              </w:rPr>
            </w:pPr>
            <w:r>
              <w:rPr>
                <w:spacing w:val="-2"/>
                <w:sz w:val="14"/>
              </w:rPr>
              <w:t>(0.02)</w:t>
            </w:r>
          </w:p>
        </w:tc>
        <w:tc>
          <w:tcPr>
            <w:tcW w:w="886" w:type="dxa"/>
          </w:tcPr>
          <w:p w14:paraId="0548BB92" w14:textId="77777777" w:rsidR="00D62403" w:rsidRDefault="00D62403">
            <w:pPr>
              <w:pStyle w:val="TableParagraph"/>
              <w:spacing w:before="11" w:line="133" w:lineRule="exact"/>
              <w:ind w:right="21"/>
              <w:rPr>
                <w:sz w:val="14"/>
              </w:rPr>
            </w:pPr>
            <w:r>
              <w:rPr>
                <w:spacing w:val="-2"/>
                <w:sz w:val="14"/>
              </w:rPr>
              <w:t>(0.02)</w:t>
            </w:r>
          </w:p>
        </w:tc>
        <w:tc>
          <w:tcPr>
            <w:tcW w:w="812" w:type="dxa"/>
          </w:tcPr>
          <w:p w14:paraId="5250828A" w14:textId="77777777" w:rsidR="00D62403" w:rsidRDefault="00D62403">
            <w:pPr>
              <w:pStyle w:val="TableParagraph"/>
              <w:spacing w:before="11" w:line="133" w:lineRule="exact"/>
              <w:ind w:right="249"/>
              <w:jc w:val="right"/>
              <w:rPr>
                <w:sz w:val="14"/>
              </w:rPr>
            </w:pPr>
            <w:r>
              <w:rPr>
                <w:spacing w:val="-2"/>
                <w:sz w:val="14"/>
              </w:rPr>
              <w:t>(0.01)</w:t>
            </w:r>
          </w:p>
        </w:tc>
        <w:tc>
          <w:tcPr>
            <w:tcW w:w="793" w:type="dxa"/>
          </w:tcPr>
          <w:p w14:paraId="75ACD24E" w14:textId="77777777" w:rsidR="00D62403" w:rsidRDefault="00D62403">
            <w:pPr>
              <w:pStyle w:val="TableParagraph"/>
              <w:spacing w:before="11" w:line="133" w:lineRule="exact"/>
              <w:ind w:left="82" w:right="4"/>
              <w:rPr>
                <w:sz w:val="14"/>
              </w:rPr>
            </w:pPr>
            <w:r>
              <w:rPr>
                <w:spacing w:val="-2"/>
                <w:sz w:val="14"/>
              </w:rPr>
              <w:t>(0.02)</w:t>
            </w:r>
          </w:p>
        </w:tc>
        <w:tc>
          <w:tcPr>
            <w:tcW w:w="804" w:type="dxa"/>
          </w:tcPr>
          <w:p w14:paraId="020CE2F1" w14:textId="77777777" w:rsidR="00D62403" w:rsidRDefault="00D62403">
            <w:pPr>
              <w:pStyle w:val="TableParagraph"/>
              <w:spacing w:before="11" w:line="133" w:lineRule="exact"/>
              <w:ind w:left="58" w:right="1"/>
              <w:rPr>
                <w:sz w:val="14"/>
              </w:rPr>
            </w:pPr>
            <w:r>
              <w:rPr>
                <w:spacing w:val="-2"/>
                <w:sz w:val="14"/>
              </w:rPr>
              <w:t>(0.02)</w:t>
            </w:r>
          </w:p>
        </w:tc>
      </w:tr>
      <w:tr w:rsidR="00D62403" w14:paraId="10192C73" w14:textId="77777777">
        <w:trPr>
          <w:trHeight w:val="164"/>
        </w:trPr>
        <w:tc>
          <w:tcPr>
            <w:tcW w:w="2784" w:type="dxa"/>
          </w:tcPr>
          <w:p w14:paraId="754ED9AA" w14:textId="77777777" w:rsidR="00D62403" w:rsidRDefault="00D62403">
            <w:pPr>
              <w:pStyle w:val="TableParagraph"/>
              <w:tabs>
                <w:tab w:val="right" w:pos="2476"/>
              </w:tabs>
              <w:spacing w:before="11" w:line="133" w:lineRule="exact"/>
              <w:ind w:left="104"/>
              <w:jc w:val="left"/>
              <w:rPr>
                <w:sz w:val="14"/>
              </w:rPr>
            </w:pPr>
            <w:r>
              <w:rPr>
                <w:sz w:val="14"/>
              </w:rPr>
              <w:t>Severely</w:t>
            </w:r>
            <w:r>
              <w:rPr>
                <w:spacing w:val="16"/>
                <w:sz w:val="14"/>
              </w:rPr>
              <w:t xml:space="preserve"> </w:t>
            </w:r>
            <w:r>
              <w:rPr>
                <w:sz w:val="14"/>
              </w:rPr>
              <w:t>Food</w:t>
            </w:r>
            <w:r>
              <w:rPr>
                <w:spacing w:val="17"/>
                <w:sz w:val="14"/>
              </w:rPr>
              <w:t xml:space="preserve"> </w:t>
            </w:r>
            <w:r>
              <w:rPr>
                <w:spacing w:val="-2"/>
                <w:sz w:val="14"/>
              </w:rPr>
              <w:t>Insecure</w:t>
            </w:r>
            <w:r>
              <w:rPr>
                <w:rFonts w:ascii="Times New Roman"/>
                <w:sz w:val="14"/>
              </w:rPr>
              <w:tab/>
            </w:r>
            <w:r>
              <w:rPr>
                <w:spacing w:val="-4"/>
                <w:sz w:val="14"/>
              </w:rPr>
              <w:t>0.08</w:t>
            </w:r>
          </w:p>
        </w:tc>
        <w:tc>
          <w:tcPr>
            <w:tcW w:w="793" w:type="dxa"/>
          </w:tcPr>
          <w:p w14:paraId="6D01576D" w14:textId="77777777" w:rsidR="00D62403" w:rsidRDefault="00D62403">
            <w:pPr>
              <w:pStyle w:val="TableParagraph"/>
              <w:spacing w:before="11" w:line="133" w:lineRule="exact"/>
              <w:ind w:left="82" w:right="1"/>
              <w:rPr>
                <w:sz w:val="14"/>
              </w:rPr>
            </w:pPr>
            <w:r>
              <w:rPr>
                <w:spacing w:val="-4"/>
                <w:sz w:val="14"/>
              </w:rPr>
              <w:t>0.02</w:t>
            </w:r>
          </w:p>
        </w:tc>
        <w:tc>
          <w:tcPr>
            <w:tcW w:w="886" w:type="dxa"/>
          </w:tcPr>
          <w:p w14:paraId="6783D66C" w14:textId="77777777" w:rsidR="00D62403" w:rsidRDefault="00D62403">
            <w:pPr>
              <w:pStyle w:val="TableParagraph"/>
              <w:spacing w:before="11" w:line="133" w:lineRule="exact"/>
              <w:ind w:left="2" w:right="21"/>
              <w:rPr>
                <w:sz w:val="14"/>
              </w:rPr>
            </w:pPr>
            <w:r>
              <w:rPr>
                <w:w w:val="90"/>
                <w:sz w:val="14"/>
              </w:rPr>
              <w:t>-</w:t>
            </w:r>
            <w:r>
              <w:rPr>
                <w:spacing w:val="-2"/>
                <w:w w:val="95"/>
                <w:sz w:val="14"/>
              </w:rPr>
              <w:t>0.06***</w:t>
            </w:r>
          </w:p>
        </w:tc>
        <w:tc>
          <w:tcPr>
            <w:tcW w:w="812" w:type="dxa"/>
          </w:tcPr>
          <w:p w14:paraId="47C5E7BE" w14:textId="77777777" w:rsidR="00D62403" w:rsidRDefault="00D62403">
            <w:pPr>
              <w:pStyle w:val="TableParagraph"/>
              <w:spacing w:before="11" w:line="133" w:lineRule="exact"/>
              <w:ind w:right="305"/>
              <w:jc w:val="right"/>
              <w:rPr>
                <w:sz w:val="14"/>
              </w:rPr>
            </w:pPr>
            <w:r>
              <w:rPr>
                <w:spacing w:val="-4"/>
                <w:sz w:val="14"/>
              </w:rPr>
              <w:t>0.20</w:t>
            </w:r>
          </w:p>
        </w:tc>
        <w:tc>
          <w:tcPr>
            <w:tcW w:w="793" w:type="dxa"/>
          </w:tcPr>
          <w:p w14:paraId="0E583D31" w14:textId="77777777" w:rsidR="00D62403" w:rsidRDefault="00D62403">
            <w:pPr>
              <w:pStyle w:val="TableParagraph"/>
              <w:spacing w:before="11" w:line="133" w:lineRule="exact"/>
              <w:ind w:left="82" w:right="3"/>
              <w:rPr>
                <w:sz w:val="14"/>
              </w:rPr>
            </w:pPr>
            <w:r>
              <w:rPr>
                <w:spacing w:val="-4"/>
                <w:sz w:val="14"/>
              </w:rPr>
              <w:t>0.04</w:t>
            </w:r>
          </w:p>
        </w:tc>
        <w:tc>
          <w:tcPr>
            <w:tcW w:w="886" w:type="dxa"/>
          </w:tcPr>
          <w:p w14:paraId="6A303A1E" w14:textId="77777777" w:rsidR="00D62403" w:rsidRDefault="00D62403">
            <w:pPr>
              <w:pStyle w:val="TableParagraph"/>
              <w:spacing w:before="11" w:line="133" w:lineRule="exact"/>
              <w:ind w:left="1" w:right="21"/>
              <w:rPr>
                <w:sz w:val="14"/>
              </w:rPr>
            </w:pPr>
            <w:r>
              <w:rPr>
                <w:sz w:val="14"/>
              </w:rPr>
              <w:t>-</w:t>
            </w:r>
            <w:r>
              <w:rPr>
                <w:spacing w:val="-2"/>
                <w:sz w:val="14"/>
              </w:rPr>
              <w:t>0.16***</w:t>
            </w:r>
          </w:p>
        </w:tc>
        <w:tc>
          <w:tcPr>
            <w:tcW w:w="812" w:type="dxa"/>
          </w:tcPr>
          <w:p w14:paraId="57328F60" w14:textId="77777777" w:rsidR="00D62403" w:rsidRDefault="00D62403">
            <w:pPr>
              <w:pStyle w:val="TableParagraph"/>
              <w:spacing w:before="11" w:line="133" w:lineRule="exact"/>
              <w:ind w:right="306"/>
              <w:jc w:val="right"/>
              <w:rPr>
                <w:sz w:val="14"/>
              </w:rPr>
            </w:pPr>
            <w:r>
              <w:rPr>
                <w:spacing w:val="-4"/>
                <w:sz w:val="14"/>
              </w:rPr>
              <w:t>0.16</w:t>
            </w:r>
          </w:p>
        </w:tc>
        <w:tc>
          <w:tcPr>
            <w:tcW w:w="793" w:type="dxa"/>
          </w:tcPr>
          <w:p w14:paraId="49B34717" w14:textId="77777777" w:rsidR="00D62403" w:rsidRDefault="00D62403">
            <w:pPr>
              <w:pStyle w:val="TableParagraph"/>
              <w:spacing w:before="11" w:line="133" w:lineRule="exact"/>
              <w:ind w:left="82" w:right="4"/>
              <w:rPr>
                <w:sz w:val="14"/>
              </w:rPr>
            </w:pPr>
            <w:r>
              <w:rPr>
                <w:spacing w:val="-4"/>
                <w:sz w:val="14"/>
              </w:rPr>
              <w:t>0.03</w:t>
            </w:r>
          </w:p>
        </w:tc>
        <w:tc>
          <w:tcPr>
            <w:tcW w:w="804" w:type="dxa"/>
          </w:tcPr>
          <w:p w14:paraId="7DBB28CD" w14:textId="77777777" w:rsidR="00D62403" w:rsidRDefault="00D62403">
            <w:pPr>
              <w:pStyle w:val="TableParagraph"/>
              <w:spacing w:before="11" w:line="133" w:lineRule="exact"/>
              <w:ind w:left="58" w:right="1"/>
              <w:rPr>
                <w:sz w:val="14"/>
              </w:rPr>
            </w:pPr>
            <w:r>
              <w:rPr>
                <w:sz w:val="14"/>
              </w:rPr>
              <w:t>-</w:t>
            </w:r>
            <w:r>
              <w:rPr>
                <w:spacing w:val="-2"/>
                <w:sz w:val="14"/>
              </w:rPr>
              <w:t>0.13***</w:t>
            </w:r>
          </w:p>
        </w:tc>
      </w:tr>
      <w:tr w:rsidR="00D62403" w14:paraId="47E3B5EA" w14:textId="77777777">
        <w:trPr>
          <w:trHeight w:val="164"/>
        </w:trPr>
        <w:tc>
          <w:tcPr>
            <w:tcW w:w="2784" w:type="dxa"/>
          </w:tcPr>
          <w:p w14:paraId="30CAE183" w14:textId="77777777" w:rsidR="00D62403" w:rsidRDefault="00D62403">
            <w:pPr>
              <w:pStyle w:val="TableParagraph"/>
              <w:spacing w:before="11" w:line="133" w:lineRule="exact"/>
              <w:ind w:right="247"/>
              <w:jc w:val="right"/>
              <w:rPr>
                <w:sz w:val="14"/>
              </w:rPr>
            </w:pPr>
            <w:r>
              <w:rPr>
                <w:spacing w:val="-2"/>
                <w:sz w:val="14"/>
              </w:rPr>
              <w:t>(0.02)</w:t>
            </w:r>
          </w:p>
        </w:tc>
        <w:tc>
          <w:tcPr>
            <w:tcW w:w="793" w:type="dxa"/>
          </w:tcPr>
          <w:p w14:paraId="723A3F18" w14:textId="77777777" w:rsidR="00D62403" w:rsidRDefault="00D62403">
            <w:pPr>
              <w:pStyle w:val="TableParagraph"/>
              <w:spacing w:before="11" w:line="133" w:lineRule="exact"/>
              <w:ind w:left="82" w:right="1"/>
              <w:rPr>
                <w:sz w:val="14"/>
              </w:rPr>
            </w:pPr>
            <w:r>
              <w:rPr>
                <w:spacing w:val="-2"/>
                <w:sz w:val="14"/>
              </w:rPr>
              <w:t>(0.01)</w:t>
            </w:r>
          </w:p>
        </w:tc>
        <w:tc>
          <w:tcPr>
            <w:tcW w:w="886" w:type="dxa"/>
          </w:tcPr>
          <w:p w14:paraId="3F937A20" w14:textId="77777777" w:rsidR="00D62403" w:rsidRDefault="00D62403">
            <w:pPr>
              <w:pStyle w:val="TableParagraph"/>
              <w:spacing w:before="11" w:line="133" w:lineRule="exact"/>
              <w:ind w:left="2" w:right="21"/>
              <w:rPr>
                <w:sz w:val="14"/>
              </w:rPr>
            </w:pPr>
            <w:r>
              <w:rPr>
                <w:spacing w:val="-2"/>
                <w:sz w:val="14"/>
              </w:rPr>
              <w:t>(0.02)</w:t>
            </w:r>
          </w:p>
        </w:tc>
        <w:tc>
          <w:tcPr>
            <w:tcW w:w="812" w:type="dxa"/>
          </w:tcPr>
          <w:p w14:paraId="17C0E196" w14:textId="77777777" w:rsidR="00D62403" w:rsidRDefault="00D62403">
            <w:pPr>
              <w:pStyle w:val="TableParagraph"/>
              <w:spacing w:before="11" w:line="133" w:lineRule="exact"/>
              <w:ind w:right="248"/>
              <w:jc w:val="right"/>
              <w:rPr>
                <w:sz w:val="14"/>
              </w:rPr>
            </w:pPr>
            <w:r>
              <w:rPr>
                <w:spacing w:val="-2"/>
                <w:sz w:val="14"/>
              </w:rPr>
              <w:t>(0.02)</w:t>
            </w:r>
          </w:p>
        </w:tc>
        <w:tc>
          <w:tcPr>
            <w:tcW w:w="793" w:type="dxa"/>
          </w:tcPr>
          <w:p w14:paraId="5D9B07AA" w14:textId="77777777" w:rsidR="00D62403" w:rsidRDefault="00D62403">
            <w:pPr>
              <w:pStyle w:val="TableParagraph"/>
              <w:spacing w:before="11" w:line="133" w:lineRule="exact"/>
              <w:ind w:left="82" w:right="3"/>
              <w:rPr>
                <w:sz w:val="14"/>
              </w:rPr>
            </w:pPr>
            <w:r>
              <w:rPr>
                <w:spacing w:val="-2"/>
                <w:sz w:val="14"/>
              </w:rPr>
              <w:t>(0.01)</w:t>
            </w:r>
          </w:p>
        </w:tc>
        <w:tc>
          <w:tcPr>
            <w:tcW w:w="886" w:type="dxa"/>
          </w:tcPr>
          <w:p w14:paraId="1F81EC3C" w14:textId="77777777" w:rsidR="00D62403" w:rsidRDefault="00D62403">
            <w:pPr>
              <w:pStyle w:val="TableParagraph"/>
              <w:spacing w:before="11" w:line="133" w:lineRule="exact"/>
              <w:ind w:right="21"/>
              <w:rPr>
                <w:sz w:val="14"/>
              </w:rPr>
            </w:pPr>
            <w:r>
              <w:rPr>
                <w:spacing w:val="-2"/>
                <w:sz w:val="14"/>
              </w:rPr>
              <w:t>(0.02)</w:t>
            </w:r>
          </w:p>
        </w:tc>
        <w:tc>
          <w:tcPr>
            <w:tcW w:w="812" w:type="dxa"/>
          </w:tcPr>
          <w:p w14:paraId="56508DB7" w14:textId="77777777" w:rsidR="00D62403" w:rsidRDefault="00D62403">
            <w:pPr>
              <w:pStyle w:val="TableParagraph"/>
              <w:spacing w:before="11" w:line="133" w:lineRule="exact"/>
              <w:ind w:right="249"/>
              <w:jc w:val="right"/>
              <w:rPr>
                <w:sz w:val="14"/>
              </w:rPr>
            </w:pPr>
            <w:r>
              <w:rPr>
                <w:spacing w:val="-2"/>
                <w:sz w:val="14"/>
              </w:rPr>
              <w:t>(0.01)</w:t>
            </w:r>
          </w:p>
        </w:tc>
        <w:tc>
          <w:tcPr>
            <w:tcW w:w="793" w:type="dxa"/>
          </w:tcPr>
          <w:p w14:paraId="6B59901A" w14:textId="77777777" w:rsidR="00D62403" w:rsidRDefault="00D62403">
            <w:pPr>
              <w:pStyle w:val="TableParagraph"/>
              <w:spacing w:before="11" w:line="133" w:lineRule="exact"/>
              <w:ind w:left="82" w:right="4"/>
              <w:rPr>
                <w:sz w:val="14"/>
              </w:rPr>
            </w:pPr>
            <w:r>
              <w:rPr>
                <w:spacing w:val="-2"/>
                <w:sz w:val="14"/>
              </w:rPr>
              <w:t>(0.01)</w:t>
            </w:r>
          </w:p>
        </w:tc>
        <w:tc>
          <w:tcPr>
            <w:tcW w:w="804" w:type="dxa"/>
          </w:tcPr>
          <w:p w14:paraId="65FA217D" w14:textId="77777777" w:rsidR="00D62403" w:rsidRDefault="00D62403">
            <w:pPr>
              <w:pStyle w:val="TableParagraph"/>
              <w:spacing w:before="11" w:line="133" w:lineRule="exact"/>
              <w:ind w:left="58" w:right="1"/>
              <w:rPr>
                <w:sz w:val="14"/>
              </w:rPr>
            </w:pPr>
            <w:r>
              <w:rPr>
                <w:spacing w:val="-2"/>
                <w:sz w:val="14"/>
              </w:rPr>
              <w:t>(0.01)</w:t>
            </w:r>
          </w:p>
        </w:tc>
      </w:tr>
      <w:tr w:rsidR="00D62403" w14:paraId="564965E1" w14:textId="77777777">
        <w:trPr>
          <w:trHeight w:val="164"/>
        </w:trPr>
        <w:tc>
          <w:tcPr>
            <w:tcW w:w="2784" w:type="dxa"/>
          </w:tcPr>
          <w:p w14:paraId="05C6B55E" w14:textId="77777777" w:rsidR="00D62403" w:rsidRDefault="00D62403">
            <w:pPr>
              <w:pStyle w:val="TableParagraph"/>
              <w:tabs>
                <w:tab w:val="right" w:pos="2477"/>
              </w:tabs>
              <w:spacing w:before="11" w:line="133" w:lineRule="exact"/>
              <w:ind w:left="104"/>
              <w:jc w:val="left"/>
              <w:rPr>
                <w:sz w:val="14"/>
              </w:rPr>
            </w:pPr>
            <w:r>
              <w:rPr>
                <w:sz w:val="14"/>
              </w:rPr>
              <w:t>Food</w:t>
            </w:r>
            <w:r>
              <w:rPr>
                <w:spacing w:val="12"/>
                <w:sz w:val="14"/>
              </w:rPr>
              <w:t xml:space="preserve"> </w:t>
            </w:r>
            <w:r>
              <w:rPr>
                <w:sz w:val="14"/>
              </w:rPr>
              <w:t>Insecure</w:t>
            </w:r>
            <w:r>
              <w:rPr>
                <w:spacing w:val="13"/>
                <w:sz w:val="14"/>
              </w:rPr>
              <w:t xml:space="preserve"> </w:t>
            </w:r>
            <w:r>
              <w:rPr>
                <w:spacing w:val="-2"/>
                <w:sz w:val="14"/>
              </w:rPr>
              <w:t>Group</w:t>
            </w:r>
            <w:r>
              <w:rPr>
                <w:rFonts w:ascii="Times New Roman"/>
                <w:sz w:val="14"/>
              </w:rPr>
              <w:tab/>
            </w:r>
            <w:r>
              <w:rPr>
                <w:spacing w:val="-4"/>
                <w:sz w:val="14"/>
              </w:rPr>
              <w:t>0.68</w:t>
            </w:r>
          </w:p>
        </w:tc>
        <w:tc>
          <w:tcPr>
            <w:tcW w:w="793" w:type="dxa"/>
          </w:tcPr>
          <w:p w14:paraId="33288515" w14:textId="77777777" w:rsidR="00D62403" w:rsidRDefault="00D62403">
            <w:pPr>
              <w:pStyle w:val="TableParagraph"/>
              <w:spacing w:before="11" w:line="133" w:lineRule="exact"/>
              <w:ind w:left="82"/>
              <w:rPr>
                <w:sz w:val="14"/>
              </w:rPr>
            </w:pPr>
            <w:r>
              <w:rPr>
                <w:spacing w:val="-4"/>
                <w:sz w:val="14"/>
              </w:rPr>
              <w:t>0.47</w:t>
            </w:r>
          </w:p>
        </w:tc>
        <w:tc>
          <w:tcPr>
            <w:tcW w:w="886" w:type="dxa"/>
          </w:tcPr>
          <w:p w14:paraId="3486375E" w14:textId="77777777" w:rsidR="00D62403" w:rsidRDefault="00D62403">
            <w:pPr>
              <w:pStyle w:val="TableParagraph"/>
              <w:spacing w:before="11" w:line="133" w:lineRule="exact"/>
              <w:ind w:left="3" w:right="21"/>
              <w:rPr>
                <w:sz w:val="14"/>
              </w:rPr>
            </w:pPr>
            <w:r>
              <w:rPr>
                <w:w w:val="90"/>
                <w:sz w:val="14"/>
              </w:rPr>
              <w:t>-</w:t>
            </w:r>
            <w:r>
              <w:rPr>
                <w:spacing w:val="-2"/>
                <w:w w:val="95"/>
                <w:sz w:val="14"/>
              </w:rPr>
              <w:t>0.22***</w:t>
            </w:r>
          </w:p>
        </w:tc>
        <w:tc>
          <w:tcPr>
            <w:tcW w:w="812" w:type="dxa"/>
          </w:tcPr>
          <w:p w14:paraId="1C06E898" w14:textId="77777777" w:rsidR="00D62403" w:rsidRDefault="00D62403">
            <w:pPr>
              <w:pStyle w:val="TableParagraph"/>
              <w:spacing w:before="11" w:line="133" w:lineRule="exact"/>
              <w:ind w:right="305"/>
              <w:jc w:val="right"/>
              <w:rPr>
                <w:sz w:val="14"/>
              </w:rPr>
            </w:pPr>
            <w:r>
              <w:rPr>
                <w:spacing w:val="-4"/>
                <w:sz w:val="14"/>
              </w:rPr>
              <w:t>0.93</w:t>
            </w:r>
          </w:p>
        </w:tc>
        <w:tc>
          <w:tcPr>
            <w:tcW w:w="793" w:type="dxa"/>
          </w:tcPr>
          <w:p w14:paraId="5015C1B8" w14:textId="77777777" w:rsidR="00D62403" w:rsidRDefault="00D62403">
            <w:pPr>
              <w:pStyle w:val="TableParagraph"/>
              <w:spacing w:before="11" w:line="133" w:lineRule="exact"/>
              <w:ind w:left="82" w:right="2"/>
              <w:rPr>
                <w:sz w:val="14"/>
              </w:rPr>
            </w:pPr>
            <w:r>
              <w:rPr>
                <w:spacing w:val="-4"/>
                <w:sz w:val="14"/>
              </w:rPr>
              <w:t>0.76</w:t>
            </w:r>
          </w:p>
        </w:tc>
        <w:tc>
          <w:tcPr>
            <w:tcW w:w="886" w:type="dxa"/>
          </w:tcPr>
          <w:p w14:paraId="6DB59A04" w14:textId="77777777" w:rsidR="00D62403" w:rsidRDefault="00D62403">
            <w:pPr>
              <w:pStyle w:val="TableParagraph"/>
              <w:spacing w:before="11" w:line="133" w:lineRule="exact"/>
              <w:ind w:left="2" w:right="21"/>
              <w:rPr>
                <w:sz w:val="14"/>
              </w:rPr>
            </w:pPr>
            <w:r>
              <w:rPr>
                <w:w w:val="105"/>
                <w:sz w:val="14"/>
              </w:rPr>
              <w:t>-</w:t>
            </w:r>
            <w:r>
              <w:rPr>
                <w:spacing w:val="-2"/>
                <w:w w:val="105"/>
                <w:sz w:val="14"/>
              </w:rPr>
              <w:t>0.17***</w:t>
            </w:r>
          </w:p>
        </w:tc>
        <w:tc>
          <w:tcPr>
            <w:tcW w:w="812" w:type="dxa"/>
          </w:tcPr>
          <w:p w14:paraId="6AE2740D" w14:textId="77777777" w:rsidR="00D62403" w:rsidRDefault="00D62403">
            <w:pPr>
              <w:pStyle w:val="TableParagraph"/>
              <w:spacing w:before="11" w:line="133" w:lineRule="exact"/>
              <w:ind w:right="305"/>
              <w:jc w:val="right"/>
              <w:rPr>
                <w:sz w:val="14"/>
              </w:rPr>
            </w:pPr>
            <w:r>
              <w:rPr>
                <w:spacing w:val="-4"/>
                <w:sz w:val="14"/>
              </w:rPr>
              <w:t>0.86</w:t>
            </w:r>
          </w:p>
        </w:tc>
        <w:tc>
          <w:tcPr>
            <w:tcW w:w="793" w:type="dxa"/>
          </w:tcPr>
          <w:p w14:paraId="0C8B0672" w14:textId="77777777" w:rsidR="00D62403" w:rsidRDefault="00D62403">
            <w:pPr>
              <w:pStyle w:val="TableParagraph"/>
              <w:spacing w:before="11" w:line="133" w:lineRule="exact"/>
              <w:ind w:left="82" w:right="3"/>
              <w:rPr>
                <w:sz w:val="14"/>
              </w:rPr>
            </w:pPr>
            <w:r>
              <w:rPr>
                <w:spacing w:val="-4"/>
                <w:sz w:val="14"/>
              </w:rPr>
              <w:t>0.67</w:t>
            </w:r>
          </w:p>
        </w:tc>
        <w:tc>
          <w:tcPr>
            <w:tcW w:w="804" w:type="dxa"/>
          </w:tcPr>
          <w:p w14:paraId="4C82F04C" w14:textId="77777777" w:rsidR="00D62403" w:rsidRDefault="00D62403">
            <w:pPr>
              <w:pStyle w:val="TableParagraph"/>
              <w:spacing w:before="11" w:line="133" w:lineRule="exact"/>
              <w:ind w:left="58"/>
              <w:rPr>
                <w:sz w:val="14"/>
              </w:rPr>
            </w:pPr>
            <w:r>
              <w:rPr>
                <w:sz w:val="14"/>
              </w:rPr>
              <w:t>-</w:t>
            </w:r>
            <w:r>
              <w:rPr>
                <w:spacing w:val="-2"/>
                <w:sz w:val="14"/>
              </w:rPr>
              <w:t>0.18***</w:t>
            </w:r>
          </w:p>
        </w:tc>
      </w:tr>
      <w:tr w:rsidR="00D62403" w14:paraId="2DAB3A63" w14:textId="77777777">
        <w:trPr>
          <w:trHeight w:val="175"/>
        </w:trPr>
        <w:tc>
          <w:tcPr>
            <w:tcW w:w="2784" w:type="dxa"/>
            <w:tcBorders>
              <w:bottom w:val="single" w:sz="4" w:space="0" w:color="000000"/>
            </w:tcBorders>
          </w:tcPr>
          <w:p w14:paraId="58D65383" w14:textId="77777777" w:rsidR="00D62403" w:rsidRDefault="00D62403">
            <w:pPr>
              <w:pStyle w:val="TableParagraph"/>
              <w:spacing w:before="11" w:line="156" w:lineRule="exact"/>
              <w:ind w:right="247"/>
              <w:jc w:val="right"/>
              <w:rPr>
                <w:sz w:val="14"/>
              </w:rPr>
            </w:pPr>
            <w:r>
              <w:rPr>
                <w:spacing w:val="-2"/>
                <w:sz w:val="14"/>
              </w:rPr>
              <w:t>(0.03)</w:t>
            </w:r>
          </w:p>
        </w:tc>
        <w:tc>
          <w:tcPr>
            <w:tcW w:w="793" w:type="dxa"/>
            <w:tcBorders>
              <w:bottom w:val="single" w:sz="4" w:space="0" w:color="000000"/>
            </w:tcBorders>
          </w:tcPr>
          <w:p w14:paraId="314E9C36" w14:textId="77777777" w:rsidR="00D62403" w:rsidRDefault="00D62403">
            <w:pPr>
              <w:pStyle w:val="TableParagraph"/>
              <w:spacing w:before="11" w:line="156" w:lineRule="exact"/>
              <w:ind w:left="82" w:right="1"/>
              <w:rPr>
                <w:sz w:val="14"/>
              </w:rPr>
            </w:pPr>
            <w:r>
              <w:rPr>
                <w:spacing w:val="-2"/>
                <w:sz w:val="14"/>
              </w:rPr>
              <w:t>(0.03)</w:t>
            </w:r>
          </w:p>
        </w:tc>
        <w:tc>
          <w:tcPr>
            <w:tcW w:w="886" w:type="dxa"/>
            <w:tcBorders>
              <w:bottom w:val="single" w:sz="4" w:space="0" w:color="000000"/>
            </w:tcBorders>
          </w:tcPr>
          <w:p w14:paraId="2FCB925E" w14:textId="77777777" w:rsidR="00D62403" w:rsidRDefault="00D62403">
            <w:pPr>
              <w:pStyle w:val="TableParagraph"/>
              <w:spacing w:before="11" w:line="156" w:lineRule="exact"/>
              <w:ind w:left="2" w:right="21"/>
              <w:rPr>
                <w:sz w:val="14"/>
              </w:rPr>
            </w:pPr>
            <w:r>
              <w:rPr>
                <w:spacing w:val="-2"/>
                <w:sz w:val="14"/>
              </w:rPr>
              <w:t>(0.03)</w:t>
            </w:r>
          </w:p>
        </w:tc>
        <w:tc>
          <w:tcPr>
            <w:tcW w:w="812" w:type="dxa"/>
            <w:tcBorders>
              <w:bottom w:val="single" w:sz="4" w:space="0" w:color="000000"/>
            </w:tcBorders>
          </w:tcPr>
          <w:p w14:paraId="2FBAF651" w14:textId="77777777" w:rsidR="00D62403" w:rsidRDefault="00D62403">
            <w:pPr>
              <w:pStyle w:val="TableParagraph"/>
              <w:spacing w:before="11" w:line="156" w:lineRule="exact"/>
              <w:ind w:right="248"/>
              <w:jc w:val="right"/>
              <w:rPr>
                <w:sz w:val="14"/>
              </w:rPr>
            </w:pPr>
            <w:r>
              <w:rPr>
                <w:spacing w:val="-2"/>
                <w:sz w:val="14"/>
              </w:rPr>
              <w:t>(0.01)</w:t>
            </w:r>
          </w:p>
        </w:tc>
        <w:tc>
          <w:tcPr>
            <w:tcW w:w="793" w:type="dxa"/>
            <w:tcBorders>
              <w:bottom w:val="single" w:sz="4" w:space="0" w:color="000000"/>
            </w:tcBorders>
          </w:tcPr>
          <w:p w14:paraId="328856EC" w14:textId="77777777" w:rsidR="00D62403" w:rsidRDefault="00D62403">
            <w:pPr>
              <w:pStyle w:val="TableParagraph"/>
              <w:spacing w:before="11" w:line="156" w:lineRule="exact"/>
              <w:ind w:left="82" w:right="3"/>
              <w:rPr>
                <w:sz w:val="14"/>
              </w:rPr>
            </w:pPr>
            <w:r>
              <w:rPr>
                <w:spacing w:val="-2"/>
                <w:sz w:val="14"/>
              </w:rPr>
              <w:t>(0.02)</w:t>
            </w:r>
          </w:p>
        </w:tc>
        <w:tc>
          <w:tcPr>
            <w:tcW w:w="886" w:type="dxa"/>
            <w:tcBorders>
              <w:bottom w:val="single" w:sz="4" w:space="0" w:color="000000"/>
            </w:tcBorders>
          </w:tcPr>
          <w:p w14:paraId="337B58E1" w14:textId="77777777" w:rsidR="00D62403" w:rsidRDefault="00D62403">
            <w:pPr>
              <w:pStyle w:val="TableParagraph"/>
              <w:spacing w:before="11" w:line="156" w:lineRule="exact"/>
              <w:ind w:right="21"/>
              <w:rPr>
                <w:sz w:val="14"/>
              </w:rPr>
            </w:pPr>
            <w:r>
              <w:rPr>
                <w:spacing w:val="-2"/>
                <w:sz w:val="14"/>
              </w:rPr>
              <w:t>(0.01)</w:t>
            </w:r>
          </w:p>
        </w:tc>
        <w:tc>
          <w:tcPr>
            <w:tcW w:w="812" w:type="dxa"/>
            <w:tcBorders>
              <w:bottom w:val="single" w:sz="4" w:space="0" w:color="000000"/>
            </w:tcBorders>
          </w:tcPr>
          <w:p w14:paraId="1E0D6B9C" w14:textId="77777777" w:rsidR="00D62403" w:rsidRDefault="00D62403">
            <w:pPr>
              <w:pStyle w:val="TableParagraph"/>
              <w:spacing w:before="11" w:line="156" w:lineRule="exact"/>
              <w:ind w:right="249"/>
              <w:jc w:val="right"/>
              <w:rPr>
                <w:sz w:val="14"/>
              </w:rPr>
            </w:pPr>
            <w:r>
              <w:rPr>
                <w:spacing w:val="-2"/>
                <w:sz w:val="14"/>
              </w:rPr>
              <w:t>(0.01)</w:t>
            </w:r>
          </w:p>
        </w:tc>
        <w:tc>
          <w:tcPr>
            <w:tcW w:w="793" w:type="dxa"/>
            <w:tcBorders>
              <w:bottom w:val="single" w:sz="4" w:space="0" w:color="000000"/>
            </w:tcBorders>
          </w:tcPr>
          <w:p w14:paraId="03E5F82C" w14:textId="77777777" w:rsidR="00D62403" w:rsidRDefault="00D62403">
            <w:pPr>
              <w:pStyle w:val="TableParagraph"/>
              <w:spacing w:before="11" w:line="156" w:lineRule="exact"/>
              <w:ind w:left="82" w:right="4"/>
              <w:rPr>
                <w:sz w:val="14"/>
              </w:rPr>
            </w:pPr>
            <w:r>
              <w:rPr>
                <w:spacing w:val="-2"/>
                <w:sz w:val="14"/>
              </w:rPr>
              <w:t>(0.02)</w:t>
            </w:r>
          </w:p>
        </w:tc>
        <w:tc>
          <w:tcPr>
            <w:tcW w:w="804" w:type="dxa"/>
            <w:tcBorders>
              <w:bottom w:val="single" w:sz="4" w:space="0" w:color="000000"/>
            </w:tcBorders>
          </w:tcPr>
          <w:p w14:paraId="286E61D0" w14:textId="77777777" w:rsidR="00D62403" w:rsidRDefault="00D62403">
            <w:pPr>
              <w:pStyle w:val="TableParagraph"/>
              <w:spacing w:before="11" w:line="156" w:lineRule="exact"/>
              <w:ind w:left="58" w:right="1"/>
              <w:rPr>
                <w:sz w:val="14"/>
              </w:rPr>
            </w:pPr>
            <w:r>
              <w:rPr>
                <w:spacing w:val="-2"/>
                <w:sz w:val="14"/>
              </w:rPr>
              <w:t>(0.01)</w:t>
            </w:r>
          </w:p>
        </w:tc>
      </w:tr>
      <w:tr w:rsidR="00D62403" w14:paraId="5A33B8D4" w14:textId="77777777">
        <w:trPr>
          <w:trHeight w:val="184"/>
        </w:trPr>
        <w:tc>
          <w:tcPr>
            <w:tcW w:w="2784" w:type="dxa"/>
            <w:tcBorders>
              <w:top w:val="single" w:sz="4" w:space="0" w:color="000000"/>
              <w:bottom w:val="double" w:sz="4" w:space="0" w:color="000000"/>
            </w:tcBorders>
          </w:tcPr>
          <w:p w14:paraId="1CEBA8EE" w14:textId="77777777" w:rsidR="00D62403" w:rsidRDefault="00D62403">
            <w:pPr>
              <w:pStyle w:val="TableParagraph"/>
              <w:tabs>
                <w:tab w:val="right" w:pos="2456"/>
              </w:tabs>
              <w:spacing w:line="144" w:lineRule="exact"/>
              <w:ind w:left="104"/>
              <w:jc w:val="left"/>
              <w:rPr>
                <w:sz w:val="14"/>
              </w:rPr>
            </w:pPr>
            <w:r>
              <w:rPr>
                <w:spacing w:val="-2"/>
                <w:sz w:val="14"/>
              </w:rPr>
              <w:t>Observations</w:t>
            </w:r>
            <w:r>
              <w:rPr>
                <w:rFonts w:ascii="Times New Roman"/>
                <w:sz w:val="14"/>
              </w:rPr>
              <w:tab/>
            </w:r>
            <w:r>
              <w:rPr>
                <w:spacing w:val="-5"/>
                <w:sz w:val="14"/>
              </w:rPr>
              <w:t>294</w:t>
            </w:r>
          </w:p>
        </w:tc>
        <w:tc>
          <w:tcPr>
            <w:tcW w:w="793" w:type="dxa"/>
            <w:tcBorders>
              <w:top w:val="single" w:sz="4" w:space="0" w:color="000000"/>
              <w:bottom w:val="double" w:sz="4" w:space="0" w:color="000000"/>
            </w:tcBorders>
          </w:tcPr>
          <w:p w14:paraId="17BC7872" w14:textId="77777777" w:rsidR="00D62403" w:rsidRDefault="00D62403">
            <w:pPr>
              <w:pStyle w:val="TableParagraph"/>
              <w:spacing w:line="144" w:lineRule="exact"/>
              <w:ind w:left="82" w:right="2"/>
              <w:rPr>
                <w:sz w:val="14"/>
              </w:rPr>
            </w:pPr>
            <w:r>
              <w:rPr>
                <w:spacing w:val="-5"/>
                <w:sz w:val="14"/>
              </w:rPr>
              <w:t>294</w:t>
            </w:r>
          </w:p>
        </w:tc>
        <w:tc>
          <w:tcPr>
            <w:tcW w:w="886" w:type="dxa"/>
            <w:tcBorders>
              <w:top w:val="single" w:sz="4" w:space="0" w:color="000000"/>
              <w:bottom w:val="double" w:sz="4" w:space="0" w:color="000000"/>
            </w:tcBorders>
          </w:tcPr>
          <w:p w14:paraId="346579EB" w14:textId="77777777" w:rsidR="00D62403" w:rsidRDefault="00D62403">
            <w:pPr>
              <w:pStyle w:val="TableParagraph"/>
              <w:spacing w:line="144" w:lineRule="exact"/>
              <w:ind w:left="2" w:right="21"/>
              <w:rPr>
                <w:sz w:val="14"/>
              </w:rPr>
            </w:pPr>
            <w:r>
              <w:rPr>
                <w:spacing w:val="-5"/>
                <w:sz w:val="14"/>
              </w:rPr>
              <w:t>294</w:t>
            </w:r>
          </w:p>
        </w:tc>
        <w:tc>
          <w:tcPr>
            <w:tcW w:w="812" w:type="dxa"/>
            <w:tcBorders>
              <w:top w:val="single" w:sz="4" w:space="0" w:color="000000"/>
              <w:bottom w:val="double" w:sz="4" w:space="0" w:color="000000"/>
            </w:tcBorders>
          </w:tcPr>
          <w:p w14:paraId="3402F14E" w14:textId="77777777" w:rsidR="00D62403" w:rsidRDefault="00D62403">
            <w:pPr>
              <w:pStyle w:val="TableParagraph"/>
              <w:spacing w:line="144" w:lineRule="exact"/>
              <w:ind w:right="326"/>
              <w:jc w:val="right"/>
              <w:rPr>
                <w:sz w:val="14"/>
              </w:rPr>
            </w:pPr>
            <w:r>
              <w:rPr>
                <w:spacing w:val="-5"/>
                <w:sz w:val="14"/>
              </w:rPr>
              <w:t>675</w:t>
            </w:r>
          </w:p>
        </w:tc>
        <w:tc>
          <w:tcPr>
            <w:tcW w:w="793" w:type="dxa"/>
            <w:tcBorders>
              <w:top w:val="single" w:sz="4" w:space="0" w:color="000000"/>
              <w:bottom w:val="double" w:sz="4" w:space="0" w:color="000000"/>
            </w:tcBorders>
          </w:tcPr>
          <w:p w14:paraId="6FF01B5E" w14:textId="77777777" w:rsidR="00D62403" w:rsidRDefault="00D62403">
            <w:pPr>
              <w:pStyle w:val="TableParagraph"/>
              <w:spacing w:line="144" w:lineRule="exact"/>
              <w:ind w:left="82" w:right="3"/>
              <w:rPr>
                <w:sz w:val="14"/>
              </w:rPr>
            </w:pPr>
            <w:r>
              <w:rPr>
                <w:spacing w:val="-5"/>
                <w:sz w:val="14"/>
              </w:rPr>
              <w:t>675</w:t>
            </w:r>
          </w:p>
        </w:tc>
        <w:tc>
          <w:tcPr>
            <w:tcW w:w="886" w:type="dxa"/>
            <w:tcBorders>
              <w:top w:val="single" w:sz="4" w:space="0" w:color="000000"/>
              <w:bottom w:val="double" w:sz="4" w:space="0" w:color="000000"/>
            </w:tcBorders>
          </w:tcPr>
          <w:p w14:paraId="6956E3C6" w14:textId="77777777" w:rsidR="00D62403" w:rsidRDefault="00D62403">
            <w:pPr>
              <w:pStyle w:val="TableParagraph"/>
              <w:spacing w:line="144" w:lineRule="exact"/>
              <w:ind w:right="21"/>
              <w:rPr>
                <w:sz w:val="14"/>
              </w:rPr>
            </w:pPr>
            <w:r>
              <w:rPr>
                <w:spacing w:val="-5"/>
                <w:sz w:val="14"/>
              </w:rPr>
              <w:t>675</w:t>
            </w:r>
          </w:p>
        </w:tc>
        <w:tc>
          <w:tcPr>
            <w:tcW w:w="812" w:type="dxa"/>
            <w:tcBorders>
              <w:top w:val="single" w:sz="4" w:space="0" w:color="000000"/>
              <w:bottom w:val="double" w:sz="4" w:space="0" w:color="000000"/>
            </w:tcBorders>
          </w:tcPr>
          <w:p w14:paraId="456D223C" w14:textId="77777777" w:rsidR="00D62403" w:rsidRDefault="00D62403">
            <w:pPr>
              <w:pStyle w:val="TableParagraph"/>
              <w:spacing w:line="144" w:lineRule="exact"/>
              <w:ind w:right="327"/>
              <w:jc w:val="right"/>
              <w:rPr>
                <w:sz w:val="14"/>
              </w:rPr>
            </w:pPr>
            <w:r>
              <w:rPr>
                <w:spacing w:val="-5"/>
                <w:sz w:val="14"/>
              </w:rPr>
              <w:t>969</w:t>
            </w:r>
          </w:p>
        </w:tc>
        <w:tc>
          <w:tcPr>
            <w:tcW w:w="793" w:type="dxa"/>
            <w:tcBorders>
              <w:top w:val="single" w:sz="4" w:space="0" w:color="000000"/>
              <w:bottom w:val="double" w:sz="4" w:space="0" w:color="000000"/>
            </w:tcBorders>
          </w:tcPr>
          <w:p w14:paraId="06C72294" w14:textId="77777777" w:rsidR="00D62403" w:rsidRDefault="00D62403">
            <w:pPr>
              <w:pStyle w:val="TableParagraph"/>
              <w:spacing w:line="144" w:lineRule="exact"/>
              <w:ind w:left="82" w:right="5"/>
              <w:rPr>
                <w:sz w:val="14"/>
              </w:rPr>
            </w:pPr>
            <w:r>
              <w:rPr>
                <w:spacing w:val="-5"/>
                <w:sz w:val="14"/>
              </w:rPr>
              <w:t>969</w:t>
            </w:r>
          </w:p>
        </w:tc>
        <w:tc>
          <w:tcPr>
            <w:tcW w:w="804" w:type="dxa"/>
            <w:tcBorders>
              <w:top w:val="single" w:sz="4" w:space="0" w:color="000000"/>
              <w:bottom w:val="double" w:sz="4" w:space="0" w:color="000000"/>
            </w:tcBorders>
          </w:tcPr>
          <w:p w14:paraId="208645E2" w14:textId="77777777" w:rsidR="00D62403" w:rsidRDefault="00D62403">
            <w:pPr>
              <w:pStyle w:val="TableParagraph"/>
              <w:spacing w:line="144" w:lineRule="exact"/>
              <w:ind w:left="58" w:right="2"/>
              <w:rPr>
                <w:sz w:val="14"/>
              </w:rPr>
            </w:pPr>
            <w:r>
              <w:rPr>
                <w:spacing w:val="-5"/>
                <w:sz w:val="14"/>
              </w:rPr>
              <w:t>969</w:t>
            </w:r>
          </w:p>
        </w:tc>
      </w:tr>
    </w:tbl>
    <w:p w14:paraId="0D469308" w14:textId="77777777" w:rsidR="00D62403" w:rsidRDefault="00D62403" w:rsidP="00D62403">
      <w:pPr>
        <w:spacing w:before="43"/>
        <w:ind w:left="573"/>
        <w:rPr>
          <w:sz w:val="14"/>
        </w:rPr>
      </w:pPr>
      <w:r>
        <w:rPr>
          <w:w w:val="105"/>
          <w:sz w:val="14"/>
        </w:rPr>
        <w:t>Note:</w:t>
      </w:r>
      <w:r>
        <w:rPr>
          <w:spacing w:val="21"/>
          <w:w w:val="105"/>
          <w:sz w:val="14"/>
        </w:rPr>
        <w:t xml:space="preserve"> </w:t>
      </w:r>
      <w:r>
        <w:rPr>
          <w:w w:val="105"/>
          <w:sz w:val="14"/>
        </w:rPr>
        <w:t>Robust</w:t>
      </w:r>
      <w:r>
        <w:rPr>
          <w:spacing w:val="9"/>
          <w:w w:val="105"/>
          <w:sz w:val="14"/>
        </w:rPr>
        <w:t xml:space="preserve"> </w:t>
      </w:r>
      <w:r>
        <w:rPr>
          <w:w w:val="105"/>
          <w:sz w:val="14"/>
        </w:rPr>
        <w:t>standard</w:t>
      </w:r>
      <w:r>
        <w:rPr>
          <w:spacing w:val="8"/>
          <w:w w:val="105"/>
          <w:sz w:val="14"/>
        </w:rPr>
        <w:t xml:space="preserve"> </w:t>
      </w:r>
      <w:r>
        <w:rPr>
          <w:w w:val="105"/>
          <w:sz w:val="14"/>
        </w:rPr>
        <w:t>errors</w:t>
      </w:r>
      <w:r>
        <w:rPr>
          <w:spacing w:val="8"/>
          <w:w w:val="105"/>
          <w:sz w:val="14"/>
        </w:rPr>
        <w:t xml:space="preserve"> </w:t>
      </w:r>
      <w:r>
        <w:rPr>
          <w:w w:val="105"/>
          <w:sz w:val="14"/>
        </w:rPr>
        <w:t>in</w:t>
      </w:r>
      <w:r>
        <w:rPr>
          <w:spacing w:val="9"/>
          <w:w w:val="105"/>
          <w:sz w:val="14"/>
        </w:rPr>
        <w:t xml:space="preserve"> </w:t>
      </w:r>
      <w:r>
        <w:rPr>
          <w:w w:val="105"/>
          <w:sz w:val="14"/>
        </w:rPr>
        <w:t>parentheses;</w:t>
      </w:r>
      <w:r>
        <w:rPr>
          <w:spacing w:val="8"/>
          <w:w w:val="105"/>
          <w:sz w:val="14"/>
        </w:rPr>
        <w:t xml:space="preserve"> </w:t>
      </w:r>
      <w:r>
        <w:rPr>
          <w:w w:val="105"/>
          <w:sz w:val="14"/>
        </w:rPr>
        <w:t>*</w:t>
      </w:r>
      <w:r>
        <w:rPr>
          <w:spacing w:val="8"/>
          <w:w w:val="105"/>
          <w:sz w:val="14"/>
        </w:rPr>
        <w:t xml:space="preserve"> </w:t>
      </w:r>
      <w:r>
        <w:rPr>
          <w:w w:val="105"/>
          <w:sz w:val="14"/>
        </w:rPr>
        <w:t>p</w:t>
      </w:r>
      <w:r>
        <w:rPr>
          <w:rFonts w:ascii="Calibri"/>
          <w:i/>
          <w:w w:val="105"/>
          <w:sz w:val="14"/>
        </w:rPr>
        <w:t>&lt;</w:t>
      </w:r>
      <w:r>
        <w:rPr>
          <w:w w:val="105"/>
          <w:sz w:val="14"/>
        </w:rPr>
        <w:t>0.1,</w:t>
      </w:r>
      <w:r>
        <w:rPr>
          <w:spacing w:val="8"/>
          <w:w w:val="105"/>
          <w:sz w:val="14"/>
        </w:rPr>
        <w:t xml:space="preserve"> </w:t>
      </w:r>
      <w:r>
        <w:rPr>
          <w:w w:val="105"/>
          <w:sz w:val="14"/>
        </w:rPr>
        <w:t>**</w:t>
      </w:r>
      <w:r>
        <w:rPr>
          <w:spacing w:val="9"/>
          <w:w w:val="105"/>
          <w:sz w:val="14"/>
        </w:rPr>
        <w:t xml:space="preserve"> </w:t>
      </w:r>
      <w:r>
        <w:rPr>
          <w:w w:val="105"/>
          <w:sz w:val="14"/>
        </w:rPr>
        <w:t>p</w:t>
      </w:r>
      <w:r>
        <w:rPr>
          <w:rFonts w:ascii="Calibri"/>
          <w:i/>
          <w:w w:val="105"/>
          <w:sz w:val="14"/>
        </w:rPr>
        <w:t>&lt;</w:t>
      </w:r>
      <w:r>
        <w:rPr>
          <w:w w:val="105"/>
          <w:sz w:val="14"/>
        </w:rPr>
        <w:t>0.05,</w:t>
      </w:r>
      <w:r>
        <w:rPr>
          <w:spacing w:val="8"/>
          <w:w w:val="105"/>
          <w:sz w:val="14"/>
        </w:rPr>
        <w:t xml:space="preserve"> </w:t>
      </w:r>
      <w:r>
        <w:rPr>
          <w:w w:val="105"/>
          <w:sz w:val="14"/>
        </w:rPr>
        <w:t>***</w:t>
      </w:r>
      <w:r>
        <w:rPr>
          <w:spacing w:val="8"/>
          <w:w w:val="105"/>
          <w:sz w:val="14"/>
        </w:rPr>
        <w:t xml:space="preserve"> </w:t>
      </w:r>
      <w:r>
        <w:rPr>
          <w:spacing w:val="-2"/>
          <w:w w:val="105"/>
          <w:sz w:val="14"/>
        </w:rPr>
        <w:t>p</w:t>
      </w:r>
      <w:r>
        <w:rPr>
          <w:rFonts w:ascii="Calibri"/>
          <w:i/>
          <w:spacing w:val="-2"/>
          <w:w w:val="105"/>
          <w:sz w:val="14"/>
        </w:rPr>
        <w:t>&lt;</w:t>
      </w:r>
      <w:r>
        <w:rPr>
          <w:spacing w:val="-2"/>
          <w:w w:val="105"/>
          <w:sz w:val="14"/>
        </w:rPr>
        <w:t>0.01.</w:t>
      </w:r>
    </w:p>
    <w:p w14:paraId="6783509A" w14:textId="77777777" w:rsidR="00D62403" w:rsidRDefault="00D62403" w:rsidP="00D62403">
      <w:pPr>
        <w:pStyle w:val="BodyText"/>
        <w:rPr>
          <w:sz w:val="14"/>
        </w:rPr>
      </w:pPr>
    </w:p>
    <w:p w14:paraId="33B814B7" w14:textId="77777777" w:rsidR="00D62403" w:rsidRDefault="00D62403" w:rsidP="00D62403">
      <w:pPr>
        <w:pStyle w:val="BodyText"/>
        <w:spacing w:before="87"/>
        <w:rPr>
          <w:sz w:val="14"/>
        </w:rPr>
      </w:pPr>
    </w:p>
    <w:p w14:paraId="37FF721E" w14:textId="77777777" w:rsidR="00D62403" w:rsidRDefault="00D62403" w:rsidP="00D62403">
      <w:pPr>
        <w:pStyle w:val="BodyText"/>
        <w:spacing w:line="314" w:lineRule="auto"/>
        <w:ind w:left="540" w:right="416"/>
        <w:jc w:val="both"/>
      </w:pPr>
      <w:r>
        <w:rPr>
          <w:spacing w:val="-2"/>
        </w:rPr>
        <w:t>In</w:t>
      </w:r>
      <w:r>
        <w:rPr>
          <w:spacing w:val="-10"/>
        </w:rPr>
        <w:t xml:space="preserve"> </w:t>
      </w:r>
      <w:r>
        <w:rPr>
          <w:spacing w:val="-2"/>
        </w:rPr>
        <w:t>Table</w:t>
      </w:r>
      <w:r>
        <w:rPr>
          <w:spacing w:val="-10"/>
        </w:rPr>
        <w:t xml:space="preserve"> </w:t>
      </w:r>
      <w:r>
        <w:rPr>
          <w:spacing w:val="-2"/>
        </w:rPr>
        <w:t>10,</w:t>
      </w:r>
      <w:r>
        <w:rPr>
          <w:spacing w:val="-9"/>
        </w:rPr>
        <w:t xml:space="preserve"> </w:t>
      </w:r>
      <w:r>
        <w:rPr>
          <w:spacing w:val="-2"/>
        </w:rPr>
        <w:t>the</w:t>
      </w:r>
      <w:r>
        <w:rPr>
          <w:spacing w:val="-10"/>
        </w:rPr>
        <w:t xml:space="preserve"> </w:t>
      </w:r>
      <w:r>
        <w:rPr>
          <w:spacing w:val="-2"/>
        </w:rPr>
        <w:t>results</w:t>
      </w:r>
      <w:r>
        <w:rPr>
          <w:spacing w:val="-11"/>
        </w:rPr>
        <w:t xml:space="preserve"> </w:t>
      </w:r>
      <w:r>
        <w:rPr>
          <w:spacing w:val="-2"/>
        </w:rPr>
        <w:t>still</w:t>
      </w:r>
      <w:r>
        <w:rPr>
          <w:spacing w:val="-10"/>
        </w:rPr>
        <w:t xml:space="preserve"> </w:t>
      </w:r>
      <w:r>
        <w:rPr>
          <w:spacing w:val="-2"/>
        </w:rPr>
        <w:t>show</w:t>
      </w:r>
      <w:r>
        <w:rPr>
          <w:spacing w:val="-11"/>
        </w:rPr>
        <w:t xml:space="preserve"> </w:t>
      </w:r>
      <w:r>
        <w:rPr>
          <w:spacing w:val="-2"/>
        </w:rPr>
        <w:t>that</w:t>
      </w:r>
      <w:r>
        <w:rPr>
          <w:spacing w:val="-10"/>
        </w:rPr>
        <w:t xml:space="preserve"> </w:t>
      </w:r>
      <w:r>
        <w:rPr>
          <w:spacing w:val="-2"/>
        </w:rPr>
        <w:t>the</w:t>
      </w:r>
      <w:r>
        <w:rPr>
          <w:spacing w:val="-10"/>
        </w:rPr>
        <w:t xml:space="preserve"> </w:t>
      </w:r>
      <w:r>
        <w:rPr>
          <w:spacing w:val="-2"/>
        </w:rPr>
        <w:t>income</w:t>
      </w:r>
      <w:r>
        <w:rPr>
          <w:spacing w:val="-10"/>
        </w:rPr>
        <w:t xml:space="preserve"> </w:t>
      </w:r>
      <w:r>
        <w:rPr>
          <w:spacing w:val="-2"/>
        </w:rPr>
        <w:t>indicator</w:t>
      </w:r>
      <w:r>
        <w:rPr>
          <w:spacing w:val="-11"/>
        </w:rPr>
        <w:t xml:space="preserve"> </w:t>
      </w:r>
      <w:r>
        <w:rPr>
          <w:spacing w:val="-2"/>
        </w:rPr>
        <w:t>households/respondents</w:t>
      </w:r>
      <w:r>
        <w:rPr>
          <w:spacing w:val="-10"/>
        </w:rPr>
        <w:t xml:space="preserve"> </w:t>
      </w:r>
      <w:r>
        <w:rPr>
          <w:spacing w:val="-2"/>
        </w:rPr>
        <w:t>tend</w:t>
      </w:r>
      <w:r>
        <w:rPr>
          <w:spacing w:val="-11"/>
        </w:rPr>
        <w:t xml:space="preserve"> </w:t>
      </w:r>
      <w:r>
        <w:rPr>
          <w:spacing w:val="-2"/>
        </w:rPr>
        <w:t>to</w:t>
      </w:r>
      <w:r>
        <w:rPr>
          <w:spacing w:val="-10"/>
        </w:rPr>
        <w:t xml:space="preserve"> </w:t>
      </w:r>
      <w:r>
        <w:rPr>
          <w:spacing w:val="-2"/>
        </w:rPr>
        <w:t>significantly</w:t>
      </w:r>
      <w:r>
        <w:rPr>
          <w:spacing w:val="-5"/>
        </w:rPr>
        <w:t xml:space="preserve"> </w:t>
      </w:r>
      <w:r>
        <w:rPr>
          <w:spacing w:val="-2"/>
        </w:rPr>
        <w:t>under-report</w:t>
      </w:r>
      <w:r>
        <w:rPr>
          <w:spacing w:val="-5"/>
        </w:rPr>
        <w:t xml:space="preserve"> </w:t>
      </w:r>
      <w:r>
        <w:rPr>
          <w:spacing w:val="-2"/>
        </w:rPr>
        <w:t>their</w:t>
      </w:r>
      <w:r>
        <w:rPr>
          <w:spacing w:val="-5"/>
        </w:rPr>
        <w:t xml:space="preserve"> </w:t>
      </w:r>
      <w:r>
        <w:rPr>
          <w:spacing w:val="-2"/>
        </w:rPr>
        <w:t>food</w:t>
      </w:r>
      <w:r>
        <w:rPr>
          <w:spacing w:val="-5"/>
        </w:rPr>
        <w:t xml:space="preserve"> </w:t>
      </w:r>
      <w:r>
        <w:rPr>
          <w:spacing w:val="-2"/>
        </w:rPr>
        <w:t>insecurity</w:t>
      </w:r>
      <w:r>
        <w:rPr>
          <w:spacing w:val="-5"/>
        </w:rPr>
        <w:t xml:space="preserve"> </w:t>
      </w:r>
      <w:r>
        <w:rPr>
          <w:spacing w:val="-2"/>
        </w:rPr>
        <w:t>using</w:t>
      </w:r>
      <w:r>
        <w:rPr>
          <w:spacing w:val="-5"/>
        </w:rPr>
        <w:t xml:space="preserve"> </w:t>
      </w:r>
      <w:r>
        <w:rPr>
          <w:spacing w:val="-2"/>
        </w:rPr>
        <w:t>the</w:t>
      </w:r>
      <w:r>
        <w:rPr>
          <w:spacing w:val="-5"/>
        </w:rPr>
        <w:t xml:space="preserve"> </w:t>
      </w:r>
      <w:r>
        <w:rPr>
          <w:spacing w:val="-2"/>
        </w:rPr>
        <w:t>income</w:t>
      </w:r>
      <w:r>
        <w:rPr>
          <w:spacing w:val="-5"/>
        </w:rPr>
        <w:t xml:space="preserve"> </w:t>
      </w:r>
      <w:r>
        <w:rPr>
          <w:spacing w:val="-2"/>
        </w:rPr>
        <w:t>indicator</w:t>
      </w:r>
      <w:r>
        <w:rPr>
          <w:spacing w:val="-5"/>
        </w:rPr>
        <w:t xml:space="preserve"> </w:t>
      </w:r>
      <w:r>
        <w:rPr>
          <w:spacing w:val="-2"/>
        </w:rPr>
        <w:t>(24%</w:t>
      </w:r>
      <w:r>
        <w:rPr>
          <w:spacing w:val="-5"/>
        </w:rPr>
        <w:t xml:space="preserve"> </w:t>
      </w:r>
      <w:r>
        <w:rPr>
          <w:spacing w:val="-2"/>
        </w:rPr>
        <w:t>for</w:t>
      </w:r>
      <w:r>
        <w:rPr>
          <w:spacing w:val="-5"/>
        </w:rPr>
        <w:t xml:space="preserve"> </w:t>
      </w:r>
      <w:r>
        <w:rPr>
          <w:spacing w:val="-2"/>
        </w:rPr>
        <w:t>phone</w:t>
      </w:r>
      <w:r>
        <w:rPr>
          <w:spacing w:val="-5"/>
        </w:rPr>
        <w:t xml:space="preserve"> </w:t>
      </w:r>
      <w:r>
        <w:rPr>
          <w:spacing w:val="-2"/>
        </w:rPr>
        <w:t>owners</w:t>
      </w:r>
      <w:r>
        <w:rPr>
          <w:spacing w:val="-5"/>
        </w:rPr>
        <w:t xml:space="preserve"> </w:t>
      </w:r>
      <w:r>
        <w:rPr>
          <w:spacing w:val="-2"/>
        </w:rPr>
        <w:t>&amp;</w:t>
      </w:r>
      <w:r>
        <w:rPr>
          <w:spacing w:val="-5"/>
        </w:rPr>
        <w:t xml:space="preserve"> </w:t>
      </w:r>
      <w:r>
        <w:rPr>
          <w:spacing w:val="-2"/>
        </w:rPr>
        <w:t xml:space="preserve">14% </w:t>
      </w:r>
      <w:r>
        <w:rPr>
          <w:spacing w:val="-4"/>
        </w:rPr>
        <w:t>for</w:t>
      </w:r>
      <w:r>
        <w:rPr>
          <w:spacing w:val="-7"/>
        </w:rPr>
        <w:t xml:space="preserve"> </w:t>
      </w:r>
      <w:r>
        <w:rPr>
          <w:spacing w:val="-4"/>
        </w:rPr>
        <w:t>the</w:t>
      </w:r>
      <w:r>
        <w:rPr>
          <w:spacing w:val="-7"/>
        </w:rPr>
        <w:t xml:space="preserve"> </w:t>
      </w:r>
      <w:r>
        <w:rPr>
          <w:spacing w:val="-4"/>
        </w:rPr>
        <w:t>combined</w:t>
      </w:r>
      <w:r>
        <w:rPr>
          <w:spacing w:val="-7"/>
        </w:rPr>
        <w:t xml:space="preserve"> </w:t>
      </w:r>
      <w:r>
        <w:rPr>
          <w:spacing w:val="-4"/>
        </w:rPr>
        <w:t>sample).</w:t>
      </w:r>
      <w:r>
        <w:rPr>
          <w:spacing w:val="21"/>
        </w:rPr>
        <w:t xml:space="preserve"> </w:t>
      </w:r>
      <w:r>
        <w:rPr>
          <w:spacing w:val="-4"/>
        </w:rPr>
        <w:t>Although</w:t>
      </w:r>
      <w:r>
        <w:rPr>
          <w:spacing w:val="-7"/>
        </w:rPr>
        <w:t xml:space="preserve"> </w:t>
      </w:r>
      <w:r>
        <w:rPr>
          <w:spacing w:val="-4"/>
        </w:rPr>
        <w:t>the</w:t>
      </w:r>
      <w:r>
        <w:rPr>
          <w:spacing w:val="-7"/>
        </w:rPr>
        <w:t xml:space="preserve"> </w:t>
      </w:r>
      <w:r>
        <w:rPr>
          <w:spacing w:val="-4"/>
        </w:rPr>
        <w:t>difference</w:t>
      </w:r>
      <w:r>
        <w:rPr>
          <w:spacing w:val="-7"/>
        </w:rPr>
        <w:t xml:space="preserve"> </w:t>
      </w:r>
      <w:r>
        <w:rPr>
          <w:spacing w:val="-4"/>
        </w:rPr>
        <w:t>is</w:t>
      </w:r>
      <w:r>
        <w:rPr>
          <w:spacing w:val="-7"/>
        </w:rPr>
        <w:t xml:space="preserve"> </w:t>
      </w:r>
      <w:r>
        <w:rPr>
          <w:spacing w:val="-4"/>
        </w:rPr>
        <w:t>significantly</w:t>
      </w:r>
      <w:r>
        <w:rPr>
          <w:spacing w:val="-7"/>
        </w:rPr>
        <w:t xml:space="preserve"> </w:t>
      </w:r>
      <w:r>
        <w:rPr>
          <w:spacing w:val="-4"/>
        </w:rPr>
        <w:t>different</w:t>
      </w:r>
      <w:r>
        <w:rPr>
          <w:spacing w:val="-7"/>
        </w:rPr>
        <w:t xml:space="preserve"> </w:t>
      </w:r>
      <w:r>
        <w:rPr>
          <w:spacing w:val="-4"/>
        </w:rPr>
        <w:t>amongst</w:t>
      </w:r>
      <w:r>
        <w:rPr>
          <w:spacing w:val="-7"/>
        </w:rPr>
        <w:t xml:space="preserve"> </w:t>
      </w:r>
      <w:r>
        <w:rPr>
          <w:spacing w:val="-4"/>
        </w:rPr>
        <w:t>the</w:t>
      </w:r>
      <w:r>
        <w:rPr>
          <w:spacing w:val="-7"/>
        </w:rPr>
        <w:t xml:space="preserve"> </w:t>
      </w:r>
      <w:r>
        <w:rPr>
          <w:spacing w:val="-4"/>
        </w:rPr>
        <w:t xml:space="preserve">none-phone </w:t>
      </w:r>
      <w:r>
        <w:t>owners’</w:t>
      </w:r>
      <w:r>
        <w:rPr>
          <w:spacing w:val="-4"/>
        </w:rPr>
        <w:t xml:space="preserve"> </w:t>
      </w:r>
      <w:r>
        <w:t>sub-sample,</w:t>
      </w:r>
      <w:r>
        <w:rPr>
          <w:spacing w:val="-2"/>
        </w:rPr>
        <w:t xml:space="preserve"> </w:t>
      </w:r>
      <w:r>
        <w:t>it</w:t>
      </w:r>
      <w:r>
        <w:rPr>
          <w:spacing w:val="-4"/>
        </w:rPr>
        <w:t xml:space="preserve"> </w:t>
      </w:r>
      <w:r>
        <w:t>can</w:t>
      </w:r>
      <w:r>
        <w:rPr>
          <w:spacing w:val="-4"/>
        </w:rPr>
        <w:t xml:space="preserve"> </w:t>
      </w:r>
      <w:r>
        <w:t>be</w:t>
      </w:r>
      <w:r>
        <w:rPr>
          <w:spacing w:val="-4"/>
        </w:rPr>
        <w:t xml:space="preserve"> </w:t>
      </w:r>
      <w:r>
        <w:t>observed</w:t>
      </w:r>
      <w:r>
        <w:rPr>
          <w:spacing w:val="-4"/>
        </w:rPr>
        <w:t xml:space="preserve"> </w:t>
      </w:r>
      <w:r>
        <w:t>that</w:t>
      </w:r>
      <w:r>
        <w:rPr>
          <w:spacing w:val="-4"/>
        </w:rPr>
        <w:t xml:space="preserve"> </w:t>
      </w:r>
      <w:r>
        <w:t>using</w:t>
      </w:r>
      <w:r>
        <w:rPr>
          <w:spacing w:val="-4"/>
        </w:rPr>
        <w:t xml:space="preserve"> </w:t>
      </w:r>
      <w:r>
        <w:t>the</w:t>
      </w:r>
      <w:r>
        <w:rPr>
          <w:spacing w:val="-4"/>
        </w:rPr>
        <w:t xml:space="preserve"> </w:t>
      </w:r>
      <w:r>
        <w:t>income</w:t>
      </w:r>
      <w:r>
        <w:rPr>
          <w:spacing w:val="-4"/>
        </w:rPr>
        <w:t xml:space="preserve"> </w:t>
      </w:r>
      <w:r>
        <w:t>indicator</w:t>
      </w:r>
      <w:r>
        <w:rPr>
          <w:spacing w:val="-4"/>
        </w:rPr>
        <w:t xml:space="preserve"> </w:t>
      </w:r>
      <w:r>
        <w:t>respondents</w:t>
      </w:r>
      <w:r>
        <w:rPr>
          <w:spacing w:val="-4"/>
        </w:rPr>
        <w:t xml:space="preserve"> </w:t>
      </w:r>
      <w:r>
        <w:t>regardless</w:t>
      </w:r>
      <w:r>
        <w:rPr>
          <w:spacing w:val="-4"/>
        </w:rPr>
        <w:t xml:space="preserve"> </w:t>
      </w:r>
      <w:r>
        <w:t>of the modality to under-report their food insecurity compared to using FES module.</w:t>
      </w:r>
    </w:p>
    <w:p w14:paraId="5DC9C73B" w14:textId="77777777" w:rsidR="00D62403" w:rsidRDefault="00D62403" w:rsidP="00D62403">
      <w:pPr>
        <w:spacing w:before="156"/>
        <w:ind w:left="1314"/>
        <w:jc w:val="both"/>
        <w:rPr>
          <w:sz w:val="18"/>
        </w:rPr>
      </w:pPr>
      <w:r>
        <w:rPr>
          <w:sz w:val="18"/>
        </w:rPr>
        <w:t>Table</w:t>
      </w:r>
      <w:r>
        <w:rPr>
          <w:spacing w:val="17"/>
          <w:sz w:val="18"/>
        </w:rPr>
        <w:t xml:space="preserve"> </w:t>
      </w:r>
      <w:r>
        <w:rPr>
          <w:sz w:val="18"/>
        </w:rPr>
        <w:t>10:</w:t>
      </w:r>
      <w:r>
        <w:rPr>
          <w:spacing w:val="37"/>
          <w:sz w:val="18"/>
        </w:rPr>
        <w:t xml:space="preserve"> </w:t>
      </w:r>
      <w:r>
        <w:rPr>
          <w:sz w:val="18"/>
        </w:rPr>
        <w:t>Impact</w:t>
      </w:r>
      <w:r>
        <w:rPr>
          <w:spacing w:val="18"/>
          <w:sz w:val="18"/>
        </w:rPr>
        <w:t xml:space="preserve"> </w:t>
      </w:r>
      <w:r>
        <w:rPr>
          <w:sz w:val="18"/>
        </w:rPr>
        <w:t>of</w:t>
      </w:r>
      <w:r>
        <w:rPr>
          <w:spacing w:val="16"/>
          <w:sz w:val="18"/>
        </w:rPr>
        <w:t xml:space="preserve"> </w:t>
      </w:r>
      <w:r>
        <w:rPr>
          <w:sz w:val="18"/>
        </w:rPr>
        <w:t>Indicator</w:t>
      </w:r>
      <w:r>
        <w:rPr>
          <w:spacing w:val="17"/>
          <w:sz w:val="18"/>
        </w:rPr>
        <w:t xml:space="preserve"> </w:t>
      </w:r>
      <w:r>
        <w:rPr>
          <w:sz w:val="18"/>
        </w:rPr>
        <w:t>Composition:</w:t>
      </w:r>
      <w:r>
        <w:rPr>
          <w:spacing w:val="37"/>
          <w:sz w:val="18"/>
        </w:rPr>
        <w:t xml:space="preserve"> </w:t>
      </w:r>
      <w:r>
        <w:rPr>
          <w:sz w:val="18"/>
        </w:rPr>
        <w:t>Paired</w:t>
      </w:r>
      <w:r>
        <w:rPr>
          <w:spacing w:val="17"/>
          <w:sz w:val="18"/>
        </w:rPr>
        <w:t xml:space="preserve"> </w:t>
      </w:r>
      <w:r>
        <w:rPr>
          <w:sz w:val="18"/>
        </w:rPr>
        <w:t>CARI-FES</w:t>
      </w:r>
      <w:r>
        <w:rPr>
          <w:spacing w:val="17"/>
          <w:sz w:val="18"/>
        </w:rPr>
        <w:t xml:space="preserve"> </w:t>
      </w:r>
      <w:r>
        <w:rPr>
          <w:sz w:val="18"/>
        </w:rPr>
        <w:t>vs.</w:t>
      </w:r>
      <w:r>
        <w:rPr>
          <w:spacing w:val="38"/>
          <w:sz w:val="18"/>
        </w:rPr>
        <w:t xml:space="preserve"> </w:t>
      </w:r>
      <w:r>
        <w:rPr>
          <w:sz w:val="18"/>
        </w:rPr>
        <w:t>CARI-Inc</w:t>
      </w:r>
      <w:r>
        <w:rPr>
          <w:spacing w:val="17"/>
          <w:sz w:val="18"/>
        </w:rPr>
        <w:t xml:space="preserve"> </w:t>
      </w:r>
      <w:r>
        <w:rPr>
          <w:sz w:val="18"/>
        </w:rPr>
        <w:t>in</w:t>
      </w:r>
      <w:r>
        <w:rPr>
          <w:spacing w:val="17"/>
          <w:sz w:val="18"/>
        </w:rPr>
        <w:t xml:space="preserve"> </w:t>
      </w:r>
      <w:r>
        <w:rPr>
          <w:sz w:val="18"/>
        </w:rPr>
        <w:t>Remote</w:t>
      </w:r>
      <w:r>
        <w:rPr>
          <w:spacing w:val="17"/>
          <w:sz w:val="18"/>
        </w:rPr>
        <w:t xml:space="preserve"> </w:t>
      </w:r>
      <w:r>
        <w:rPr>
          <w:spacing w:val="-2"/>
          <w:sz w:val="18"/>
        </w:rPr>
        <w:t>Surveys</w:t>
      </w:r>
    </w:p>
    <w:p w14:paraId="20ED1693" w14:textId="77777777" w:rsidR="00D62403" w:rsidRDefault="00D62403" w:rsidP="00D62403">
      <w:pPr>
        <w:pStyle w:val="BodyText"/>
        <w:spacing w:before="3"/>
        <w:rPr>
          <w:sz w:val="15"/>
        </w:rPr>
      </w:pPr>
      <w:r>
        <w:rPr>
          <w:noProof/>
        </w:rPr>
        <mc:AlternateContent>
          <mc:Choice Requires="wpg">
            <w:drawing>
              <wp:anchor distT="0" distB="0" distL="0" distR="0" simplePos="0" relativeHeight="251658261" behindDoc="1" locked="0" layoutInCell="1" allowOverlap="1" wp14:anchorId="5D655412" wp14:editId="1357103B">
                <wp:simplePos x="0" y="0"/>
                <wp:positionH relativeFrom="page">
                  <wp:posOffset>914400</wp:posOffset>
                </wp:positionH>
                <wp:positionV relativeFrom="paragraph">
                  <wp:posOffset>126084</wp:posOffset>
                </wp:positionV>
                <wp:extent cx="5944235" cy="3048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30480"/>
                          <a:chOff x="0" y="0"/>
                          <a:chExt cx="5944235" cy="30480"/>
                        </a:xfrm>
                      </wpg:grpSpPr>
                      <wps:wsp>
                        <wps:cNvPr id="20" name="Graphic 20"/>
                        <wps:cNvSpPr/>
                        <wps:spPr>
                          <a:xfrm>
                            <a:off x="0" y="2137"/>
                            <a:ext cx="5944235" cy="1270"/>
                          </a:xfrm>
                          <a:custGeom>
                            <a:avLst/>
                            <a:gdLst/>
                            <a:ahLst/>
                            <a:cxnLst/>
                            <a:rect l="l" t="t" r="r" b="b"/>
                            <a:pathLst>
                              <a:path w="5944235">
                                <a:moveTo>
                                  <a:pt x="0" y="0"/>
                                </a:moveTo>
                                <a:lnTo>
                                  <a:pt x="5943703" y="0"/>
                                </a:lnTo>
                              </a:path>
                            </a:pathLst>
                          </a:custGeom>
                          <a:ln w="4275">
                            <a:solidFill>
                              <a:srgbClr val="000000"/>
                            </a:solidFill>
                            <a:prstDash val="solid"/>
                          </a:ln>
                        </wps:spPr>
                        <wps:bodyPr wrap="square" lIns="0" tIns="0" rIns="0" bIns="0" rtlCol="0">
                          <a:prstTxWarp prst="textNoShape">
                            <a:avLst/>
                          </a:prstTxWarp>
                          <a:noAutofit/>
                        </wps:bodyPr>
                      </wps:wsp>
                      <wps:wsp>
                        <wps:cNvPr id="21" name="Graphic 21"/>
                        <wps:cNvSpPr/>
                        <wps:spPr>
                          <a:xfrm>
                            <a:off x="0" y="27820"/>
                            <a:ext cx="5944235" cy="1270"/>
                          </a:xfrm>
                          <a:custGeom>
                            <a:avLst/>
                            <a:gdLst/>
                            <a:ahLst/>
                            <a:cxnLst/>
                            <a:rect l="l" t="t" r="r" b="b"/>
                            <a:pathLst>
                              <a:path w="5944235">
                                <a:moveTo>
                                  <a:pt x="0" y="0"/>
                                </a:moveTo>
                                <a:lnTo>
                                  <a:pt x="5943703" y="0"/>
                                </a:lnTo>
                              </a:path>
                            </a:pathLst>
                          </a:custGeom>
                          <a:ln w="4275">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49F95AD9" id="Group 19" o:spid="_x0000_s1026" style="position:absolute;margin-left:1in;margin-top:9.95pt;width:468.05pt;height:2.4pt;z-index:-251632640;mso-wrap-distance-left:0;mso-wrap-distance-right:0;mso-position-horizontal-relative:page" coordsize="59442,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">
                <v:shape id="Graphic 20" o:spid="_x0000_s1027" style="position:absolute;top:21;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" path="m,l5943703,e" filled="f" strokeweight=".11875mm">
                  <v:path arrowok="t"/>
                </v:shape>
                <v:shape id="Graphic 21" o:spid="_x0000_s1028" style="position:absolute;top:278;width:59442;height:12;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" path="m,l5943703,e" filled="f" strokeweight=".11875mm">
                  <v:path arrowok="t"/>
                </v:shape>
                <w10:wrap type="topAndBottom" anchorx="page"/>
              </v:group>
            </w:pict>
          </mc:Fallback>
        </mc:AlternateContent>
      </w:r>
    </w:p>
    <w:p w14:paraId="4287CDB5" w14:textId="77777777" w:rsidR="00D62403" w:rsidRDefault="00D62403" w:rsidP="00D62403">
      <w:pPr>
        <w:tabs>
          <w:tab w:val="left" w:pos="5828"/>
          <w:tab w:val="left" w:pos="8469"/>
        </w:tabs>
        <w:ind w:left="3275"/>
        <w:rPr>
          <w:sz w:val="13"/>
        </w:rPr>
      </w:pPr>
      <w:r>
        <w:rPr>
          <w:w w:val="110"/>
          <w:sz w:val="13"/>
        </w:rPr>
        <w:t>Own</w:t>
      </w:r>
      <w:r>
        <w:rPr>
          <w:spacing w:val="10"/>
          <w:w w:val="110"/>
          <w:sz w:val="13"/>
        </w:rPr>
        <w:t xml:space="preserve"> </w:t>
      </w:r>
      <w:r>
        <w:rPr>
          <w:spacing w:val="-2"/>
          <w:w w:val="110"/>
          <w:sz w:val="13"/>
        </w:rPr>
        <w:t>Phone</w:t>
      </w:r>
      <w:r>
        <w:rPr>
          <w:sz w:val="13"/>
        </w:rPr>
        <w:tab/>
      </w:r>
      <w:r>
        <w:rPr>
          <w:w w:val="110"/>
          <w:sz w:val="13"/>
        </w:rPr>
        <w:t>No</w:t>
      </w:r>
      <w:r>
        <w:rPr>
          <w:spacing w:val="4"/>
          <w:w w:val="110"/>
          <w:sz w:val="13"/>
        </w:rPr>
        <w:t xml:space="preserve"> </w:t>
      </w:r>
      <w:r>
        <w:rPr>
          <w:spacing w:val="-2"/>
          <w:w w:val="110"/>
          <w:sz w:val="13"/>
        </w:rPr>
        <w:t>Phone</w:t>
      </w:r>
      <w:r>
        <w:rPr>
          <w:sz w:val="13"/>
        </w:rPr>
        <w:tab/>
      </w:r>
      <w:r>
        <w:rPr>
          <w:spacing w:val="-2"/>
          <w:w w:val="110"/>
          <w:sz w:val="13"/>
        </w:rPr>
        <w:t>Total</w:t>
      </w:r>
    </w:p>
    <w:p w14:paraId="6EEB7D74" w14:textId="77777777" w:rsidR="00D62403" w:rsidRDefault="00D62403" w:rsidP="00D62403">
      <w:pPr>
        <w:tabs>
          <w:tab w:val="left" w:pos="2476"/>
          <w:tab w:val="left" w:pos="3421"/>
          <w:tab w:val="left" w:pos="4432"/>
          <w:tab w:val="left" w:pos="5009"/>
          <w:tab w:val="left" w:pos="5953"/>
          <w:tab w:val="left" w:pos="6928"/>
          <w:tab w:val="left" w:pos="7469"/>
          <w:tab w:val="left" w:pos="8414"/>
          <w:tab w:val="left" w:pos="9425"/>
        </w:tabs>
        <w:spacing w:before="5" w:after="23"/>
        <w:ind w:left="641"/>
        <w:rPr>
          <w:sz w:val="13"/>
        </w:rPr>
      </w:pPr>
      <w:r>
        <w:rPr>
          <w:w w:val="110"/>
          <w:sz w:val="13"/>
        </w:rPr>
        <w:t>Food</w:t>
      </w:r>
      <w:r>
        <w:rPr>
          <w:spacing w:val="1"/>
          <w:w w:val="110"/>
          <w:sz w:val="13"/>
        </w:rPr>
        <w:t xml:space="preserve"> </w:t>
      </w:r>
      <w:r>
        <w:rPr>
          <w:w w:val="110"/>
          <w:sz w:val="13"/>
        </w:rPr>
        <w:t>Security</w:t>
      </w:r>
      <w:r>
        <w:rPr>
          <w:spacing w:val="2"/>
          <w:w w:val="110"/>
          <w:sz w:val="13"/>
        </w:rPr>
        <w:t xml:space="preserve"> </w:t>
      </w:r>
      <w:r>
        <w:rPr>
          <w:spacing w:val="-2"/>
          <w:w w:val="110"/>
          <w:sz w:val="13"/>
        </w:rPr>
        <w:t>Category</w:t>
      </w:r>
      <w:r>
        <w:rPr>
          <w:sz w:val="13"/>
        </w:rPr>
        <w:tab/>
      </w:r>
      <w:r>
        <w:rPr>
          <w:w w:val="110"/>
          <w:sz w:val="13"/>
        </w:rPr>
        <w:t>rCARI-</w:t>
      </w:r>
      <w:r>
        <w:rPr>
          <w:spacing w:val="-5"/>
          <w:w w:val="110"/>
          <w:sz w:val="13"/>
        </w:rPr>
        <w:t>FES</w:t>
      </w:r>
      <w:r>
        <w:rPr>
          <w:sz w:val="13"/>
        </w:rPr>
        <w:tab/>
      </w:r>
      <w:r>
        <w:rPr>
          <w:w w:val="110"/>
          <w:sz w:val="13"/>
        </w:rPr>
        <w:t>rCARI-</w:t>
      </w:r>
      <w:r>
        <w:rPr>
          <w:spacing w:val="-5"/>
          <w:w w:val="110"/>
          <w:sz w:val="13"/>
        </w:rPr>
        <w:t>Inc</w:t>
      </w:r>
      <w:r>
        <w:rPr>
          <w:sz w:val="13"/>
        </w:rPr>
        <w:tab/>
      </w:r>
      <w:r>
        <w:rPr>
          <w:spacing w:val="-4"/>
          <w:w w:val="110"/>
          <w:sz w:val="13"/>
        </w:rPr>
        <w:t>Diff</w:t>
      </w:r>
      <w:r>
        <w:rPr>
          <w:sz w:val="13"/>
        </w:rPr>
        <w:tab/>
      </w:r>
      <w:r>
        <w:rPr>
          <w:w w:val="110"/>
          <w:sz w:val="13"/>
        </w:rPr>
        <w:t>rCARI-</w:t>
      </w:r>
      <w:r>
        <w:rPr>
          <w:spacing w:val="-5"/>
          <w:w w:val="110"/>
          <w:sz w:val="13"/>
        </w:rPr>
        <w:t>FES</w:t>
      </w:r>
      <w:r>
        <w:rPr>
          <w:sz w:val="13"/>
        </w:rPr>
        <w:tab/>
      </w:r>
      <w:r>
        <w:rPr>
          <w:w w:val="110"/>
          <w:sz w:val="13"/>
        </w:rPr>
        <w:t>rCARI-</w:t>
      </w:r>
      <w:r>
        <w:rPr>
          <w:spacing w:val="-5"/>
          <w:w w:val="110"/>
          <w:sz w:val="13"/>
        </w:rPr>
        <w:t>Inc</w:t>
      </w:r>
      <w:r>
        <w:rPr>
          <w:sz w:val="13"/>
        </w:rPr>
        <w:tab/>
      </w:r>
      <w:r>
        <w:rPr>
          <w:spacing w:val="-4"/>
          <w:w w:val="110"/>
          <w:sz w:val="13"/>
        </w:rPr>
        <w:t>Diff</w:t>
      </w:r>
      <w:r>
        <w:rPr>
          <w:sz w:val="13"/>
        </w:rPr>
        <w:tab/>
      </w:r>
      <w:r>
        <w:rPr>
          <w:w w:val="110"/>
          <w:sz w:val="13"/>
        </w:rPr>
        <w:t>rCARI-</w:t>
      </w:r>
      <w:r>
        <w:rPr>
          <w:spacing w:val="-5"/>
          <w:w w:val="110"/>
          <w:sz w:val="13"/>
        </w:rPr>
        <w:t>FES</w:t>
      </w:r>
      <w:r>
        <w:rPr>
          <w:sz w:val="13"/>
        </w:rPr>
        <w:tab/>
      </w:r>
      <w:r>
        <w:rPr>
          <w:w w:val="110"/>
          <w:sz w:val="13"/>
        </w:rPr>
        <w:t>rCARI-</w:t>
      </w:r>
      <w:r>
        <w:rPr>
          <w:spacing w:val="-5"/>
          <w:w w:val="110"/>
          <w:sz w:val="13"/>
        </w:rPr>
        <w:t>Inc</w:t>
      </w:r>
      <w:r>
        <w:rPr>
          <w:sz w:val="13"/>
        </w:rPr>
        <w:tab/>
      </w:r>
      <w:r>
        <w:rPr>
          <w:spacing w:val="-4"/>
          <w:w w:val="110"/>
          <w:sz w:val="13"/>
        </w:rPr>
        <w:t>Diff</w:t>
      </w:r>
    </w:p>
    <w:tbl>
      <w:tblPr>
        <w:tblW w:w="0" w:type="auto"/>
        <w:tblInd w:w="547" w:type="dxa"/>
        <w:tblLayout w:type="fixed"/>
        <w:tblCellMar>
          <w:left w:w="0" w:type="dxa"/>
          <w:right w:w="0" w:type="dxa"/>
        </w:tblCellMar>
        <w:tblLook w:val="01E0" w:firstRow="1" w:lastRow="1" w:firstColumn="1" w:lastColumn="1" w:noHBand="0" w:noVBand="0"/>
      </w:tblPr>
      <w:tblGrid>
        <w:gridCol w:w="2761"/>
        <w:gridCol w:w="812"/>
        <w:gridCol w:w="889"/>
        <w:gridCol w:w="831"/>
        <w:gridCol w:w="812"/>
        <w:gridCol w:w="817"/>
        <w:gridCol w:w="831"/>
        <w:gridCol w:w="812"/>
        <w:gridCol w:w="794"/>
      </w:tblGrid>
      <w:tr w:rsidR="00D62403" w14:paraId="5AFA3312" w14:textId="77777777">
        <w:trPr>
          <w:trHeight w:val="134"/>
        </w:trPr>
        <w:tc>
          <w:tcPr>
            <w:tcW w:w="2761" w:type="dxa"/>
            <w:tcBorders>
              <w:top w:val="single" w:sz="4" w:space="0" w:color="000000"/>
            </w:tcBorders>
          </w:tcPr>
          <w:p w14:paraId="5B38D023" w14:textId="77777777" w:rsidR="00D62403" w:rsidRDefault="00D62403">
            <w:pPr>
              <w:pStyle w:val="TableParagraph"/>
              <w:tabs>
                <w:tab w:val="right" w:pos="2435"/>
              </w:tabs>
              <w:spacing w:line="114" w:lineRule="exact"/>
              <w:ind w:left="101"/>
              <w:jc w:val="left"/>
              <w:rPr>
                <w:sz w:val="13"/>
              </w:rPr>
            </w:pPr>
            <w:r>
              <w:rPr>
                <w:sz w:val="13"/>
              </w:rPr>
              <w:t>Food</w:t>
            </w:r>
            <w:r>
              <w:rPr>
                <w:spacing w:val="33"/>
                <w:sz w:val="13"/>
              </w:rPr>
              <w:t xml:space="preserve"> </w:t>
            </w:r>
            <w:r>
              <w:rPr>
                <w:spacing w:val="-2"/>
                <w:sz w:val="13"/>
              </w:rPr>
              <w:t>Secure</w:t>
            </w:r>
            <w:r>
              <w:rPr>
                <w:rFonts w:ascii="Times New Roman"/>
                <w:sz w:val="13"/>
              </w:rPr>
              <w:tab/>
            </w:r>
            <w:r>
              <w:rPr>
                <w:spacing w:val="-4"/>
                <w:sz w:val="13"/>
              </w:rPr>
              <w:t>0.01</w:t>
            </w:r>
          </w:p>
        </w:tc>
        <w:tc>
          <w:tcPr>
            <w:tcW w:w="812" w:type="dxa"/>
            <w:tcBorders>
              <w:top w:val="single" w:sz="4" w:space="0" w:color="000000"/>
            </w:tcBorders>
          </w:tcPr>
          <w:p w14:paraId="2D95B871" w14:textId="77777777" w:rsidR="00D62403" w:rsidRDefault="00D62403">
            <w:pPr>
              <w:pStyle w:val="TableParagraph"/>
              <w:spacing w:line="114" w:lineRule="exact"/>
              <w:ind w:left="95" w:right="1"/>
              <w:rPr>
                <w:sz w:val="13"/>
              </w:rPr>
            </w:pPr>
            <w:r>
              <w:rPr>
                <w:spacing w:val="-4"/>
                <w:sz w:val="13"/>
              </w:rPr>
              <w:t>0.01</w:t>
            </w:r>
          </w:p>
        </w:tc>
        <w:tc>
          <w:tcPr>
            <w:tcW w:w="889" w:type="dxa"/>
            <w:tcBorders>
              <w:top w:val="single" w:sz="4" w:space="0" w:color="000000"/>
            </w:tcBorders>
          </w:tcPr>
          <w:p w14:paraId="63D185D7" w14:textId="77777777" w:rsidR="00D62403" w:rsidRDefault="00D62403">
            <w:pPr>
              <w:pStyle w:val="TableParagraph"/>
              <w:spacing w:line="114" w:lineRule="exact"/>
              <w:ind w:left="1" w:right="17"/>
              <w:rPr>
                <w:sz w:val="13"/>
              </w:rPr>
            </w:pPr>
            <w:r>
              <w:rPr>
                <w:spacing w:val="-4"/>
                <w:sz w:val="13"/>
              </w:rPr>
              <w:t>0.00</w:t>
            </w:r>
          </w:p>
        </w:tc>
        <w:tc>
          <w:tcPr>
            <w:tcW w:w="831" w:type="dxa"/>
            <w:tcBorders>
              <w:top w:val="single" w:sz="4" w:space="0" w:color="000000"/>
            </w:tcBorders>
          </w:tcPr>
          <w:p w14:paraId="78086B2F" w14:textId="77777777" w:rsidR="00D62403" w:rsidRDefault="00D62403">
            <w:pPr>
              <w:pStyle w:val="TableParagraph"/>
              <w:spacing w:line="114" w:lineRule="exact"/>
              <w:ind w:right="323"/>
              <w:jc w:val="right"/>
              <w:rPr>
                <w:sz w:val="13"/>
              </w:rPr>
            </w:pPr>
            <w:r>
              <w:rPr>
                <w:spacing w:val="-4"/>
                <w:sz w:val="13"/>
              </w:rPr>
              <w:t>0.01</w:t>
            </w:r>
          </w:p>
        </w:tc>
        <w:tc>
          <w:tcPr>
            <w:tcW w:w="812" w:type="dxa"/>
            <w:tcBorders>
              <w:top w:val="single" w:sz="4" w:space="0" w:color="000000"/>
            </w:tcBorders>
          </w:tcPr>
          <w:p w14:paraId="7604E15B" w14:textId="77777777" w:rsidR="00D62403" w:rsidRDefault="00D62403">
            <w:pPr>
              <w:pStyle w:val="TableParagraph"/>
              <w:spacing w:line="114" w:lineRule="exact"/>
              <w:ind w:left="325"/>
              <w:jc w:val="left"/>
              <w:rPr>
                <w:sz w:val="13"/>
              </w:rPr>
            </w:pPr>
            <w:r>
              <w:rPr>
                <w:spacing w:val="-4"/>
                <w:sz w:val="13"/>
              </w:rPr>
              <w:t>0.02</w:t>
            </w:r>
          </w:p>
        </w:tc>
        <w:tc>
          <w:tcPr>
            <w:tcW w:w="817" w:type="dxa"/>
            <w:tcBorders>
              <w:top w:val="single" w:sz="4" w:space="0" w:color="000000"/>
            </w:tcBorders>
          </w:tcPr>
          <w:p w14:paraId="344666DB" w14:textId="77777777" w:rsidR="00D62403" w:rsidRDefault="00D62403">
            <w:pPr>
              <w:pStyle w:val="TableParagraph"/>
              <w:spacing w:line="114" w:lineRule="exact"/>
              <w:ind w:left="2" w:right="17"/>
              <w:rPr>
                <w:sz w:val="13"/>
              </w:rPr>
            </w:pPr>
            <w:r>
              <w:rPr>
                <w:spacing w:val="-4"/>
                <w:sz w:val="13"/>
              </w:rPr>
              <w:t>0.01</w:t>
            </w:r>
          </w:p>
        </w:tc>
        <w:tc>
          <w:tcPr>
            <w:tcW w:w="831" w:type="dxa"/>
            <w:tcBorders>
              <w:top w:val="single" w:sz="4" w:space="0" w:color="000000"/>
            </w:tcBorders>
          </w:tcPr>
          <w:p w14:paraId="0BE4B0B6" w14:textId="77777777" w:rsidR="00D62403" w:rsidRDefault="00D62403">
            <w:pPr>
              <w:pStyle w:val="TableParagraph"/>
              <w:spacing w:line="114" w:lineRule="exact"/>
              <w:ind w:left="1" w:right="73"/>
              <w:rPr>
                <w:sz w:val="13"/>
              </w:rPr>
            </w:pPr>
            <w:r>
              <w:rPr>
                <w:spacing w:val="-4"/>
                <w:sz w:val="13"/>
              </w:rPr>
              <w:t>0.01</w:t>
            </w:r>
          </w:p>
        </w:tc>
        <w:tc>
          <w:tcPr>
            <w:tcW w:w="812" w:type="dxa"/>
            <w:tcBorders>
              <w:top w:val="single" w:sz="4" w:space="0" w:color="000000"/>
            </w:tcBorders>
          </w:tcPr>
          <w:p w14:paraId="5F5BDEBA" w14:textId="77777777" w:rsidR="00D62403" w:rsidRDefault="00D62403">
            <w:pPr>
              <w:pStyle w:val="TableParagraph"/>
              <w:spacing w:line="114" w:lineRule="exact"/>
              <w:ind w:left="95"/>
              <w:rPr>
                <w:sz w:val="13"/>
              </w:rPr>
            </w:pPr>
            <w:r>
              <w:rPr>
                <w:spacing w:val="-4"/>
                <w:w w:val="105"/>
                <w:sz w:val="13"/>
              </w:rPr>
              <w:t>0.01</w:t>
            </w:r>
          </w:p>
        </w:tc>
        <w:tc>
          <w:tcPr>
            <w:tcW w:w="794" w:type="dxa"/>
            <w:tcBorders>
              <w:top w:val="single" w:sz="4" w:space="0" w:color="000000"/>
            </w:tcBorders>
          </w:tcPr>
          <w:p w14:paraId="627C70A4" w14:textId="77777777" w:rsidR="00D62403" w:rsidRDefault="00D62403">
            <w:pPr>
              <w:pStyle w:val="TableParagraph"/>
              <w:spacing w:line="114" w:lineRule="exact"/>
              <w:ind w:left="77"/>
              <w:rPr>
                <w:sz w:val="13"/>
              </w:rPr>
            </w:pPr>
            <w:r>
              <w:rPr>
                <w:spacing w:val="-4"/>
                <w:sz w:val="13"/>
              </w:rPr>
              <w:t>0.00</w:t>
            </w:r>
          </w:p>
        </w:tc>
      </w:tr>
      <w:tr w:rsidR="00D62403" w14:paraId="405BAE80" w14:textId="77777777">
        <w:trPr>
          <w:trHeight w:val="160"/>
        </w:trPr>
        <w:tc>
          <w:tcPr>
            <w:tcW w:w="2761" w:type="dxa"/>
          </w:tcPr>
          <w:p w14:paraId="4B861E2B" w14:textId="77777777" w:rsidR="00D62403" w:rsidRDefault="00D62403">
            <w:pPr>
              <w:pStyle w:val="TableParagraph"/>
              <w:spacing w:before="17" w:line="123" w:lineRule="exact"/>
              <w:ind w:right="267"/>
              <w:jc w:val="right"/>
              <w:rPr>
                <w:sz w:val="13"/>
              </w:rPr>
            </w:pPr>
            <w:r>
              <w:rPr>
                <w:spacing w:val="-2"/>
                <w:w w:val="105"/>
                <w:sz w:val="13"/>
              </w:rPr>
              <w:t>(0.01)</w:t>
            </w:r>
          </w:p>
        </w:tc>
        <w:tc>
          <w:tcPr>
            <w:tcW w:w="812" w:type="dxa"/>
          </w:tcPr>
          <w:p w14:paraId="73402F49" w14:textId="77777777" w:rsidR="00D62403" w:rsidRDefault="00D62403">
            <w:pPr>
              <w:pStyle w:val="TableParagraph"/>
              <w:spacing w:before="17" w:line="123" w:lineRule="exact"/>
              <w:ind w:left="95" w:right="1"/>
              <w:rPr>
                <w:sz w:val="13"/>
              </w:rPr>
            </w:pPr>
            <w:r>
              <w:rPr>
                <w:spacing w:val="-2"/>
                <w:w w:val="105"/>
                <w:sz w:val="13"/>
              </w:rPr>
              <w:t>(0.01)</w:t>
            </w:r>
          </w:p>
        </w:tc>
        <w:tc>
          <w:tcPr>
            <w:tcW w:w="889" w:type="dxa"/>
          </w:tcPr>
          <w:p w14:paraId="0062F14B" w14:textId="77777777" w:rsidR="00D62403" w:rsidRDefault="00D62403">
            <w:pPr>
              <w:pStyle w:val="TableParagraph"/>
              <w:spacing w:before="17" w:line="123" w:lineRule="exact"/>
              <w:ind w:left="1" w:right="17"/>
              <w:rPr>
                <w:sz w:val="13"/>
              </w:rPr>
            </w:pPr>
            <w:r>
              <w:rPr>
                <w:spacing w:val="-2"/>
                <w:sz w:val="13"/>
              </w:rPr>
              <w:t>(0.00)</w:t>
            </w:r>
          </w:p>
        </w:tc>
        <w:tc>
          <w:tcPr>
            <w:tcW w:w="831" w:type="dxa"/>
          </w:tcPr>
          <w:p w14:paraId="6ECF81C4" w14:textId="77777777" w:rsidR="00D62403" w:rsidRDefault="00D62403">
            <w:pPr>
              <w:pStyle w:val="TableParagraph"/>
              <w:spacing w:before="17" w:line="123" w:lineRule="exact"/>
              <w:ind w:right="267"/>
              <w:jc w:val="right"/>
              <w:rPr>
                <w:sz w:val="13"/>
              </w:rPr>
            </w:pPr>
            <w:r>
              <w:rPr>
                <w:spacing w:val="-2"/>
                <w:w w:val="105"/>
                <w:sz w:val="13"/>
              </w:rPr>
              <w:t>(0.01)</w:t>
            </w:r>
          </w:p>
        </w:tc>
        <w:tc>
          <w:tcPr>
            <w:tcW w:w="812" w:type="dxa"/>
          </w:tcPr>
          <w:p w14:paraId="29B22CE6" w14:textId="77777777" w:rsidR="00D62403" w:rsidRDefault="00D62403">
            <w:pPr>
              <w:pStyle w:val="TableParagraph"/>
              <w:spacing w:before="17" w:line="123" w:lineRule="exact"/>
              <w:ind w:left="270"/>
              <w:jc w:val="left"/>
              <w:rPr>
                <w:sz w:val="13"/>
              </w:rPr>
            </w:pPr>
            <w:r>
              <w:rPr>
                <w:spacing w:val="-2"/>
                <w:w w:val="105"/>
                <w:sz w:val="13"/>
              </w:rPr>
              <w:t>(0.01)</w:t>
            </w:r>
          </w:p>
        </w:tc>
        <w:tc>
          <w:tcPr>
            <w:tcW w:w="817" w:type="dxa"/>
          </w:tcPr>
          <w:p w14:paraId="33713C9C" w14:textId="77777777" w:rsidR="00D62403" w:rsidRDefault="00D62403">
            <w:pPr>
              <w:pStyle w:val="TableParagraph"/>
              <w:spacing w:before="17" w:line="123" w:lineRule="exact"/>
              <w:ind w:left="1" w:right="17"/>
              <w:rPr>
                <w:sz w:val="13"/>
              </w:rPr>
            </w:pPr>
            <w:r>
              <w:rPr>
                <w:spacing w:val="-2"/>
                <w:w w:val="105"/>
                <w:sz w:val="13"/>
              </w:rPr>
              <w:t>(0.01)</w:t>
            </w:r>
          </w:p>
        </w:tc>
        <w:tc>
          <w:tcPr>
            <w:tcW w:w="831" w:type="dxa"/>
          </w:tcPr>
          <w:p w14:paraId="1A2F0A56" w14:textId="77777777" w:rsidR="00D62403" w:rsidRDefault="00D62403">
            <w:pPr>
              <w:pStyle w:val="TableParagraph"/>
              <w:spacing w:before="17" w:line="123" w:lineRule="exact"/>
              <w:ind w:left="1" w:right="73"/>
              <w:rPr>
                <w:sz w:val="13"/>
              </w:rPr>
            </w:pPr>
            <w:r>
              <w:rPr>
                <w:spacing w:val="-2"/>
                <w:w w:val="105"/>
                <w:sz w:val="13"/>
              </w:rPr>
              <w:t>(0.01)</w:t>
            </w:r>
          </w:p>
        </w:tc>
        <w:tc>
          <w:tcPr>
            <w:tcW w:w="812" w:type="dxa"/>
          </w:tcPr>
          <w:p w14:paraId="19AC3AAB" w14:textId="77777777" w:rsidR="00D62403" w:rsidRDefault="00D62403">
            <w:pPr>
              <w:pStyle w:val="TableParagraph"/>
              <w:spacing w:before="17" w:line="123" w:lineRule="exact"/>
              <w:ind w:left="95" w:right="1"/>
              <w:rPr>
                <w:sz w:val="13"/>
              </w:rPr>
            </w:pPr>
            <w:r>
              <w:rPr>
                <w:spacing w:val="-2"/>
                <w:w w:val="105"/>
                <w:sz w:val="13"/>
              </w:rPr>
              <w:t>(0.01)</w:t>
            </w:r>
          </w:p>
        </w:tc>
        <w:tc>
          <w:tcPr>
            <w:tcW w:w="794" w:type="dxa"/>
          </w:tcPr>
          <w:p w14:paraId="7F537926" w14:textId="77777777" w:rsidR="00D62403" w:rsidRDefault="00D62403">
            <w:pPr>
              <w:pStyle w:val="TableParagraph"/>
              <w:spacing w:before="17" w:line="123" w:lineRule="exact"/>
              <w:ind w:left="77" w:right="1"/>
              <w:rPr>
                <w:sz w:val="13"/>
              </w:rPr>
            </w:pPr>
            <w:r>
              <w:rPr>
                <w:spacing w:val="-2"/>
                <w:sz w:val="13"/>
              </w:rPr>
              <w:t>(0.00)</w:t>
            </w:r>
          </w:p>
        </w:tc>
      </w:tr>
      <w:tr w:rsidR="00D62403" w14:paraId="4CDC41BF" w14:textId="77777777">
        <w:trPr>
          <w:trHeight w:val="160"/>
        </w:trPr>
        <w:tc>
          <w:tcPr>
            <w:tcW w:w="2761" w:type="dxa"/>
          </w:tcPr>
          <w:p w14:paraId="18423C8B" w14:textId="77777777" w:rsidR="00D62403" w:rsidRDefault="00D62403">
            <w:pPr>
              <w:pStyle w:val="TableParagraph"/>
              <w:tabs>
                <w:tab w:val="right" w:pos="2435"/>
              </w:tabs>
              <w:spacing w:before="17" w:line="123" w:lineRule="exact"/>
              <w:ind w:left="101"/>
              <w:jc w:val="left"/>
              <w:rPr>
                <w:sz w:val="13"/>
              </w:rPr>
            </w:pPr>
            <w:r>
              <w:rPr>
                <w:sz w:val="13"/>
              </w:rPr>
              <w:t>Marginally</w:t>
            </w:r>
            <w:r>
              <w:rPr>
                <w:spacing w:val="43"/>
                <w:sz w:val="13"/>
              </w:rPr>
              <w:t xml:space="preserve"> </w:t>
            </w:r>
            <w:r>
              <w:rPr>
                <w:sz w:val="13"/>
              </w:rPr>
              <w:t>Food</w:t>
            </w:r>
            <w:r>
              <w:rPr>
                <w:spacing w:val="45"/>
                <w:sz w:val="13"/>
              </w:rPr>
              <w:t xml:space="preserve"> </w:t>
            </w:r>
            <w:r>
              <w:rPr>
                <w:spacing w:val="-2"/>
                <w:sz w:val="13"/>
              </w:rPr>
              <w:t>Secure</w:t>
            </w:r>
            <w:r>
              <w:rPr>
                <w:rFonts w:ascii="Times New Roman"/>
                <w:sz w:val="13"/>
              </w:rPr>
              <w:tab/>
            </w:r>
            <w:r>
              <w:rPr>
                <w:spacing w:val="-4"/>
                <w:sz w:val="13"/>
              </w:rPr>
              <w:t>0.29</w:t>
            </w:r>
          </w:p>
        </w:tc>
        <w:tc>
          <w:tcPr>
            <w:tcW w:w="812" w:type="dxa"/>
          </w:tcPr>
          <w:p w14:paraId="40196462" w14:textId="77777777" w:rsidR="00D62403" w:rsidRDefault="00D62403">
            <w:pPr>
              <w:pStyle w:val="TableParagraph"/>
              <w:spacing w:before="17" w:line="123" w:lineRule="exact"/>
              <w:ind w:left="95" w:right="2"/>
              <w:rPr>
                <w:sz w:val="13"/>
              </w:rPr>
            </w:pPr>
            <w:r>
              <w:rPr>
                <w:spacing w:val="-4"/>
                <w:sz w:val="13"/>
              </w:rPr>
              <w:t>0.52</w:t>
            </w:r>
          </w:p>
        </w:tc>
        <w:tc>
          <w:tcPr>
            <w:tcW w:w="889" w:type="dxa"/>
          </w:tcPr>
          <w:p w14:paraId="292CCCCF" w14:textId="77777777" w:rsidR="00D62403" w:rsidRDefault="00D62403">
            <w:pPr>
              <w:pStyle w:val="TableParagraph"/>
              <w:spacing w:before="17" w:line="123" w:lineRule="exact"/>
              <w:ind w:right="17"/>
              <w:rPr>
                <w:sz w:val="13"/>
              </w:rPr>
            </w:pPr>
            <w:r>
              <w:rPr>
                <w:spacing w:val="-2"/>
                <w:w w:val="105"/>
                <w:sz w:val="13"/>
              </w:rPr>
              <w:t>0.24***</w:t>
            </w:r>
          </w:p>
        </w:tc>
        <w:tc>
          <w:tcPr>
            <w:tcW w:w="831" w:type="dxa"/>
          </w:tcPr>
          <w:p w14:paraId="36B9E66F" w14:textId="77777777" w:rsidR="00D62403" w:rsidRDefault="00D62403">
            <w:pPr>
              <w:pStyle w:val="TableParagraph"/>
              <w:spacing w:before="17" w:line="123" w:lineRule="exact"/>
              <w:ind w:right="324"/>
              <w:jc w:val="right"/>
              <w:rPr>
                <w:sz w:val="13"/>
              </w:rPr>
            </w:pPr>
            <w:r>
              <w:rPr>
                <w:spacing w:val="-4"/>
                <w:w w:val="105"/>
                <w:sz w:val="13"/>
              </w:rPr>
              <w:t>0.13</w:t>
            </w:r>
          </w:p>
        </w:tc>
        <w:tc>
          <w:tcPr>
            <w:tcW w:w="812" w:type="dxa"/>
          </w:tcPr>
          <w:p w14:paraId="14CA03DF" w14:textId="77777777" w:rsidR="00D62403" w:rsidRDefault="00D62403">
            <w:pPr>
              <w:pStyle w:val="TableParagraph"/>
              <w:spacing w:before="17" w:line="123" w:lineRule="exact"/>
              <w:ind w:left="325"/>
              <w:jc w:val="left"/>
              <w:rPr>
                <w:sz w:val="13"/>
              </w:rPr>
            </w:pPr>
            <w:r>
              <w:rPr>
                <w:spacing w:val="-4"/>
                <w:w w:val="105"/>
                <w:sz w:val="13"/>
              </w:rPr>
              <w:t>0.14</w:t>
            </w:r>
          </w:p>
        </w:tc>
        <w:tc>
          <w:tcPr>
            <w:tcW w:w="817" w:type="dxa"/>
          </w:tcPr>
          <w:p w14:paraId="250349CC" w14:textId="77777777" w:rsidR="00D62403" w:rsidRDefault="00D62403">
            <w:pPr>
              <w:pStyle w:val="TableParagraph"/>
              <w:spacing w:before="17" w:line="123" w:lineRule="exact"/>
              <w:ind w:right="17"/>
              <w:rPr>
                <w:sz w:val="13"/>
              </w:rPr>
            </w:pPr>
            <w:r>
              <w:rPr>
                <w:spacing w:val="-4"/>
                <w:sz w:val="13"/>
              </w:rPr>
              <w:t>0.02</w:t>
            </w:r>
          </w:p>
        </w:tc>
        <w:tc>
          <w:tcPr>
            <w:tcW w:w="831" w:type="dxa"/>
          </w:tcPr>
          <w:p w14:paraId="0A32CB0A" w14:textId="77777777" w:rsidR="00D62403" w:rsidRDefault="00D62403">
            <w:pPr>
              <w:pStyle w:val="TableParagraph"/>
              <w:spacing w:before="17" w:line="123" w:lineRule="exact"/>
              <w:ind w:right="73"/>
              <w:rPr>
                <w:sz w:val="13"/>
              </w:rPr>
            </w:pPr>
            <w:r>
              <w:rPr>
                <w:spacing w:val="-4"/>
                <w:sz w:val="13"/>
              </w:rPr>
              <w:t>0.22</w:t>
            </w:r>
          </w:p>
        </w:tc>
        <w:tc>
          <w:tcPr>
            <w:tcW w:w="812" w:type="dxa"/>
          </w:tcPr>
          <w:p w14:paraId="59A3ED63" w14:textId="77777777" w:rsidR="00D62403" w:rsidRDefault="00D62403">
            <w:pPr>
              <w:pStyle w:val="TableParagraph"/>
              <w:spacing w:before="17" w:line="123" w:lineRule="exact"/>
              <w:ind w:left="95" w:right="1"/>
              <w:rPr>
                <w:sz w:val="13"/>
              </w:rPr>
            </w:pPr>
            <w:r>
              <w:rPr>
                <w:spacing w:val="-4"/>
                <w:sz w:val="13"/>
              </w:rPr>
              <w:t>0.36</w:t>
            </w:r>
          </w:p>
        </w:tc>
        <w:tc>
          <w:tcPr>
            <w:tcW w:w="794" w:type="dxa"/>
          </w:tcPr>
          <w:p w14:paraId="00D6D5FF" w14:textId="77777777" w:rsidR="00D62403" w:rsidRDefault="00D62403">
            <w:pPr>
              <w:pStyle w:val="TableParagraph"/>
              <w:spacing w:before="17" w:line="123" w:lineRule="exact"/>
              <w:ind w:left="77" w:right="2"/>
              <w:rPr>
                <w:sz w:val="13"/>
              </w:rPr>
            </w:pPr>
            <w:r>
              <w:rPr>
                <w:spacing w:val="-2"/>
                <w:w w:val="110"/>
                <w:sz w:val="13"/>
              </w:rPr>
              <w:t>0.14***</w:t>
            </w:r>
          </w:p>
        </w:tc>
      </w:tr>
      <w:tr w:rsidR="00D62403" w14:paraId="3DF861FA" w14:textId="77777777">
        <w:trPr>
          <w:trHeight w:val="160"/>
        </w:trPr>
        <w:tc>
          <w:tcPr>
            <w:tcW w:w="2761" w:type="dxa"/>
          </w:tcPr>
          <w:p w14:paraId="38D31960" w14:textId="77777777" w:rsidR="00D62403" w:rsidRDefault="00D62403">
            <w:pPr>
              <w:pStyle w:val="TableParagraph"/>
              <w:spacing w:before="17" w:line="123" w:lineRule="exact"/>
              <w:ind w:right="267"/>
              <w:jc w:val="right"/>
              <w:rPr>
                <w:sz w:val="13"/>
              </w:rPr>
            </w:pPr>
            <w:r>
              <w:rPr>
                <w:spacing w:val="-2"/>
                <w:sz w:val="13"/>
              </w:rPr>
              <w:t>(0.04)</w:t>
            </w:r>
          </w:p>
        </w:tc>
        <w:tc>
          <w:tcPr>
            <w:tcW w:w="812" w:type="dxa"/>
          </w:tcPr>
          <w:p w14:paraId="158146C7" w14:textId="77777777" w:rsidR="00D62403" w:rsidRDefault="00D62403">
            <w:pPr>
              <w:pStyle w:val="TableParagraph"/>
              <w:spacing w:before="17" w:line="123" w:lineRule="exact"/>
              <w:ind w:left="95" w:right="1"/>
              <w:rPr>
                <w:sz w:val="13"/>
              </w:rPr>
            </w:pPr>
            <w:r>
              <w:rPr>
                <w:spacing w:val="-2"/>
                <w:sz w:val="13"/>
              </w:rPr>
              <w:t>(0.04)</w:t>
            </w:r>
          </w:p>
        </w:tc>
        <w:tc>
          <w:tcPr>
            <w:tcW w:w="889" w:type="dxa"/>
          </w:tcPr>
          <w:p w14:paraId="1B84FE09" w14:textId="77777777" w:rsidR="00D62403" w:rsidRDefault="00D62403">
            <w:pPr>
              <w:pStyle w:val="TableParagraph"/>
              <w:spacing w:before="17" w:line="123" w:lineRule="exact"/>
              <w:ind w:left="1" w:right="17"/>
              <w:rPr>
                <w:sz w:val="13"/>
              </w:rPr>
            </w:pPr>
            <w:r>
              <w:rPr>
                <w:spacing w:val="-2"/>
                <w:sz w:val="13"/>
              </w:rPr>
              <w:t>(0.04)</w:t>
            </w:r>
          </w:p>
        </w:tc>
        <w:tc>
          <w:tcPr>
            <w:tcW w:w="831" w:type="dxa"/>
          </w:tcPr>
          <w:p w14:paraId="58126C85" w14:textId="77777777" w:rsidR="00D62403" w:rsidRDefault="00D62403">
            <w:pPr>
              <w:pStyle w:val="TableParagraph"/>
              <w:spacing w:before="17" w:line="123" w:lineRule="exact"/>
              <w:ind w:right="267"/>
              <w:jc w:val="right"/>
              <w:rPr>
                <w:sz w:val="13"/>
              </w:rPr>
            </w:pPr>
            <w:r>
              <w:rPr>
                <w:spacing w:val="-2"/>
                <w:sz w:val="13"/>
              </w:rPr>
              <w:t>(0.03)</w:t>
            </w:r>
          </w:p>
        </w:tc>
        <w:tc>
          <w:tcPr>
            <w:tcW w:w="812" w:type="dxa"/>
          </w:tcPr>
          <w:p w14:paraId="55DA0E92" w14:textId="77777777" w:rsidR="00D62403" w:rsidRDefault="00D62403">
            <w:pPr>
              <w:pStyle w:val="TableParagraph"/>
              <w:spacing w:before="17" w:line="123" w:lineRule="exact"/>
              <w:ind w:left="270"/>
              <w:jc w:val="left"/>
              <w:rPr>
                <w:sz w:val="13"/>
              </w:rPr>
            </w:pPr>
            <w:r>
              <w:rPr>
                <w:spacing w:val="-2"/>
                <w:sz w:val="13"/>
              </w:rPr>
              <w:t>(0.03)</w:t>
            </w:r>
          </w:p>
        </w:tc>
        <w:tc>
          <w:tcPr>
            <w:tcW w:w="817" w:type="dxa"/>
          </w:tcPr>
          <w:p w14:paraId="296DD23A" w14:textId="77777777" w:rsidR="00D62403" w:rsidRDefault="00D62403">
            <w:pPr>
              <w:pStyle w:val="TableParagraph"/>
              <w:spacing w:before="17" w:line="123" w:lineRule="exact"/>
              <w:ind w:left="1" w:right="17"/>
              <w:rPr>
                <w:sz w:val="13"/>
              </w:rPr>
            </w:pPr>
            <w:r>
              <w:rPr>
                <w:spacing w:val="-2"/>
                <w:sz w:val="13"/>
              </w:rPr>
              <w:t>(0.03)</w:t>
            </w:r>
          </w:p>
        </w:tc>
        <w:tc>
          <w:tcPr>
            <w:tcW w:w="831" w:type="dxa"/>
          </w:tcPr>
          <w:p w14:paraId="7526D714" w14:textId="77777777" w:rsidR="00D62403" w:rsidRDefault="00D62403">
            <w:pPr>
              <w:pStyle w:val="TableParagraph"/>
              <w:spacing w:before="17" w:line="123" w:lineRule="exact"/>
              <w:ind w:left="1" w:right="73"/>
              <w:rPr>
                <w:sz w:val="13"/>
              </w:rPr>
            </w:pPr>
            <w:r>
              <w:rPr>
                <w:spacing w:val="-2"/>
                <w:sz w:val="13"/>
              </w:rPr>
              <w:t>(0.02)</w:t>
            </w:r>
          </w:p>
        </w:tc>
        <w:tc>
          <w:tcPr>
            <w:tcW w:w="812" w:type="dxa"/>
          </w:tcPr>
          <w:p w14:paraId="6E161C90" w14:textId="77777777" w:rsidR="00D62403" w:rsidRDefault="00D62403">
            <w:pPr>
              <w:pStyle w:val="TableParagraph"/>
              <w:spacing w:before="17" w:line="123" w:lineRule="exact"/>
              <w:ind w:left="95" w:right="1"/>
              <w:rPr>
                <w:sz w:val="13"/>
              </w:rPr>
            </w:pPr>
            <w:r>
              <w:rPr>
                <w:spacing w:val="-2"/>
                <w:sz w:val="13"/>
              </w:rPr>
              <w:t>(0.03)</w:t>
            </w:r>
          </w:p>
        </w:tc>
        <w:tc>
          <w:tcPr>
            <w:tcW w:w="794" w:type="dxa"/>
          </w:tcPr>
          <w:p w14:paraId="6152BBB8" w14:textId="77777777" w:rsidR="00D62403" w:rsidRDefault="00D62403">
            <w:pPr>
              <w:pStyle w:val="TableParagraph"/>
              <w:spacing w:before="17" w:line="123" w:lineRule="exact"/>
              <w:ind w:left="77" w:right="1"/>
              <w:rPr>
                <w:sz w:val="13"/>
              </w:rPr>
            </w:pPr>
            <w:r>
              <w:rPr>
                <w:spacing w:val="-2"/>
                <w:sz w:val="13"/>
              </w:rPr>
              <w:t>(0.03)</w:t>
            </w:r>
          </w:p>
        </w:tc>
      </w:tr>
      <w:tr w:rsidR="00D62403" w14:paraId="259F4DF2" w14:textId="77777777">
        <w:trPr>
          <w:trHeight w:val="160"/>
        </w:trPr>
        <w:tc>
          <w:tcPr>
            <w:tcW w:w="2761" w:type="dxa"/>
          </w:tcPr>
          <w:p w14:paraId="7CD38F61" w14:textId="77777777" w:rsidR="00D62403" w:rsidRDefault="00D62403">
            <w:pPr>
              <w:pStyle w:val="TableParagraph"/>
              <w:tabs>
                <w:tab w:val="right" w:pos="2435"/>
              </w:tabs>
              <w:spacing w:before="17" w:line="123" w:lineRule="exact"/>
              <w:ind w:left="101"/>
              <w:jc w:val="left"/>
              <w:rPr>
                <w:sz w:val="13"/>
              </w:rPr>
            </w:pPr>
            <w:r>
              <w:rPr>
                <w:sz w:val="13"/>
              </w:rPr>
              <w:t>Moderately</w:t>
            </w:r>
            <w:r>
              <w:rPr>
                <w:spacing w:val="50"/>
                <w:sz w:val="13"/>
              </w:rPr>
              <w:t xml:space="preserve"> </w:t>
            </w:r>
            <w:r>
              <w:rPr>
                <w:sz w:val="13"/>
              </w:rPr>
              <w:t>Food</w:t>
            </w:r>
            <w:r>
              <w:rPr>
                <w:spacing w:val="52"/>
                <w:sz w:val="13"/>
              </w:rPr>
              <w:t xml:space="preserve"> </w:t>
            </w:r>
            <w:r>
              <w:rPr>
                <w:spacing w:val="-2"/>
                <w:sz w:val="13"/>
              </w:rPr>
              <w:t>Insecure</w:t>
            </w:r>
            <w:r>
              <w:rPr>
                <w:rFonts w:ascii="Times New Roman"/>
                <w:sz w:val="13"/>
              </w:rPr>
              <w:tab/>
            </w:r>
            <w:r>
              <w:rPr>
                <w:spacing w:val="-4"/>
                <w:sz w:val="13"/>
              </w:rPr>
              <w:t>0.58</w:t>
            </w:r>
          </w:p>
        </w:tc>
        <w:tc>
          <w:tcPr>
            <w:tcW w:w="812" w:type="dxa"/>
          </w:tcPr>
          <w:p w14:paraId="5B307B17" w14:textId="77777777" w:rsidR="00D62403" w:rsidRDefault="00D62403">
            <w:pPr>
              <w:pStyle w:val="TableParagraph"/>
              <w:spacing w:before="17" w:line="123" w:lineRule="exact"/>
              <w:ind w:left="95"/>
              <w:rPr>
                <w:sz w:val="13"/>
              </w:rPr>
            </w:pPr>
            <w:r>
              <w:rPr>
                <w:spacing w:val="-4"/>
                <w:sz w:val="13"/>
              </w:rPr>
              <w:t>0.45</w:t>
            </w:r>
          </w:p>
        </w:tc>
        <w:tc>
          <w:tcPr>
            <w:tcW w:w="889" w:type="dxa"/>
          </w:tcPr>
          <w:p w14:paraId="6DEF0F1F" w14:textId="77777777" w:rsidR="00D62403" w:rsidRDefault="00D62403">
            <w:pPr>
              <w:pStyle w:val="TableParagraph"/>
              <w:spacing w:before="17" w:line="123" w:lineRule="exact"/>
              <w:ind w:right="17"/>
              <w:rPr>
                <w:sz w:val="13"/>
              </w:rPr>
            </w:pPr>
            <w:r>
              <w:rPr>
                <w:w w:val="105"/>
                <w:sz w:val="13"/>
              </w:rPr>
              <w:t>-</w:t>
            </w:r>
            <w:r>
              <w:rPr>
                <w:spacing w:val="-2"/>
                <w:w w:val="105"/>
                <w:sz w:val="13"/>
              </w:rPr>
              <w:t>0.13*</w:t>
            </w:r>
          </w:p>
        </w:tc>
        <w:tc>
          <w:tcPr>
            <w:tcW w:w="831" w:type="dxa"/>
          </w:tcPr>
          <w:p w14:paraId="07241C70" w14:textId="77777777" w:rsidR="00D62403" w:rsidRDefault="00D62403">
            <w:pPr>
              <w:pStyle w:val="TableParagraph"/>
              <w:spacing w:before="17" w:line="123" w:lineRule="exact"/>
              <w:ind w:right="323"/>
              <w:jc w:val="right"/>
              <w:rPr>
                <w:sz w:val="13"/>
              </w:rPr>
            </w:pPr>
            <w:r>
              <w:rPr>
                <w:spacing w:val="-4"/>
                <w:sz w:val="13"/>
              </w:rPr>
              <w:t>0.59</w:t>
            </w:r>
          </w:p>
        </w:tc>
        <w:tc>
          <w:tcPr>
            <w:tcW w:w="812" w:type="dxa"/>
          </w:tcPr>
          <w:p w14:paraId="0F63B80D" w14:textId="77777777" w:rsidR="00D62403" w:rsidRDefault="00D62403">
            <w:pPr>
              <w:pStyle w:val="TableParagraph"/>
              <w:spacing w:before="17" w:line="123" w:lineRule="exact"/>
              <w:ind w:left="326"/>
              <w:jc w:val="left"/>
              <w:rPr>
                <w:sz w:val="13"/>
              </w:rPr>
            </w:pPr>
            <w:r>
              <w:rPr>
                <w:spacing w:val="-4"/>
                <w:sz w:val="13"/>
              </w:rPr>
              <w:t>0.70</w:t>
            </w:r>
          </w:p>
        </w:tc>
        <w:tc>
          <w:tcPr>
            <w:tcW w:w="817" w:type="dxa"/>
          </w:tcPr>
          <w:p w14:paraId="7F988982" w14:textId="77777777" w:rsidR="00D62403" w:rsidRDefault="00D62403">
            <w:pPr>
              <w:pStyle w:val="TableParagraph"/>
              <w:spacing w:before="17" w:line="123" w:lineRule="exact"/>
              <w:ind w:left="2" w:right="17"/>
              <w:rPr>
                <w:sz w:val="13"/>
              </w:rPr>
            </w:pPr>
            <w:r>
              <w:rPr>
                <w:spacing w:val="-2"/>
                <w:w w:val="115"/>
                <w:sz w:val="13"/>
              </w:rPr>
              <w:t>0.11*</w:t>
            </w:r>
          </w:p>
        </w:tc>
        <w:tc>
          <w:tcPr>
            <w:tcW w:w="831" w:type="dxa"/>
          </w:tcPr>
          <w:p w14:paraId="19E048AC" w14:textId="77777777" w:rsidR="00D62403" w:rsidRDefault="00D62403">
            <w:pPr>
              <w:pStyle w:val="TableParagraph"/>
              <w:spacing w:before="17" w:line="123" w:lineRule="exact"/>
              <w:ind w:left="1" w:right="73"/>
              <w:rPr>
                <w:sz w:val="13"/>
              </w:rPr>
            </w:pPr>
            <w:r>
              <w:rPr>
                <w:spacing w:val="-4"/>
                <w:sz w:val="13"/>
              </w:rPr>
              <w:t>0.58</w:t>
            </w:r>
          </w:p>
        </w:tc>
        <w:tc>
          <w:tcPr>
            <w:tcW w:w="812" w:type="dxa"/>
          </w:tcPr>
          <w:p w14:paraId="4C50BF7B" w14:textId="77777777" w:rsidR="00D62403" w:rsidRDefault="00D62403">
            <w:pPr>
              <w:pStyle w:val="TableParagraph"/>
              <w:spacing w:before="17" w:line="123" w:lineRule="exact"/>
              <w:ind w:left="95"/>
              <w:rPr>
                <w:sz w:val="13"/>
              </w:rPr>
            </w:pPr>
            <w:r>
              <w:rPr>
                <w:spacing w:val="-4"/>
                <w:sz w:val="13"/>
              </w:rPr>
              <w:t>0.56</w:t>
            </w:r>
          </w:p>
        </w:tc>
        <w:tc>
          <w:tcPr>
            <w:tcW w:w="794" w:type="dxa"/>
          </w:tcPr>
          <w:p w14:paraId="50CEB915" w14:textId="77777777" w:rsidR="00D62403" w:rsidRDefault="00D62403">
            <w:pPr>
              <w:pStyle w:val="TableParagraph"/>
              <w:spacing w:before="17" w:line="123" w:lineRule="exact"/>
              <w:ind w:left="77"/>
              <w:rPr>
                <w:sz w:val="13"/>
              </w:rPr>
            </w:pPr>
            <w:r>
              <w:rPr>
                <w:spacing w:val="-4"/>
                <w:sz w:val="13"/>
              </w:rPr>
              <w:t>-0.03</w:t>
            </w:r>
          </w:p>
        </w:tc>
      </w:tr>
      <w:tr w:rsidR="00D62403" w14:paraId="343F9B11" w14:textId="77777777">
        <w:trPr>
          <w:trHeight w:val="160"/>
        </w:trPr>
        <w:tc>
          <w:tcPr>
            <w:tcW w:w="2761" w:type="dxa"/>
          </w:tcPr>
          <w:p w14:paraId="6B7E054B" w14:textId="77777777" w:rsidR="00D62403" w:rsidRDefault="00D62403">
            <w:pPr>
              <w:pStyle w:val="TableParagraph"/>
              <w:spacing w:before="17" w:line="123" w:lineRule="exact"/>
              <w:ind w:right="267"/>
              <w:jc w:val="right"/>
              <w:rPr>
                <w:sz w:val="13"/>
              </w:rPr>
            </w:pPr>
            <w:r>
              <w:rPr>
                <w:spacing w:val="-2"/>
                <w:sz w:val="13"/>
              </w:rPr>
              <w:t>(0.04)</w:t>
            </w:r>
          </w:p>
        </w:tc>
        <w:tc>
          <w:tcPr>
            <w:tcW w:w="812" w:type="dxa"/>
          </w:tcPr>
          <w:p w14:paraId="5C9DF9EB" w14:textId="77777777" w:rsidR="00D62403" w:rsidRDefault="00D62403">
            <w:pPr>
              <w:pStyle w:val="TableParagraph"/>
              <w:spacing w:before="17" w:line="123" w:lineRule="exact"/>
              <w:ind w:left="95" w:right="1"/>
              <w:rPr>
                <w:sz w:val="13"/>
              </w:rPr>
            </w:pPr>
            <w:r>
              <w:rPr>
                <w:spacing w:val="-2"/>
                <w:sz w:val="13"/>
              </w:rPr>
              <w:t>(0.04)</w:t>
            </w:r>
          </w:p>
        </w:tc>
        <w:tc>
          <w:tcPr>
            <w:tcW w:w="889" w:type="dxa"/>
          </w:tcPr>
          <w:p w14:paraId="338986F6" w14:textId="77777777" w:rsidR="00D62403" w:rsidRDefault="00D62403">
            <w:pPr>
              <w:pStyle w:val="TableParagraph"/>
              <w:spacing w:before="17" w:line="123" w:lineRule="exact"/>
              <w:ind w:left="1" w:right="17"/>
              <w:rPr>
                <w:sz w:val="13"/>
              </w:rPr>
            </w:pPr>
            <w:r>
              <w:rPr>
                <w:spacing w:val="-2"/>
                <w:sz w:val="13"/>
              </w:rPr>
              <w:t>(0.05)</w:t>
            </w:r>
          </w:p>
        </w:tc>
        <w:tc>
          <w:tcPr>
            <w:tcW w:w="831" w:type="dxa"/>
          </w:tcPr>
          <w:p w14:paraId="3E0B55FF" w14:textId="77777777" w:rsidR="00D62403" w:rsidRDefault="00D62403">
            <w:pPr>
              <w:pStyle w:val="TableParagraph"/>
              <w:spacing w:before="17" w:line="123" w:lineRule="exact"/>
              <w:ind w:right="267"/>
              <w:jc w:val="right"/>
              <w:rPr>
                <w:sz w:val="13"/>
              </w:rPr>
            </w:pPr>
            <w:r>
              <w:rPr>
                <w:spacing w:val="-2"/>
                <w:sz w:val="13"/>
              </w:rPr>
              <w:t>(0.05)</w:t>
            </w:r>
          </w:p>
        </w:tc>
        <w:tc>
          <w:tcPr>
            <w:tcW w:w="812" w:type="dxa"/>
          </w:tcPr>
          <w:p w14:paraId="53EEEE2E" w14:textId="77777777" w:rsidR="00D62403" w:rsidRDefault="00D62403">
            <w:pPr>
              <w:pStyle w:val="TableParagraph"/>
              <w:spacing w:before="17" w:line="123" w:lineRule="exact"/>
              <w:ind w:left="270"/>
              <w:jc w:val="left"/>
              <w:rPr>
                <w:sz w:val="13"/>
              </w:rPr>
            </w:pPr>
            <w:r>
              <w:rPr>
                <w:spacing w:val="-2"/>
                <w:sz w:val="13"/>
              </w:rPr>
              <w:t>(0.04)</w:t>
            </w:r>
          </w:p>
        </w:tc>
        <w:tc>
          <w:tcPr>
            <w:tcW w:w="817" w:type="dxa"/>
          </w:tcPr>
          <w:p w14:paraId="10342CB0" w14:textId="77777777" w:rsidR="00D62403" w:rsidRDefault="00D62403">
            <w:pPr>
              <w:pStyle w:val="TableParagraph"/>
              <w:spacing w:before="17" w:line="123" w:lineRule="exact"/>
              <w:ind w:left="1" w:right="17"/>
              <w:rPr>
                <w:sz w:val="13"/>
              </w:rPr>
            </w:pPr>
            <w:r>
              <w:rPr>
                <w:spacing w:val="-2"/>
                <w:sz w:val="13"/>
              </w:rPr>
              <w:t>(0.05)</w:t>
            </w:r>
          </w:p>
        </w:tc>
        <w:tc>
          <w:tcPr>
            <w:tcW w:w="831" w:type="dxa"/>
          </w:tcPr>
          <w:p w14:paraId="3CA30479" w14:textId="77777777" w:rsidR="00D62403" w:rsidRDefault="00D62403">
            <w:pPr>
              <w:pStyle w:val="TableParagraph"/>
              <w:spacing w:before="17" w:line="123" w:lineRule="exact"/>
              <w:ind w:left="1" w:right="73"/>
              <w:rPr>
                <w:sz w:val="13"/>
              </w:rPr>
            </w:pPr>
            <w:r>
              <w:rPr>
                <w:spacing w:val="-2"/>
                <w:sz w:val="13"/>
              </w:rPr>
              <w:t>(0.03)</w:t>
            </w:r>
          </w:p>
        </w:tc>
        <w:tc>
          <w:tcPr>
            <w:tcW w:w="812" w:type="dxa"/>
          </w:tcPr>
          <w:p w14:paraId="54EF7A0F" w14:textId="77777777" w:rsidR="00D62403" w:rsidRDefault="00D62403">
            <w:pPr>
              <w:pStyle w:val="TableParagraph"/>
              <w:spacing w:before="17" w:line="123" w:lineRule="exact"/>
              <w:ind w:left="95" w:right="1"/>
              <w:rPr>
                <w:sz w:val="13"/>
              </w:rPr>
            </w:pPr>
            <w:r>
              <w:rPr>
                <w:spacing w:val="-2"/>
                <w:sz w:val="13"/>
              </w:rPr>
              <w:t>(0.03)</w:t>
            </w:r>
          </w:p>
        </w:tc>
        <w:tc>
          <w:tcPr>
            <w:tcW w:w="794" w:type="dxa"/>
          </w:tcPr>
          <w:p w14:paraId="022A8511" w14:textId="77777777" w:rsidR="00D62403" w:rsidRDefault="00D62403">
            <w:pPr>
              <w:pStyle w:val="TableParagraph"/>
              <w:spacing w:before="17" w:line="123" w:lineRule="exact"/>
              <w:ind w:left="77" w:right="1"/>
              <w:rPr>
                <w:sz w:val="13"/>
              </w:rPr>
            </w:pPr>
            <w:r>
              <w:rPr>
                <w:spacing w:val="-2"/>
                <w:sz w:val="13"/>
              </w:rPr>
              <w:t>(0.04)</w:t>
            </w:r>
          </w:p>
        </w:tc>
      </w:tr>
      <w:tr w:rsidR="00D62403" w14:paraId="4201DFE7" w14:textId="77777777">
        <w:trPr>
          <w:trHeight w:val="160"/>
        </w:trPr>
        <w:tc>
          <w:tcPr>
            <w:tcW w:w="2761" w:type="dxa"/>
          </w:tcPr>
          <w:p w14:paraId="072CB65F" w14:textId="77777777" w:rsidR="00D62403" w:rsidRDefault="00D62403">
            <w:pPr>
              <w:pStyle w:val="TableParagraph"/>
              <w:tabs>
                <w:tab w:val="right" w:pos="2435"/>
              </w:tabs>
              <w:spacing w:before="17" w:line="123" w:lineRule="exact"/>
              <w:ind w:left="101"/>
              <w:jc w:val="left"/>
              <w:rPr>
                <w:sz w:val="13"/>
              </w:rPr>
            </w:pPr>
            <w:r>
              <w:rPr>
                <w:sz w:val="13"/>
              </w:rPr>
              <w:t>Severely</w:t>
            </w:r>
            <w:r>
              <w:rPr>
                <w:spacing w:val="35"/>
                <w:sz w:val="13"/>
              </w:rPr>
              <w:t xml:space="preserve"> </w:t>
            </w:r>
            <w:r>
              <w:rPr>
                <w:sz w:val="13"/>
              </w:rPr>
              <w:t>Food</w:t>
            </w:r>
            <w:r>
              <w:rPr>
                <w:spacing w:val="37"/>
                <w:sz w:val="13"/>
              </w:rPr>
              <w:t xml:space="preserve"> </w:t>
            </w:r>
            <w:r>
              <w:rPr>
                <w:spacing w:val="-2"/>
                <w:sz w:val="13"/>
              </w:rPr>
              <w:t>Insecure</w:t>
            </w:r>
            <w:r>
              <w:rPr>
                <w:rFonts w:ascii="Times New Roman"/>
                <w:sz w:val="13"/>
              </w:rPr>
              <w:tab/>
            </w:r>
            <w:r>
              <w:rPr>
                <w:spacing w:val="-4"/>
                <w:sz w:val="13"/>
              </w:rPr>
              <w:t>0.13</w:t>
            </w:r>
          </w:p>
        </w:tc>
        <w:tc>
          <w:tcPr>
            <w:tcW w:w="812" w:type="dxa"/>
          </w:tcPr>
          <w:p w14:paraId="595D00CD" w14:textId="77777777" w:rsidR="00D62403" w:rsidRDefault="00D62403">
            <w:pPr>
              <w:pStyle w:val="TableParagraph"/>
              <w:spacing w:before="17" w:line="123" w:lineRule="exact"/>
              <w:ind w:left="95" w:right="1"/>
              <w:rPr>
                <w:sz w:val="13"/>
              </w:rPr>
            </w:pPr>
            <w:r>
              <w:rPr>
                <w:spacing w:val="-4"/>
                <w:sz w:val="13"/>
              </w:rPr>
              <w:t>0.02</w:t>
            </w:r>
          </w:p>
        </w:tc>
        <w:tc>
          <w:tcPr>
            <w:tcW w:w="889" w:type="dxa"/>
          </w:tcPr>
          <w:p w14:paraId="5FF48B57" w14:textId="77777777" w:rsidR="00D62403" w:rsidRDefault="00D62403">
            <w:pPr>
              <w:pStyle w:val="TableParagraph"/>
              <w:spacing w:before="17" w:line="123" w:lineRule="exact"/>
              <w:ind w:left="1" w:right="17"/>
              <w:rPr>
                <w:sz w:val="13"/>
              </w:rPr>
            </w:pPr>
            <w:r>
              <w:rPr>
                <w:w w:val="110"/>
                <w:sz w:val="13"/>
              </w:rPr>
              <w:t>-</w:t>
            </w:r>
            <w:r>
              <w:rPr>
                <w:spacing w:val="-2"/>
                <w:w w:val="110"/>
                <w:sz w:val="13"/>
              </w:rPr>
              <w:t>0.11***</w:t>
            </w:r>
          </w:p>
        </w:tc>
        <w:tc>
          <w:tcPr>
            <w:tcW w:w="831" w:type="dxa"/>
          </w:tcPr>
          <w:p w14:paraId="439284C3" w14:textId="77777777" w:rsidR="00D62403" w:rsidRDefault="00D62403">
            <w:pPr>
              <w:pStyle w:val="TableParagraph"/>
              <w:spacing w:before="17" w:line="123" w:lineRule="exact"/>
              <w:ind w:right="323"/>
              <w:jc w:val="right"/>
              <w:rPr>
                <w:sz w:val="13"/>
              </w:rPr>
            </w:pPr>
            <w:r>
              <w:rPr>
                <w:spacing w:val="-4"/>
                <w:sz w:val="13"/>
              </w:rPr>
              <w:t>0.28</w:t>
            </w:r>
          </w:p>
        </w:tc>
        <w:tc>
          <w:tcPr>
            <w:tcW w:w="812" w:type="dxa"/>
          </w:tcPr>
          <w:p w14:paraId="66FC05DA" w14:textId="77777777" w:rsidR="00D62403" w:rsidRDefault="00D62403">
            <w:pPr>
              <w:pStyle w:val="TableParagraph"/>
              <w:spacing w:before="17" w:line="123" w:lineRule="exact"/>
              <w:ind w:left="325"/>
              <w:jc w:val="left"/>
              <w:rPr>
                <w:sz w:val="13"/>
              </w:rPr>
            </w:pPr>
            <w:r>
              <w:rPr>
                <w:spacing w:val="-4"/>
                <w:w w:val="105"/>
                <w:sz w:val="13"/>
              </w:rPr>
              <w:t>0.14</w:t>
            </w:r>
          </w:p>
        </w:tc>
        <w:tc>
          <w:tcPr>
            <w:tcW w:w="817" w:type="dxa"/>
          </w:tcPr>
          <w:p w14:paraId="6D79744E" w14:textId="77777777" w:rsidR="00D62403" w:rsidRDefault="00D62403">
            <w:pPr>
              <w:pStyle w:val="TableParagraph"/>
              <w:spacing w:before="17" w:line="123" w:lineRule="exact"/>
              <w:ind w:left="1" w:right="17"/>
              <w:rPr>
                <w:sz w:val="13"/>
              </w:rPr>
            </w:pPr>
            <w:r>
              <w:rPr>
                <w:w w:val="105"/>
                <w:sz w:val="13"/>
              </w:rPr>
              <w:t>-</w:t>
            </w:r>
            <w:r>
              <w:rPr>
                <w:spacing w:val="-2"/>
                <w:w w:val="105"/>
                <w:sz w:val="13"/>
              </w:rPr>
              <w:t>0.13**</w:t>
            </w:r>
          </w:p>
        </w:tc>
        <w:tc>
          <w:tcPr>
            <w:tcW w:w="831" w:type="dxa"/>
          </w:tcPr>
          <w:p w14:paraId="676FB4B1" w14:textId="77777777" w:rsidR="00D62403" w:rsidRDefault="00D62403">
            <w:pPr>
              <w:pStyle w:val="TableParagraph"/>
              <w:spacing w:before="17" w:line="123" w:lineRule="exact"/>
              <w:ind w:left="1" w:right="73"/>
              <w:rPr>
                <w:sz w:val="13"/>
              </w:rPr>
            </w:pPr>
            <w:r>
              <w:rPr>
                <w:spacing w:val="-4"/>
                <w:w w:val="105"/>
                <w:sz w:val="13"/>
              </w:rPr>
              <w:t>0.19</w:t>
            </w:r>
          </w:p>
        </w:tc>
        <w:tc>
          <w:tcPr>
            <w:tcW w:w="812" w:type="dxa"/>
          </w:tcPr>
          <w:p w14:paraId="4373DAEB" w14:textId="77777777" w:rsidR="00D62403" w:rsidRDefault="00D62403">
            <w:pPr>
              <w:pStyle w:val="TableParagraph"/>
              <w:spacing w:before="17" w:line="123" w:lineRule="exact"/>
              <w:ind w:left="95" w:right="1"/>
              <w:rPr>
                <w:sz w:val="13"/>
              </w:rPr>
            </w:pPr>
            <w:r>
              <w:rPr>
                <w:spacing w:val="-4"/>
                <w:sz w:val="13"/>
              </w:rPr>
              <w:t>0.07</w:t>
            </w:r>
          </w:p>
        </w:tc>
        <w:tc>
          <w:tcPr>
            <w:tcW w:w="794" w:type="dxa"/>
          </w:tcPr>
          <w:p w14:paraId="4EA2436F" w14:textId="77777777" w:rsidR="00D62403" w:rsidRDefault="00D62403">
            <w:pPr>
              <w:pStyle w:val="TableParagraph"/>
              <w:spacing w:before="17" w:line="123" w:lineRule="exact"/>
              <w:ind w:left="77" w:right="1"/>
              <w:rPr>
                <w:sz w:val="13"/>
              </w:rPr>
            </w:pPr>
            <w:r>
              <w:rPr>
                <w:w w:val="105"/>
                <w:sz w:val="13"/>
              </w:rPr>
              <w:t>-</w:t>
            </w:r>
            <w:r>
              <w:rPr>
                <w:spacing w:val="-2"/>
                <w:w w:val="110"/>
                <w:sz w:val="13"/>
              </w:rPr>
              <w:t>0.12***</w:t>
            </w:r>
          </w:p>
        </w:tc>
      </w:tr>
      <w:tr w:rsidR="00D62403" w14:paraId="1D4F5868" w14:textId="77777777">
        <w:trPr>
          <w:trHeight w:val="160"/>
        </w:trPr>
        <w:tc>
          <w:tcPr>
            <w:tcW w:w="2761" w:type="dxa"/>
          </w:tcPr>
          <w:p w14:paraId="5CF76DF1" w14:textId="77777777" w:rsidR="00D62403" w:rsidRDefault="00D62403">
            <w:pPr>
              <w:pStyle w:val="TableParagraph"/>
              <w:spacing w:before="17" w:line="123" w:lineRule="exact"/>
              <w:ind w:right="267"/>
              <w:jc w:val="right"/>
              <w:rPr>
                <w:sz w:val="13"/>
              </w:rPr>
            </w:pPr>
            <w:r>
              <w:rPr>
                <w:spacing w:val="-2"/>
                <w:sz w:val="13"/>
              </w:rPr>
              <w:t>(0.03)</w:t>
            </w:r>
          </w:p>
        </w:tc>
        <w:tc>
          <w:tcPr>
            <w:tcW w:w="812" w:type="dxa"/>
          </w:tcPr>
          <w:p w14:paraId="1B41AC44" w14:textId="77777777" w:rsidR="00D62403" w:rsidRDefault="00D62403">
            <w:pPr>
              <w:pStyle w:val="TableParagraph"/>
              <w:spacing w:before="17" w:line="123" w:lineRule="exact"/>
              <w:ind w:left="95" w:right="1"/>
              <w:rPr>
                <w:sz w:val="13"/>
              </w:rPr>
            </w:pPr>
            <w:r>
              <w:rPr>
                <w:spacing w:val="-2"/>
                <w:w w:val="105"/>
                <w:sz w:val="13"/>
              </w:rPr>
              <w:t>(0.01)</w:t>
            </w:r>
          </w:p>
        </w:tc>
        <w:tc>
          <w:tcPr>
            <w:tcW w:w="889" w:type="dxa"/>
          </w:tcPr>
          <w:p w14:paraId="417A6DE4" w14:textId="77777777" w:rsidR="00D62403" w:rsidRDefault="00D62403">
            <w:pPr>
              <w:pStyle w:val="TableParagraph"/>
              <w:spacing w:before="17" w:line="123" w:lineRule="exact"/>
              <w:ind w:left="1" w:right="17"/>
              <w:rPr>
                <w:sz w:val="13"/>
              </w:rPr>
            </w:pPr>
            <w:r>
              <w:rPr>
                <w:spacing w:val="-2"/>
                <w:sz w:val="13"/>
              </w:rPr>
              <w:t>(0.03)</w:t>
            </w:r>
          </w:p>
        </w:tc>
        <w:tc>
          <w:tcPr>
            <w:tcW w:w="831" w:type="dxa"/>
          </w:tcPr>
          <w:p w14:paraId="10D69EB8" w14:textId="77777777" w:rsidR="00D62403" w:rsidRDefault="00D62403">
            <w:pPr>
              <w:pStyle w:val="TableParagraph"/>
              <w:spacing w:before="17" w:line="123" w:lineRule="exact"/>
              <w:ind w:right="267"/>
              <w:jc w:val="right"/>
              <w:rPr>
                <w:sz w:val="13"/>
              </w:rPr>
            </w:pPr>
            <w:r>
              <w:rPr>
                <w:spacing w:val="-2"/>
                <w:sz w:val="13"/>
              </w:rPr>
              <w:t>(0.04)</w:t>
            </w:r>
          </w:p>
        </w:tc>
        <w:tc>
          <w:tcPr>
            <w:tcW w:w="812" w:type="dxa"/>
          </w:tcPr>
          <w:p w14:paraId="1493B8FC" w14:textId="77777777" w:rsidR="00D62403" w:rsidRDefault="00D62403">
            <w:pPr>
              <w:pStyle w:val="TableParagraph"/>
              <w:spacing w:before="17" w:line="123" w:lineRule="exact"/>
              <w:ind w:left="270"/>
              <w:jc w:val="left"/>
              <w:rPr>
                <w:sz w:val="13"/>
              </w:rPr>
            </w:pPr>
            <w:r>
              <w:rPr>
                <w:spacing w:val="-2"/>
                <w:sz w:val="13"/>
              </w:rPr>
              <w:t>(0.03)</w:t>
            </w:r>
          </w:p>
        </w:tc>
        <w:tc>
          <w:tcPr>
            <w:tcW w:w="817" w:type="dxa"/>
          </w:tcPr>
          <w:p w14:paraId="022C619C" w14:textId="77777777" w:rsidR="00D62403" w:rsidRDefault="00D62403">
            <w:pPr>
              <w:pStyle w:val="TableParagraph"/>
              <w:spacing w:before="17" w:line="123" w:lineRule="exact"/>
              <w:ind w:left="1" w:right="17"/>
              <w:rPr>
                <w:sz w:val="13"/>
              </w:rPr>
            </w:pPr>
            <w:r>
              <w:rPr>
                <w:spacing w:val="-2"/>
                <w:sz w:val="13"/>
              </w:rPr>
              <w:t>(0.04)</w:t>
            </w:r>
          </w:p>
        </w:tc>
        <w:tc>
          <w:tcPr>
            <w:tcW w:w="831" w:type="dxa"/>
          </w:tcPr>
          <w:p w14:paraId="7BA94AC7" w14:textId="77777777" w:rsidR="00D62403" w:rsidRDefault="00D62403">
            <w:pPr>
              <w:pStyle w:val="TableParagraph"/>
              <w:spacing w:before="17" w:line="123" w:lineRule="exact"/>
              <w:ind w:left="1" w:right="73"/>
              <w:rPr>
                <w:sz w:val="13"/>
              </w:rPr>
            </w:pPr>
            <w:r>
              <w:rPr>
                <w:spacing w:val="-2"/>
                <w:sz w:val="13"/>
              </w:rPr>
              <w:t>(0.02)</w:t>
            </w:r>
          </w:p>
        </w:tc>
        <w:tc>
          <w:tcPr>
            <w:tcW w:w="812" w:type="dxa"/>
          </w:tcPr>
          <w:p w14:paraId="28A69B79" w14:textId="77777777" w:rsidR="00D62403" w:rsidRDefault="00D62403">
            <w:pPr>
              <w:pStyle w:val="TableParagraph"/>
              <w:spacing w:before="17" w:line="123" w:lineRule="exact"/>
              <w:ind w:left="95" w:right="1"/>
              <w:rPr>
                <w:sz w:val="13"/>
              </w:rPr>
            </w:pPr>
            <w:r>
              <w:rPr>
                <w:spacing w:val="-2"/>
                <w:sz w:val="13"/>
              </w:rPr>
              <w:t>(0.02)</w:t>
            </w:r>
          </w:p>
        </w:tc>
        <w:tc>
          <w:tcPr>
            <w:tcW w:w="794" w:type="dxa"/>
          </w:tcPr>
          <w:p w14:paraId="1AA74002" w14:textId="77777777" w:rsidR="00D62403" w:rsidRDefault="00D62403">
            <w:pPr>
              <w:pStyle w:val="TableParagraph"/>
              <w:spacing w:before="17" w:line="123" w:lineRule="exact"/>
              <w:ind w:left="77" w:right="1"/>
              <w:rPr>
                <w:sz w:val="13"/>
              </w:rPr>
            </w:pPr>
            <w:r>
              <w:rPr>
                <w:spacing w:val="-2"/>
                <w:sz w:val="13"/>
              </w:rPr>
              <w:t>(0.02)</w:t>
            </w:r>
          </w:p>
        </w:tc>
      </w:tr>
      <w:tr w:rsidR="00D62403" w14:paraId="6031C172" w14:textId="77777777">
        <w:trPr>
          <w:trHeight w:val="160"/>
        </w:trPr>
        <w:tc>
          <w:tcPr>
            <w:tcW w:w="2761" w:type="dxa"/>
          </w:tcPr>
          <w:p w14:paraId="07FF52CB" w14:textId="77777777" w:rsidR="00D62403" w:rsidRDefault="00D62403">
            <w:pPr>
              <w:pStyle w:val="TableParagraph"/>
              <w:tabs>
                <w:tab w:val="right" w:pos="2435"/>
              </w:tabs>
              <w:spacing w:before="17" w:line="123" w:lineRule="exact"/>
              <w:ind w:left="101"/>
              <w:jc w:val="left"/>
              <w:rPr>
                <w:sz w:val="13"/>
              </w:rPr>
            </w:pPr>
            <w:r>
              <w:rPr>
                <w:sz w:val="13"/>
              </w:rPr>
              <w:t>Food</w:t>
            </w:r>
            <w:r>
              <w:rPr>
                <w:spacing w:val="32"/>
                <w:sz w:val="13"/>
              </w:rPr>
              <w:t xml:space="preserve"> </w:t>
            </w:r>
            <w:r>
              <w:rPr>
                <w:sz w:val="13"/>
              </w:rPr>
              <w:t>Insecure</w:t>
            </w:r>
            <w:r>
              <w:rPr>
                <w:spacing w:val="32"/>
                <w:sz w:val="13"/>
              </w:rPr>
              <w:t xml:space="preserve"> </w:t>
            </w:r>
            <w:r>
              <w:rPr>
                <w:spacing w:val="-2"/>
                <w:sz w:val="13"/>
              </w:rPr>
              <w:t>Group</w:t>
            </w:r>
            <w:r>
              <w:rPr>
                <w:rFonts w:ascii="Times New Roman"/>
                <w:sz w:val="13"/>
              </w:rPr>
              <w:tab/>
            </w:r>
            <w:r>
              <w:rPr>
                <w:spacing w:val="-4"/>
                <w:sz w:val="13"/>
              </w:rPr>
              <w:t>0.71</w:t>
            </w:r>
          </w:p>
        </w:tc>
        <w:tc>
          <w:tcPr>
            <w:tcW w:w="812" w:type="dxa"/>
          </w:tcPr>
          <w:p w14:paraId="6917F462" w14:textId="77777777" w:rsidR="00D62403" w:rsidRDefault="00D62403">
            <w:pPr>
              <w:pStyle w:val="TableParagraph"/>
              <w:spacing w:before="17" w:line="123" w:lineRule="exact"/>
              <w:ind w:left="95"/>
              <w:rPr>
                <w:sz w:val="13"/>
              </w:rPr>
            </w:pPr>
            <w:r>
              <w:rPr>
                <w:spacing w:val="-4"/>
                <w:sz w:val="13"/>
              </w:rPr>
              <w:t>0.47</w:t>
            </w:r>
          </w:p>
        </w:tc>
        <w:tc>
          <w:tcPr>
            <w:tcW w:w="889" w:type="dxa"/>
          </w:tcPr>
          <w:p w14:paraId="57074E1C" w14:textId="77777777" w:rsidR="00D62403" w:rsidRDefault="00D62403">
            <w:pPr>
              <w:pStyle w:val="TableParagraph"/>
              <w:spacing w:before="17" w:line="123" w:lineRule="exact"/>
              <w:ind w:left="2" w:right="17"/>
              <w:rPr>
                <w:sz w:val="13"/>
              </w:rPr>
            </w:pPr>
            <w:r>
              <w:rPr>
                <w:sz w:val="13"/>
              </w:rPr>
              <w:t>-</w:t>
            </w:r>
            <w:r>
              <w:rPr>
                <w:spacing w:val="-2"/>
                <w:sz w:val="13"/>
              </w:rPr>
              <w:t>0.24***</w:t>
            </w:r>
          </w:p>
        </w:tc>
        <w:tc>
          <w:tcPr>
            <w:tcW w:w="831" w:type="dxa"/>
          </w:tcPr>
          <w:p w14:paraId="4E4C6156" w14:textId="77777777" w:rsidR="00D62403" w:rsidRDefault="00D62403">
            <w:pPr>
              <w:pStyle w:val="TableParagraph"/>
              <w:spacing w:before="17" w:line="123" w:lineRule="exact"/>
              <w:ind w:right="323"/>
              <w:jc w:val="right"/>
              <w:rPr>
                <w:sz w:val="13"/>
              </w:rPr>
            </w:pPr>
            <w:r>
              <w:rPr>
                <w:spacing w:val="-4"/>
                <w:sz w:val="13"/>
              </w:rPr>
              <w:t>0.87</w:t>
            </w:r>
          </w:p>
        </w:tc>
        <w:tc>
          <w:tcPr>
            <w:tcW w:w="812" w:type="dxa"/>
          </w:tcPr>
          <w:p w14:paraId="633EFFEC" w14:textId="77777777" w:rsidR="00D62403" w:rsidRDefault="00D62403">
            <w:pPr>
              <w:pStyle w:val="TableParagraph"/>
              <w:spacing w:before="17" w:line="123" w:lineRule="exact"/>
              <w:ind w:left="326"/>
              <w:jc w:val="left"/>
              <w:rPr>
                <w:sz w:val="13"/>
              </w:rPr>
            </w:pPr>
            <w:r>
              <w:rPr>
                <w:spacing w:val="-4"/>
                <w:sz w:val="13"/>
              </w:rPr>
              <w:t>0.84</w:t>
            </w:r>
          </w:p>
        </w:tc>
        <w:tc>
          <w:tcPr>
            <w:tcW w:w="817" w:type="dxa"/>
          </w:tcPr>
          <w:p w14:paraId="02ECFF38" w14:textId="77777777" w:rsidR="00D62403" w:rsidRDefault="00D62403">
            <w:pPr>
              <w:pStyle w:val="TableParagraph"/>
              <w:spacing w:before="17" w:line="123" w:lineRule="exact"/>
              <w:ind w:left="2" w:right="17"/>
              <w:rPr>
                <w:sz w:val="13"/>
              </w:rPr>
            </w:pPr>
            <w:r>
              <w:rPr>
                <w:spacing w:val="-4"/>
                <w:sz w:val="13"/>
              </w:rPr>
              <w:t>-0.03</w:t>
            </w:r>
          </w:p>
        </w:tc>
        <w:tc>
          <w:tcPr>
            <w:tcW w:w="831" w:type="dxa"/>
          </w:tcPr>
          <w:p w14:paraId="5907ABD5" w14:textId="77777777" w:rsidR="00D62403" w:rsidRDefault="00D62403">
            <w:pPr>
              <w:pStyle w:val="TableParagraph"/>
              <w:spacing w:before="17" w:line="123" w:lineRule="exact"/>
              <w:ind w:left="2" w:right="73"/>
              <w:rPr>
                <w:sz w:val="13"/>
              </w:rPr>
            </w:pPr>
            <w:r>
              <w:rPr>
                <w:spacing w:val="-4"/>
                <w:sz w:val="13"/>
              </w:rPr>
              <w:t>0.78</w:t>
            </w:r>
          </w:p>
        </w:tc>
        <w:tc>
          <w:tcPr>
            <w:tcW w:w="812" w:type="dxa"/>
          </w:tcPr>
          <w:p w14:paraId="1657F5D5" w14:textId="77777777" w:rsidR="00D62403" w:rsidRDefault="00D62403">
            <w:pPr>
              <w:pStyle w:val="TableParagraph"/>
              <w:spacing w:before="17" w:line="123" w:lineRule="exact"/>
              <w:ind w:left="95"/>
              <w:rPr>
                <w:sz w:val="13"/>
              </w:rPr>
            </w:pPr>
            <w:r>
              <w:rPr>
                <w:spacing w:val="-4"/>
                <w:sz w:val="13"/>
              </w:rPr>
              <w:t>0.63</w:t>
            </w:r>
          </w:p>
        </w:tc>
        <w:tc>
          <w:tcPr>
            <w:tcW w:w="794" w:type="dxa"/>
          </w:tcPr>
          <w:p w14:paraId="477EA2A0" w14:textId="77777777" w:rsidR="00D62403" w:rsidRDefault="00D62403">
            <w:pPr>
              <w:pStyle w:val="TableParagraph"/>
              <w:spacing w:before="17" w:line="123" w:lineRule="exact"/>
              <w:ind w:left="77"/>
              <w:rPr>
                <w:sz w:val="13"/>
              </w:rPr>
            </w:pPr>
            <w:r>
              <w:rPr>
                <w:w w:val="105"/>
                <w:sz w:val="13"/>
              </w:rPr>
              <w:t>-</w:t>
            </w:r>
            <w:r>
              <w:rPr>
                <w:spacing w:val="-2"/>
                <w:w w:val="110"/>
                <w:sz w:val="13"/>
              </w:rPr>
              <w:t>0.14***</w:t>
            </w:r>
          </w:p>
        </w:tc>
      </w:tr>
      <w:tr w:rsidR="00D62403" w14:paraId="70032CAA" w14:textId="77777777">
        <w:trPr>
          <w:trHeight w:val="170"/>
        </w:trPr>
        <w:tc>
          <w:tcPr>
            <w:tcW w:w="2761" w:type="dxa"/>
            <w:tcBorders>
              <w:bottom w:val="single" w:sz="4" w:space="0" w:color="000000"/>
            </w:tcBorders>
          </w:tcPr>
          <w:p w14:paraId="6FD70CC6" w14:textId="77777777" w:rsidR="00D62403" w:rsidRDefault="00D62403">
            <w:pPr>
              <w:pStyle w:val="TableParagraph"/>
              <w:spacing w:before="17" w:line="146" w:lineRule="exact"/>
              <w:ind w:right="267"/>
              <w:jc w:val="right"/>
              <w:rPr>
                <w:sz w:val="13"/>
              </w:rPr>
            </w:pPr>
            <w:r>
              <w:rPr>
                <w:spacing w:val="-2"/>
                <w:sz w:val="13"/>
              </w:rPr>
              <w:t>(0.04)</w:t>
            </w:r>
          </w:p>
        </w:tc>
        <w:tc>
          <w:tcPr>
            <w:tcW w:w="812" w:type="dxa"/>
            <w:tcBorders>
              <w:bottom w:val="single" w:sz="4" w:space="0" w:color="000000"/>
            </w:tcBorders>
          </w:tcPr>
          <w:p w14:paraId="28120A62" w14:textId="77777777" w:rsidR="00D62403" w:rsidRDefault="00D62403">
            <w:pPr>
              <w:pStyle w:val="TableParagraph"/>
              <w:spacing w:before="17" w:line="146" w:lineRule="exact"/>
              <w:ind w:left="95" w:right="1"/>
              <w:rPr>
                <w:sz w:val="13"/>
              </w:rPr>
            </w:pPr>
            <w:r>
              <w:rPr>
                <w:spacing w:val="-2"/>
                <w:sz w:val="13"/>
              </w:rPr>
              <w:t>(0.04)</w:t>
            </w:r>
          </w:p>
        </w:tc>
        <w:tc>
          <w:tcPr>
            <w:tcW w:w="889" w:type="dxa"/>
            <w:tcBorders>
              <w:bottom w:val="single" w:sz="4" w:space="0" w:color="000000"/>
            </w:tcBorders>
          </w:tcPr>
          <w:p w14:paraId="57250E38" w14:textId="77777777" w:rsidR="00D62403" w:rsidRDefault="00D62403">
            <w:pPr>
              <w:pStyle w:val="TableParagraph"/>
              <w:spacing w:before="17" w:line="146" w:lineRule="exact"/>
              <w:ind w:left="1" w:right="17"/>
              <w:rPr>
                <w:sz w:val="13"/>
              </w:rPr>
            </w:pPr>
            <w:r>
              <w:rPr>
                <w:spacing w:val="-2"/>
                <w:sz w:val="13"/>
              </w:rPr>
              <w:t>(0.04)</w:t>
            </w:r>
          </w:p>
        </w:tc>
        <w:tc>
          <w:tcPr>
            <w:tcW w:w="831" w:type="dxa"/>
            <w:tcBorders>
              <w:bottom w:val="single" w:sz="4" w:space="0" w:color="000000"/>
            </w:tcBorders>
          </w:tcPr>
          <w:p w14:paraId="439F5229" w14:textId="77777777" w:rsidR="00D62403" w:rsidRDefault="00D62403">
            <w:pPr>
              <w:pStyle w:val="TableParagraph"/>
              <w:spacing w:before="17" w:line="146" w:lineRule="exact"/>
              <w:ind w:right="267"/>
              <w:jc w:val="right"/>
              <w:rPr>
                <w:sz w:val="13"/>
              </w:rPr>
            </w:pPr>
            <w:r>
              <w:rPr>
                <w:spacing w:val="-2"/>
                <w:sz w:val="13"/>
              </w:rPr>
              <w:t>(0.03)</w:t>
            </w:r>
          </w:p>
        </w:tc>
        <w:tc>
          <w:tcPr>
            <w:tcW w:w="812" w:type="dxa"/>
            <w:tcBorders>
              <w:bottom w:val="single" w:sz="4" w:space="0" w:color="000000"/>
            </w:tcBorders>
          </w:tcPr>
          <w:p w14:paraId="521FC43D" w14:textId="77777777" w:rsidR="00D62403" w:rsidRDefault="00D62403">
            <w:pPr>
              <w:pStyle w:val="TableParagraph"/>
              <w:spacing w:before="17" w:line="146" w:lineRule="exact"/>
              <w:ind w:left="270"/>
              <w:jc w:val="left"/>
              <w:rPr>
                <w:sz w:val="13"/>
              </w:rPr>
            </w:pPr>
            <w:r>
              <w:rPr>
                <w:spacing w:val="-2"/>
                <w:sz w:val="13"/>
              </w:rPr>
              <w:t>(0.03)</w:t>
            </w:r>
          </w:p>
        </w:tc>
        <w:tc>
          <w:tcPr>
            <w:tcW w:w="817" w:type="dxa"/>
            <w:tcBorders>
              <w:bottom w:val="single" w:sz="4" w:space="0" w:color="000000"/>
            </w:tcBorders>
          </w:tcPr>
          <w:p w14:paraId="27B82DBB" w14:textId="77777777" w:rsidR="00D62403" w:rsidRDefault="00D62403">
            <w:pPr>
              <w:pStyle w:val="TableParagraph"/>
              <w:spacing w:before="17" w:line="146" w:lineRule="exact"/>
              <w:ind w:left="1" w:right="17"/>
              <w:rPr>
                <w:sz w:val="13"/>
              </w:rPr>
            </w:pPr>
            <w:r>
              <w:rPr>
                <w:spacing w:val="-2"/>
                <w:sz w:val="13"/>
              </w:rPr>
              <w:t>(0.03)</w:t>
            </w:r>
          </w:p>
        </w:tc>
        <w:tc>
          <w:tcPr>
            <w:tcW w:w="831" w:type="dxa"/>
            <w:tcBorders>
              <w:bottom w:val="single" w:sz="4" w:space="0" w:color="000000"/>
            </w:tcBorders>
          </w:tcPr>
          <w:p w14:paraId="5FBF230B" w14:textId="77777777" w:rsidR="00D62403" w:rsidRDefault="00D62403">
            <w:pPr>
              <w:pStyle w:val="TableParagraph"/>
              <w:spacing w:before="17" w:line="146" w:lineRule="exact"/>
              <w:ind w:left="1" w:right="73"/>
              <w:rPr>
                <w:sz w:val="13"/>
              </w:rPr>
            </w:pPr>
            <w:r>
              <w:rPr>
                <w:spacing w:val="-2"/>
                <w:sz w:val="13"/>
              </w:rPr>
              <w:t>(0.03)</w:t>
            </w:r>
          </w:p>
        </w:tc>
        <w:tc>
          <w:tcPr>
            <w:tcW w:w="812" w:type="dxa"/>
            <w:tcBorders>
              <w:bottom w:val="single" w:sz="4" w:space="0" w:color="000000"/>
            </w:tcBorders>
          </w:tcPr>
          <w:p w14:paraId="42B03B1B" w14:textId="77777777" w:rsidR="00D62403" w:rsidRDefault="00D62403">
            <w:pPr>
              <w:pStyle w:val="TableParagraph"/>
              <w:spacing w:before="17" w:line="146" w:lineRule="exact"/>
              <w:ind w:left="95" w:right="1"/>
              <w:rPr>
                <w:sz w:val="13"/>
              </w:rPr>
            </w:pPr>
            <w:r>
              <w:rPr>
                <w:spacing w:val="-2"/>
                <w:sz w:val="13"/>
              </w:rPr>
              <w:t>(0.03)</w:t>
            </w:r>
          </w:p>
        </w:tc>
        <w:tc>
          <w:tcPr>
            <w:tcW w:w="794" w:type="dxa"/>
            <w:tcBorders>
              <w:bottom w:val="single" w:sz="4" w:space="0" w:color="000000"/>
            </w:tcBorders>
          </w:tcPr>
          <w:p w14:paraId="7DD85A0A" w14:textId="77777777" w:rsidR="00D62403" w:rsidRDefault="00D62403">
            <w:pPr>
              <w:pStyle w:val="TableParagraph"/>
              <w:spacing w:before="17" w:line="146" w:lineRule="exact"/>
              <w:ind w:left="77" w:right="1"/>
              <w:rPr>
                <w:sz w:val="13"/>
              </w:rPr>
            </w:pPr>
            <w:r>
              <w:rPr>
                <w:spacing w:val="-2"/>
                <w:sz w:val="13"/>
              </w:rPr>
              <w:t>(0.03)</w:t>
            </w:r>
          </w:p>
        </w:tc>
      </w:tr>
      <w:tr w:rsidR="00D62403" w14:paraId="368E5EF0" w14:textId="77777777">
        <w:trPr>
          <w:trHeight w:val="179"/>
        </w:trPr>
        <w:tc>
          <w:tcPr>
            <w:tcW w:w="2761" w:type="dxa"/>
            <w:tcBorders>
              <w:top w:val="single" w:sz="4" w:space="0" w:color="000000"/>
              <w:bottom w:val="double" w:sz="4" w:space="0" w:color="000000"/>
            </w:tcBorders>
          </w:tcPr>
          <w:p w14:paraId="44D5597D" w14:textId="77777777" w:rsidR="00D62403" w:rsidRDefault="00D62403">
            <w:pPr>
              <w:pStyle w:val="TableParagraph"/>
              <w:tabs>
                <w:tab w:val="right" w:pos="2415"/>
              </w:tabs>
              <w:spacing w:line="139" w:lineRule="exact"/>
              <w:ind w:left="101"/>
              <w:jc w:val="left"/>
              <w:rPr>
                <w:sz w:val="13"/>
              </w:rPr>
            </w:pPr>
            <w:r>
              <w:rPr>
                <w:spacing w:val="-2"/>
                <w:w w:val="110"/>
                <w:sz w:val="13"/>
              </w:rPr>
              <w:t>Observations</w:t>
            </w:r>
            <w:r>
              <w:rPr>
                <w:rFonts w:ascii="Times New Roman"/>
                <w:sz w:val="13"/>
              </w:rPr>
              <w:tab/>
            </w:r>
            <w:r>
              <w:rPr>
                <w:spacing w:val="-5"/>
                <w:w w:val="110"/>
                <w:sz w:val="13"/>
              </w:rPr>
              <w:t>157</w:t>
            </w:r>
          </w:p>
        </w:tc>
        <w:tc>
          <w:tcPr>
            <w:tcW w:w="812" w:type="dxa"/>
            <w:tcBorders>
              <w:top w:val="single" w:sz="4" w:space="0" w:color="000000"/>
              <w:bottom w:val="double" w:sz="4" w:space="0" w:color="000000"/>
            </w:tcBorders>
          </w:tcPr>
          <w:p w14:paraId="47D6E142" w14:textId="77777777" w:rsidR="00D62403" w:rsidRDefault="00D62403">
            <w:pPr>
              <w:pStyle w:val="TableParagraph"/>
              <w:spacing w:line="139" w:lineRule="exact"/>
              <w:ind w:left="95" w:right="1"/>
              <w:rPr>
                <w:sz w:val="13"/>
              </w:rPr>
            </w:pPr>
            <w:r>
              <w:rPr>
                <w:spacing w:val="-5"/>
                <w:w w:val="115"/>
                <w:sz w:val="13"/>
              </w:rPr>
              <w:t>157</w:t>
            </w:r>
          </w:p>
        </w:tc>
        <w:tc>
          <w:tcPr>
            <w:tcW w:w="889" w:type="dxa"/>
            <w:tcBorders>
              <w:top w:val="single" w:sz="4" w:space="0" w:color="000000"/>
              <w:bottom w:val="double" w:sz="4" w:space="0" w:color="000000"/>
            </w:tcBorders>
          </w:tcPr>
          <w:p w14:paraId="198C7A72" w14:textId="77777777" w:rsidR="00D62403" w:rsidRDefault="00D62403">
            <w:pPr>
              <w:pStyle w:val="TableParagraph"/>
              <w:spacing w:line="139" w:lineRule="exact"/>
              <w:ind w:right="17"/>
              <w:rPr>
                <w:sz w:val="13"/>
              </w:rPr>
            </w:pPr>
            <w:r>
              <w:rPr>
                <w:spacing w:val="-5"/>
                <w:w w:val="115"/>
                <w:sz w:val="13"/>
              </w:rPr>
              <w:t>157</w:t>
            </w:r>
          </w:p>
        </w:tc>
        <w:tc>
          <w:tcPr>
            <w:tcW w:w="831" w:type="dxa"/>
            <w:tcBorders>
              <w:top w:val="single" w:sz="4" w:space="0" w:color="000000"/>
              <w:bottom w:val="double" w:sz="4" w:space="0" w:color="000000"/>
            </w:tcBorders>
          </w:tcPr>
          <w:p w14:paraId="3D42163F" w14:textId="77777777" w:rsidR="00D62403" w:rsidRDefault="00D62403">
            <w:pPr>
              <w:pStyle w:val="TableParagraph"/>
              <w:spacing w:line="139" w:lineRule="exact"/>
              <w:ind w:right="343"/>
              <w:jc w:val="right"/>
              <w:rPr>
                <w:sz w:val="13"/>
              </w:rPr>
            </w:pPr>
            <w:r>
              <w:rPr>
                <w:spacing w:val="-5"/>
                <w:w w:val="115"/>
                <w:sz w:val="13"/>
              </w:rPr>
              <w:t>119</w:t>
            </w:r>
          </w:p>
        </w:tc>
        <w:tc>
          <w:tcPr>
            <w:tcW w:w="812" w:type="dxa"/>
            <w:tcBorders>
              <w:top w:val="single" w:sz="4" w:space="0" w:color="000000"/>
              <w:bottom w:val="double" w:sz="4" w:space="0" w:color="000000"/>
            </w:tcBorders>
          </w:tcPr>
          <w:p w14:paraId="2B5C3685" w14:textId="77777777" w:rsidR="00D62403" w:rsidRDefault="00D62403">
            <w:pPr>
              <w:pStyle w:val="TableParagraph"/>
              <w:spacing w:line="139" w:lineRule="exact"/>
              <w:ind w:left="345"/>
              <w:jc w:val="left"/>
              <w:rPr>
                <w:sz w:val="13"/>
              </w:rPr>
            </w:pPr>
            <w:r>
              <w:rPr>
                <w:spacing w:val="-5"/>
                <w:w w:val="120"/>
                <w:sz w:val="13"/>
              </w:rPr>
              <w:t>119</w:t>
            </w:r>
          </w:p>
        </w:tc>
        <w:tc>
          <w:tcPr>
            <w:tcW w:w="817" w:type="dxa"/>
            <w:tcBorders>
              <w:top w:val="single" w:sz="4" w:space="0" w:color="000000"/>
              <w:bottom w:val="double" w:sz="4" w:space="0" w:color="000000"/>
            </w:tcBorders>
          </w:tcPr>
          <w:p w14:paraId="0BA458AC" w14:textId="77777777" w:rsidR="00D62403" w:rsidRDefault="00D62403">
            <w:pPr>
              <w:pStyle w:val="TableParagraph"/>
              <w:spacing w:line="139" w:lineRule="exact"/>
              <w:ind w:right="17"/>
              <w:rPr>
                <w:sz w:val="13"/>
              </w:rPr>
            </w:pPr>
            <w:r>
              <w:rPr>
                <w:spacing w:val="-5"/>
                <w:w w:val="115"/>
                <w:sz w:val="13"/>
              </w:rPr>
              <w:t>119</w:t>
            </w:r>
          </w:p>
        </w:tc>
        <w:tc>
          <w:tcPr>
            <w:tcW w:w="831" w:type="dxa"/>
            <w:tcBorders>
              <w:top w:val="single" w:sz="4" w:space="0" w:color="000000"/>
              <w:bottom w:val="double" w:sz="4" w:space="0" w:color="000000"/>
            </w:tcBorders>
          </w:tcPr>
          <w:p w14:paraId="3AEA757B" w14:textId="77777777" w:rsidR="00D62403" w:rsidRDefault="00D62403">
            <w:pPr>
              <w:pStyle w:val="TableParagraph"/>
              <w:spacing w:line="139" w:lineRule="exact"/>
              <w:ind w:right="73"/>
              <w:rPr>
                <w:sz w:val="13"/>
              </w:rPr>
            </w:pPr>
            <w:r>
              <w:rPr>
                <w:spacing w:val="-5"/>
                <w:sz w:val="13"/>
              </w:rPr>
              <w:t>276</w:t>
            </w:r>
          </w:p>
        </w:tc>
        <w:tc>
          <w:tcPr>
            <w:tcW w:w="812" w:type="dxa"/>
            <w:tcBorders>
              <w:top w:val="single" w:sz="4" w:space="0" w:color="000000"/>
              <w:bottom w:val="double" w:sz="4" w:space="0" w:color="000000"/>
            </w:tcBorders>
          </w:tcPr>
          <w:p w14:paraId="4FA9D5F6" w14:textId="77777777" w:rsidR="00D62403" w:rsidRDefault="00D62403">
            <w:pPr>
              <w:pStyle w:val="TableParagraph"/>
              <w:spacing w:line="139" w:lineRule="exact"/>
              <w:ind w:left="95" w:right="1"/>
              <w:rPr>
                <w:sz w:val="13"/>
              </w:rPr>
            </w:pPr>
            <w:r>
              <w:rPr>
                <w:spacing w:val="-5"/>
                <w:sz w:val="13"/>
              </w:rPr>
              <w:t>276</w:t>
            </w:r>
          </w:p>
        </w:tc>
        <w:tc>
          <w:tcPr>
            <w:tcW w:w="794" w:type="dxa"/>
            <w:tcBorders>
              <w:top w:val="single" w:sz="4" w:space="0" w:color="000000"/>
              <w:bottom w:val="double" w:sz="4" w:space="0" w:color="000000"/>
            </w:tcBorders>
          </w:tcPr>
          <w:p w14:paraId="418215E2" w14:textId="77777777" w:rsidR="00D62403" w:rsidRDefault="00D62403">
            <w:pPr>
              <w:pStyle w:val="TableParagraph"/>
              <w:spacing w:line="139" w:lineRule="exact"/>
              <w:ind w:left="77" w:right="2"/>
              <w:rPr>
                <w:sz w:val="13"/>
              </w:rPr>
            </w:pPr>
            <w:r>
              <w:rPr>
                <w:spacing w:val="-5"/>
                <w:sz w:val="13"/>
              </w:rPr>
              <w:t>276</w:t>
            </w:r>
          </w:p>
        </w:tc>
      </w:tr>
    </w:tbl>
    <w:p w14:paraId="0EDCDCE1" w14:textId="77777777" w:rsidR="00D62403" w:rsidRDefault="00D62403" w:rsidP="00D62403">
      <w:pPr>
        <w:spacing w:before="41"/>
        <w:ind w:left="572"/>
        <w:rPr>
          <w:sz w:val="13"/>
        </w:rPr>
      </w:pPr>
      <w:r>
        <w:rPr>
          <w:w w:val="110"/>
          <w:sz w:val="13"/>
        </w:rPr>
        <w:t>Note:</w:t>
      </w:r>
      <w:r>
        <w:rPr>
          <w:spacing w:val="21"/>
          <w:w w:val="110"/>
          <w:sz w:val="13"/>
        </w:rPr>
        <w:t xml:space="preserve"> </w:t>
      </w:r>
      <w:r>
        <w:rPr>
          <w:w w:val="110"/>
          <w:sz w:val="13"/>
        </w:rPr>
        <w:t>Robust</w:t>
      </w:r>
      <w:r>
        <w:rPr>
          <w:spacing w:val="8"/>
          <w:w w:val="110"/>
          <w:sz w:val="13"/>
        </w:rPr>
        <w:t xml:space="preserve"> </w:t>
      </w:r>
      <w:r>
        <w:rPr>
          <w:w w:val="110"/>
          <w:sz w:val="13"/>
        </w:rPr>
        <w:t>standard</w:t>
      </w:r>
      <w:r>
        <w:rPr>
          <w:spacing w:val="8"/>
          <w:w w:val="110"/>
          <w:sz w:val="13"/>
        </w:rPr>
        <w:t xml:space="preserve"> </w:t>
      </w:r>
      <w:r>
        <w:rPr>
          <w:w w:val="110"/>
          <w:sz w:val="13"/>
        </w:rPr>
        <w:t>errors</w:t>
      </w:r>
      <w:r>
        <w:rPr>
          <w:spacing w:val="8"/>
          <w:w w:val="110"/>
          <w:sz w:val="13"/>
        </w:rPr>
        <w:t xml:space="preserve"> </w:t>
      </w:r>
      <w:r>
        <w:rPr>
          <w:w w:val="110"/>
          <w:sz w:val="13"/>
        </w:rPr>
        <w:t>in</w:t>
      </w:r>
      <w:r>
        <w:rPr>
          <w:spacing w:val="7"/>
          <w:w w:val="110"/>
          <w:sz w:val="13"/>
        </w:rPr>
        <w:t xml:space="preserve"> </w:t>
      </w:r>
      <w:r>
        <w:rPr>
          <w:w w:val="110"/>
          <w:sz w:val="13"/>
        </w:rPr>
        <w:t>parentheses;</w:t>
      </w:r>
      <w:r>
        <w:rPr>
          <w:spacing w:val="8"/>
          <w:w w:val="110"/>
          <w:sz w:val="13"/>
        </w:rPr>
        <w:t xml:space="preserve"> </w:t>
      </w:r>
      <w:r>
        <w:rPr>
          <w:w w:val="110"/>
          <w:sz w:val="13"/>
        </w:rPr>
        <w:t>*</w:t>
      </w:r>
      <w:r>
        <w:rPr>
          <w:spacing w:val="8"/>
          <w:w w:val="110"/>
          <w:sz w:val="13"/>
        </w:rPr>
        <w:t xml:space="preserve"> </w:t>
      </w:r>
      <w:r>
        <w:rPr>
          <w:w w:val="110"/>
          <w:sz w:val="13"/>
        </w:rPr>
        <w:t>p</w:t>
      </w:r>
      <w:r>
        <w:rPr>
          <w:rFonts w:ascii="Calibri"/>
          <w:i/>
          <w:w w:val="110"/>
          <w:sz w:val="13"/>
        </w:rPr>
        <w:t>&lt;</w:t>
      </w:r>
      <w:r>
        <w:rPr>
          <w:w w:val="110"/>
          <w:sz w:val="13"/>
        </w:rPr>
        <w:t>0.1,</w:t>
      </w:r>
      <w:r>
        <w:rPr>
          <w:spacing w:val="8"/>
          <w:w w:val="110"/>
          <w:sz w:val="13"/>
        </w:rPr>
        <w:t xml:space="preserve"> </w:t>
      </w:r>
      <w:r>
        <w:rPr>
          <w:w w:val="110"/>
          <w:sz w:val="13"/>
        </w:rPr>
        <w:t>**</w:t>
      </w:r>
      <w:r>
        <w:rPr>
          <w:spacing w:val="8"/>
          <w:w w:val="110"/>
          <w:sz w:val="13"/>
        </w:rPr>
        <w:t xml:space="preserve"> </w:t>
      </w:r>
      <w:r>
        <w:rPr>
          <w:w w:val="110"/>
          <w:sz w:val="13"/>
        </w:rPr>
        <w:t>p</w:t>
      </w:r>
      <w:r>
        <w:rPr>
          <w:rFonts w:ascii="Calibri"/>
          <w:i/>
          <w:w w:val="110"/>
          <w:sz w:val="13"/>
        </w:rPr>
        <w:t>&lt;</w:t>
      </w:r>
      <w:r>
        <w:rPr>
          <w:w w:val="110"/>
          <w:sz w:val="13"/>
        </w:rPr>
        <w:t>0.05,</w:t>
      </w:r>
      <w:r>
        <w:rPr>
          <w:spacing w:val="8"/>
          <w:w w:val="110"/>
          <w:sz w:val="13"/>
        </w:rPr>
        <w:t xml:space="preserve"> </w:t>
      </w:r>
      <w:r>
        <w:rPr>
          <w:w w:val="110"/>
          <w:sz w:val="13"/>
        </w:rPr>
        <w:t>***</w:t>
      </w:r>
      <w:r>
        <w:rPr>
          <w:spacing w:val="7"/>
          <w:w w:val="110"/>
          <w:sz w:val="13"/>
        </w:rPr>
        <w:t xml:space="preserve"> </w:t>
      </w:r>
      <w:r>
        <w:rPr>
          <w:spacing w:val="-2"/>
          <w:w w:val="110"/>
          <w:sz w:val="13"/>
        </w:rPr>
        <w:t>p</w:t>
      </w:r>
      <w:r>
        <w:rPr>
          <w:rFonts w:ascii="Calibri"/>
          <w:i/>
          <w:spacing w:val="-2"/>
          <w:w w:val="110"/>
          <w:sz w:val="13"/>
        </w:rPr>
        <w:t>&lt;</w:t>
      </w:r>
      <w:r>
        <w:rPr>
          <w:spacing w:val="-2"/>
          <w:w w:val="110"/>
          <w:sz w:val="13"/>
        </w:rPr>
        <w:t>0.01.</w:t>
      </w:r>
    </w:p>
    <w:p w14:paraId="4A126659" w14:textId="77777777" w:rsidR="00D62403" w:rsidRDefault="00D62403" w:rsidP="00D62403">
      <w:pPr>
        <w:pStyle w:val="BodyText"/>
        <w:rPr>
          <w:sz w:val="13"/>
        </w:rPr>
      </w:pPr>
    </w:p>
    <w:p w14:paraId="3EED5087" w14:textId="77777777" w:rsidR="00D62403" w:rsidRDefault="00D62403" w:rsidP="00D62403">
      <w:pPr>
        <w:pStyle w:val="BodyText"/>
        <w:spacing w:before="20"/>
        <w:rPr>
          <w:sz w:val="13"/>
        </w:rPr>
      </w:pPr>
    </w:p>
    <w:p w14:paraId="0E5D29C6" w14:textId="77777777" w:rsidR="008B485D" w:rsidRDefault="008B485D" w:rsidP="00D62403">
      <w:pPr>
        <w:pStyle w:val="BodyText"/>
        <w:spacing w:line="314" w:lineRule="auto"/>
        <w:ind w:left="540" w:right="414"/>
        <w:jc w:val="both"/>
        <w:rPr>
          <w:ins w:id="3180" w:author="Mohamed SALEM" w:date="2024-01-16T13:51:00Z"/>
        </w:rPr>
      </w:pPr>
    </w:p>
    <w:p w14:paraId="16FE3742" w14:textId="77777777" w:rsidR="00A9548D" w:rsidRDefault="00D62403" w:rsidP="00D62403">
      <w:pPr>
        <w:pStyle w:val="BodyText"/>
        <w:spacing w:line="314" w:lineRule="auto"/>
        <w:ind w:left="540" w:right="414"/>
        <w:jc w:val="both"/>
        <w:rPr>
          <w:ins w:id="3181" w:author="Mohamed SALEM" w:date="2024-01-16T13:52:00Z"/>
          <w:spacing w:val="10"/>
        </w:rPr>
      </w:pPr>
      <w:r>
        <w:t>To</w:t>
      </w:r>
      <w:r>
        <w:rPr>
          <w:spacing w:val="-9"/>
        </w:rPr>
        <w:t xml:space="preserve"> </w:t>
      </w:r>
      <w:r>
        <w:t>conclude</w:t>
      </w:r>
      <w:r>
        <w:rPr>
          <w:spacing w:val="-9"/>
        </w:rPr>
        <w:t xml:space="preserve"> </w:t>
      </w:r>
      <w:r>
        <w:t>on</w:t>
      </w:r>
      <w:r>
        <w:rPr>
          <w:spacing w:val="-9"/>
        </w:rPr>
        <w:t xml:space="preserve"> </w:t>
      </w:r>
      <w:r>
        <w:t>the</w:t>
      </w:r>
      <w:r>
        <w:rPr>
          <w:spacing w:val="-9"/>
        </w:rPr>
        <w:t xml:space="preserve"> </w:t>
      </w:r>
      <w:r>
        <w:t>CARI</w:t>
      </w:r>
      <w:r>
        <w:rPr>
          <w:spacing w:val="-9"/>
        </w:rPr>
        <w:t xml:space="preserve"> </w:t>
      </w:r>
      <w:r>
        <w:t>and</w:t>
      </w:r>
      <w:r>
        <w:rPr>
          <w:spacing w:val="-9"/>
        </w:rPr>
        <w:t xml:space="preserve"> </w:t>
      </w:r>
      <w:r>
        <w:t>rCARI</w:t>
      </w:r>
      <w:r>
        <w:rPr>
          <w:spacing w:val="-9"/>
        </w:rPr>
        <w:t xml:space="preserve"> </w:t>
      </w:r>
      <w:r>
        <w:t>comparisons,</w:t>
      </w:r>
      <w:r>
        <w:rPr>
          <w:spacing w:val="-8"/>
        </w:rPr>
        <w:t xml:space="preserve"> </w:t>
      </w:r>
      <w:r>
        <w:t>three</w:t>
      </w:r>
      <w:r>
        <w:rPr>
          <w:spacing w:val="-9"/>
        </w:rPr>
        <w:t xml:space="preserve"> </w:t>
      </w:r>
      <w:r>
        <w:t>important</w:t>
      </w:r>
      <w:r>
        <w:rPr>
          <w:spacing w:val="-9"/>
        </w:rPr>
        <w:t xml:space="preserve"> </w:t>
      </w:r>
      <w:r>
        <w:t>highlights</w:t>
      </w:r>
      <w:r>
        <w:rPr>
          <w:spacing w:val="-9"/>
        </w:rPr>
        <w:t xml:space="preserve"> </w:t>
      </w:r>
      <w:r>
        <w:t>are</w:t>
      </w:r>
      <w:r>
        <w:rPr>
          <w:spacing w:val="-9"/>
        </w:rPr>
        <w:t xml:space="preserve"> </w:t>
      </w:r>
      <w:r>
        <w:t>observed.</w:t>
      </w:r>
      <w:r>
        <w:rPr>
          <w:spacing w:val="10"/>
        </w:rPr>
        <w:t xml:space="preserve"> </w:t>
      </w:r>
    </w:p>
    <w:p w14:paraId="36616CB4" w14:textId="77777777" w:rsidR="002F34F1" w:rsidRDefault="002F34F1" w:rsidP="00D62403">
      <w:pPr>
        <w:pStyle w:val="BodyText"/>
        <w:spacing w:line="314" w:lineRule="auto"/>
        <w:ind w:left="540" w:right="414"/>
        <w:jc w:val="both"/>
        <w:rPr>
          <w:ins w:id="3182" w:author="Mohamed SALEM" w:date="2024-01-16T13:52:00Z"/>
          <w:spacing w:val="10"/>
        </w:rPr>
      </w:pPr>
    </w:p>
    <w:p w14:paraId="7972CE89" w14:textId="5258DE9F" w:rsidR="00C94C3B" w:rsidRDefault="00D62403" w:rsidP="00D62403">
      <w:pPr>
        <w:pStyle w:val="BodyText"/>
        <w:spacing w:line="314" w:lineRule="auto"/>
        <w:ind w:left="540" w:right="414"/>
        <w:jc w:val="both"/>
        <w:rPr>
          <w:ins w:id="3183" w:author="Mohamed SALEM" w:date="2024-01-16T13:52:00Z"/>
          <w:spacing w:val="13"/>
        </w:rPr>
      </w:pPr>
      <w:r>
        <w:t>First, the</w:t>
      </w:r>
      <w:r>
        <w:rPr>
          <w:spacing w:val="-5"/>
        </w:rPr>
        <w:t xml:space="preserve"> </w:t>
      </w:r>
      <w:r>
        <w:t>sample</w:t>
      </w:r>
      <w:r>
        <w:rPr>
          <w:spacing w:val="-5"/>
        </w:rPr>
        <w:t xml:space="preserve"> </w:t>
      </w:r>
      <w:r>
        <w:t>that</w:t>
      </w:r>
      <w:r>
        <w:rPr>
          <w:spacing w:val="-6"/>
        </w:rPr>
        <w:t xml:space="preserve"> </w:t>
      </w:r>
      <w:r>
        <w:t>did</w:t>
      </w:r>
      <w:r>
        <w:rPr>
          <w:spacing w:val="-5"/>
        </w:rPr>
        <w:t xml:space="preserve"> </w:t>
      </w:r>
      <w:r>
        <w:t>not</w:t>
      </w:r>
      <w:r>
        <w:rPr>
          <w:spacing w:val="-6"/>
        </w:rPr>
        <w:t xml:space="preserve"> </w:t>
      </w:r>
      <w:r>
        <w:t>own</w:t>
      </w:r>
      <w:r>
        <w:rPr>
          <w:spacing w:val="-5"/>
        </w:rPr>
        <w:t xml:space="preserve"> </w:t>
      </w:r>
      <w:r>
        <w:t>phones</w:t>
      </w:r>
      <w:r>
        <w:rPr>
          <w:spacing w:val="-5"/>
        </w:rPr>
        <w:t xml:space="preserve"> </w:t>
      </w:r>
      <w:r>
        <w:t>(non-phone</w:t>
      </w:r>
      <w:r>
        <w:rPr>
          <w:spacing w:val="-5"/>
        </w:rPr>
        <w:t xml:space="preserve"> </w:t>
      </w:r>
      <w:r>
        <w:t>owners’</w:t>
      </w:r>
      <w:r>
        <w:rPr>
          <w:spacing w:val="-5"/>
        </w:rPr>
        <w:t xml:space="preserve"> </w:t>
      </w:r>
      <w:r>
        <w:t>sub-sample)</w:t>
      </w:r>
      <w:r>
        <w:rPr>
          <w:spacing w:val="-5"/>
        </w:rPr>
        <w:t xml:space="preserve"> </w:t>
      </w:r>
      <w:r>
        <w:t>are</w:t>
      </w:r>
      <w:r>
        <w:rPr>
          <w:spacing w:val="-5"/>
        </w:rPr>
        <w:t xml:space="preserve"> </w:t>
      </w:r>
      <w:r>
        <w:t>consistently</w:t>
      </w:r>
      <w:r>
        <w:rPr>
          <w:spacing w:val="-5"/>
        </w:rPr>
        <w:t xml:space="preserve"> </w:t>
      </w:r>
      <w:r>
        <w:t>more</w:t>
      </w:r>
      <w:r>
        <w:rPr>
          <w:spacing w:val="-5"/>
        </w:rPr>
        <w:t xml:space="preserve"> </w:t>
      </w:r>
      <w:r>
        <w:t xml:space="preserve">food </w:t>
      </w:r>
      <w:r>
        <w:rPr>
          <w:spacing w:val="-2"/>
        </w:rPr>
        <w:t>insecure</w:t>
      </w:r>
      <w:r>
        <w:rPr>
          <w:spacing w:val="-7"/>
        </w:rPr>
        <w:t xml:space="preserve"> </w:t>
      </w:r>
      <w:r>
        <w:rPr>
          <w:spacing w:val="-2"/>
        </w:rPr>
        <w:t>regardless</w:t>
      </w:r>
      <w:r>
        <w:rPr>
          <w:spacing w:val="-7"/>
        </w:rPr>
        <w:t xml:space="preserve"> </w:t>
      </w:r>
      <w:r>
        <w:rPr>
          <w:spacing w:val="-2"/>
        </w:rPr>
        <w:t>of</w:t>
      </w:r>
      <w:r>
        <w:rPr>
          <w:spacing w:val="-7"/>
        </w:rPr>
        <w:t xml:space="preserve"> </w:t>
      </w:r>
      <w:r>
        <w:rPr>
          <w:spacing w:val="-2"/>
        </w:rPr>
        <w:t>which</w:t>
      </w:r>
      <w:r>
        <w:rPr>
          <w:spacing w:val="-7"/>
        </w:rPr>
        <w:t xml:space="preserve"> </w:t>
      </w:r>
      <w:r>
        <w:rPr>
          <w:spacing w:val="-2"/>
        </w:rPr>
        <w:t>modality/module</w:t>
      </w:r>
      <w:r>
        <w:rPr>
          <w:spacing w:val="-7"/>
        </w:rPr>
        <w:t xml:space="preserve"> </w:t>
      </w:r>
      <w:r>
        <w:rPr>
          <w:spacing w:val="-2"/>
        </w:rPr>
        <w:t>is</w:t>
      </w:r>
      <w:r>
        <w:rPr>
          <w:spacing w:val="-7"/>
        </w:rPr>
        <w:t xml:space="preserve"> </w:t>
      </w:r>
      <w:r>
        <w:rPr>
          <w:spacing w:val="-2"/>
        </w:rPr>
        <w:t>used</w:t>
      </w:r>
      <w:r>
        <w:rPr>
          <w:spacing w:val="-7"/>
        </w:rPr>
        <w:t xml:space="preserve"> </w:t>
      </w:r>
      <w:r>
        <w:rPr>
          <w:spacing w:val="-2"/>
        </w:rPr>
        <w:t>to</w:t>
      </w:r>
      <w:r>
        <w:rPr>
          <w:spacing w:val="-7"/>
        </w:rPr>
        <w:t xml:space="preserve"> </w:t>
      </w:r>
      <w:r>
        <w:rPr>
          <w:spacing w:val="-2"/>
        </w:rPr>
        <w:t>collect</w:t>
      </w:r>
      <w:r>
        <w:rPr>
          <w:spacing w:val="-7"/>
        </w:rPr>
        <w:t xml:space="preserve"> </w:t>
      </w:r>
      <w:r>
        <w:rPr>
          <w:spacing w:val="-2"/>
        </w:rPr>
        <w:t>the</w:t>
      </w:r>
      <w:r>
        <w:rPr>
          <w:spacing w:val="-7"/>
        </w:rPr>
        <w:t xml:space="preserve"> </w:t>
      </w:r>
      <w:r>
        <w:rPr>
          <w:spacing w:val="-2"/>
        </w:rPr>
        <w:t>data</w:t>
      </w:r>
      <w:r>
        <w:rPr>
          <w:spacing w:val="-7"/>
        </w:rPr>
        <w:t xml:space="preserve"> </w:t>
      </w:r>
      <w:r>
        <w:rPr>
          <w:spacing w:val="-2"/>
        </w:rPr>
        <w:t>(76%</w:t>
      </w:r>
      <w:r>
        <w:rPr>
          <w:spacing w:val="-7"/>
        </w:rPr>
        <w:t xml:space="preserve"> </w:t>
      </w:r>
      <w:r>
        <w:rPr>
          <w:spacing w:val="-2"/>
        </w:rPr>
        <w:t>food</w:t>
      </w:r>
      <w:r>
        <w:rPr>
          <w:spacing w:val="-7"/>
        </w:rPr>
        <w:t xml:space="preserve"> </w:t>
      </w:r>
      <w:r>
        <w:rPr>
          <w:spacing w:val="-2"/>
        </w:rPr>
        <w:t>insecure</w:t>
      </w:r>
      <w:r>
        <w:rPr>
          <w:spacing w:val="-7"/>
        </w:rPr>
        <w:t xml:space="preserve"> </w:t>
      </w:r>
      <w:r>
        <w:rPr>
          <w:spacing w:val="-2"/>
        </w:rPr>
        <w:t>in</w:t>
      </w:r>
      <w:r>
        <w:rPr>
          <w:spacing w:val="-7"/>
        </w:rPr>
        <w:t xml:space="preserve"> </w:t>
      </w:r>
      <w:r>
        <w:rPr>
          <w:spacing w:val="-2"/>
        </w:rPr>
        <w:t xml:space="preserve">F2F </w:t>
      </w:r>
      <w:r>
        <w:t>&amp; 84% in remote modality).</w:t>
      </w:r>
      <w:r>
        <w:rPr>
          <w:spacing w:val="40"/>
        </w:rPr>
        <w:t xml:space="preserve"> </w:t>
      </w:r>
      <w:r>
        <w:t>Thus, in a typical CATI (computer assisted telephone interviews) surveys using random digit dialing where only a sub-population of respondents with access to phones</w:t>
      </w:r>
      <w:r>
        <w:rPr>
          <w:spacing w:val="-4"/>
        </w:rPr>
        <w:t xml:space="preserve"> </w:t>
      </w:r>
      <w:r>
        <w:t>are</w:t>
      </w:r>
      <w:r>
        <w:rPr>
          <w:spacing w:val="-4"/>
        </w:rPr>
        <w:t xml:space="preserve"> </w:t>
      </w:r>
      <w:r>
        <w:t>interviewed,</w:t>
      </w:r>
      <w:r>
        <w:rPr>
          <w:spacing w:val="-4"/>
        </w:rPr>
        <w:t xml:space="preserve"> </w:t>
      </w:r>
      <w:r>
        <w:t>it</w:t>
      </w:r>
      <w:r>
        <w:rPr>
          <w:spacing w:val="-4"/>
        </w:rPr>
        <w:t xml:space="preserve"> </w:t>
      </w:r>
      <w:r>
        <w:t>automatically</w:t>
      </w:r>
      <w:r>
        <w:rPr>
          <w:spacing w:val="-4"/>
        </w:rPr>
        <w:t xml:space="preserve"> </w:t>
      </w:r>
      <w:r>
        <w:t>excluded</w:t>
      </w:r>
      <w:r>
        <w:rPr>
          <w:spacing w:val="-4"/>
        </w:rPr>
        <w:t xml:space="preserve"> </w:t>
      </w:r>
      <w:r>
        <w:t>the</w:t>
      </w:r>
      <w:r>
        <w:rPr>
          <w:spacing w:val="-4"/>
        </w:rPr>
        <w:t xml:space="preserve"> </w:t>
      </w:r>
      <w:r>
        <w:t>non</w:t>
      </w:r>
      <w:r>
        <w:rPr>
          <w:spacing w:val="-4"/>
        </w:rPr>
        <w:t>-</w:t>
      </w:r>
      <w:r>
        <w:t>phone</w:t>
      </w:r>
      <w:r>
        <w:rPr>
          <w:spacing w:val="-4"/>
        </w:rPr>
        <w:t xml:space="preserve"> </w:t>
      </w:r>
      <w:r>
        <w:t>owners</w:t>
      </w:r>
      <w:r>
        <w:rPr>
          <w:spacing w:val="-4"/>
        </w:rPr>
        <w:t xml:space="preserve"> </w:t>
      </w:r>
      <w:r>
        <w:t>who</w:t>
      </w:r>
      <w:r>
        <w:rPr>
          <w:spacing w:val="-4"/>
        </w:rPr>
        <w:t xml:space="preserve"> </w:t>
      </w:r>
      <w:r>
        <w:t>are</w:t>
      </w:r>
      <w:r>
        <w:rPr>
          <w:spacing w:val="-4"/>
        </w:rPr>
        <w:t xml:space="preserve"> </w:t>
      </w:r>
      <w:r>
        <w:t>likely</w:t>
      </w:r>
      <w:r>
        <w:rPr>
          <w:spacing w:val="-4"/>
        </w:rPr>
        <w:t xml:space="preserve"> </w:t>
      </w:r>
      <w:r>
        <w:t>to</w:t>
      </w:r>
      <w:r>
        <w:rPr>
          <w:spacing w:val="-4"/>
        </w:rPr>
        <w:t xml:space="preserve"> </w:t>
      </w:r>
      <w:r>
        <w:t>be</w:t>
      </w:r>
      <w:r>
        <w:rPr>
          <w:spacing w:val="-4"/>
        </w:rPr>
        <w:t xml:space="preserve"> </w:t>
      </w:r>
      <w:r>
        <w:t>more food</w:t>
      </w:r>
      <w:r>
        <w:rPr>
          <w:spacing w:val="-7"/>
        </w:rPr>
        <w:t xml:space="preserve"> </w:t>
      </w:r>
      <w:r>
        <w:t>insecure</w:t>
      </w:r>
      <w:r>
        <w:rPr>
          <w:spacing w:val="-7"/>
        </w:rPr>
        <w:t xml:space="preserve"> </w:t>
      </w:r>
      <w:r>
        <w:t>and</w:t>
      </w:r>
      <w:r>
        <w:rPr>
          <w:spacing w:val="-7"/>
        </w:rPr>
        <w:t xml:space="preserve"> </w:t>
      </w:r>
      <w:r>
        <w:t>vulnerable.</w:t>
      </w:r>
      <w:r>
        <w:rPr>
          <w:spacing w:val="13"/>
        </w:rPr>
        <w:t xml:space="preserve"> </w:t>
      </w:r>
    </w:p>
    <w:p w14:paraId="59C26807" w14:textId="77777777" w:rsidR="002F34F1" w:rsidRDefault="002F34F1" w:rsidP="00D62403">
      <w:pPr>
        <w:pStyle w:val="BodyText"/>
        <w:spacing w:line="314" w:lineRule="auto"/>
        <w:ind w:left="540" w:right="414"/>
        <w:jc w:val="both"/>
        <w:rPr>
          <w:ins w:id="3184" w:author="Mohamed SALEM" w:date="2024-01-16T13:52:00Z"/>
        </w:rPr>
      </w:pPr>
    </w:p>
    <w:p w14:paraId="3D2316AC" w14:textId="77777777" w:rsidR="004B2A8F" w:rsidRDefault="00D62403" w:rsidP="00D62403">
      <w:pPr>
        <w:pStyle w:val="BodyText"/>
        <w:spacing w:line="314" w:lineRule="auto"/>
        <w:ind w:left="540" w:right="414"/>
        <w:jc w:val="both"/>
        <w:rPr>
          <w:ins w:id="3185" w:author="Mohamed SALEM" w:date="2024-01-16T13:53:00Z"/>
          <w:spacing w:val="32"/>
        </w:rPr>
      </w:pPr>
      <w:r>
        <w:t>Second,</w:t>
      </w:r>
      <w:r>
        <w:rPr>
          <w:spacing w:val="-6"/>
        </w:rPr>
        <w:t xml:space="preserve"> </w:t>
      </w:r>
      <w:r>
        <w:t>the</w:t>
      </w:r>
      <w:r>
        <w:rPr>
          <w:spacing w:val="-7"/>
        </w:rPr>
        <w:t xml:space="preserve"> </w:t>
      </w:r>
      <w:r>
        <w:t>remote</w:t>
      </w:r>
      <w:r>
        <w:rPr>
          <w:spacing w:val="-7"/>
        </w:rPr>
        <w:t xml:space="preserve"> </w:t>
      </w:r>
      <w:r>
        <w:t>CARI</w:t>
      </w:r>
      <w:r>
        <w:rPr>
          <w:spacing w:val="-7"/>
        </w:rPr>
        <w:t xml:space="preserve"> </w:t>
      </w:r>
      <w:r>
        <w:t>methodology</w:t>
      </w:r>
      <w:r>
        <w:rPr>
          <w:spacing w:val="-7"/>
        </w:rPr>
        <w:t xml:space="preserve"> </w:t>
      </w:r>
      <w:r>
        <w:t>regardless</w:t>
      </w:r>
      <w:r>
        <w:rPr>
          <w:spacing w:val="-7"/>
        </w:rPr>
        <w:t xml:space="preserve"> </w:t>
      </w:r>
      <w:r>
        <w:t>of</w:t>
      </w:r>
      <w:r>
        <w:rPr>
          <w:spacing w:val="-7"/>
        </w:rPr>
        <w:t xml:space="preserve"> </w:t>
      </w:r>
      <w:r>
        <w:t>the</w:t>
      </w:r>
      <w:r>
        <w:rPr>
          <w:spacing w:val="-7"/>
        </w:rPr>
        <w:t xml:space="preserve"> </w:t>
      </w:r>
      <w:r>
        <w:t xml:space="preserve">indicators </w:t>
      </w:r>
      <w:ins w:id="3186" w:author="Mohamed SALEM" w:date="2024-01-16T13:53:00Z">
        <w:r>
          <w:t xml:space="preserve">used </w:t>
        </w:r>
        <w:r w:rsidR="00213E59">
          <w:t>in</w:t>
        </w:r>
        <w:r w:rsidR="004B2A8F">
          <w:t xml:space="preserve"> the aggregation </w:t>
        </w:r>
      </w:ins>
      <w:del w:id="3187" w:author="Mohamed SALEM" w:date="2024-01-16T13:52:00Z">
        <w:r w:rsidDel="00C94C3B">
          <w:delText xml:space="preserve">used </w:delText>
        </w:r>
        <w:r>
          <w:delText xml:space="preserve">to compute AFI </w:delText>
        </w:r>
      </w:del>
      <w:r>
        <w:t>significantly under-reports AFI. This is found to be between 15 and 39 percentage points.</w:t>
      </w:r>
      <w:r>
        <w:rPr>
          <w:spacing w:val="40"/>
        </w:rPr>
        <w:t xml:space="preserve"> </w:t>
      </w:r>
      <w:r>
        <w:t>This means that people tend to generally under-report their food insecurity over the phone.</w:t>
      </w:r>
      <w:r>
        <w:rPr>
          <w:spacing w:val="32"/>
        </w:rPr>
        <w:t xml:space="preserve"> </w:t>
      </w:r>
    </w:p>
    <w:p w14:paraId="3CC092AE" w14:textId="77777777" w:rsidR="004B2A8F" w:rsidRDefault="004B2A8F" w:rsidP="00D62403">
      <w:pPr>
        <w:pStyle w:val="BodyText"/>
        <w:spacing w:line="314" w:lineRule="auto"/>
        <w:ind w:left="540" w:right="414"/>
        <w:jc w:val="both"/>
        <w:rPr>
          <w:ins w:id="3188" w:author="Mohamed SALEM" w:date="2024-01-16T13:53:00Z"/>
          <w:spacing w:val="32"/>
        </w:rPr>
      </w:pPr>
    </w:p>
    <w:p w14:paraId="31372FF9" w14:textId="2F941E5D" w:rsidR="00D62403" w:rsidRDefault="00D62403" w:rsidP="00D62403">
      <w:pPr>
        <w:pStyle w:val="BodyText"/>
        <w:spacing w:line="314" w:lineRule="auto"/>
        <w:ind w:left="540" w:right="414"/>
        <w:jc w:val="both"/>
      </w:pPr>
      <w:r>
        <w:t xml:space="preserve">Third, using the income source and income change indicator instead of the FES </w:t>
      </w:r>
      <w:r>
        <w:rPr>
          <w:spacing w:val="-2"/>
        </w:rPr>
        <w:t>significantly</w:t>
      </w:r>
      <w:r>
        <w:rPr>
          <w:spacing w:val="-11"/>
        </w:rPr>
        <w:t xml:space="preserve"> </w:t>
      </w:r>
      <w:commentRangeStart w:id="3189"/>
      <w:del w:id="3190" w:author="Mohamed SALEM" w:date="2024-01-16T13:54:00Z">
        <w:r>
          <w:rPr>
            <w:spacing w:val="-2"/>
          </w:rPr>
          <w:delText>over</w:delText>
        </w:r>
        <w:r>
          <w:rPr>
            <w:spacing w:val="-11"/>
          </w:rPr>
          <w:delText xml:space="preserve"> </w:delText>
        </w:r>
      </w:del>
      <w:ins w:id="3191" w:author="Mohamed SALEM" w:date="2024-01-16T13:54:00Z">
        <w:r w:rsidR="0023101E">
          <w:rPr>
            <w:spacing w:val="-2"/>
          </w:rPr>
          <w:t xml:space="preserve">underreport </w:t>
        </w:r>
        <w:r w:rsidR="0023101E">
          <w:rPr>
            <w:spacing w:val="-11"/>
          </w:rPr>
          <w:t xml:space="preserve"> </w:t>
        </w:r>
      </w:ins>
      <w:del w:id="3192" w:author="Mohamed SALEM" w:date="2024-01-16T13:54:00Z">
        <w:r>
          <w:rPr>
            <w:spacing w:val="-2"/>
          </w:rPr>
          <w:delText>reports</w:delText>
        </w:r>
        <w:r>
          <w:rPr>
            <w:spacing w:val="-11"/>
          </w:rPr>
          <w:delText xml:space="preserve"> </w:delText>
        </w:r>
      </w:del>
      <w:r>
        <w:rPr>
          <w:spacing w:val="-2"/>
        </w:rPr>
        <w:t>food</w:t>
      </w:r>
      <w:r>
        <w:rPr>
          <w:spacing w:val="-11"/>
        </w:rPr>
        <w:t xml:space="preserve"> </w:t>
      </w:r>
      <w:ins w:id="3193" w:author="Mohamed SALEM" w:date="2024-01-16T13:54:00Z">
        <w:r w:rsidR="00F51129">
          <w:rPr>
            <w:spacing w:val="-11"/>
          </w:rPr>
          <w:t>insecurity</w:t>
        </w:r>
        <w:r w:rsidR="004F1B50">
          <w:rPr>
            <w:spacing w:val="-11"/>
          </w:rPr>
          <w:t xml:space="preserve"> </w:t>
        </w:r>
      </w:ins>
      <w:commentRangeEnd w:id="3189"/>
      <w:ins w:id="3194" w:author="Mohamed SALEM" w:date="2024-01-16T13:55:00Z">
        <w:r w:rsidR="00A031BB">
          <w:rPr>
            <w:rStyle w:val="CommentReference"/>
          </w:rPr>
          <w:commentReference w:id="3189"/>
        </w:r>
        <w:r w:rsidR="004F1B50">
          <w:rPr>
            <w:spacing w:val="-11"/>
          </w:rPr>
          <w:t>l</w:t>
        </w:r>
      </w:ins>
      <w:del w:id="3195" w:author="Mohamed SALEM" w:date="2024-01-16T13:54:00Z">
        <w:r w:rsidDel="004F1B50">
          <w:rPr>
            <w:spacing w:val="-2"/>
          </w:rPr>
          <w:delText>security</w:delText>
        </w:r>
        <w:r>
          <w:rPr>
            <w:spacing w:val="-11"/>
          </w:rPr>
          <w:delText xml:space="preserve"> </w:delText>
        </w:r>
      </w:del>
      <w:r>
        <w:rPr>
          <w:spacing w:val="-2"/>
        </w:rPr>
        <w:t>regardless</w:t>
      </w:r>
      <w:r>
        <w:rPr>
          <w:spacing w:val="-11"/>
        </w:rPr>
        <w:t xml:space="preserve"> </w:t>
      </w:r>
      <w:r>
        <w:rPr>
          <w:spacing w:val="-2"/>
        </w:rPr>
        <w:t>of</w:t>
      </w:r>
      <w:r>
        <w:rPr>
          <w:spacing w:val="-11"/>
        </w:rPr>
        <w:t xml:space="preserve"> </w:t>
      </w:r>
      <w:r>
        <w:rPr>
          <w:spacing w:val="-2"/>
        </w:rPr>
        <w:t>the</w:t>
      </w:r>
      <w:r>
        <w:rPr>
          <w:spacing w:val="-11"/>
        </w:rPr>
        <w:t xml:space="preserve"> </w:t>
      </w:r>
      <w:r>
        <w:rPr>
          <w:spacing w:val="-2"/>
        </w:rPr>
        <w:t>modality</w:t>
      </w:r>
      <w:r>
        <w:rPr>
          <w:spacing w:val="-12"/>
        </w:rPr>
        <w:t xml:space="preserve"> </w:t>
      </w:r>
      <w:r>
        <w:rPr>
          <w:spacing w:val="-2"/>
        </w:rPr>
        <w:t>(F2F</w:t>
      </w:r>
      <w:r>
        <w:rPr>
          <w:spacing w:val="-10"/>
        </w:rPr>
        <w:t xml:space="preserve"> </w:t>
      </w:r>
      <w:r>
        <w:rPr>
          <w:spacing w:val="-2"/>
        </w:rPr>
        <w:t>or</w:t>
      </w:r>
      <w:r>
        <w:rPr>
          <w:spacing w:val="-12"/>
        </w:rPr>
        <w:t xml:space="preserve"> </w:t>
      </w:r>
      <w:r>
        <w:rPr>
          <w:spacing w:val="-2"/>
        </w:rPr>
        <w:t>remote)</w:t>
      </w:r>
      <w:r>
        <w:rPr>
          <w:spacing w:val="-10"/>
        </w:rPr>
        <w:t xml:space="preserve"> </w:t>
      </w:r>
      <w:r>
        <w:rPr>
          <w:spacing w:val="-2"/>
        </w:rPr>
        <w:t>used</w:t>
      </w:r>
      <w:r>
        <w:rPr>
          <w:spacing w:val="-11"/>
        </w:rPr>
        <w:t xml:space="preserve"> </w:t>
      </w:r>
      <w:r>
        <w:rPr>
          <w:spacing w:val="-2"/>
        </w:rPr>
        <w:t>in</w:t>
      </w:r>
      <w:r>
        <w:rPr>
          <w:spacing w:val="-12"/>
        </w:rPr>
        <w:t xml:space="preserve"> </w:t>
      </w:r>
      <w:r>
        <w:rPr>
          <w:spacing w:val="-2"/>
        </w:rPr>
        <w:t xml:space="preserve">collecting </w:t>
      </w:r>
      <w:r>
        <w:rPr>
          <w:spacing w:val="-4"/>
        </w:rPr>
        <w:t>it.</w:t>
      </w:r>
    </w:p>
    <w:p w14:paraId="2D3830A2" w14:textId="77777777" w:rsidR="00D62403" w:rsidRDefault="00D62403" w:rsidP="00D62403">
      <w:pPr>
        <w:spacing w:line="314" w:lineRule="auto"/>
        <w:jc w:val="both"/>
        <w:sectPr w:rsidR="00D62403">
          <w:pgSz w:w="12240" w:h="15840"/>
          <w:pgMar w:top="1320" w:right="1020" w:bottom="1080" w:left="900" w:header="0" w:footer="888" w:gutter="0"/>
          <w:cols w:space="720"/>
        </w:sectPr>
      </w:pPr>
    </w:p>
    <w:p w14:paraId="5FAE9423" w14:textId="77777777" w:rsidR="00D62403" w:rsidRDefault="00D62403" w:rsidP="00D62403">
      <w:pPr>
        <w:pStyle w:val="Heading3"/>
        <w:numPr>
          <w:ilvl w:val="1"/>
          <w:numId w:val="8"/>
        </w:numPr>
        <w:tabs>
          <w:tab w:val="left" w:pos="1152"/>
        </w:tabs>
        <w:spacing w:before="139"/>
        <w:ind w:hanging="612"/>
      </w:pPr>
      <w:bookmarkStart w:id="3196" w:name="Comparison_of_the_food_security_indicato"/>
      <w:bookmarkStart w:id="3197" w:name="_bookmark11"/>
      <w:bookmarkEnd w:id="3196"/>
      <w:bookmarkEnd w:id="3197"/>
      <w:r>
        <w:rPr>
          <w:spacing w:val="-8"/>
        </w:rPr>
        <w:t>Comparison</w:t>
      </w:r>
      <w:r>
        <w:rPr>
          <w:spacing w:val="3"/>
        </w:rPr>
        <w:t xml:space="preserve"> </w:t>
      </w:r>
      <w:r>
        <w:rPr>
          <w:spacing w:val="-8"/>
        </w:rPr>
        <w:t>of</w:t>
      </w:r>
      <w:r>
        <w:rPr>
          <w:spacing w:val="4"/>
        </w:rPr>
        <w:t xml:space="preserve"> </w:t>
      </w:r>
      <w:r>
        <w:rPr>
          <w:spacing w:val="-8"/>
        </w:rPr>
        <w:t>the</w:t>
      </w:r>
      <w:r>
        <w:rPr>
          <w:spacing w:val="4"/>
        </w:rPr>
        <w:t xml:space="preserve"> </w:t>
      </w:r>
      <w:r>
        <w:rPr>
          <w:spacing w:val="-8"/>
        </w:rPr>
        <w:t>food</w:t>
      </w:r>
      <w:r>
        <w:rPr>
          <w:spacing w:val="4"/>
        </w:rPr>
        <w:t xml:space="preserve"> </w:t>
      </w:r>
      <w:r>
        <w:rPr>
          <w:spacing w:val="-8"/>
        </w:rPr>
        <w:t>security</w:t>
      </w:r>
      <w:r>
        <w:rPr>
          <w:spacing w:val="4"/>
        </w:rPr>
        <w:t xml:space="preserve"> </w:t>
      </w:r>
      <w:r>
        <w:rPr>
          <w:spacing w:val="-8"/>
        </w:rPr>
        <w:t>indicators</w:t>
      </w:r>
      <w:r>
        <w:rPr>
          <w:spacing w:val="3"/>
        </w:rPr>
        <w:t xml:space="preserve"> </w:t>
      </w:r>
      <w:r>
        <w:rPr>
          <w:spacing w:val="-8"/>
        </w:rPr>
        <w:t>across</w:t>
      </w:r>
      <w:r>
        <w:rPr>
          <w:spacing w:val="4"/>
        </w:rPr>
        <w:t xml:space="preserve"> </w:t>
      </w:r>
      <w:r>
        <w:rPr>
          <w:spacing w:val="-8"/>
        </w:rPr>
        <w:t>modality</w:t>
      </w:r>
    </w:p>
    <w:p w14:paraId="4775E206" w14:textId="77777777" w:rsidR="00D62403" w:rsidRDefault="00D62403" w:rsidP="00D62403">
      <w:pPr>
        <w:pStyle w:val="BodyText"/>
        <w:spacing w:before="215" w:line="316" w:lineRule="auto"/>
        <w:ind w:left="540" w:right="415"/>
        <w:jc w:val="both"/>
      </w:pPr>
      <w:r>
        <w:t>In this section, the results of the individual indicators compared over the two modalities (F2F vs remote) are compared statistically and presented.</w:t>
      </w:r>
    </w:p>
    <w:p w14:paraId="106CDBD2" w14:textId="77777777" w:rsidR="00D62403" w:rsidRDefault="00D62403" w:rsidP="00D62403">
      <w:pPr>
        <w:pStyle w:val="BodyText"/>
        <w:spacing w:before="53"/>
      </w:pPr>
    </w:p>
    <w:p w14:paraId="3B39C063" w14:textId="77777777" w:rsidR="00D62403" w:rsidRDefault="00D62403" w:rsidP="00D62403">
      <w:pPr>
        <w:pStyle w:val="Heading4"/>
        <w:numPr>
          <w:ilvl w:val="2"/>
          <w:numId w:val="8"/>
        </w:numPr>
        <w:tabs>
          <w:tab w:val="left" w:pos="1306"/>
        </w:tabs>
        <w:ind w:hanging="766"/>
      </w:pPr>
      <w:bookmarkStart w:id="3198" w:name="Food_Consumption_Score_(FCS)"/>
      <w:bookmarkStart w:id="3199" w:name="_bookmark12"/>
      <w:bookmarkEnd w:id="3198"/>
      <w:bookmarkEnd w:id="3199"/>
      <w:r>
        <w:rPr>
          <w:spacing w:val="-6"/>
        </w:rPr>
        <w:t>Food</w:t>
      </w:r>
      <w:r>
        <w:rPr>
          <w:spacing w:val="10"/>
        </w:rPr>
        <w:t xml:space="preserve"> </w:t>
      </w:r>
      <w:r>
        <w:rPr>
          <w:spacing w:val="-6"/>
        </w:rPr>
        <w:t>Consumption</w:t>
      </w:r>
      <w:r>
        <w:rPr>
          <w:spacing w:val="10"/>
        </w:rPr>
        <w:t xml:space="preserve"> </w:t>
      </w:r>
      <w:r>
        <w:rPr>
          <w:spacing w:val="-6"/>
        </w:rPr>
        <w:t>Score</w:t>
      </w:r>
      <w:r>
        <w:rPr>
          <w:spacing w:val="10"/>
        </w:rPr>
        <w:t xml:space="preserve"> </w:t>
      </w:r>
      <w:r>
        <w:rPr>
          <w:spacing w:val="-6"/>
        </w:rPr>
        <w:t>(FCS)</w:t>
      </w:r>
    </w:p>
    <w:p w14:paraId="3196592D" w14:textId="77777777" w:rsidR="00D62403" w:rsidRDefault="00D62403" w:rsidP="00D62403">
      <w:pPr>
        <w:pStyle w:val="BodyText"/>
        <w:spacing w:before="220" w:line="314" w:lineRule="auto"/>
        <w:ind w:left="540" w:right="414"/>
        <w:jc w:val="both"/>
      </w:pPr>
      <w:r>
        <w:t>The Food Consumption Score (FCS) is a composite score based on households’ dietary diversity, food</w:t>
      </w:r>
      <w:r>
        <w:rPr>
          <w:spacing w:val="-3"/>
        </w:rPr>
        <w:t xml:space="preserve"> </w:t>
      </w:r>
      <w:r>
        <w:t>consumption</w:t>
      </w:r>
      <w:r>
        <w:rPr>
          <w:spacing w:val="-3"/>
        </w:rPr>
        <w:t xml:space="preserve"> </w:t>
      </w:r>
      <w:r>
        <w:t>frequency,</w:t>
      </w:r>
      <w:r>
        <w:rPr>
          <w:spacing w:val="-1"/>
        </w:rPr>
        <w:t xml:space="preserve"> </w:t>
      </w:r>
      <w:r>
        <w:t>and</w:t>
      </w:r>
      <w:r>
        <w:rPr>
          <w:spacing w:val="-3"/>
        </w:rPr>
        <w:t xml:space="preserve"> </w:t>
      </w:r>
      <w:r>
        <w:t>relative</w:t>
      </w:r>
      <w:r>
        <w:rPr>
          <w:spacing w:val="-3"/>
        </w:rPr>
        <w:t xml:space="preserve"> </w:t>
      </w:r>
      <w:r>
        <w:t>nutritional</w:t>
      </w:r>
      <w:r>
        <w:rPr>
          <w:spacing w:val="-3"/>
        </w:rPr>
        <w:t xml:space="preserve"> </w:t>
      </w:r>
      <w:r>
        <w:t>importance</w:t>
      </w:r>
      <w:r>
        <w:rPr>
          <w:spacing w:val="-3"/>
        </w:rPr>
        <w:t xml:space="preserve"> </w:t>
      </w:r>
      <w:r>
        <w:t>of</w:t>
      </w:r>
      <w:r>
        <w:rPr>
          <w:spacing w:val="-3"/>
        </w:rPr>
        <w:t xml:space="preserve"> </w:t>
      </w:r>
      <w:r>
        <w:t>different</w:t>
      </w:r>
      <w:r>
        <w:rPr>
          <w:spacing w:val="-3"/>
        </w:rPr>
        <w:t xml:space="preserve"> </w:t>
      </w:r>
      <w:r>
        <w:t>food</w:t>
      </w:r>
      <w:r>
        <w:rPr>
          <w:spacing w:val="-3"/>
        </w:rPr>
        <w:t xml:space="preserve"> </w:t>
      </w:r>
      <w:r>
        <w:t>groups,</w:t>
      </w:r>
      <w:r>
        <w:rPr>
          <w:spacing w:val="-1"/>
        </w:rPr>
        <w:t xml:space="preserve"> </w:t>
      </w:r>
      <w:r>
        <w:t>and</w:t>
      </w:r>
      <w:r>
        <w:rPr>
          <w:spacing w:val="-3"/>
        </w:rPr>
        <w:t xml:space="preserve"> </w:t>
      </w:r>
      <w:r>
        <w:t>is calculated</w:t>
      </w:r>
      <w:r>
        <w:rPr>
          <w:spacing w:val="-14"/>
        </w:rPr>
        <w:t xml:space="preserve"> </w:t>
      </w:r>
      <w:r>
        <w:t>by</w:t>
      </w:r>
      <w:r>
        <w:rPr>
          <w:spacing w:val="-13"/>
        </w:rPr>
        <w:t xml:space="preserve"> </w:t>
      </w:r>
      <w:r>
        <w:t>inspecting</w:t>
      </w:r>
      <w:r>
        <w:rPr>
          <w:spacing w:val="-13"/>
        </w:rPr>
        <w:t xml:space="preserve"> </w:t>
      </w:r>
      <w:r>
        <w:t>how</w:t>
      </w:r>
      <w:r>
        <w:rPr>
          <w:spacing w:val="-13"/>
        </w:rPr>
        <w:t xml:space="preserve"> </w:t>
      </w:r>
      <w:r>
        <w:t>often</w:t>
      </w:r>
      <w:r>
        <w:rPr>
          <w:spacing w:val="-14"/>
        </w:rPr>
        <w:t xml:space="preserve"> </w:t>
      </w:r>
      <w:r>
        <w:t>households</w:t>
      </w:r>
      <w:r>
        <w:rPr>
          <w:spacing w:val="-13"/>
        </w:rPr>
        <w:t xml:space="preserve"> </w:t>
      </w:r>
      <w:r>
        <w:t>consume</w:t>
      </w:r>
      <w:r>
        <w:rPr>
          <w:spacing w:val="-13"/>
        </w:rPr>
        <w:t xml:space="preserve"> </w:t>
      </w:r>
      <w:r>
        <w:t>food</w:t>
      </w:r>
      <w:r>
        <w:rPr>
          <w:spacing w:val="-13"/>
        </w:rPr>
        <w:t xml:space="preserve"> </w:t>
      </w:r>
      <w:r>
        <w:t>items</w:t>
      </w:r>
      <w:r>
        <w:rPr>
          <w:spacing w:val="-14"/>
        </w:rPr>
        <w:t xml:space="preserve"> </w:t>
      </w:r>
      <w:r>
        <w:t>from</w:t>
      </w:r>
      <w:r>
        <w:rPr>
          <w:spacing w:val="-13"/>
        </w:rPr>
        <w:t xml:space="preserve"> </w:t>
      </w:r>
      <w:r>
        <w:t>the</w:t>
      </w:r>
      <w:r>
        <w:rPr>
          <w:spacing w:val="-13"/>
        </w:rPr>
        <w:t xml:space="preserve"> </w:t>
      </w:r>
      <w:r>
        <w:t>different</w:t>
      </w:r>
      <w:r>
        <w:rPr>
          <w:spacing w:val="-13"/>
        </w:rPr>
        <w:t xml:space="preserve"> </w:t>
      </w:r>
      <w:r>
        <w:t>food</w:t>
      </w:r>
      <w:r>
        <w:rPr>
          <w:spacing w:val="-14"/>
        </w:rPr>
        <w:t xml:space="preserve"> </w:t>
      </w:r>
      <w:r>
        <w:t>groups during a 7-day reference period.</w:t>
      </w:r>
      <w:r>
        <w:rPr>
          <w:spacing w:val="26"/>
        </w:rPr>
        <w:t xml:space="preserve"> </w:t>
      </w:r>
      <w:r>
        <w:t xml:space="preserve">The responses are aggregated, and weights applied to obtain an </w:t>
      </w:r>
      <w:r>
        <w:rPr>
          <w:spacing w:val="-2"/>
        </w:rPr>
        <w:t>index</w:t>
      </w:r>
      <w:r>
        <w:rPr>
          <w:spacing w:val="-8"/>
        </w:rPr>
        <w:t xml:space="preserve"> </w:t>
      </w:r>
      <w:r>
        <w:rPr>
          <w:spacing w:val="-2"/>
        </w:rPr>
        <w:t>which</w:t>
      </w:r>
      <w:r>
        <w:rPr>
          <w:spacing w:val="-8"/>
        </w:rPr>
        <w:t xml:space="preserve"> </w:t>
      </w:r>
      <w:r>
        <w:rPr>
          <w:spacing w:val="-2"/>
        </w:rPr>
        <w:t>is</w:t>
      </w:r>
      <w:r>
        <w:rPr>
          <w:spacing w:val="-8"/>
        </w:rPr>
        <w:t xml:space="preserve"> </w:t>
      </w:r>
      <w:r>
        <w:rPr>
          <w:spacing w:val="-2"/>
        </w:rPr>
        <w:t>then</w:t>
      </w:r>
      <w:r>
        <w:rPr>
          <w:spacing w:val="-8"/>
        </w:rPr>
        <w:t xml:space="preserve"> </w:t>
      </w:r>
      <w:r>
        <w:rPr>
          <w:spacing w:val="-2"/>
        </w:rPr>
        <w:t>used</w:t>
      </w:r>
      <w:r>
        <w:rPr>
          <w:spacing w:val="-8"/>
        </w:rPr>
        <w:t xml:space="preserve"> </w:t>
      </w:r>
      <w:r>
        <w:rPr>
          <w:spacing w:val="-2"/>
        </w:rPr>
        <w:t>to</w:t>
      </w:r>
      <w:r>
        <w:rPr>
          <w:spacing w:val="-8"/>
        </w:rPr>
        <w:t xml:space="preserve"> </w:t>
      </w:r>
      <w:r>
        <w:rPr>
          <w:spacing w:val="-2"/>
        </w:rPr>
        <w:t>categorize</w:t>
      </w:r>
      <w:r>
        <w:rPr>
          <w:spacing w:val="-8"/>
        </w:rPr>
        <w:t xml:space="preserve"> </w:t>
      </w:r>
      <w:r>
        <w:rPr>
          <w:spacing w:val="-2"/>
        </w:rPr>
        <w:t>the</w:t>
      </w:r>
      <w:r>
        <w:rPr>
          <w:spacing w:val="-8"/>
        </w:rPr>
        <w:t xml:space="preserve"> </w:t>
      </w:r>
      <w:r>
        <w:rPr>
          <w:spacing w:val="-2"/>
        </w:rPr>
        <w:t>household</w:t>
      </w:r>
      <w:r>
        <w:rPr>
          <w:spacing w:val="-8"/>
        </w:rPr>
        <w:t xml:space="preserve"> </w:t>
      </w:r>
      <w:r>
        <w:rPr>
          <w:spacing w:val="-2"/>
        </w:rPr>
        <w:t>into</w:t>
      </w:r>
      <w:r>
        <w:rPr>
          <w:spacing w:val="-8"/>
        </w:rPr>
        <w:t xml:space="preserve"> </w:t>
      </w:r>
      <w:r>
        <w:rPr>
          <w:spacing w:val="-2"/>
        </w:rPr>
        <w:t>one</w:t>
      </w:r>
      <w:r>
        <w:rPr>
          <w:spacing w:val="-8"/>
        </w:rPr>
        <w:t xml:space="preserve"> </w:t>
      </w:r>
      <w:r>
        <w:rPr>
          <w:spacing w:val="-2"/>
        </w:rPr>
        <w:t>of</w:t>
      </w:r>
      <w:r>
        <w:rPr>
          <w:spacing w:val="-8"/>
        </w:rPr>
        <w:t xml:space="preserve"> </w:t>
      </w:r>
      <w:r>
        <w:rPr>
          <w:spacing w:val="-2"/>
        </w:rPr>
        <w:t>three</w:t>
      </w:r>
      <w:r>
        <w:rPr>
          <w:spacing w:val="-8"/>
        </w:rPr>
        <w:t xml:space="preserve"> </w:t>
      </w:r>
      <w:r>
        <w:rPr>
          <w:spacing w:val="-2"/>
        </w:rPr>
        <w:t>groups</w:t>
      </w:r>
      <w:r>
        <w:rPr>
          <w:spacing w:val="-8"/>
        </w:rPr>
        <w:t xml:space="preserve"> </w:t>
      </w:r>
      <w:r>
        <w:rPr>
          <w:spacing w:val="-2"/>
        </w:rPr>
        <w:t>of</w:t>
      </w:r>
      <w:r>
        <w:rPr>
          <w:spacing w:val="-8"/>
        </w:rPr>
        <w:t xml:space="preserve"> </w:t>
      </w:r>
      <w:r>
        <w:rPr>
          <w:spacing w:val="-2"/>
        </w:rPr>
        <w:t>food</w:t>
      </w:r>
      <w:r>
        <w:rPr>
          <w:spacing w:val="-8"/>
        </w:rPr>
        <w:t xml:space="preserve"> </w:t>
      </w:r>
      <w:r>
        <w:rPr>
          <w:spacing w:val="-2"/>
        </w:rPr>
        <w:t xml:space="preserve">consumption: </w:t>
      </w:r>
      <w:r>
        <w:t>food secure, borderline, and poor.</w:t>
      </w:r>
    </w:p>
    <w:p w14:paraId="6FE7EA90" w14:textId="343BC172" w:rsidR="00D62403" w:rsidRDefault="00D62403" w:rsidP="00D62403">
      <w:pPr>
        <w:pStyle w:val="BodyText"/>
        <w:spacing w:before="126" w:line="314" w:lineRule="auto"/>
        <w:ind w:left="540" w:right="414"/>
        <w:jc w:val="both"/>
      </w:pPr>
      <w:r>
        <w:rPr>
          <w:spacing w:val="-2"/>
        </w:rPr>
        <w:t>The</w:t>
      </w:r>
      <w:r>
        <w:rPr>
          <w:spacing w:val="-6"/>
        </w:rPr>
        <w:t xml:space="preserve"> </w:t>
      </w:r>
      <w:r>
        <w:rPr>
          <w:spacing w:val="-2"/>
        </w:rPr>
        <w:t>results</w:t>
      </w:r>
      <w:r>
        <w:rPr>
          <w:spacing w:val="-6"/>
        </w:rPr>
        <w:t xml:space="preserve"> </w:t>
      </w:r>
      <w:r>
        <w:rPr>
          <w:spacing w:val="-2"/>
        </w:rPr>
        <w:t>show</w:t>
      </w:r>
      <w:r>
        <w:rPr>
          <w:spacing w:val="-6"/>
        </w:rPr>
        <w:t xml:space="preserve"> </w:t>
      </w:r>
      <w:r>
        <w:rPr>
          <w:spacing w:val="-2"/>
        </w:rPr>
        <w:t>that</w:t>
      </w:r>
      <w:r>
        <w:rPr>
          <w:spacing w:val="-6"/>
        </w:rPr>
        <w:t xml:space="preserve"> </w:t>
      </w:r>
      <w:r>
        <w:rPr>
          <w:spacing w:val="-2"/>
        </w:rPr>
        <w:t>consistently,</w:t>
      </w:r>
      <w:r>
        <w:rPr>
          <w:spacing w:val="-5"/>
        </w:rPr>
        <w:t xml:space="preserve"> </w:t>
      </w:r>
      <w:r>
        <w:rPr>
          <w:spacing w:val="-2"/>
        </w:rPr>
        <w:t>the</w:t>
      </w:r>
      <w:r>
        <w:rPr>
          <w:spacing w:val="-6"/>
        </w:rPr>
        <w:t xml:space="preserve"> </w:t>
      </w:r>
      <w:r>
        <w:rPr>
          <w:spacing w:val="-2"/>
        </w:rPr>
        <w:t>remote</w:t>
      </w:r>
      <w:r>
        <w:rPr>
          <w:spacing w:val="-6"/>
        </w:rPr>
        <w:t xml:space="preserve"> </w:t>
      </w:r>
      <w:r>
        <w:rPr>
          <w:spacing w:val="-2"/>
        </w:rPr>
        <w:t>FCS</w:t>
      </w:r>
      <w:r>
        <w:rPr>
          <w:spacing w:val="-6"/>
        </w:rPr>
        <w:t xml:space="preserve"> </w:t>
      </w:r>
      <w:r>
        <w:rPr>
          <w:spacing w:val="-2"/>
        </w:rPr>
        <w:t>module</w:t>
      </w:r>
      <w:r>
        <w:rPr>
          <w:spacing w:val="-6"/>
        </w:rPr>
        <w:t xml:space="preserve"> </w:t>
      </w:r>
      <w:r>
        <w:rPr>
          <w:spacing w:val="-2"/>
        </w:rPr>
        <w:t>significantly</w:t>
      </w:r>
      <w:r>
        <w:rPr>
          <w:spacing w:val="-6"/>
        </w:rPr>
        <w:t xml:space="preserve"> </w:t>
      </w:r>
      <w:r>
        <w:rPr>
          <w:spacing w:val="-2"/>
        </w:rPr>
        <w:t>overreported</w:t>
      </w:r>
      <w:r>
        <w:rPr>
          <w:spacing w:val="-6"/>
        </w:rPr>
        <w:t xml:space="preserve"> </w:t>
      </w:r>
      <w:r>
        <w:rPr>
          <w:spacing w:val="-2"/>
        </w:rPr>
        <w:t>food</w:t>
      </w:r>
      <w:r>
        <w:rPr>
          <w:spacing w:val="-6"/>
        </w:rPr>
        <w:t xml:space="preserve"> </w:t>
      </w:r>
      <w:r>
        <w:rPr>
          <w:spacing w:val="-2"/>
        </w:rPr>
        <w:t xml:space="preserve">security </w:t>
      </w:r>
      <w:r>
        <w:t>(reporting better food consumption) compared to the F2F module; 8 points amongst the phone owners’ sub-sample, 4 &amp; 10 points more amongst the non</w:t>
      </w:r>
      <w:r w:rsidR="00D805B4">
        <w:t>-</w:t>
      </w:r>
      <w:r>
        <w:t>phone owners and the full sample respectively</w:t>
      </w:r>
      <w:r>
        <w:rPr>
          <w:spacing w:val="23"/>
        </w:rPr>
        <w:t xml:space="preserve"> </w:t>
      </w:r>
      <w:r>
        <w:t>(see</w:t>
      </w:r>
      <w:r>
        <w:rPr>
          <w:spacing w:val="23"/>
        </w:rPr>
        <w:t xml:space="preserve"> </w:t>
      </w:r>
      <w:r>
        <w:t>Table</w:t>
      </w:r>
      <w:r>
        <w:rPr>
          <w:spacing w:val="23"/>
        </w:rPr>
        <w:t xml:space="preserve"> </w:t>
      </w:r>
      <w:r>
        <w:t>11).</w:t>
      </w:r>
      <w:r>
        <w:rPr>
          <w:spacing w:val="80"/>
        </w:rPr>
        <w:t xml:space="preserve"> </w:t>
      </w:r>
      <w:r>
        <w:t>These</w:t>
      </w:r>
      <w:r>
        <w:rPr>
          <w:spacing w:val="23"/>
        </w:rPr>
        <w:t xml:space="preserve"> </w:t>
      </w:r>
      <w:r>
        <w:t>difference</w:t>
      </w:r>
      <w:r>
        <w:rPr>
          <w:spacing w:val="23"/>
        </w:rPr>
        <w:t xml:space="preserve"> </w:t>
      </w:r>
      <w:r>
        <w:t>between</w:t>
      </w:r>
      <w:r>
        <w:rPr>
          <w:spacing w:val="23"/>
        </w:rPr>
        <w:t xml:space="preserve"> </w:t>
      </w:r>
      <w:r>
        <w:t>the</w:t>
      </w:r>
      <w:r>
        <w:rPr>
          <w:spacing w:val="23"/>
        </w:rPr>
        <w:t xml:space="preserve"> </w:t>
      </w:r>
      <w:r>
        <w:t>F2F,</w:t>
      </w:r>
      <w:r>
        <w:rPr>
          <w:spacing w:val="23"/>
        </w:rPr>
        <w:t xml:space="preserve"> </w:t>
      </w:r>
      <w:r>
        <w:t>and</w:t>
      </w:r>
      <w:r>
        <w:rPr>
          <w:spacing w:val="23"/>
        </w:rPr>
        <w:t xml:space="preserve"> </w:t>
      </w:r>
      <w:r>
        <w:t>remote</w:t>
      </w:r>
      <w:r>
        <w:rPr>
          <w:spacing w:val="23"/>
        </w:rPr>
        <w:t xml:space="preserve"> </w:t>
      </w:r>
      <w:r>
        <w:t>responses</w:t>
      </w:r>
      <w:r>
        <w:rPr>
          <w:spacing w:val="23"/>
        </w:rPr>
        <w:t xml:space="preserve"> </w:t>
      </w:r>
      <w:r>
        <w:t>is</w:t>
      </w:r>
      <w:r>
        <w:rPr>
          <w:spacing w:val="23"/>
        </w:rPr>
        <w:t xml:space="preserve"> </w:t>
      </w:r>
      <w:r>
        <w:t>driven by higher consumption of tubers and cereals, protein-rich foods, dairy products, vegetables, and sugar over the phone.</w:t>
      </w:r>
    </w:p>
    <w:p w14:paraId="2F1E80A3" w14:textId="77777777" w:rsidR="00D62403" w:rsidRDefault="00D62403" w:rsidP="00D62403">
      <w:pPr>
        <w:pStyle w:val="BodyText"/>
        <w:spacing w:before="128" w:line="314" w:lineRule="auto"/>
        <w:ind w:left="540" w:right="416"/>
        <w:jc w:val="both"/>
      </w:pPr>
      <w:r>
        <w:t>In terms of the three FCS Groups, consistently, the remote module under reports the number of households with poor food consumption by between 12 and 23 percentage points.</w:t>
      </w:r>
    </w:p>
    <w:p w14:paraId="4039BD77" w14:textId="77777777" w:rsidR="00D62403" w:rsidRDefault="00D62403" w:rsidP="00D62403">
      <w:pPr>
        <w:spacing w:before="146"/>
        <w:ind w:left="630" w:right="511"/>
        <w:jc w:val="center"/>
        <w:rPr>
          <w:sz w:val="18"/>
        </w:rPr>
      </w:pPr>
      <w:r>
        <w:rPr>
          <w:sz w:val="18"/>
        </w:rPr>
        <w:t>Table</w:t>
      </w:r>
      <w:r>
        <w:rPr>
          <w:spacing w:val="-4"/>
          <w:sz w:val="18"/>
        </w:rPr>
        <w:t xml:space="preserve"> </w:t>
      </w:r>
      <w:r>
        <w:rPr>
          <w:sz w:val="18"/>
        </w:rPr>
        <w:t>11:</w:t>
      </w:r>
      <w:r>
        <w:rPr>
          <w:spacing w:val="9"/>
          <w:sz w:val="18"/>
        </w:rPr>
        <w:t xml:space="preserve"> </w:t>
      </w:r>
      <w:r>
        <w:rPr>
          <w:sz w:val="18"/>
        </w:rPr>
        <w:t>Impact</w:t>
      </w:r>
      <w:r>
        <w:rPr>
          <w:spacing w:val="-3"/>
          <w:sz w:val="18"/>
        </w:rPr>
        <w:t xml:space="preserve"> </w:t>
      </w:r>
      <w:r>
        <w:rPr>
          <w:sz w:val="18"/>
        </w:rPr>
        <w:t>of</w:t>
      </w:r>
      <w:r>
        <w:rPr>
          <w:spacing w:val="-4"/>
          <w:sz w:val="18"/>
        </w:rPr>
        <w:t xml:space="preserve"> </w:t>
      </w:r>
      <w:r>
        <w:rPr>
          <w:sz w:val="18"/>
        </w:rPr>
        <w:t>Survey</w:t>
      </w:r>
      <w:r>
        <w:rPr>
          <w:spacing w:val="-4"/>
          <w:sz w:val="18"/>
        </w:rPr>
        <w:t xml:space="preserve"> </w:t>
      </w:r>
      <w:r>
        <w:rPr>
          <w:sz w:val="18"/>
        </w:rPr>
        <w:t>Modality</w:t>
      </w:r>
      <w:r>
        <w:rPr>
          <w:spacing w:val="-4"/>
          <w:sz w:val="18"/>
        </w:rPr>
        <w:t xml:space="preserve"> </w:t>
      </w:r>
      <w:r>
        <w:rPr>
          <w:sz w:val="18"/>
        </w:rPr>
        <w:t>on</w:t>
      </w:r>
      <w:r>
        <w:rPr>
          <w:spacing w:val="-4"/>
          <w:sz w:val="18"/>
        </w:rPr>
        <w:t xml:space="preserve"> </w:t>
      </w:r>
      <w:r>
        <w:rPr>
          <w:sz w:val="18"/>
        </w:rPr>
        <w:t>Food</w:t>
      </w:r>
      <w:r>
        <w:rPr>
          <w:spacing w:val="-4"/>
          <w:sz w:val="18"/>
        </w:rPr>
        <w:t xml:space="preserve"> </w:t>
      </w:r>
      <w:r>
        <w:rPr>
          <w:sz w:val="18"/>
        </w:rPr>
        <w:t>Consumption</w:t>
      </w:r>
      <w:r>
        <w:rPr>
          <w:spacing w:val="-3"/>
          <w:sz w:val="18"/>
        </w:rPr>
        <w:t xml:space="preserve"> </w:t>
      </w:r>
      <w:r>
        <w:rPr>
          <w:sz w:val="18"/>
        </w:rPr>
        <w:t>Score</w:t>
      </w:r>
      <w:r>
        <w:rPr>
          <w:spacing w:val="-4"/>
          <w:sz w:val="18"/>
        </w:rPr>
        <w:t xml:space="preserve"> </w:t>
      </w:r>
      <w:r>
        <w:rPr>
          <w:sz w:val="18"/>
        </w:rPr>
        <w:t>and</w:t>
      </w:r>
      <w:r>
        <w:rPr>
          <w:spacing w:val="-4"/>
          <w:sz w:val="18"/>
        </w:rPr>
        <w:t xml:space="preserve"> </w:t>
      </w:r>
      <w:r>
        <w:rPr>
          <w:spacing w:val="-2"/>
          <w:sz w:val="18"/>
        </w:rPr>
        <w:t>Groups</w:t>
      </w:r>
    </w:p>
    <w:p w14:paraId="02264651" w14:textId="77777777" w:rsidR="00D62403" w:rsidRDefault="00D62403" w:rsidP="00D62403">
      <w:pPr>
        <w:pStyle w:val="BodyText"/>
        <w:spacing w:before="6"/>
        <w:rPr>
          <w:sz w:val="14"/>
        </w:rPr>
      </w:pPr>
      <w:r>
        <w:rPr>
          <w:noProof/>
        </w:rPr>
        <mc:AlternateContent>
          <mc:Choice Requires="wpg">
            <w:drawing>
              <wp:anchor distT="0" distB="0" distL="0" distR="0" simplePos="0" relativeHeight="251658262" behindDoc="1" locked="0" layoutInCell="1" allowOverlap="1" wp14:anchorId="0E166B2C" wp14:editId="0D1A3242">
                <wp:simplePos x="0" y="0"/>
                <wp:positionH relativeFrom="page">
                  <wp:posOffset>914400</wp:posOffset>
                </wp:positionH>
                <wp:positionV relativeFrom="paragraph">
                  <wp:posOffset>120810</wp:posOffset>
                </wp:positionV>
                <wp:extent cx="5944235" cy="29209"/>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29209"/>
                          <a:chOff x="0" y="0"/>
                          <a:chExt cx="5944235" cy="29209"/>
                        </a:xfrm>
                      </wpg:grpSpPr>
                      <wps:wsp>
                        <wps:cNvPr id="23" name="Graphic 23"/>
                        <wps:cNvSpPr/>
                        <wps:spPr>
                          <a:xfrm>
                            <a:off x="0" y="2063"/>
                            <a:ext cx="5944235" cy="1270"/>
                          </a:xfrm>
                          <a:custGeom>
                            <a:avLst/>
                            <a:gdLst/>
                            <a:ahLst/>
                            <a:cxnLst/>
                            <a:rect l="l" t="t" r="r" b="b"/>
                            <a:pathLst>
                              <a:path w="5944235">
                                <a:moveTo>
                                  <a:pt x="0" y="0"/>
                                </a:moveTo>
                                <a:lnTo>
                                  <a:pt x="5943690" y="0"/>
                                </a:lnTo>
                              </a:path>
                            </a:pathLst>
                          </a:custGeom>
                          <a:ln w="4126">
                            <a:solidFill>
                              <a:srgbClr val="000000"/>
                            </a:solidFill>
                            <a:prstDash val="solid"/>
                          </a:ln>
                        </wps:spPr>
                        <wps:bodyPr wrap="square" lIns="0" tIns="0" rIns="0" bIns="0" rtlCol="0">
                          <a:prstTxWarp prst="textNoShape">
                            <a:avLst/>
                          </a:prstTxWarp>
                          <a:noAutofit/>
                        </wps:bodyPr>
                      </wps:wsp>
                      <wps:wsp>
                        <wps:cNvPr id="24" name="Graphic 24"/>
                        <wps:cNvSpPr/>
                        <wps:spPr>
                          <a:xfrm>
                            <a:off x="0" y="26856"/>
                            <a:ext cx="5944235" cy="1270"/>
                          </a:xfrm>
                          <a:custGeom>
                            <a:avLst/>
                            <a:gdLst/>
                            <a:ahLst/>
                            <a:cxnLst/>
                            <a:rect l="l" t="t" r="r" b="b"/>
                            <a:pathLst>
                              <a:path w="5944235">
                                <a:moveTo>
                                  <a:pt x="0" y="0"/>
                                </a:moveTo>
                                <a:lnTo>
                                  <a:pt x="5943690" y="0"/>
                                </a:lnTo>
                              </a:path>
                            </a:pathLst>
                          </a:custGeom>
                          <a:ln w="4126">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6A12EEAF" id="Group 22" o:spid="_x0000_s1026" style="position:absolute;margin-left:1in;margin-top:9.5pt;width:468.05pt;height:2.3pt;z-index:-251631616;mso-wrap-distance-left:0;mso-wrap-distance-right:0;mso-position-horizontal-relative:page" coordsize="5944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">
                <v:shape id="Graphic 23" o:spid="_x0000_s1027" style="position:absolute;top:20;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" path="m,l5943690,e" filled="f" strokeweight=".1146mm">
                  <v:path arrowok="t"/>
                </v:shape>
                <v:shape id="Graphic 24" o:spid="_x0000_s1028" style="position:absolute;top:268;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" path="m,l5943690,e" filled="f" strokeweight=".1146mm">
                  <v:path arrowok="t"/>
                </v:shape>
                <w10:wrap type="topAndBottom" anchorx="page"/>
              </v:group>
            </w:pict>
          </mc:Fallback>
        </mc:AlternateContent>
      </w:r>
    </w:p>
    <w:p w14:paraId="11643ADD" w14:textId="77777777" w:rsidR="00D62403" w:rsidRDefault="00D62403" w:rsidP="00D62403">
      <w:pPr>
        <w:tabs>
          <w:tab w:val="left" w:pos="6646"/>
          <w:tab w:val="left" w:pos="8744"/>
        </w:tabs>
        <w:ind w:left="4666"/>
        <w:rPr>
          <w:sz w:val="13"/>
        </w:rPr>
      </w:pPr>
      <w:r>
        <w:rPr>
          <w:w w:val="105"/>
          <w:sz w:val="13"/>
        </w:rPr>
        <w:t>Own</w:t>
      </w:r>
      <w:r>
        <w:rPr>
          <w:spacing w:val="12"/>
          <w:w w:val="105"/>
          <w:sz w:val="13"/>
        </w:rPr>
        <w:t xml:space="preserve"> </w:t>
      </w:r>
      <w:r>
        <w:rPr>
          <w:spacing w:val="-4"/>
          <w:w w:val="105"/>
          <w:sz w:val="13"/>
        </w:rPr>
        <w:t>Phone</w:t>
      </w:r>
      <w:r>
        <w:rPr>
          <w:sz w:val="13"/>
        </w:rPr>
        <w:tab/>
      </w:r>
      <w:r>
        <w:rPr>
          <w:w w:val="105"/>
          <w:sz w:val="13"/>
        </w:rPr>
        <w:t>No</w:t>
      </w:r>
      <w:r>
        <w:rPr>
          <w:spacing w:val="5"/>
          <w:w w:val="105"/>
          <w:sz w:val="13"/>
        </w:rPr>
        <w:t xml:space="preserve"> </w:t>
      </w:r>
      <w:r>
        <w:rPr>
          <w:spacing w:val="-2"/>
          <w:w w:val="105"/>
          <w:sz w:val="13"/>
        </w:rPr>
        <w:t>Phone</w:t>
      </w:r>
      <w:r>
        <w:rPr>
          <w:sz w:val="13"/>
        </w:rPr>
        <w:tab/>
      </w:r>
      <w:r>
        <w:rPr>
          <w:spacing w:val="-2"/>
          <w:w w:val="105"/>
          <w:sz w:val="13"/>
        </w:rPr>
        <w:t>Total</w:t>
      </w:r>
    </w:p>
    <w:p w14:paraId="4D32F4EC" w14:textId="77777777" w:rsidR="00D62403" w:rsidRDefault="00D62403" w:rsidP="00D62403">
      <w:pPr>
        <w:tabs>
          <w:tab w:val="left" w:pos="4242"/>
          <w:tab w:val="left" w:pos="4773"/>
          <w:tab w:val="left" w:pos="5545"/>
          <w:tab w:val="left" w:pos="6166"/>
          <w:tab w:val="left" w:pos="6697"/>
          <w:tab w:val="left" w:pos="7470"/>
          <w:tab w:val="left" w:pos="8090"/>
          <w:tab w:val="left" w:pos="8621"/>
          <w:tab w:val="left" w:pos="9428"/>
        </w:tabs>
        <w:spacing w:after="17"/>
        <w:ind w:left="637"/>
        <w:rPr>
          <w:sz w:val="13"/>
        </w:rPr>
      </w:pPr>
      <w:r>
        <w:rPr>
          <w:spacing w:val="-2"/>
          <w:w w:val="105"/>
          <w:sz w:val="13"/>
        </w:rPr>
        <w:t>Variable</w:t>
      </w:r>
      <w:r>
        <w:rPr>
          <w:sz w:val="13"/>
        </w:rPr>
        <w:tab/>
      </w:r>
      <w:r>
        <w:rPr>
          <w:spacing w:val="-5"/>
          <w:w w:val="105"/>
          <w:sz w:val="13"/>
        </w:rPr>
        <w:t>F2F</w:t>
      </w:r>
      <w:r>
        <w:rPr>
          <w:sz w:val="13"/>
        </w:rPr>
        <w:tab/>
      </w:r>
      <w:r>
        <w:rPr>
          <w:spacing w:val="-2"/>
          <w:w w:val="105"/>
          <w:sz w:val="13"/>
        </w:rPr>
        <w:t>Remote</w:t>
      </w:r>
      <w:r>
        <w:rPr>
          <w:sz w:val="13"/>
        </w:rPr>
        <w:tab/>
      </w:r>
      <w:r>
        <w:rPr>
          <w:spacing w:val="-4"/>
          <w:w w:val="105"/>
          <w:sz w:val="13"/>
        </w:rPr>
        <w:t>Diff</w:t>
      </w:r>
      <w:r>
        <w:rPr>
          <w:sz w:val="13"/>
        </w:rPr>
        <w:tab/>
      </w:r>
      <w:r>
        <w:rPr>
          <w:spacing w:val="-5"/>
          <w:w w:val="105"/>
          <w:sz w:val="13"/>
        </w:rPr>
        <w:t>F2F</w:t>
      </w:r>
      <w:r>
        <w:rPr>
          <w:sz w:val="13"/>
        </w:rPr>
        <w:tab/>
      </w:r>
      <w:r>
        <w:rPr>
          <w:spacing w:val="-2"/>
          <w:w w:val="105"/>
          <w:sz w:val="13"/>
        </w:rPr>
        <w:t>Remote</w:t>
      </w:r>
      <w:r>
        <w:rPr>
          <w:sz w:val="13"/>
        </w:rPr>
        <w:tab/>
      </w:r>
      <w:r>
        <w:rPr>
          <w:spacing w:val="-4"/>
          <w:w w:val="105"/>
          <w:sz w:val="13"/>
        </w:rPr>
        <w:t>Diff</w:t>
      </w:r>
      <w:r>
        <w:rPr>
          <w:sz w:val="13"/>
        </w:rPr>
        <w:tab/>
      </w:r>
      <w:r>
        <w:rPr>
          <w:spacing w:val="-5"/>
          <w:w w:val="105"/>
          <w:sz w:val="13"/>
        </w:rPr>
        <w:t>F2F</w:t>
      </w:r>
      <w:r>
        <w:rPr>
          <w:sz w:val="13"/>
        </w:rPr>
        <w:tab/>
      </w:r>
      <w:r>
        <w:rPr>
          <w:spacing w:val="-2"/>
          <w:w w:val="105"/>
          <w:sz w:val="13"/>
        </w:rPr>
        <w:t>Remote</w:t>
      </w:r>
      <w:r>
        <w:rPr>
          <w:sz w:val="13"/>
        </w:rPr>
        <w:tab/>
      </w:r>
      <w:r>
        <w:rPr>
          <w:spacing w:val="-4"/>
          <w:w w:val="105"/>
          <w:sz w:val="13"/>
        </w:rPr>
        <w:t>Diff</w:t>
      </w:r>
    </w:p>
    <w:tbl>
      <w:tblPr>
        <w:tblW w:w="0" w:type="auto"/>
        <w:tblInd w:w="547" w:type="dxa"/>
        <w:tblLayout w:type="fixed"/>
        <w:tblCellMar>
          <w:left w:w="0" w:type="dxa"/>
          <w:right w:w="0" w:type="dxa"/>
        </w:tblCellMar>
        <w:tblLook w:val="01E0" w:firstRow="1" w:lastRow="1" w:firstColumn="1" w:lastColumn="1" w:noHBand="0" w:noVBand="0"/>
      </w:tblPr>
      <w:tblGrid>
        <w:gridCol w:w="4146"/>
        <w:gridCol w:w="638"/>
        <w:gridCol w:w="659"/>
        <w:gridCol w:w="628"/>
        <w:gridCol w:w="638"/>
        <w:gridCol w:w="659"/>
        <w:gridCol w:w="628"/>
        <w:gridCol w:w="638"/>
        <w:gridCol w:w="728"/>
      </w:tblGrid>
      <w:tr w:rsidR="00D62403" w14:paraId="0701A32E" w14:textId="77777777">
        <w:trPr>
          <w:trHeight w:val="129"/>
        </w:trPr>
        <w:tc>
          <w:tcPr>
            <w:tcW w:w="4146" w:type="dxa"/>
            <w:tcBorders>
              <w:top w:val="single" w:sz="4" w:space="0" w:color="000000"/>
            </w:tcBorders>
          </w:tcPr>
          <w:p w14:paraId="36EADAE6" w14:textId="77777777" w:rsidR="00D62403" w:rsidRDefault="00D62403">
            <w:pPr>
              <w:pStyle w:val="TableParagraph"/>
              <w:tabs>
                <w:tab w:val="right" w:pos="3984"/>
              </w:tabs>
              <w:spacing w:line="110" w:lineRule="exact"/>
              <w:ind w:left="97"/>
              <w:jc w:val="left"/>
              <w:rPr>
                <w:sz w:val="13"/>
              </w:rPr>
            </w:pPr>
            <w:r>
              <w:rPr>
                <w:sz w:val="13"/>
              </w:rPr>
              <w:t>Food</w:t>
            </w:r>
            <w:r>
              <w:rPr>
                <w:spacing w:val="27"/>
                <w:sz w:val="13"/>
              </w:rPr>
              <w:t xml:space="preserve"> </w:t>
            </w:r>
            <w:r>
              <w:rPr>
                <w:sz w:val="13"/>
              </w:rPr>
              <w:t>Consumption</w:t>
            </w:r>
            <w:r>
              <w:rPr>
                <w:spacing w:val="28"/>
                <w:sz w:val="13"/>
              </w:rPr>
              <w:t xml:space="preserve"> </w:t>
            </w:r>
            <w:r>
              <w:rPr>
                <w:spacing w:val="-2"/>
                <w:sz w:val="13"/>
              </w:rPr>
              <w:t>Score</w:t>
            </w:r>
            <w:r>
              <w:rPr>
                <w:rFonts w:ascii="Times New Roman"/>
                <w:sz w:val="13"/>
              </w:rPr>
              <w:tab/>
            </w:r>
            <w:r>
              <w:rPr>
                <w:spacing w:val="-2"/>
                <w:sz w:val="13"/>
              </w:rPr>
              <w:t>39.76</w:t>
            </w:r>
          </w:p>
        </w:tc>
        <w:tc>
          <w:tcPr>
            <w:tcW w:w="638" w:type="dxa"/>
            <w:tcBorders>
              <w:top w:val="single" w:sz="4" w:space="0" w:color="000000"/>
            </w:tcBorders>
          </w:tcPr>
          <w:p w14:paraId="6ADC893C" w14:textId="77777777" w:rsidR="00D62403" w:rsidRDefault="00D62403">
            <w:pPr>
              <w:pStyle w:val="TableParagraph"/>
              <w:spacing w:line="110" w:lineRule="exact"/>
              <w:ind w:left="1" w:right="1"/>
              <w:rPr>
                <w:sz w:val="13"/>
              </w:rPr>
            </w:pPr>
            <w:r>
              <w:rPr>
                <w:spacing w:val="-2"/>
                <w:sz w:val="13"/>
              </w:rPr>
              <w:t>47.63</w:t>
            </w:r>
          </w:p>
        </w:tc>
        <w:tc>
          <w:tcPr>
            <w:tcW w:w="659" w:type="dxa"/>
            <w:tcBorders>
              <w:top w:val="single" w:sz="4" w:space="0" w:color="000000"/>
            </w:tcBorders>
          </w:tcPr>
          <w:p w14:paraId="2989C147" w14:textId="77777777" w:rsidR="00D62403" w:rsidRDefault="00D62403">
            <w:pPr>
              <w:pStyle w:val="TableParagraph"/>
              <w:spacing w:line="110" w:lineRule="exact"/>
              <w:ind w:left="10" w:right="1"/>
              <w:rPr>
                <w:sz w:val="13"/>
              </w:rPr>
            </w:pPr>
            <w:r>
              <w:rPr>
                <w:spacing w:val="-2"/>
                <w:w w:val="105"/>
                <w:sz w:val="13"/>
              </w:rPr>
              <w:t>7.87***</w:t>
            </w:r>
          </w:p>
        </w:tc>
        <w:tc>
          <w:tcPr>
            <w:tcW w:w="628" w:type="dxa"/>
            <w:tcBorders>
              <w:top w:val="single" w:sz="4" w:space="0" w:color="000000"/>
            </w:tcBorders>
          </w:tcPr>
          <w:p w14:paraId="24C88BA6" w14:textId="77777777" w:rsidR="00D62403" w:rsidRDefault="00D62403">
            <w:pPr>
              <w:pStyle w:val="TableParagraph"/>
              <w:spacing w:line="110" w:lineRule="exact"/>
              <w:ind w:left="2" w:right="11"/>
              <w:rPr>
                <w:sz w:val="13"/>
              </w:rPr>
            </w:pPr>
            <w:r>
              <w:rPr>
                <w:spacing w:val="-2"/>
                <w:sz w:val="13"/>
              </w:rPr>
              <w:t>24.59</w:t>
            </w:r>
          </w:p>
        </w:tc>
        <w:tc>
          <w:tcPr>
            <w:tcW w:w="638" w:type="dxa"/>
            <w:tcBorders>
              <w:top w:val="single" w:sz="4" w:space="0" w:color="000000"/>
            </w:tcBorders>
          </w:tcPr>
          <w:p w14:paraId="3CA22464" w14:textId="77777777" w:rsidR="00D62403" w:rsidRDefault="00D62403">
            <w:pPr>
              <w:pStyle w:val="TableParagraph"/>
              <w:spacing w:line="110" w:lineRule="exact"/>
              <w:ind w:right="1"/>
              <w:rPr>
                <w:sz w:val="13"/>
              </w:rPr>
            </w:pPr>
            <w:r>
              <w:rPr>
                <w:spacing w:val="-2"/>
                <w:sz w:val="13"/>
              </w:rPr>
              <w:t>28.12</w:t>
            </w:r>
          </w:p>
        </w:tc>
        <w:tc>
          <w:tcPr>
            <w:tcW w:w="659" w:type="dxa"/>
            <w:tcBorders>
              <w:top w:val="single" w:sz="4" w:space="0" w:color="000000"/>
            </w:tcBorders>
          </w:tcPr>
          <w:p w14:paraId="335AD5F0" w14:textId="77777777" w:rsidR="00D62403" w:rsidRDefault="00D62403">
            <w:pPr>
              <w:pStyle w:val="TableParagraph"/>
              <w:spacing w:line="110" w:lineRule="exact"/>
              <w:ind w:left="9" w:right="1"/>
              <w:rPr>
                <w:sz w:val="13"/>
              </w:rPr>
            </w:pPr>
            <w:r>
              <w:rPr>
                <w:spacing w:val="-2"/>
                <w:w w:val="105"/>
                <w:sz w:val="13"/>
              </w:rPr>
              <w:t>3.53**</w:t>
            </w:r>
          </w:p>
        </w:tc>
        <w:tc>
          <w:tcPr>
            <w:tcW w:w="628" w:type="dxa"/>
            <w:tcBorders>
              <w:top w:val="single" w:sz="4" w:space="0" w:color="000000"/>
            </w:tcBorders>
          </w:tcPr>
          <w:p w14:paraId="3ECE2836" w14:textId="77777777" w:rsidR="00D62403" w:rsidRDefault="00D62403">
            <w:pPr>
              <w:pStyle w:val="TableParagraph"/>
              <w:spacing w:line="110" w:lineRule="exact"/>
              <w:ind w:left="1" w:right="11"/>
              <w:rPr>
                <w:sz w:val="13"/>
              </w:rPr>
            </w:pPr>
            <w:r>
              <w:rPr>
                <w:spacing w:val="-2"/>
                <w:sz w:val="13"/>
              </w:rPr>
              <w:t>29.19</w:t>
            </w:r>
          </w:p>
        </w:tc>
        <w:tc>
          <w:tcPr>
            <w:tcW w:w="638" w:type="dxa"/>
            <w:tcBorders>
              <w:top w:val="single" w:sz="4" w:space="0" w:color="000000"/>
            </w:tcBorders>
          </w:tcPr>
          <w:p w14:paraId="05E97929" w14:textId="77777777" w:rsidR="00D62403" w:rsidRDefault="00D62403">
            <w:pPr>
              <w:pStyle w:val="TableParagraph"/>
              <w:spacing w:line="110" w:lineRule="exact"/>
              <w:ind w:left="1" w:right="1"/>
              <w:rPr>
                <w:sz w:val="13"/>
              </w:rPr>
            </w:pPr>
            <w:r>
              <w:rPr>
                <w:spacing w:val="-2"/>
                <w:sz w:val="13"/>
              </w:rPr>
              <w:t>39.22</w:t>
            </w:r>
          </w:p>
        </w:tc>
        <w:tc>
          <w:tcPr>
            <w:tcW w:w="728" w:type="dxa"/>
            <w:tcBorders>
              <w:top w:val="single" w:sz="4" w:space="0" w:color="000000"/>
            </w:tcBorders>
          </w:tcPr>
          <w:p w14:paraId="68D9CFB1" w14:textId="77777777" w:rsidR="00D62403" w:rsidRDefault="00D62403">
            <w:pPr>
              <w:pStyle w:val="TableParagraph"/>
              <w:spacing w:line="110" w:lineRule="exact"/>
              <w:ind w:left="7"/>
              <w:rPr>
                <w:sz w:val="13"/>
              </w:rPr>
            </w:pPr>
            <w:r>
              <w:rPr>
                <w:spacing w:val="-2"/>
                <w:w w:val="105"/>
                <w:sz w:val="13"/>
              </w:rPr>
              <w:t>10.03***</w:t>
            </w:r>
          </w:p>
        </w:tc>
      </w:tr>
      <w:tr w:rsidR="00D62403" w14:paraId="61AC3A90" w14:textId="77777777">
        <w:trPr>
          <w:trHeight w:val="154"/>
        </w:trPr>
        <w:tc>
          <w:tcPr>
            <w:tcW w:w="4146" w:type="dxa"/>
          </w:tcPr>
          <w:p w14:paraId="64DDC213" w14:textId="77777777" w:rsidR="00D62403" w:rsidRDefault="00D62403">
            <w:pPr>
              <w:pStyle w:val="TableParagraph"/>
              <w:spacing w:before="12" w:line="122" w:lineRule="exact"/>
              <w:ind w:right="105"/>
              <w:jc w:val="right"/>
              <w:rPr>
                <w:sz w:val="13"/>
              </w:rPr>
            </w:pPr>
            <w:r>
              <w:rPr>
                <w:spacing w:val="-2"/>
                <w:w w:val="105"/>
                <w:sz w:val="13"/>
              </w:rPr>
              <w:t>(17.58)</w:t>
            </w:r>
          </w:p>
        </w:tc>
        <w:tc>
          <w:tcPr>
            <w:tcW w:w="638" w:type="dxa"/>
          </w:tcPr>
          <w:p w14:paraId="2A6B2CBE" w14:textId="77777777" w:rsidR="00D62403" w:rsidRDefault="00D62403">
            <w:pPr>
              <w:pStyle w:val="TableParagraph"/>
              <w:spacing w:before="12" w:line="122" w:lineRule="exact"/>
              <w:ind w:left="1" w:right="1"/>
              <w:rPr>
                <w:sz w:val="13"/>
              </w:rPr>
            </w:pPr>
            <w:r>
              <w:rPr>
                <w:spacing w:val="-2"/>
                <w:w w:val="105"/>
                <w:sz w:val="13"/>
              </w:rPr>
              <w:t>(17.45)</w:t>
            </w:r>
          </w:p>
        </w:tc>
        <w:tc>
          <w:tcPr>
            <w:tcW w:w="659" w:type="dxa"/>
          </w:tcPr>
          <w:p w14:paraId="6CA046B1" w14:textId="77777777" w:rsidR="00D62403" w:rsidRDefault="00D62403">
            <w:pPr>
              <w:pStyle w:val="TableParagraph"/>
              <w:spacing w:before="12" w:line="122" w:lineRule="exact"/>
              <w:ind w:left="10" w:right="1"/>
              <w:rPr>
                <w:sz w:val="13"/>
              </w:rPr>
            </w:pPr>
            <w:r>
              <w:rPr>
                <w:spacing w:val="-2"/>
                <w:sz w:val="13"/>
              </w:rPr>
              <w:t>(0.00)</w:t>
            </w:r>
          </w:p>
        </w:tc>
        <w:tc>
          <w:tcPr>
            <w:tcW w:w="628" w:type="dxa"/>
          </w:tcPr>
          <w:p w14:paraId="5BC4F40D" w14:textId="77777777" w:rsidR="00D62403" w:rsidRDefault="00D62403">
            <w:pPr>
              <w:pStyle w:val="TableParagraph"/>
              <w:spacing w:before="12" w:line="122" w:lineRule="exact"/>
              <w:ind w:left="2" w:right="11"/>
              <w:rPr>
                <w:sz w:val="13"/>
              </w:rPr>
            </w:pPr>
            <w:r>
              <w:rPr>
                <w:spacing w:val="-2"/>
                <w:w w:val="105"/>
                <w:sz w:val="13"/>
              </w:rPr>
              <w:t>(12.67)</w:t>
            </w:r>
          </w:p>
        </w:tc>
        <w:tc>
          <w:tcPr>
            <w:tcW w:w="638" w:type="dxa"/>
          </w:tcPr>
          <w:p w14:paraId="2DD38B63" w14:textId="77777777" w:rsidR="00D62403" w:rsidRDefault="00D62403">
            <w:pPr>
              <w:pStyle w:val="TableParagraph"/>
              <w:spacing w:before="12" w:line="122" w:lineRule="exact"/>
              <w:ind w:right="1"/>
              <w:rPr>
                <w:sz w:val="13"/>
              </w:rPr>
            </w:pPr>
            <w:r>
              <w:rPr>
                <w:spacing w:val="-2"/>
                <w:sz w:val="13"/>
              </w:rPr>
              <w:t>(12.00)</w:t>
            </w:r>
          </w:p>
        </w:tc>
        <w:tc>
          <w:tcPr>
            <w:tcW w:w="659" w:type="dxa"/>
          </w:tcPr>
          <w:p w14:paraId="279727B0" w14:textId="77777777" w:rsidR="00D62403" w:rsidRDefault="00D62403">
            <w:pPr>
              <w:pStyle w:val="TableParagraph"/>
              <w:spacing w:before="12" w:line="122" w:lineRule="exact"/>
              <w:ind w:left="9" w:right="2"/>
              <w:rPr>
                <w:sz w:val="13"/>
              </w:rPr>
            </w:pPr>
            <w:r>
              <w:rPr>
                <w:spacing w:val="-2"/>
                <w:sz w:val="13"/>
              </w:rPr>
              <w:t>(0.00)</w:t>
            </w:r>
          </w:p>
        </w:tc>
        <w:tc>
          <w:tcPr>
            <w:tcW w:w="628" w:type="dxa"/>
          </w:tcPr>
          <w:p w14:paraId="6CDA52CB" w14:textId="77777777" w:rsidR="00D62403" w:rsidRDefault="00D62403">
            <w:pPr>
              <w:pStyle w:val="TableParagraph"/>
              <w:spacing w:before="12" w:line="122" w:lineRule="exact"/>
              <w:ind w:right="11"/>
              <w:rPr>
                <w:sz w:val="13"/>
              </w:rPr>
            </w:pPr>
            <w:r>
              <w:rPr>
                <w:spacing w:val="-2"/>
                <w:w w:val="105"/>
                <w:sz w:val="13"/>
              </w:rPr>
              <w:t>(15.94)</w:t>
            </w:r>
          </w:p>
        </w:tc>
        <w:tc>
          <w:tcPr>
            <w:tcW w:w="638" w:type="dxa"/>
          </w:tcPr>
          <w:p w14:paraId="0EA71702" w14:textId="77777777" w:rsidR="00D62403" w:rsidRDefault="00D62403">
            <w:pPr>
              <w:pStyle w:val="TableParagraph"/>
              <w:spacing w:before="12" w:line="122" w:lineRule="exact"/>
              <w:ind w:right="1"/>
              <w:rPr>
                <w:sz w:val="13"/>
              </w:rPr>
            </w:pPr>
            <w:r>
              <w:rPr>
                <w:spacing w:val="-2"/>
                <w:w w:val="105"/>
                <w:sz w:val="13"/>
              </w:rPr>
              <w:t>(18.12)</w:t>
            </w:r>
          </w:p>
        </w:tc>
        <w:tc>
          <w:tcPr>
            <w:tcW w:w="728" w:type="dxa"/>
          </w:tcPr>
          <w:p w14:paraId="3B2A5283" w14:textId="77777777" w:rsidR="00D62403" w:rsidRDefault="00D62403">
            <w:pPr>
              <w:pStyle w:val="TableParagraph"/>
              <w:spacing w:before="12" w:line="122" w:lineRule="exact"/>
              <w:ind w:left="7" w:right="1"/>
              <w:rPr>
                <w:sz w:val="13"/>
              </w:rPr>
            </w:pPr>
            <w:r>
              <w:rPr>
                <w:spacing w:val="-2"/>
                <w:sz w:val="13"/>
              </w:rPr>
              <w:t>(0.00)</w:t>
            </w:r>
          </w:p>
        </w:tc>
      </w:tr>
      <w:tr w:rsidR="00D62403" w14:paraId="196DC511" w14:textId="77777777">
        <w:trPr>
          <w:trHeight w:val="154"/>
        </w:trPr>
        <w:tc>
          <w:tcPr>
            <w:tcW w:w="4146" w:type="dxa"/>
          </w:tcPr>
          <w:p w14:paraId="274F9163" w14:textId="77777777" w:rsidR="00D62403" w:rsidRDefault="00D62403">
            <w:pPr>
              <w:pStyle w:val="TableParagraph"/>
              <w:tabs>
                <w:tab w:val="right" w:pos="3949"/>
              </w:tabs>
              <w:spacing w:before="12" w:line="122" w:lineRule="exact"/>
              <w:ind w:left="97"/>
              <w:jc w:val="left"/>
              <w:rPr>
                <w:sz w:val="13"/>
              </w:rPr>
            </w:pPr>
            <w:r>
              <w:rPr>
                <w:sz w:val="13"/>
              </w:rPr>
              <w:t>FCS:</w:t>
            </w:r>
            <w:r>
              <w:rPr>
                <w:spacing w:val="37"/>
                <w:sz w:val="13"/>
              </w:rPr>
              <w:t xml:space="preserve"> </w:t>
            </w:r>
            <w:r>
              <w:rPr>
                <w:spacing w:val="-2"/>
                <w:sz w:val="13"/>
              </w:rPr>
              <w:t>Acceptable</w:t>
            </w:r>
            <w:r>
              <w:rPr>
                <w:rFonts w:ascii="Times New Roman"/>
                <w:sz w:val="13"/>
              </w:rPr>
              <w:tab/>
            </w:r>
            <w:r>
              <w:rPr>
                <w:spacing w:val="-4"/>
                <w:sz w:val="13"/>
              </w:rPr>
              <w:t>0.40</w:t>
            </w:r>
          </w:p>
        </w:tc>
        <w:tc>
          <w:tcPr>
            <w:tcW w:w="638" w:type="dxa"/>
          </w:tcPr>
          <w:p w14:paraId="32894C19" w14:textId="77777777" w:rsidR="00D62403" w:rsidRDefault="00D62403">
            <w:pPr>
              <w:pStyle w:val="TableParagraph"/>
              <w:spacing w:before="12" w:line="122" w:lineRule="exact"/>
              <w:ind w:left="1" w:right="1"/>
              <w:rPr>
                <w:sz w:val="13"/>
              </w:rPr>
            </w:pPr>
            <w:r>
              <w:rPr>
                <w:spacing w:val="-4"/>
                <w:sz w:val="13"/>
              </w:rPr>
              <w:t>0.58</w:t>
            </w:r>
          </w:p>
        </w:tc>
        <w:tc>
          <w:tcPr>
            <w:tcW w:w="659" w:type="dxa"/>
          </w:tcPr>
          <w:p w14:paraId="58391959" w14:textId="77777777" w:rsidR="00D62403" w:rsidRDefault="00D62403">
            <w:pPr>
              <w:pStyle w:val="TableParagraph"/>
              <w:spacing w:before="12" w:line="122" w:lineRule="exact"/>
              <w:ind w:left="10" w:right="1"/>
              <w:rPr>
                <w:sz w:val="13"/>
              </w:rPr>
            </w:pPr>
            <w:r>
              <w:rPr>
                <w:spacing w:val="-2"/>
                <w:w w:val="105"/>
                <w:sz w:val="13"/>
              </w:rPr>
              <w:t>0.18***</w:t>
            </w:r>
          </w:p>
        </w:tc>
        <w:tc>
          <w:tcPr>
            <w:tcW w:w="628" w:type="dxa"/>
          </w:tcPr>
          <w:p w14:paraId="218E4300" w14:textId="77777777" w:rsidR="00D62403" w:rsidRDefault="00D62403">
            <w:pPr>
              <w:pStyle w:val="TableParagraph"/>
              <w:spacing w:before="12" w:line="122" w:lineRule="exact"/>
              <w:ind w:left="2" w:right="11"/>
              <w:rPr>
                <w:sz w:val="13"/>
              </w:rPr>
            </w:pPr>
            <w:r>
              <w:rPr>
                <w:spacing w:val="-4"/>
                <w:sz w:val="13"/>
              </w:rPr>
              <w:t>0.10</w:t>
            </w:r>
          </w:p>
        </w:tc>
        <w:tc>
          <w:tcPr>
            <w:tcW w:w="638" w:type="dxa"/>
          </w:tcPr>
          <w:p w14:paraId="69AD1E68" w14:textId="77777777" w:rsidR="00D62403" w:rsidRDefault="00D62403">
            <w:pPr>
              <w:pStyle w:val="TableParagraph"/>
              <w:spacing w:before="12" w:line="122" w:lineRule="exact"/>
              <w:ind w:right="1"/>
              <w:rPr>
                <w:sz w:val="13"/>
              </w:rPr>
            </w:pPr>
            <w:r>
              <w:rPr>
                <w:spacing w:val="-4"/>
                <w:sz w:val="13"/>
              </w:rPr>
              <w:t>0.09</w:t>
            </w:r>
          </w:p>
        </w:tc>
        <w:tc>
          <w:tcPr>
            <w:tcW w:w="659" w:type="dxa"/>
          </w:tcPr>
          <w:p w14:paraId="31745998" w14:textId="77777777" w:rsidR="00D62403" w:rsidRDefault="00D62403">
            <w:pPr>
              <w:pStyle w:val="TableParagraph"/>
              <w:spacing w:before="12" w:line="122" w:lineRule="exact"/>
              <w:ind w:left="9" w:right="1"/>
              <w:rPr>
                <w:sz w:val="13"/>
              </w:rPr>
            </w:pPr>
            <w:r>
              <w:rPr>
                <w:w w:val="85"/>
                <w:sz w:val="13"/>
              </w:rPr>
              <w:t>-</w:t>
            </w:r>
            <w:r>
              <w:rPr>
                <w:spacing w:val="-4"/>
                <w:sz w:val="13"/>
              </w:rPr>
              <w:t>0.01</w:t>
            </w:r>
          </w:p>
        </w:tc>
        <w:tc>
          <w:tcPr>
            <w:tcW w:w="628" w:type="dxa"/>
          </w:tcPr>
          <w:p w14:paraId="579DDF94" w14:textId="77777777" w:rsidR="00D62403" w:rsidRDefault="00D62403">
            <w:pPr>
              <w:pStyle w:val="TableParagraph"/>
              <w:spacing w:before="12" w:line="122" w:lineRule="exact"/>
              <w:ind w:left="1" w:right="11"/>
              <w:rPr>
                <w:sz w:val="13"/>
              </w:rPr>
            </w:pPr>
            <w:r>
              <w:rPr>
                <w:spacing w:val="-4"/>
                <w:sz w:val="13"/>
              </w:rPr>
              <w:t>0.19</w:t>
            </w:r>
          </w:p>
        </w:tc>
        <w:tc>
          <w:tcPr>
            <w:tcW w:w="638" w:type="dxa"/>
          </w:tcPr>
          <w:p w14:paraId="5E9715EB" w14:textId="77777777" w:rsidR="00D62403" w:rsidRDefault="00D62403">
            <w:pPr>
              <w:pStyle w:val="TableParagraph"/>
              <w:spacing w:before="12" w:line="122" w:lineRule="exact"/>
              <w:ind w:left="1" w:right="1"/>
              <w:rPr>
                <w:sz w:val="13"/>
              </w:rPr>
            </w:pPr>
            <w:r>
              <w:rPr>
                <w:spacing w:val="-4"/>
                <w:sz w:val="13"/>
              </w:rPr>
              <w:t>0.37</w:t>
            </w:r>
          </w:p>
        </w:tc>
        <w:tc>
          <w:tcPr>
            <w:tcW w:w="728" w:type="dxa"/>
          </w:tcPr>
          <w:p w14:paraId="6530BA73" w14:textId="77777777" w:rsidR="00D62403" w:rsidRDefault="00D62403">
            <w:pPr>
              <w:pStyle w:val="TableParagraph"/>
              <w:spacing w:before="12" w:line="122" w:lineRule="exact"/>
              <w:ind w:left="7" w:right="1"/>
              <w:rPr>
                <w:sz w:val="13"/>
              </w:rPr>
            </w:pPr>
            <w:r>
              <w:rPr>
                <w:spacing w:val="-2"/>
                <w:w w:val="105"/>
                <w:sz w:val="13"/>
              </w:rPr>
              <w:t>0.18***</w:t>
            </w:r>
          </w:p>
        </w:tc>
      </w:tr>
      <w:tr w:rsidR="00D62403" w14:paraId="065BA80F" w14:textId="77777777">
        <w:trPr>
          <w:trHeight w:val="154"/>
        </w:trPr>
        <w:tc>
          <w:tcPr>
            <w:tcW w:w="4146" w:type="dxa"/>
          </w:tcPr>
          <w:p w14:paraId="232DD73F" w14:textId="77777777" w:rsidR="00D62403" w:rsidRDefault="00D62403">
            <w:pPr>
              <w:pStyle w:val="TableParagraph"/>
              <w:spacing w:before="12" w:line="122" w:lineRule="exact"/>
              <w:ind w:right="140"/>
              <w:jc w:val="right"/>
              <w:rPr>
                <w:sz w:val="13"/>
              </w:rPr>
            </w:pPr>
            <w:r>
              <w:rPr>
                <w:spacing w:val="-2"/>
                <w:sz w:val="13"/>
              </w:rPr>
              <w:t>(0.49)</w:t>
            </w:r>
          </w:p>
        </w:tc>
        <w:tc>
          <w:tcPr>
            <w:tcW w:w="638" w:type="dxa"/>
          </w:tcPr>
          <w:p w14:paraId="30A75CF6" w14:textId="77777777" w:rsidR="00D62403" w:rsidRDefault="00D62403">
            <w:pPr>
              <w:pStyle w:val="TableParagraph"/>
              <w:spacing w:before="12" w:line="122" w:lineRule="exact"/>
              <w:ind w:left="1" w:right="1"/>
              <w:rPr>
                <w:sz w:val="13"/>
              </w:rPr>
            </w:pPr>
            <w:r>
              <w:rPr>
                <w:spacing w:val="-2"/>
                <w:sz w:val="13"/>
              </w:rPr>
              <w:t>(0.50)</w:t>
            </w:r>
          </w:p>
        </w:tc>
        <w:tc>
          <w:tcPr>
            <w:tcW w:w="659" w:type="dxa"/>
          </w:tcPr>
          <w:p w14:paraId="1FA61160" w14:textId="77777777" w:rsidR="00D62403" w:rsidRDefault="00D62403">
            <w:pPr>
              <w:pStyle w:val="TableParagraph"/>
              <w:spacing w:before="12" w:line="122" w:lineRule="exact"/>
              <w:ind w:left="10" w:right="1"/>
              <w:rPr>
                <w:sz w:val="13"/>
              </w:rPr>
            </w:pPr>
            <w:r>
              <w:rPr>
                <w:spacing w:val="-2"/>
                <w:sz w:val="13"/>
              </w:rPr>
              <w:t>(0.00)</w:t>
            </w:r>
          </w:p>
        </w:tc>
        <w:tc>
          <w:tcPr>
            <w:tcW w:w="628" w:type="dxa"/>
          </w:tcPr>
          <w:p w14:paraId="40F558B5" w14:textId="77777777" w:rsidR="00D62403" w:rsidRDefault="00D62403">
            <w:pPr>
              <w:pStyle w:val="TableParagraph"/>
              <w:spacing w:before="12" w:line="122" w:lineRule="exact"/>
              <w:ind w:left="2" w:right="11"/>
              <w:rPr>
                <w:sz w:val="13"/>
              </w:rPr>
            </w:pPr>
            <w:r>
              <w:rPr>
                <w:spacing w:val="-2"/>
                <w:w w:val="105"/>
                <w:sz w:val="13"/>
              </w:rPr>
              <w:t>(0.31)</w:t>
            </w:r>
          </w:p>
        </w:tc>
        <w:tc>
          <w:tcPr>
            <w:tcW w:w="638" w:type="dxa"/>
          </w:tcPr>
          <w:p w14:paraId="1F58E083" w14:textId="77777777" w:rsidR="00D62403" w:rsidRDefault="00D62403">
            <w:pPr>
              <w:pStyle w:val="TableParagraph"/>
              <w:spacing w:before="12" w:line="122" w:lineRule="exact"/>
              <w:ind w:right="1"/>
              <w:rPr>
                <w:sz w:val="13"/>
              </w:rPr>
            </w:pPr>
            <w:r>
              <w:rPr>
                <w:spacing w:val="-2"/>
                <w:sz w:val="13"/>
              </w:rPr>
              <w:t>(0.29)</w:t>
            </w:r>
          </w:p>
        </w:tc>
        <w:tc>
          <w:tcPr>
            <w:tcW w:w="659" w:type="dxa"/>
          </w:tcPr>
          <w:p w14:paraId="2FA9C361" w14:textId="77777777" w:rsidR="00D62403" w:rsidRDefault="00D62403">
            <w:pPr>
              <w:pStyle w:val="TableParagraph"/>
              <w:spacing w:before="12" w:line="122" w:lineRule="exact"/>
              <w:ind w:left="9" w:right="2"/>
              <w:rPr>
                <w:sz w:val="13"/>
              </w:rPr>
            </w:pPr>
            <w:r>
              <w:rPr>
                <w:spacing w:val="-2"/>
                <w:sz w:val="13"/>
              </w:rPr>
              <w:t>(0.70)</w:t>
            </w:r>
          </w:p>
        </w:tc>
        <w:tc>
          <w:tcPr>
            <w:tcW w:w="628" w:type="dxa"/>
          </w:tcPr>
          <w:p w14:paraId="1EB92626" w14:textId="77777777" w:rsidR="00D62403" w:rsidRDefault="00D62403">
            <w:pPr>
              <w:pStyle w:val="TableParagraph"/>
              <w:spacing w:before="12" w:line="122" w:lineRule="exact"/>
              <w:ind w:right="11"/>
              <w:rPr>
                <w:sz w:val="13"/>
              </w:rPr>
            </w:pPr>
            <w:r>
              <w:rPr>
                <w:spacing w:val="-2"/>
                <w:sz w:val="13"/>
              </w:rPr>
              <w:t>(0.40)</w:t>
            </w:r>
          </w:p>
        </w:tc>
        <w:tc>
          <w:tcPr>
            <w:tcW w:w="638" w:type="dxa"/>
          </w:tcPr>
          <w:p w14:paraId="3FF94557" w14:textId="77777777" w:rsidR="00D62403" w:rsidRDefault="00D62403">
            <w:pPr>
              <w:pStyle w:val="TableParagraph"/>
              <w:spacing w:before="12" w:line="122" w:lineRule="exact"/>
              <w:ind w:right="1"/>
              <w:rPr>
                <w:sz w:val="13"/>
              </w:rPr>
            </w:pPr>
            <w:r>
              <w:rPr>
                <w:spacing w:val="-2"/>
                <w:sz w:val="13"/>
              </w:rPr>
              <w:t>(0.48)</w:t>
            </w:r>
          </w:p>
        </w:tc>
        <w:tc>
          <w:tcPr>
            <w:tcW w:w="728" w:type="dxa"/>
          </w:tcPr>
          <w:p w14:paraId="58E5E3A9" w14:textId="77777777" w:rsidR="00D62403" w:rsidRDefault="00D62403">
            <w:pPr>
              <w:pStyle w:val="TableParagraph"/>
              <w:spacing w:before="12" w:line="122" w:lineRule="exact"/>
              <w:ind w:left="7" w:right="1"/>
              <w:rPr>
                <w:sz w:val="13"/>
              </w:rPr>
            </w:pPr>
            <w:r>
              <w:rPr>
                <w:spacing w:val="-2"/>
                <w:sz w:val="13"/>
              </w:rPr>
              <w:t>(0.00)</w:t>
            </w:r>
          </w:p>
        </w:tc>
      </w:tr>
      <w:tr w:rsidR="00D62403" w14:paraId="2BF956D6" w14:textId="77777777">
        <w:trPr>
          <w:trHeight w:val="154"/>
        </w:trPr>
        <w:tc>
          <w:tcPr>
            <w:tcW w:w="4146" w:type="dxa"/>
          </w:tcPr>
          <w:p w14:paraId="054AFCE1" w14:textId="77777777" w:rsidR="00D62403" w:rsidRDefault="00D62403">
            <w:pPr>
              <w:pStyle w:val="TableParagraph"/>
              <w:tabs>
                <w:tab w:val="right" w:pos="3949"/>
              </w:tabs>
              <w:spacing w:before="12" w:line="122" w:lineRule="exact"/>
              <w:ind w:left="97"/>
              <w:jc w:val="left"/>
              <w:rPr>
                <w:sz w:val="13"/>
              </w:rPr>
            </w:pPr>
            <w:r>
              <w:rPr>
                <w:sz w:val="13"/>
              </w:rPr>
              <w:t>FCS:</w:t>
            </w:r>
            <w:r>
              <w:rPr>
                <w:spacing w:val="37"/>
                <w:sz w:val="13"/>
              </w:rPr>
              <w:t xml:space="preserve"> </w:t>
            </w:r>
            <w:r>
              <w:rPr>
                <w:spacing w:val="-2"/>
                <w:sz w:val="13"/>
              </w:rPr>
              <w:t>Borderline</w:t>
            </w:r>
            <w:r>
              <w:rPr>
                <w:rFonts w:ascii="Times New Roman"/>
                <w:sz w:val="13"/>
              </w:rPr>
              <w:tab/>
            </w:r>
            <w:r>
              <w:rPr>
                <w:spacing w:val="-4"/>
                <w:sz w:val="13"/>
              </w:rPr>
              <w:t>0.35</w:t>
            </w:r>
          </w:p>
        </w:tc>
        <w:tc>
          <w:tcPr>
            <w:tcW w:w="638" w:type="dxa"/>
          </w:tcPr>
          <w:p w14:paraId="28D3E469" w14:textId="77777777" w:rsidR="00D62403" w:rsidRDefault="00D62403">
            <w:pPr>
              <w:pStyle w:val="TableParagraph"/>
              <w:spacing w:before="12" w:line="122" w:lineRule="exact"/>
              <w:ind w:left="1" w:right="1"/>
              <w:rPr>
                <w:sz w:val="13"/>
              </w:rPr>
            </w:pPr>
            <w:r>
              <w:rPr>
                <w:spacing w:val="-4"/>
                <w:sz w:val="13"/>
              </w:rPr>
              <w:t>0.29</w:t>
            </w:r>
          </w:p>
        </w:tc>
        <w:tc>
          <w:tcPr>
            <w:tcW w:w="659" w:type="dxa"/>
          </w:tcPr>
          <w:p w14:paraId="63EE4B1C" w14:textId="77777777" w:rsidR="00D62403" w:rsidRDefault="00D62403">
            <w:pPr>
              <w:pStyle w:val="TableParagraph"/>
              <w:spacing w:before="12" w:line="122" w:lineRule="exact"/>
              <w:ind w:left="10" w:right="1"/>
              <w:rPr>
                <w:sz w:val="13"/>
              </w:rPr>
            </w:pPr>
            <w:r>
              <w:rPr>
                <w:w w:val="90"/>
                <w:sz w:val="13"/>
              </w:rPr>
              <w:t>-</w:t>
            </w:r>
            <w:r>
              <w:rPr>
                <w:spacing w:val="-4"/>
                <w:sz w:val="13"/>
              </w:rPr>
              <w:t>0.06</w:t>
            </w:r>
          </w:p>
        </w:tc>
        <w:tc>
          <w:tcPr>
            <w:tcW w:w="628" w:type="dxa"/>
          </w:tcPr>
          <w:p w14:paraId="47C46F80" w14:textId="77777777" w:rsidR="00D62403" w:rsidRDefault="00D62403">
            <w:pPr>
              <w:pStyle w:val="TableParagraph"/>
              <w:spacing w:before="12" w:line="122" w:lineRule="exact"/>
              <w:ind w:left="2" w:right="11"/>
              <w:rPr>
                <w:sz w:val="13"/>
              </w:rPr>
            </w:pPr>
            <w:r>
              <w:rPr>
                <w:spacing w:val="-4"/>
                <w:sz w:val="13"/>
              </w:rPr>
              <w:t>0.24</w:t>
            </w:r>
          </w:p>
        </w:tc>
        <w:tc>
          <w:tcPr>
            <w:tcW w:w="638" w:type="dxa"/>
          </w:tcPr>
          <w:p w14:paraId="55F664C7" w14:textId="77777777" w:rsidR="00D62403" w:rsidRDefault="00D62403">
            <w:pPr>
              <w:pStyle w:val="TableParagraph"/>
              <w:spacing w:before="12" w:line="122" w:lineRule="exact"/>
              <w:ind w:right="1"/>
              <w:rPr>
                <w:sz w:val="13"/>
              </w:rPr>
            </w:pPr>
            <w:r>
              <w:rPr>
                <w:spacing w:val="-4"/>
                <w:sz w:val="13"/>
              </w:rPr>
              <w:t>0.39</w:t>
            </w:r>
          </w:p>
        </w:tc>
        <w:tc>
          <w:tcPr>
            <w:tcW w:w="659" w:type="dxa"/>
          </w:tcPr>
          <w:p w14:paraId="688519FB" w14:textId="77777777" w:rsidR="00D62403" w:rsidRDefault="00D62403">
            <w:pPr>
              <w:pStyle w:val="TableParagraph"/>
              <w:spacing w:before="12" w:line="122" w:lineRule="exact"/>
              <w:ind w:left="9" w:right="1"/>
              <w:rPr>
                <w:sz w:val="13"/>
              </w:rPr>
            </w:pPr>
            <w:r>
              <w:rPr>
                <w:spacing w:val="-2"/>
                <w:w w:val="105"/>
                <w:sz w:val="13"/>
              </w:rPr>
              <w:t>0.15**</w:t>
            </w:r>
          </w:p>
        </w:tc>
        <w:tc>
          <w:tcPr>
            <w:tcW w:w="628" w:type="dxa"/>
          </w:tcPr>
          <w:p w14:paraId="55429D68" w14:textId="77777777" w:rsidR="00D62403" w:rsidRDefault="00D62403">
            <w:pPr>
              <w:pStyle w:val="TableParagraph"/>
              <w:spacing w:before="12" w:line="122" w:lineRule="exact"/>
              <w:ind w:left="1" w:right="11"/>
              <w:rPr>
                <w:sz w:val="13"/>
              </w:rPr>
            </w:pPr>
            <w:r>
              <w:rPr>
                <w:spacing w:val="-4"/>
                <w:sz w:val="13"/>
              </w:rPr>
              <w:t>0.27</w:t>
            </w:r>
          </w:p>
        </w:tc>
        <w:tc>
          <w:tcPr>
            <w:tcW w:w="638" w:type="dxa"/>
          </w:tcPr>
          <w:p w14:paraId="779D75D8" w14:textId="77777777" w:rsidR="00D62403" w:rsidRDefault="00D62403">
            <w:pPr>
              <w:pStyle w:val="TableParagraph"/>
              <w:spacing w:before="12" w:line="122" w:lineRule="exact"/>
              <w:ind w:left="1" w:right="1"/>
              <w:rPr>
                <w:sz w:val="13"/>
              </w:rPr>
            </w:pPr>
            <w:r>
              <w:rPr>
                <w:spacing w:val="-4"/>
                <w:sz w:val="13"/>
              </w:rPr>
              <w:t>0.33</w:t>
            </w:r>
          </w:p>
        </w:tc>
        <w:tc>
          <w:tcPr>
            <w:tcW w:w="728" w:type="dxa"/>
          </w:tcPr>
          <w:p w14:paraId="6EBEE237" w14:textId="77777777" w:rsidR="00D62403" w:rsidRDefault="00D62403">
            <w:pPr>
              <w:pStyle w:val="TableParagraph"/>
              <w:spacing w:before="12" w:line="122" w:lineRule="exact"/>
              <w:ind w:left="7"/>
              <w:rPr>
                <w:sz w:val="13"/>
              </w:rPr>
            </w:pPr>
            <w:r>
              <w:rPr>
                <w:spacing w:val="-4"/>
                <w:sz w:val="13"/>
              </w:rPr>
              <w:t>0.06</w:t>
            </w:r>
          </w:p>
        </w:tc>
      </w:tr>
      <w:tr w:rsidR="00D62403" w14:paraId="5A0B075E" w14:textId="77777777">
        <w:trPr>
          <w:trHeight w:val="154"/>
        </w:trPr>
        <w:tc>
          <w:tcPr>
            <w:tcW w:w="4146" w:type="dxa"/>
          </w:tcPr>
          <w:p w14:paraId="17851727" w14:textId="77777777" w:rsidR="00D62403" w:rsidRDefault="00D62403">
            <w:pPr>
              <w:pStyle w:val="TableParagraph"/>
              <w:spacing w:before="12" w:line="122" w:lineRule="exact"/>
              <w:ind w:right="140"/>
              <w:jc w:val="right"/>
              <w:rPr>
                <w:sz w:val="13"/>
              </w:rPr>
            </w:pPr>
            <w:r>
              <w:rPr>
                <w:spacing w:val="-2"/>
                <w:sz w:val="13"/>
              </w:rPr>
              <w:t>(0.48)</w:t>
            </w:r>
          </w:p>
        </w:tc>
        <w:tc>
          <w:tcPr>
            <w:tcW w:w="638" w:type="dxa"/>
          </w:tcPr>
          <w:p w14:paraId="67D5EA9D" w14:textId="77777777" w:rsidR="00D62403" w:rsidRDefault="00D62403">
            <w:pPr>
              <w:pStyle w:val="TableParagraph"/>
              <w:spacing w:before="12" w:line="122" w:lineRule="exact"/>
              <w:ind w:left="1" w:right="1"/>
              <w:rPr>
                <w:sz w:val="13"/>
              </w:rPr>
            </w:pPr>
            <w:r>
              <w:rPr>
                <w:spacing w:val="-2"/>
                <w:sz w:val="13"/>
              </w:rPr>
              <w:t>(0.45)</w:t>
            </w:r>
          </w:p>
        </w:tc>
        <w:tc>
          <w:tcPr>
            <w:tcW w:w="659" w:type="dxa"/>
          </w:tcPr>
          <w:p w14:paraId="149672C3" w14:textId="77777777" w:rsidR="00D62403" w:rsidRDefault="00D62403">
            <w:pPr>
              <w:pStyle w:val="TableParagraph"/>
              <w:spacing w:before="12" w:line="122" w:lineRule="exact"/>
              <w:ind w:left="10" w:right="1"/>
              <w:rPr>
                <w:sz w:val="13"/>
              </w:rPr>
            </w:pPr>
            <w:r>
              <w:rPr>
                <w:spacing w:val="-2"/>
                <w:w w:val="105"/>
                <w:sz w:val="13"/>
              </w:rPr>
              <w:t>(0.19)</w:t>
            </w:r>
          </w:p>
        </w:tc>
        <w:tc>
          <w:tcPr>
            <w:tcW w:w="628" w:type="dxa"/>
          </w:tcPr>
          <w:p w14:paraId="6ABD61A1" w14:textId="77777777" w:rsidR="00D62403" w:rsidRDefault="00D62403">
            <w:pPr>
              <w:pStyle w:val="TableParagraph"/>
              <w:spacing w:before="12" w:line="122" w:lineRule="exact"/>
              <w:ind w:left="2" w:right="11"/>
              <w:rPr>
                <w:sz w:val="13"/>
              </w:rPr>
            </w:pPr>
            <w:r>
              <w:rPr>
                <w:spacing w:val="-2"/>
                <w:sz w:val="13"/>
              </w:rPr>
              <w:t>(0.43)</w:t>
            </w:r>
          </w:p>
        </w:tc>
        <w:tc>
          <w:tcPr>
            <w:tcW w:w="638" w:type="dxa"/>
          </w:tcPr>
          <w:p w14:paraId="7E573F91" w14:textId="77777777" w:rsidR="00D62403" w:rsidRDefault="00D62403">
            <w:pPr>
              <w:pStyle w:val="TableParagraph"/>
              <w:spacing w:before="12" w:line="122" w:lineRule="exact"/>
              <w:ind w:right="1"/>
              <w:rPr>
                <w:sz w:val="13"/>
              </w:rPr>
            </w:pPr>
            <w:r>
              <w:rPr>
                <w:spacing w:val="-2"/>
                <w:sz w:val="13"/>
              </w:rPr>
              <w:t>(0.49)</w:t>
            </w:r>
          </w:p>
        </w:tc>
        <w:tc>
          <w:tcPr>
            <w:tcW w:w="659" w:type="dxa"/>
          </w:tcPr>
          <w:p w14:paraId="742E94F5" w14:textId="77777777" w:rsidR="00D62403" w:rsidRDefault="00D62403">
            <w:pPr>
              <w:pStyle w:val="TableParagraph"/>
              <w:spacing w:before="12" w:line="122" w:lineRule="exact"/>
              <w:ind w:left="9" w:right="2"/>
              <w:rPr>
                <w:sz w:val="13"/>
              </w:rPr>
            </w:pPr>
            <w:r>
              <w:rPr>
                <w:spacing w:val="-2"/>
                <w:sz w:val="13"/>
              </w:rPr>
              <w:t>(0.00)</w:t>
            </w:r>
          </w:p>
        </w:tc>
        <w:tc>
          <w:tcPr>
            <w:tcW w:w="628" w:type="dxa"/>
          </w:tcPr>
          <w:p w14:paraId="3A1581CD" w14:textId="77777777" w:rsidR="00D62403" w:rsidRDefault="00D62403">
            <w:pPr>
              <w:pStyle w:val="TableParagraph"/>
              <w:spacing w:before="12" w:line="122" w:lineRule="exact"/>
              <w:ind w:right="11"/>
              <w:rPr>
                <w:sz w:val="13"/>
              </w:rPr>
            </w:pPr>
            <w:r>
              <w:rPr>
                <w:spacing w:val="-2"/>
                <w:sz w:val="13"/>
              </w:rPr>
              <w:t>(0.45)</w:t>
            </w:r>
          </w:p>
        </w:tc>
        <w:tc>
          <w:tcPr>
            <w:tcW w:w="638" w:type="dxa"/>
          </w:tcPr>
          <w:p w14:paraId="6621669E" w14:textId="77777777" w:rsidR="00D62403" w:rsidRDefault="00D62403">
            <w:pPr>
              <w:pStyle w:val="TableParagraph"/>
              <w:spacing w:before="12" w:line="122" w:lineRule="exact"/>
              <w:ind w:right="1"/>
              <w:rPr>
                <w:sz w:val="13"/>
              </w:rPr>
            </w:pPr>
            <w:r>
              <w:rPr>
                <w:spacing w:val="-2"/>
                <w:sz w:val="13"/>
              </w:rPr>
              <w:t>(0.47)</w:t>
            </w:r>
          </w:p>
        </w:tc>
        <w:tc>
          <w:tcPr>
            <w:tcW w:w="728" w:type="dxa"/>
          </w:tcPr>
          <w:p w14:paraId="2A6AB0BD" w14:textId="77777777" w:rsidR="00D62403" w:rsidRDefault="00D62403">
            <w:pPr>
              <w:pStyle w:val="TableParagraph"/>
              <w:spacing w:before="12" w:line="122" w:lineRule="exact"/>
              <w:ind w:left="7" w:right="1"/>
              <w:rPr>
                <w:sz w:val="13"/>
              </w:rPr>
            </w:pPr>
            <w:r>
              <w:rPr>
                <w:spacing w:val="-2"/>
                <w:sz w:val="13"/>
              </w:rPr>
              <w:t>(0.07)</w:t>
            </w:r>
          </w:p>
        </w:tc>
      </w:tr>
      <w:tr w:rsidR="00D62403" w14:paraId="5FBF1C87" w14:textId="77777777">
        <w:trPr>
          <w:trHeight w:val="154"/>
        </w:trPr>
        <w:tc>
          <w:tcPr>
            <w:tcW w:w="4146" w:type="dxa"/>
          </w:tcPr>
          <w:p w14:paraId="742690A4" w14:textId="77777777" w:rsidR="00D62403" w:rsidRDefault="00D62403">
            <w:pPr>
              <w:pStyle w:val="TableParagraph"/>
              <w:tabs>
                <w:tab w:val="right" w:pos="3949"/>
              </w:tabs>
              <w:spacing w:before="12" w:line="122" w:lineRule="exact"/>
              <w:ind w:left="97"/>
              <w:jc w:val="left"/>
              <w:rPr>
                <w:sz w:val="13"/>
              </w:rPr>
            </w:pPr>
            <w:r>
              <w:rPr>
                <w:sz w:val="13"/>
              </w:rPr>
              <w:t>FCS:</w:t>
            </w:r>
            <w:r>
              <w:rPr>
                <w:spacing w:val="37"/>
                <w:sz w:val="13"/>
              </w:rPr>
              <w:t xml:space="preserve"> </w:t>
            </w:r>
            <w:r>
              <w:rPr>
                <w:spacing w:val="-4"/>
                <w:sz w:val="13"/>
              </w:rPr>
              <w:t>Poor</w:t>
            </w:r>
            <w:r>
              <w:rPr>
                <w:rFonts w:ascii="Times New Roman"/>
                <w:sz w:val="13"/>
              </w:rPr>
              <w:tab/>
            </w:r>
            <w:r>
              <w:rPr>
                <w:spacing w:val="-4"/>
                <w:sz w:val="13"/>
              </w:rPr>
              <w:t>0.25</w:t>
            </w:r>
          </w:p>
        </w:tc>
        <w:tc>
          <w:tcPr>
            <w:tcW w:w="638" w:type="dxa"/>
          </w:tcPr>
          <w:p w14:paraId="0687C836" w14:textId="77777777" w:rsidR="00D62403" w:rsidRDefault="00D62403">
            <w:pPr>
              <w:pStyle w:val="TableParagraph"/>
              <w:spacing w:before="12" w:line="122" w:lineRule="exact"/>
              <w:ind w:left="1" w:right="1"/>
              <w:rPr>
                <w:sz w:val="13"/>
              </w:rPr>
            </w:pPr>
            <w:r>
              <w:rPr>
                <w:spacing w:val="-4"/>
                <w:sz w:val="13"/>
              </w:rPr>
              <w:t>0.13</w:t>
            </w:r>
          </w:p>
        </w:tc>
        <w:tc>
          <w:tcPr>
            <w:tcW w:w="659" w:type="dxa"/>
          </w:tcPr>
          <w:p w14:paraId="221870FF" w14:textId="77777777" w:rsidR="00D62403" w:rsidRDefault="00D62403">
            <w:pPr>
              <w:pStyle w:val="TableParagraph"/>
              <w:spacing w:before="12" w:line="122" w:lineRule="exact"/>
              <w:ind w:left="10" w:right="1"/>
              <w:rPr>
                <w:sz w:val="13"/>
              </w:rPr>
            </w:pPr>
            <w:r>
              <w:rPr>
                <w:spacing w:val="-2"/>
                <w:sz w:val="13"/>
              </w:rPr>
              <w:t>-0.12**</w:t>
            </w:r>
          </w:p>
        </w:tc>
        <w:tc>
          <w:tcPr>
            <w:tcW w:w="628" w:type="dxa"/>
          </w:tcPr>
          <w:p w14:paraId="1EB3B504" w14:textId="77777777" w:rsidR="00D62403" w:rsidRDefault="00D62403">
            <w:pPr>
              <w:pStyle w:val="TableParagraph"/>
              <w:spacing w:before="12" w:line="122" w:lineRule="exact"/>
              <w:ind w:left="2" w:right="11"/>
              <w:rPr>
                <w:sz w:val="13"/>
              </w:rPr>
            </w:pPr>
            <w:r>
              <w:rPr>
                <w:spacing w:val="-4"/>
                <w:sz w:val="13"/>
              </w:rPr>
              <w:t>0.66</w:t>
            </w:r>
          </w:p>
        </w:tc>
        <w:tc>
          <w:tcPr>
            <w:tcW w:w="638" w:type="dxa"/>
          </w:tcPr>
          <w:p w14:paraId="6F340DC7" w14:textId="77777777" w:rsidR="00D62403" w:rsidRDefault="00D62403">
            <w:pPr>
              <w:pStyle w:val="TableParagraph"/>
              <w:spacing w:before="12" w:line="122" w:lineRule="exact"/>
              <w:ind w:right="1"/>
              <w:rPr>
                <w:sz w:val="13"/>
              </w:rPr>
            </w:pPr>
            <w:r>
              <w:rPr>
                <w:spacing w:val="-4"/>
                <w:sz w:val="13"/>
              </w:rPr>
              <w:t>0.52</w:t>
            </w:r>
          </w:p>
        </w:tc>
        <w:tc>
          <w:tcPr>
            <w:tcW w:w="659" w:type="dxa"/>
          </w:tcPr>
          <w:p w14:paraId="3B017564" w14:textId="77777777" w:rsidR="00D62403" w:rsidRDefault="00D62403">
            <w:pPr>
              <w:pStyle w:val="TableParagraph"/>
              <w:spacing w:before="12" w:line="122" w:lineRule="exact"/>
              <w:ind w:left="9" w:right="1"/>
              <w:rPr>
                <w:sz w:val="13"/>
              </w:rPr>
            </w:pPr>
            <w:r>
              <w:rPr>
                <w:sz w:val="13"/>
              </w:rPr>
              <w:t>-</w:t>
            </w:r>
            <w:r>
              <w:rPr>
                <w:spacing w:val="-2"/>
                <w:sz w:val="13"/>
              </w:rPr>
              <w:t>0.14**</w:t>
            </w:r>
          </w:p>
        </w:tc>
        <w:tc>
          <w:tcPr>
            <w:tcW w:w="628" w:type="dxa"/>
          </w:tcPr>
          <w:p w14:paraId="42015EF6" w14:textId="77777777" w:rsidR="00D62403" w:rsidRDefault="00D62403">
            <w:pPr>
              <w:pStyle w:val="TableParagraph"/>
              <w:spacing w:before="12" w:line="122" w:lineRule="exact"/>
              <w:ind w:left="1" w:right="11"/>
              <w:rPr>
                <w:sz w:val="13"/>
              </w:rPr>
            </w:pPr>
            <w:r>
              <w:rPr>
                <w:spacing w:val="-4"/>
                <w:sz w:val="13"/>
              </w:rPr>
              <w:t>0.53</w:t>
            </w:r>
          </w:p>
        </w:tc>
        <w:tc>
          <w:tcPr>
            <w:tcW w:w="638" w:type="dxa"/>
          </w:tcPr>
          <w:p w14:paraId="49A4D0D8" w14:textId="77777777" w:rsidR="00D62403" w:rsidRDefault="00D62403">
            <w:pPr>
              <w:pStyle w:val="TableParagraph"/>
              <w:spacing w:before="12" w:line="122" w:lineRule="exact"/>
              <w:ind w:left="1" w:right="1"/>
              <w:rPr>
                <w:sz w:val="13"/>
              </w:rPr>
            </w:pPr>
            <w:r>
              <w:rPr>
                <w:spacing w:val="-4"/>
                <w:sz w:val="13"/>
              </w:rPr>
              <w:t>0.30</w:t>
            </w:r>
          </w:p>
        </w:tc>
        <w:tc>
          <w:tcPr>
            <w:tcW w:w="728" w:type="dxa"/>
          </w:tcPr>
          <w:p w14:paraId="52ECC144" w14:textId="77777777" w:rsidR="00D62403" w:rsidRDefault="00D62403">
            <w:pPr>
              <w:pStyle w:val="TableParagraph"/>
              <w:spacing w:before="12" w:line="122" w:lineRule="exact"/>
              <w:ind w:left="7" w:right="1"/>
              <w:rPr>
                <w:sz w:val="13"/>
              </w:rPr>
            </w:pPr>
            <w:r>
              <w:rPr>
                <w:sz w:val="13"/>
              </w:rPr>
              <w:t>-</w:t>
            </w:r>
            <w:r>
              <w:rPr>
                <w:spacing w:val="-2"/>
                <w:sz w:val="13"/>
              </w:rPr>
              <w:t>0.23***</w:t>
            </w:r>
          </w:p>
        </w:tc>
      </w:tr>
      <w:tr w:rsidR="00D62403" w14:paraId="5E7E623D" w14:textId="77777777">
        <w:trPr>
          <w:trHeight w:val="154"/>
        </w:trPr>
        <w:tc>
          <w:tcPr>
            <w:tcW w:w="4146" w:type="dxa"/>
          </w:tcPr>
          <w:p w14:paraId="41B6442E" w14:textId="77777777" w:rsidR="00D62403" w:rsidRDefault="00D62403">
            <w:pPr>
              <w:pStyle w:val="TableParagraph"/>
              <w:spacing w:before="12" w:line="122" w:lineRule="exact"/>
              <w:ind w:right="140"/>
              <w:jc w:val="right"/>
              <w:rPr>
                <w:sz w:val="13"/>
              </w:rPr>
            </w:pPr>
            <w:r>
              <w:rPr>
                <w:spacing w:val="-2"/>
                <w:sz w:val="13"/>
              </w:rPr>
              <w:t>(0.43)</w:t>
            </w:r>
          </w:p>
        </w:tc>
        <w:tc>
          <w:tcPr>
            <w:tcW w:w="638" w:type="dxa"/>
          </w:tcPr>
          <w:p w14:paraId="08626A16" w14:textId="77777777" w:rsidR="00D62403" w:rsidRDefault="00D62403">
            <w:pPr>
              <w:pStyle w:val="TableParagraph"/>
              <w:spacing w:before="12" w:line="122" w:lineRule="exact"/>
              <w:ind w:left="1" w:right="1"/>
              <w:rPr>
                <w:sz w:val="13"/>
              </w:rPr>
            </w:pPr>
            <w:r>
              <w:rPr>
                <w:spacing w:val="-2"/>
                <w:sz w:val="13"/>
              </w:rPr>
              <w:t>(0.34)</w:t>
            </w:r>
          </w:p>
        </w:tc>
        <w:tc>
          <w:tcPr>
            <w:tcW w:w="659" w:type="dxa"/>
          </w:tcPr>
          <w:p w14:paraId="428C8B82" w14:textId="77777777" w:rsidR="00D62403" w:rsidRDefault="00D62403">
            <w:pPr>
              <w:pStyle w:val="TableParagraph"/>
              <w:spacing w:before="12" w:line="122" w:lineRule="exact"/>
              <w:ind w:left="10" w:right="1"/>
              <w:rPr>
                <w:sz w:val="13"/>
              </w:rPr>
            </w:pPr>
            <w:r>
              <w:rPr>
                <w:spacing w:val="-2"/>
                <w:sz w:val="13"/>
              </w:rPr>
              <w:t>(0.00)</w:t>
            </w:r>
          </w:p>
        </w:tc>
        <w:tc>
          <w:tcPr>
            <w:tcW w:w="628" w:type="dxa"/>
          </w:tcPr>
          <w:p w14:paraId="24D0D8F0" w14:textId="77777777" w:rsidR="00D62403" w:rsidRDefault="00D62403">
            <w:pPr>
              <w:pStyle w:val="TableParagraph"/>
              <w:spacing w:before="12" w:line="122" w:lineRule="exact"/>
              <w:ind w:left="2" w:right="11"/>
              <w:rPr>
                <w:sz w:val="13"/>
              </w:rPr>
            </w:pPr>
            <w:r>
              <w:rPr>
                <w:spacing w:val="-2"/>
                <w:sz w:val="13"/>
              </w:rPr>
              <w:t>(0.48)</w:t>
            </w:r>
          </w:p>
        </w:tc>
        <w:tc>
          <w:tcPr>
            <w:tcW w:w="638" w:type="dxa"/>
          </w:tcPr>
          <w:p w14:paraId="7B1F3970" w14:textId="77777777" w:rsidR="00D62403" w:rsidRDefault="00D62403">
            <w:pPr>
              <w:pStyle w:val="TableParagraph"/>
              <w:spacing w:before="12" w:line="122" w:lineRule="exact"/>
              <w:ind w:right="1"/>
              <w:rPr>
                <w:sz w:val="13"/>
              </w:rPr>
            </w:pPr>
            <w:r>
              <w:rPr>
                <w:spacing w:val="-2"/>
                <w:sz w:val="13"/>
              </w:rPr>
              <w:t>(0.50)</w:t>
            </w:r>
          </w:p>
        </w:tc>
        <w:tc>
          <w:tcPr>
            <w:tcW w:w="659" w:type="dxa"/>
          </w:tcPr>
          <w:p w14:paraId="77EB7E1D" w14:textId="77777777" w:rsidR="00D62403" w:rsidRDefault="00D62403">
            <w:pPr>
              <w:pStyle w:val="TableParagraph"/>
              <w:spacing w:before="12" w:line="122" w:lineRule="exact"/>
              <w:ind w:left="9" w:right="2"/>
              <w:rPr>
                <w:sz w:val="13"/>
              </w:rPr>
            </w:pPr>
            <w:r>
              <w:rPr>
                <w:spacing w:val="-2"/>
                <w:sz w:val="13"/>
              </w:rPr>
              <w:t>(0.01)</w:t>
            </w:r>
          </w:p>
        </w:tc>
        <w:tc>
          <w:tcPr>
            <w:tcW w:w="628" w:type="dxa"/>
          </w:tcPr>
          <w:p w14:paraId="20520544" w14:textId="77777777" w:rsidR="00D62403" w:rsidRDefault="00D62403">
            <w:pPr>
              <w:pStyle w:val="TableParagraph"/>
              <w:spacing w:before="12" w:line="122" w:lineRule="exact"/>
              <w:ind w:right="11"/>
              <w:rPr>
                <w:sz w:val="13"/>
              </w:rPr>
            </w:pPr>
            <w:r>
              <w:rPr>
                <w:spacing w:val="-2"/>
                <w:sz w:val="13"/>
              </w:rPr>
              <w:t>(0.50)</w:t>
            </w:r>
          </w:p>
        </w:tc>
        <w:tc>
          <w:tcPr>
            <w:tcW w:w="638" w:type="dxa"/>
          </w:tcPr>
          <w:p w14:paraId="05A0B662" w14:textId="77777777" w:rsidR="00D62403" w:rsidRDefault="00D62403">
            <w:pPr>
              <w:pStyle w:val="TableParagraph"/>
              <w:spacing w:before="12" w:line="122" w:lineRule="exact"/>
              <w:ind w:right="1"/>
              <w:rPr>
                <w:sz w:val="13"/>
              </w:rPr>
            </w:pPr>
            <w:r>
              <w:rPr>
                <w:spacing w:val="-2"/>
                <w:sz w:val="13"/>
              </w:rPr>
              <w:t>(0.46)</w:t>
            </w:r>
          </w:p>
        </w:tc>
        <w:tc>
          <w:tcPr>
            <w:tcW w:w="728" w:type="dxa"/>
          </w:tcPr>
          <w:p w14:paraId="01817551" w14:textId="77777777" w:rsidR="00D62403" w:rsidRDefault="00D62403">
            <w:pPr>
              <w:pStyle w:val="TableParagraph"/>
              <w:spacing w:before="12" w:line="122" w:lineRule="exact"/>
              <w:ind w:left="7" w:right="1"/>
              <w:rPr>
                <w:sz w:val="13"/>
              </w:rPr>
            </w:pPr>
            <w:r>
              <w:rPr>
                <w:spacing w:val="-2"/>
                <w:sz w:val="13"/>
              </w:rPr>
              <w:t>(0.00)</w:t>
            </w:r>
          </w:p>
        </w:tc>
      </w:tr>
      <w:tr w:rsidR="00D62403" w14:paraId="200D7550" w14:textId="77777777">
        <w:trPr>
          <w:trHeight w:val="154"/>
        </w:trPr>
        <w:tc>
          <w:tcPr>
            <w:tcW w:w="4146" w:type="dxa"/>
          </w:tcPr>
          <w:p w14:paraId="318BB8BF" w14:textId="77777777" w:rsidR="00D62403" w:rsidRDefault="00D62403">
            <w:pPr>
              <w:pStyle w:val="TableParagraph"/>
              <w:tabs>
                <w:tab w:val="right" w:pos="3950"/>
              </w:tabs>
              <w:spacing w:before="12" w:line="122" w:lineRule="exact"/>
              <w:ind w:left="97"/>
              <w:jc w:val="left"/>
              <w:rPr>
                <w:sz w:val="13"/>
              </w:rPr>
            </w:pPr>
            <w:r>
              <w:rPr>
                <w:sz w:val="13"/>
              </w:rPr>
              <w:t>Consumption</w:t>
            </w:r>
            <w:r>
              <w:rPr>
                <w:spacing w:val="19"/>
                <w:sz w:val="13"/>
              </w:rPr>
              <w:t xml:space="preserve"> </w:t>
            </w:r>
            <w:r>
              <w:rPr>
                <w:sz w:val="13"/>
              </w:rPr>
              <w:t>over</w:t>
            </w:r>
            <w:r>
              <w:rPr>
                <w:spacing w:val="21"/>
                <w:sz w:val="13"/>
              </w:rPr>
              <w:t xml:space="preserve"> </w:t>
            </w:r>
            <w:r>
              <w:rPr>
                <w:sz w:val="13"/>
              </w:rPr>
              <w:t>the</w:t>
            </w:r>
            <w:r>
              <w:rPr>
                <w:spacing w:val="22"/>
                <w:sz w:val="13"/>
              </w:rPr>
              <w:t xml:space="preserve"> </w:t>
            </w:r>
            <w:r>
              <w:rPr>
                <w:sz w:val="13"/>
              </w:rPr>
              <w:t>past</w:t>
            </w:r>
            <w:r>
              <w:rPr>
                <w:spacing w:val="21"/>
                <w:sz w:val="13"/>
              </w:rPr>
              <w:t xml:space="preserve"> </w:t>
            </w:r>
            <w:r>
              <w:rPr>
                <w:sz w:val="13"/>
              </w:rPr>
              <w:t>7</w:t>
            </w:r>
            <w:r>
              <w:rPr>
                <w:spacing w:val="21"/>
                <w:sz w:val="13"/>
              </w:rPr>
              <w:t xml:space="preserve"> </w:t>
            </w:r>
            <w:r>
              <w:rPr>
                <w:sz w:val="13"/>
              </w:rPr>
              <w:t>days</w:t>
            </w:r>
            <w:r>
              <w:rPr>
                <w:spacing w:val="22"/>
                <w:sz w:val="13"/>
              </w:rPr>
              <w:t xml:space="preserve"> </w:t>
            </w:r>
            <w:r>
              <w:rPr>
                <w:sz w:val="13"/>
              </w:rPr>
              <w:t>(cereals</w:t>
            </w:r>
            <w:r>
              <w:rPr>
                <w:spacing w:val="21"/>
                <w:sz w:val="13"/>
              </w:rPr>
              <w:t xml:space="preserve"> </w:t>
            </w:r>
            <w:r>
              <w:rPr>
                <w:sz w:val="13"/>
              </w:rPr>
              <w:t>and</w:t>
            </w:r>
            <w:r>
              <w:rPr>
                <w:spacing w:val="22"/>
                <w:sz w:val="13"/>
              </w:rPr>
              <w:t xml:space="preserve"> </w:t>
            </w:r>
            <w:r>
              <w:rPr>
                <w:spacing w:val="-2"/>
                <w:sz w:val="13"/>
              </w:rPr>
              <w:t>tubers)</w:t>
            </w:r>
            <w:r>
              <w:rPr>
                <w:rFonts w:ascii="Times New Roman"/>
                <w:sz w:val="13"/>
              </w:rPr>
              <w:tab/>
            </w:r>
            <w:r>
              <w:rPr>
                <w:spacing w:val="-4"/>
                <w:sz w:val="13"/>
              </w:rPr>
              <w:t>5.87</w:t>
            </w:r>
          </w:p>
        </w:tc>
        <w:tc>
          <w:tcPr>
            <w:tcW w:w="638" w:type="dxa"/>
          </w:tcPr>
          <w:p w14:paraId="583B3C9F" w14:textId="77777777" w:rsidR="00D62403" w:rsidRDefault="00D62403">
            <w:pPr>
              <w:pStyle w:val="TableParagraph"/>
              <w:spacing w:before="12" w:line="122" w:lineRule="exact"/>
              <w:ind w:left="1" w:right="1"/>
              <w:rPr>
                <w:sz w:val="13"/>
              </w:rPr>
            </w:pPr>
            <w:r>
              <w:rPr>
                <w:spacing w:val="-4"/>
                <w:sz w:val="13"/>
              </w:rPr>
              <w:t>6.24</w:t>
            </w:r>
          </w:p>
        </w:tc>
        <w:tc>
          <w:tcPr>
            <w:tcW w:w="659" w:type="dxa"/>
          </w:tcPr>
          <w:p w14:paraId="7391734E" w14:textId="77777777" w:rsidR="00D62403" w:rsidRDefault="00D62403">
            <w:pPr>
              <w:pStyle w:val="TableParagraph"/>
              <w:spacing w:before="12" w:line="122" w:lineRule="exact"/>
              <w:ind w:left="10" w:right="1"/>
              <w:rPr>
                <w:sz w:val="13"/>
              </w:rPr>
            </w:pPr>
            <w:r>
              <w:rPr>
                <w:spacing w:val="-2"/>
                <w:sz w:val="13"/>
              </w:rPr>
              <w:t>0.36*</w:t>
            </w:r>
          </w:p>
        </w:tc>
        <w:tc>
          <w:tcPr>
            <w:tcW w:w="628" w:type="dxa"/>
          </w:tcPr>
          <w:p w14:paraId="2E01657B" w14:textId="77777777" w:rsidR="00D62403" w:rsidRDefault="00D62403">
            <w:pPr>
              <w:pStyle w:val="TableParagraph"/>
              <w:spacing w:before="12" w:line="122" w:lineRule="exact"/>
              <w:ind w:left="3" w:right="11"/>
              <w:rPr>
                <w:sz w:val="13"/>
              </w:rPr>
            </w:pPr>
            <w:r>
              <w:rPr>
                <w:spacing w:val="-4"/>
                <w:sz w:val="13"/>
              </w:rPr>
              <w:t>5.08</w:t>
            </w:r>
          </w:p>
        </w:tc>
        <w:tc>
          <w:tcPr>
            <w:tcW w:w="638" w:type="dxa"/>
          </w:tcPr>
          <w:p w14:paraId="069EFA20" w14:textId="77777777" w:rsidR="00D62403" w:rsidRDefault="00D62403">
            <w:pPr>
              <w:pStyle w:val="TableParagraph"/>
              <w:spacing w:before="12" w:line="122" w:lineRule="exact"/>
              <w:ind w:right="1"/>
              <w:rPr>
                <w:sz w:val="13"/>
              </w:rPr>
            </w:pPr>
            <w:r>
              <w:rPr>
                <w:spacing w:val="-4"/>
                <w:sz w:val="13"/>
              </w:rPr>
              <w:t>4.87</w:t>
            </w:r>
          </w:p>
        </w:tc>
        <w:tc>
          <w:tcPr>
            <w:tcW w:w="659" w:type="dxa"/>
          </w:tcPr>
          <w:p w14:paraId="1BEE5A52" w14:textId="77777777" w:rsidR="00D62403" w:rsidRDefault="00D62403">
            <w:pPr>
              <w:pStyle w:val="TableParagraph"/>
              <w:spacing w:before="12" w:line="122" w:lineRule="exact"/>
              <w:ind w:left="9" w:right="1"/>
              <w:rPr>
                <w:sz w:val="13"/>
              </w:rPr>
            </w:pPr>
            <w:r>
              <w:rPr>
                <w:spacing w:val="-2"/>
                <w:sz w:val="13"/>
              </w:rPr>
              <w:t>-</w:t>
            </w:r>
            <w:r>
              <w:rPr>
                <w:spacing w:val="-4"/>
                <w:sz w:val="13"/>
              </w:rPr>
              <w:t>0.21</w:t>
            </w:r>
          </w:p>
        </w:tc>
        <w:tc>
          <w:tcPr>
            <w:tcW w:w="628" w:type="dxa"/>
          </w:tcPr>
          <w:p w14:paraId="220BB436" w14:textId="77777777" w:rsidR="00D62403" w:rsidRDefault="00D62403">
            <w:pPr>
              <w:pStyle w:val="TableParagraph"/>
              <w:spacing w:before="12" w:line="122" w:lineRule="exact"/>
              <w:ind w:left="1" w:right="11"/>
              <w:rPr>
                <w:sz w:val="13"/>
              </w:rPr>
            </w:pPr>
            <w:r>
              <w:rPr>
                <w:spacing w:val="-4"/>
                <w:sz w:val="13"/>
              </w:rPr>
              <w:t>5.32</w:t>
            </w:r>
          </w:p>
        </w:tc>
        <w:tc>
          <w:tcPr>
            <w:tcW w:w="638" w:type="dxa"/>
          </w:tcPr>
          <w:p w14:paraId="360D4CD7" w14:textId="77777777" w:rsidR="00D62403" w:rsidRDefault="00D62403">
            <w:pPr>
              <w:pStyle w:val="TableParagraph"/>
              <w:spacing w:before="12" w:line="122" w:lineRule="exact"/>
              <w:ind w:left="1" w:right="1"/>
              <w:rPr>
                <w:sz w:val="13"/>
              </w:rPr>
            </w:pPr>
            <w:r>
              <w:rPr>
                <w:spacing w:val="-4"/>
                <w:sz w:val="13"/>
              </w:rPr>
              <w:t>5.64</w:t>
            </w:r>
          </w:p>
        </w:tc>
        <w:tc>
          <w:tcPr>
            <w:tcW w:w="728" w:type="dxa"/>
          </w:tcPr>
          <w:p w14:paraId="3749AA0D" w14:textId="77777777" w:rsidR="00D62403" w:rsidRDefault="00D62403">
            <w:pPr>
              <w:pStyle w:val="TableParagraph"/>
              <w:spacing w:before="12" w:line="122" w:lineRule="exact"/>
              <w:ind w:left="7"/>
              <w:rPr>
                <w:sz w:val="13"/>
              </w:rPr>
            </w:pPr>
            <w:r>
              <w:rPr>
                <w:spacing w:val="-2"/>
                <w:sz w:val="13"/>
              </w:rPr>
              <w:t>0.33*</w:t>
            </w:r>
          </w:p>
        </w:tc>
      </w:tr>
      <w:tr w:rsidR="00D62403" w14:paraId="6C39CEB7" w14:textId="77777777">
        <w:trPr>
          <w:trHeight w:val="154"/>
        </w:trPr>
        <w:tc>
          <w:tcPr>
            <w:tcW w:w="4146" w:type="dxa"/>
          </w:tcPr>
          <w:p w14:paraId="3F5A4791" w14:textId="77777777" w:rsidR="00D62403" w:rsidRDefault="00D62403">
            <w:pPr>
              <w:pStyle w:val="TableParagraph"/>
              <w:spacing w:before="12" w:line="122" w:lineRule="exact"/>
              <w:ind w:right="140"/>
              <w:jc w:val="right"/>
              <w:rPr>
                <w:sz w:val="13"/>
              </w:rPr>
            </w:pPr>
            <w:r>
              <w:rPr>
                <w:spacing w:val="-2"/>
                <w:w w:val="105"/>
                <w:sz w:val="13"/>
              </w:rPr>
              <w:t>(1.86)</w:t>
            </w:r>
          </w:p>
        </w:tc>
        <w:tc>
          <w:tcPr>
            <w:tcW w:w="638" w:type="dxa"/>
          </w:tcPr>
          <w:p w14:paraId="057866C9" w14:textId="77777777" w:rsidR="00D62403" w:rsidRDefault="00D62403">
            <w:pPr>
              <w:pStyle w:val="TableParagraph"/>
              <w:spacing w:before="12" w:line="122" w:lineRule="exact"/>
              <w:ind w:left="1" w:right="1"/>
              <w:rPr>
                <w:sz w:val="13"/>
              </w:rPr>
            </w:pPr>
            <w:r>
              <w:rPr>
                <w:spacing w:val="-2"/>
                <w:w w:val="105"/>
                <w:sz w:val="13"/>
              </w:rPr>
              <w:t>(1.33)</w:t>
            </w:r>
          </w:p>
        </w:tc>
        <w:tc>
          <w:tcPr>
            <w:tcW w:w="659" w:type="dxa"/>
          </w:tcPr>
          <w:p w14:paraId="770BF014" w14:textId="77777777" w:rsidR="00D62403" w:rsidRDefault="00D62403">
            <w:pPr>
              <w:pStyle w:val="TableParagraph"/>
              <w:spacing w:before="12" w:line="122" w:lineRule="exact"/>
              <w:ind w:left="10" w:right="1"/>
              <w:rPr>
                <w:sz w:val="13"/>
              </w:rPr>
            </w:pPr>
            <w:r>
              <w:rPr>
                <w:spacing w:val="-2"/>
                <w:sz w:val="13"/>
              </w:rPr>
              <w:t>(0.02)</w:t>
            </w:r>
          </w:p>
        </w:tc>
        <w:tc>
          <w:tcPr>
            <w:tcW w:w="628" w:type="dxa"/>
          </w:tcPr>
          <w:p w14:paraId="20061EE9" w14:textId="77777777" w:rsidR="00D62403" w:rsidRDefault="00D62403">
            <w:pPr>
              <w:pStyle w:val="TableParagraph"/>
              <w:spacing w:before="12" w:line="122" w:lineRule="exact"/>
              <w:ind w:left="2" w:right="11"/>
              <w:rPr>
                <w:sz w:val="13"/>
              </w:rPr>
            </w:pPr>
            <w:r>
              <w:rPr>
                <w:spacing w:val="-2"/>
                <w:w w:val="110"/>
                <w:sz w:val="13"/>
              </w:rPr>
              <w:t>(2.17)</w:t>
            </w:r>
          </w:p>
        </w:tc>
        <w:tc>
          <w:tcPr>
            <w:tcW w:w="638" w:type="dxa"/>
          </w:tcPr>
          <w:p w14:paraId="25DC9D00" w14:textId="77777777" w:rsidR="00D62403" w:rsidRDefault="00D62403">
            <w:pPr>
              <w:pStyle w:val="TableParagraph"/>
              <w:spacing w:before="12" w:line="122" w:lineRule="exact"/>
              <w:ind w:right="1"/>
              <w:rPr>
                <w:sz w:val="13"/>
              </w:rPr>
            </w:pPr>
            <w:r>
              <w:rPr>
                <w:spacing w:val="-2"/>
                <w:w w:val="105"/>
                <w:sz w:val="13"/>
              </w:rPr>
              <w:t>(2.13)</w:t>
            </w:r>
          </w:p>
        </w:tc>
        <w:tc>
          <w:tcPr>
            <w:tcW w:w="659" w:type="dxa"/>
          </w:tcPr>
          <w:p w14:paraId="1B7FC000" w14:textId="77777777" w:rsidR="00D62403" w:rsidRDefault="00D62403">
            <w:pPr>
              <w:pStyle w:val="TableParagraph"/>
              <w:spacing w:before="12" w:line="122" w:lineRule="exact"/>
              <w:ind w:left="9" w:right="2"/>
              <w:rPr>
                <w:sz w:val="13"/>
              </w:rPr>
            </w:pPr>
            <w:r>
              <w:rPr>
                <w:spacing w:val="-2"/>
                <w:w w:val="105"/>
                <w:sz w:val="13"/>
              </w:rPr>
              <w:t>(0.31)</w:t>
            </w:r>
          </w:p>
        </w:tc>
        <w:tc>
          <w:tcPr>
            <w:tcW w:w="628" w:type="dxa"/>
          </w:tcPr>
          <w:p w14:paraId="0EF57FEB" w14:textId="77777777" w:rsidR="00D62403" w:rsidRDefault="00D62403">
            <w:pPr>
              <w:pStyle w:val="TableParagraph"/>
              <w:spacing w:before="12" w:line="122" w:lineRule="exact"/>
              <w:ind w:right="11"/>
              <w:rPr>
                <w:sz w:val="13"/>
              </w:rPr>
            </w:pPr>
            <w:r>
              <w:rPr>
                <w:spacing w:val="-2"/>
                <w:w w:val="110"/>
                <w:sz w:val="13"/>
              </w:rPr>
              <w:t>(2.11)</w:t>
            </w:r>
          </w:p>
        </w:tc>
        <w:tc>
          <w:tcPr>
            <w:tcW w:w="638" w:type="dxa"/>
          </w:tcPr>
          <w:p w14:paraId="7B390B85" w14:textId="77777777" w:rsidR="00D62403" w:rsidRDefault="00D62403">
            <w:pPr>
              <w:pStyle w:val="TableParagraph"/>
              <w:spacing w:before="12" w:line="122" w:lineRule="exact"/>
              <w:ind w:right="1"/>
              <w:rPr>
                <w:sz w:val="13"/>
              </w:rPr>
            </w:pPr>
            <w:r>
              <w:rPr>
                <w:spacing w:val="-2"/>
                <w:w w:val="105"/>
                <w:sz w:val="13"/>
              </w:rPr>
              <w:t>(1.85)</w:t>
            </w:r>
          </w:p>
        </w:tc>
        <w:tc>
          <w:tcPr>
            <w:tcW w:w="728" w:type="dxa"/>
          </w:tcPr>
          <w:p w14:paraId="567BF383" w14:textId="77777777" w:rsidR="00D62403" w:rsidRDefault="00D62403">
            <w:pPr>
              <w:pStyle w:val="TableParagraph"/>
              <w:spacing w:before="12" w:line="122" w:lineRule="exact"/>
              <w:ind w:left="7" w:right="1"/>
              <w:rPr>
                <w:sz w:val="13"/>
              </w:rPr>
            </w:pPr>
            <w:r>
              <w:rPr>
                <w:spacing w:val="-2"/>
                <w:sz w:val="13"/>
              </w:rPr>
              <w:t>(0.01)</w:t>
            </w:r>
          </w:p>
        </w:tc>
      </w:tr>
      <w:tr w:rsidR="00D62403" w14:paraId="04383332" w14:textId="77777777">
        <w:trPr>
          <w:trHeight w:val="154"/>
        </w:trPr>
        <w:tc>
          <w:tcPr>
            <w:tcW w:w="4146" w:type="dxa"/>
          </w:tcPr>
          <w:p w14:paraId="00BC326D" w14:textId="77777777" w:rsidR="00D62403" w:rsidRDefault="00D62403">
            <w:pPr>
              <w:pStyle w:val="TableParagraph"/>
              <w:tabs>
                <w:tab w:val="right" w:pos="3949"/>
              </w:tabs>
              <w:spacing w:before="12" w:line="122" w:lineRule="exact"/>
              <w:ind w:left="97"/>
              <w:jc w:val="left"/>
              <w:rPr>
                <w:sz w:val="13"/>
              </w:rPr>
            </w:pPr>
            <w:r>
              <w:rPr>
                <w:sz w:val="13"/>
              </w:rPr>
              <w:t>Consumption</w:t>
            </w:r>
            <w:r>
              <w:rPr>
                <w:spacing w:val="22"/>
                <w:sz w:val="13"/>
              </w:rPr>
              <w:t xml:space="preserve"> </w:t>
            </w:r>
            <w:r>
              <w:rPr>
                <w:sz w:val="13"/>
              </w:rPr>
              <w:t>over</w:t>
            </w:r>
            <w:r>
              <w:rPr>
                <w:spacing w:val="22"/>
                <w:sz w:val="13"/>
              </w:rPr>
              <w:t xml:space="preserve"> </w:t>
            </w:r>
            <w:r>
              <w:rPr>
                <w:sz w:val="13"/>
              </w:rPr>
              <w:t>the</w:t>
            </w:r>
            <w:r>
              <w:rPr>
                <w:spacing w:val="23"/>
                <w:sz w:val="13"/>
              </w:rPr>
              <w:t xml:space="preserve"> </w:t>
            </w:r>
            <w:r>
              <w:rPr>
                <w:sz w:val="13"/>
              </w:rPr>
              <w:t>past</w:t>
            </w:r>
            <w:r>
              <w:rPr>
                <w:spacing w:val="22"/>
                <w:sz w:val="13"/>
              </w:rPr>
              <w:t xml:space="preserve"> </w:t>
            </w:r>
            <w:r>
              <w:rPr>
                <w:sz w:val="13"/>
              </w:rPr>
              <w:t>7</w:t>
            </w:r>
            <w:r>
              <w:rPr>
                <w:spacing w:val="23"/>
                <w:sz w:val="13"/>
              </w:rPr>
              <w:t xml:space="preserve"> </w:t>
            </w:r>
            <w:r>
              <w:rPr>
                <w:sz w:val="13"/>
              </w:rPr>
              <w:t>days</w:t>
            </w:r>
            <w:r>
              <w:rPr>
                <w:spacing w:val="22"/>
                <w:sz w:val="13"/>
              </w:rPr>
              <w:t xml:space="preserve"> </w:t>
            </w:r>
            <w:r>
              <w:rPr>
                <w:spacing w:val="-2"/>
                <w:sz w:val="13"/>
              </w:rPr>
              <w:t>(pulses)</w:t>
            </w:r>
            <w:r>
              <w:rPr>
                <w:rFonts w:ascii="Times New Roman"/>
                <w:sz w:val="13"/>
              </w:rPr>
              <w:tab/>
            </w:r>
            <w:r>
              <w:rPr>
                <w:spacing w:val="-4"/>
                <w:sz w:val="13"/>
              </w:rPr>
              <w:t>3.74</w:t>
            </w:r>
          </w:p>
        </w:tc>
        <w:tc>
          <w:tcPr>
            <w:tcW w:w="638" w:type="dxa"/>
          </w:tcPr>
          <w:p w14:paraId="4EE74176" w14:textId="77777777" w:rsidR="00D62403" w:rsidRDefault="00D62403">
            <w:pPr>
              <w:pStyle w:val="TableParagraph"/>
              <w:spacing w:before="12" w:line="122" w:lineRule="exact"/>
              <w:ind w:left="1" w:right="1"/>
              <w:rPr>
                <w:sz w:val="13"/>
              </w:rPr>
            </w:pPr>
            <w:r>
              <w:rPr>
                <w:spacing w:val="-4"/>
                <w:sz w:val="13"/>
              </w:rPr>
              <w:t>3.74</w:t>
            </w:r>
          </w:p>
        </w:tc>
        <w:tc>
          <w:tcPr>
            <w:tcW w:w="659" w:type="dxa"/>
          </w:tcPr>
          <w:p w14:paraId="18C718BF" w14:textId="77777777" w:rsidR="00D62403" w:rsidRDefault="00D62403">
            <w:pPr>
              <w:pStyle w:val="TableParagraph"/>
              <w:spacing w:before="12" w:line="122" w:lineRule="exact"/>
              <w:ind w:left="10" w:right="1"/>
              <w:rPr>
                <w:sz w:val="13"/>
              </w:rPr>
            </w:pPr>
            <w:r>
              <w:rPr>
                <w:spacing w:val="-2"/>
                <w:sz w:val="13"/>
              </w:rPr>
              <w:t>-</w:t>
            </w:r>
            <w:r>
              <w:rPr>
                <w:spacing w:val="-4"/>
                <w:sz w:val="13"/>
              </w:rPr>
              <w:t>0.01</w:t>
            </w:r>
          </w:p>
        </w:tc>
        <w:tc>
          <w:tcPr>
            <w:tcW w:w="628" w:type="dxa"/>
          </w:tcPr>
          <w:p w14:paraId="290D2444" w14:textId="77777777" w:rsidR="00D62403" w:rsidRDefault="00D62403">
            <w:pPr>
              <w:pStyle w:val="TableParagraph"/>
              <w:spacing w:before="12" w:line="122" w:lineRule="exact"/>
              <w:ind w:left="2" w:right="11"/>
              <w:rPr>
                <w:sz w:val="13"/>
              </w:rPr>
            </w:pPr>
            <w:r>
              <w:rPr>
                <w:spacing w:val="-4"/>
                <w:sz w:val="13"/>
              </w:rPr>
              <w:t>2.01</w:t>
            </w:r>
          </w:p>
        </w:tc>
        <w:tc>
          <w:tcPr>
            <w:tcW w:w="638" w:type="dxa"/>
          </w:tcPr>
          <w:p w14:paraId="7835061D" w14:textId="77777777" w:rsidR="00D62403" w:rsidRDefault="00D62403">
            <w:pPr>
              <w:pStyle w:val="TableParagraph"/>
              <w:spacing w:before="12" w:line="122" w:lineRule="exact"/>
              <w:ind w:right="1"/>
              <w:rPr>
                <w:sz w:val="13"/>
              </w:rPr>
            </w:pPr>
            <w:r>
              <w:rPr>
                <w:spacing w:val="-4"/>
                <w:sz w:val="13"/>
              </w:rPr>
              <w:t>1.98</w:t>
            </w:r>
          </w:p>
        </w:tc>
        <w:tc>
          <w:tcPr>
            <w:tcW w:w="659" w:type="dxa"/>
          </w:tcPr>
          <w:p w14:paraId="25387655" w14:textId="77777777" w:rsidR="00D62403" w:rsidRDefault="00D62403">
            <w:pPr>
              <w:pStyle w:val="TableParagraph"/>
              <w:spacing w:before="12" w:line="122" w:lineRule="exact"/>
              <w:ind w:left="9" w:right="1"/>
              <w:rPr>
                <w:sz w:val="13"/>
              </w:rPr>
            </w:pPr>
            <w:r>
              <w:rPr>
                <w:w w:val="90"/>
                <w:sz w:val="13"/>
              </w:rPr>
              <w:t>-</w:t>
            </w:r>
            <w:r>
              <w:rPr>
                <w:spacing w:val="-4"/>
                <w:sz w:val="13"/>
              </w:rPr>
              <w:t>0.03</w:t>
            </w:r>
          </w:p>
        </w:tc>
        <w:tc>
          <w:tcPr>
            <w:tcW w:w="628" w:type="dxa"/>
          </w:tcPr>
          <w:p w14:paraId="02204EA9" w14:textId="77777777" w:rsidR="00D62403" w:rsidRDefault="00D62403">
            <w:pPr>
              <w:pStyle w:val="TableParagraph"/>
              <w:spacing w:before="12" w:line="122" w:lineRule="exact"/>
              <w:ind w:left="1" w:right="11"/>
              <w:rPr>
                <w:sz w:val="13"/>
              </w:rPr>
            </w:pPr>
            <w:r>
              <w:rPr>
                <w:spacing w:val="-4"/>
                <w:sz w:val="13"/>
              </w:rPr>
              <w:t>2.54</w:t>
            </w:r>
          </w:p>
        </w:tc>
        <w:tc>
          <w:tcPr>
            <w:tcW w:w="638" w:type="dxa"/>
          </w:tcPr>
          <w:p w14:paraId="2C764A37" w14:textId="77777777" w:rsidR="00D62403" w:rsidRDefault="00D62403">
            <w:pPr>
              <w:pStyle w:val="TableParagraph"/>
              <w:spacing w:before="12" w:line="122" w:lineRule="exact"/>
              <w:ind w:left="1" w:right="1"/>
              <w:rPr>
                <w:sz w:val="13"/>
              </w:rPr>
            </w:pPr>
            <w:r>
              <w:rPr>
                <w:spacing w:val="-4"/>
                <w:sz w:val="13"/>
              </w:rPr>
              <w:t>2.98</w:t>
            </w:r>
          </w:p>
        </w:tc>
        <w:tc>
          <w:tcPr>
            <w:tcW w:w="728" w:type="dxa"/>
          </w:tcPr>
          <w:p w14:paraId="5109E8E3" w14:textId="77777777" w:rsidR="00D62403" w:rsidRDefault="00D62403">
            <w:pPr>
              <w:pStyle w:val="TableParagraph"/>
              <w:spacing w:before="12" w:line="122" w:lineRule="exact"/>
              <w:ind w:left="7" w:right="1"/>
              <w:rPr>
                <w:sz w:val="13"/>
              </w:rPr>
            </w:pPr>
            <w:r>
              <w:rPr>
                <w:spacing w:val="-2"/>
                <w:sz w:val="13"/>
              </w:rPr>
              <w:t>0.45**</w:t>
            </w:r>
          </w:p>
        </w:tc>
      </w:tr>
      <w:tr w:rsidR="00D62403" w14:paraId="7AC58F1A" w14:textId="77777777">
        <w:trPr>
          <w:trHeight w:val="154"/>
        </w:trPr>
        <w:tc>
          <w:tcPr>
            <w:tcW w:w="4146" w:type="dxa"/>
          </w:tcPr>
          <w:p w14:paraId="7B10B9C3" w14:textId="77777777" w:rsidR="00D62403" w:rsidRDefault="00D62403">
            <w:pPr>
              <w:pStyle w:val="TableParagraph"/>
              <w:spacing w:before="12" w:line="122" w:lineRule="exact"/>
              <w:ind w:right="140"/>
              <w:jc w:val="right"/>
              <w:rPr>
                <w:sz w:val="13"/>
              </w:rPr>
            </w:pPr>
            <w:r>
              <w:rPr>
                <w:spacing w:val="-2"/>
                <w:sz w:val="13"/>
              </w:rPr>
              <w:t>(2.33)</w:t>
            </w:r>
          </w:p>
        </w:tc>
        <w:tc>
          <w:tcPr>
            <w:tcW w:w="638" w:type="dxa"/>
          </w:tcPr>
          <w:p w14:paraId="4BB35B4F" w14:textId="77777777" w:rsidR="00D62403" w:rsidRDefault="00D62403">
            <w:pPr>
              <w:pStyle w:val="TableParagraph"/>
              <w:spacing w:before="12" w:line="122" w:lineRule="exact"/>
              <w:ind w:left="1" w:right="1"/>
              <w:rPr>
                <w:sz w:val="13"/>
              </w:rPr>
            </w:pPr>
            <w:r>
              <w:rPr>
                <w:spacing w:val="-2"/>
                <w:sz w:val="13"/>
              </w:rPr>
              <w:t>(2.08)</w:t>
            </w:r>
          </w:p>
        </w:tc>
        <w:tc>
          <w:tcPr>
            <w:tcW w:w="659" w:type="dxa"/>
          </w:tcPr>
          <w:p w14:paraId="3AC2CE13" w14:textId="77777777" w:rsidR="00D62403" w:rsidRDefault="00D62403">
            <w:pPr>
              <w:pStyle w:val="TableParagraph"/>
              <w:spacing w:before="12" w:line="122" w:lineRule="exact"/>
              <w:ind w:left="10" w:right="1"/>
              <w:rPr>
                <w:sz w:val="13"/>
              </w:rPr>
            </w:pPr>
            <w:r>
              <w:rPr>
                <w:spacing w:val="-2"/>
                <w:sz w:val="13"/>
              </w:rPr>
              <w:t>(0.98)</w:t>
            </w:r>
          </w:p>
        </w:tc>
        <w:tc>
          <w:tcPr>
            <w:tcW w:w="628" w:type="dxa"/>
          </w:tcPr>
          <w:p w14:paraId="5E6889B7" w14:textId="77777777" w:rsidR="00D62403" w:rsidRDefault="00D62403">
            <w:pPr>
              <w:pStyle w:val="TableParagraph"/>
              <w:spacing w:before="12" w:line="122" w:lineRule="exact"/>
              <w:ind w:left="2" w:right="11"/>
              <w:rPr>
                <w:sz w:val="13"/>
              </w:rPr>
            </w:pPr>
            <w:r>
              <w:rPr>
                <w:spacing w:val="-2"/>
                <w:w w:val="105"/>
                <w:sz w:val="13"/>
              </w:rPr>
              <w:t>(1.92)</w:t>
            </w:r>
          </w:p>
        </w:tc>
        <w:tc>
          <w:tcPr>
            <w:tcW w:w="638" w:type="dxa"/>
          </w:tcPr>
          <w:p w14:paraId="6B781103" w14:textId="77777777" w:rsidR="00D62403" w:rsidRDefault="00D62403">
            <w:pPr>
              <w:pStyle w:val="TableParagraph"/>
              <w:spacing w:before="12" w:line="122" w:lineRule="exact"/>
              <w:ind w:right="1"/>
              <w:rPr>
                <w:sz w:val="13"/>
              </w:rPr>
            </w:pPr>
            <w:r>
              <w:rPr>
                <w:spacing w:val="-2"/>
                <w:w w:val="105"/>
                <w:sz w:val="13"/>
              </w:rPr>
              <w:t>(1.62)</w:t>
            </w:r>
          </w:p>
        </w:tc>
        <w:tc>
          <w:tcPr>
            <w:tcW w:w="659" w:type="dxa"/>
          </w:tcPr>
          <w:p w14:paraId="783190A1" w14:textId="77777777" w:rsidR="00D62403" w:rsidRDefault="00D62403">
            <w:pPr>
              <w:pStyle w:val="TableParagraph"/>
              <w:spacing w:before="12" w:line="122" w:lineRule="exact"/>
              <w:ind w:left="9" w:right="2"/>
              <w:rPr>
                <w:sz w:val="13"/>
              </w:rPr>
            </w:pPr>
            <w:r>
              <w:rPr>
                <w:spacing w:val="-2"/>
                <w:sz w:val="13"/>
              </w:rPr>
              <w:t>(0.88)</w:t>
            </w:r>
          </w:p>
        </w:tc>
        <w:tc>
          <w:tcPr>
            <w:tcW w:w="628" w:type="dxa"/>
          </w:tcPr>
          <w:p w14:paraId="20866A19" w14:textId="77777777" w:rsidR="00D62403" w:rsidRDefault="00D62403">
            <w:pPr>
              <w:pStyle w:val="TableParagraph"/>
              <w:spacing w:before="12" w:line="122" w:lineRule="exact"/>
              <w:ind w:right="11"/>
              <w:rPr>
                <w:sz w:val="13"/>
              </w:rPr>
            </w:pPr>
            <w:r>
              <w:rPr>
                <w:spacing w:val="-2"/>
                <w:sz w:val="13"/>
              </w:rPr>
              <w:t>(2.20)</w:t>
            </w:r>
          </w:p>
        </w:tc>
        <w:tc>
          <w:tcPr>
            <w:tcW w:w="638" w:type="dxa"/>
          </w:tcPr>
          <w:p w14:paraId="5FA1136D" w14:textId="77777777" w:rsidR="00D62403" w:rsidRDefault="00D62403">
            <w:pPr>
              <w:pStyle w:val="TableParagraph"/>
              <w:spacing w:before="12" w:line="122" w:lineRule="exact"/>
              <w:ind w:right="1"/>
              <w:rPr>
                <w:sz w:val="13"/>
              </w:rPr>
            </w:pPr>
            <w:r>
              <w:rPr>
                <w:spacing w:val="-2"/>
                <w:sz w:val="13"/>
              </w:rPr>
              <w:t>(2.08)</w:t>
            </w:r>
          </w:p>
        </w:tc>
        <w:tc>
          <w:tcPr>
            <w:tcW w:w="728" w:type="dxa"/>
          </w:tcPr>
          <w:p w14:paraId="41732E57" w14:textId="77777777" w:rsidR="00D62403" w:rsidRDefault="00D62403">
            <w:pPr>
              <w:pStyle w:val="TableParagraph"/>
              <w:spacing w:before="12" w:line="122" w:lineRule="exact"/>
              <w:ind w:left="7" w:right="1"/>
              <w:rPr>
                <w:sz w:val="13"/>
              </w:rPr>
            </w:pPr>
            <w:r>
              <w:rPr>
                <w:spacing w:val="-2"/>
                <w:sz w:val="13"/>
              </w:rPr>
              <w:t>(0.00)</w:t>
            </w:r>
          </w:p>
        </w:tc>
      </w:tr>
      <w:tr w:rsidR="00D62403" w14:paraId="1CE82967" w14:textId="77777777">
        <w:trPr>
          <w:trHeight w:val="154"/>
        </w:trPr>
        <w:tc>
          <w:tcPr>
            <w:tcW w:w="4146" w:type="dxa"/>
          </w:tcPr>
          <w:p w14:paraId="080FCDF0" w14:textId="77777777" w:rsidR="00D62403" w:rsidRDefault="00D62403">
            <w:pPr>
              <w:pStyle w:val="TableParagraph"/>
              <w:tabs>
                <w:tab w:val="right" w:pos="3949"/>
              </w:tabs>
              <w:spacing w:before="12" w:line="122" w:lineRule="exact"/>
              <w:ind w:left="97"/>
              <w:jc w:val="left"/>
              <w:rPr>
                <w:sz w:val="13"/>
              </w:rPr>
            </w:pPr>
            <w:r>
              <w:rPr>
                <w:sz w:val="13"/>
              </w:rPr>
              <w:t>Consumption</w:t>
            </w:r>
            <w:r>
              <w:rPr>
                <w:spacing w:val="22"/>
                <w:sz w:val="13"/>
              </w:rPr>
              <w:t xml:space="preserve"> </w:t>
            </w:r>
            <w:r>
              <w:rPr>
                <w:sz w:val="13"/>
              </w:rPr>
              <w:t>over</w:t>
            </w:r>
            <w:r>
              <w:rPr>
                <w:spacing w:val="23"/>
                <w:sz w:val="13"/>
              </w:rPr>
              <w:t xml:space="preserve"> </w:t>
            </w:r>
            <w:r>
              <w:rPr>
                <w:sz w:val="13"/>
              </w:rPr>
              <w:t>the</w:t>
            </w:r>
            <w:r>
              <w:rPr>
                <w:spacing w:val="23"/>
                <w:sz w:val="13"/>
              </w:rPr>
              <w:t xml:space="preserve"> </w:t>
            </w:r>
            <w:r>
              <w:rPr>
                <w:sz w:val="13"/>
              </w:rPr>
              <w:t>past</w:t>
            </w:r>
            <w:r>
              <w:rPr>
                <w:spacing w:val="23"/>
                <w:sz w:val="13"/>
              </w:rPr>
              <w:t xml:space="preserve"> </w:t>
            </w:r>
            <w:r>
              <w:rPr>
                <w:sz w:val="13"/>
              </w:rPr>
              <w:t>7</w:t>
            </w:r>
            <w:r>
              <w:rPr>
                <w:spacing w:val="23"/>
                <w:sz w:val="13"/>
              </w:rPr>
              <w:t xml:space="preserve"> </w:t>
            </w:r>
            <w:r>
              <w:rPr>
                <w:sz w:val="13"/>
              </w:rPr>
              <w:t>days</w:t>
            </w:r>
            <w:r>
              <w:rPr>
                <w:spacing w:val="23"/>
                <w:sz w:val="13"/>
              </w:rPr>
              <w:t xml:space="preserve"> </w:t>
            </w:r>
            <w:r>
              <w:rPr>
                <w:sz w:val="13"/>
              </w:rPr>
              <w:t>(dairy</w:t>
            </w:r>
            <w:r>
              <w:rPr>
                <w:spacing w:val="23"/>
                <w:sz w:val="13"/>
              </w:rPr>
              <w:t xml:space="preserve"> </w:t>
            </w:r>
            <w:r>
              <w:rPr>
                <w:spacing w:val="-2"/>
                <w:sz w:val="13"/>
              </w:rPr>
              <w:t>products)</w:t>
            </w:r>
            <w:r>
              <w:rPr>
                <w:rFonts w:ascii="Times New Roman"/>
                <w:sz w:val="13"/>
              </w:rPr>
              <w:tab/>
            </w:r>
            <w:r>
              <w:rPr>
                <w:spacing w:val="-4"/>
                <w:sz w:val="13"/>
              </w:rPr>
              <w:t>0.50</w:t>
            </w:r>
          </w:p>
        </w:tc>
        <w:tc>
          <w:tcPr>
            <w:tcW w:w="638" w:type="dxa"/>
          </w:tcPr>
          <w:p w14:paraId="615C1C78" w14:textId="77777777" w:rsidR="00D62403" w:rsidRDefault="00D62403">
            <w:pPr>
              <w:pStyle w:val="TableParagraph"/>
              <w:spacing w:before="12" w:line="122" w:lineRule="exact"/>
              <w:ind w:left="1" w:right="1"/>
              <w:rPr>
                <w:sz w:val="13"/>
              </w:rPr>
            </w:pPr>
            <w:r>
              <w:rPr>
                <w:spacing w:val="-4"/>
                <w:w w:val="110"/>
                <w:sz w:val="13"/>
              </w:rPr>
              <w:t>1.14</w:t>
            </w:r>
          </w:p>
        </w:tc>
        <w:tc>
          <w:tcPr>
            <w:tcW w:w="659" w:type="dxa"/>
          </w:tcPr>
          <w:p w14:paraId="25BD0ED9" w14:textId="77777777" w:rsidR="00D62403" w:rsidRDefault="00D62403">
            <w:pPr>
              <w:pStyle w:val="TableParagraph"/>
              <w:spacing w:before="12" w:line="122" w:lineRule="exact"/>
              <w:ind w:left="10" w:right="1"/>
              <w:rPr>
                <w:sz w:val="13"/>
              </w:rPr>
            </w:pPr>
            <w:r>
              <w:rPr>
                <w:spacing w:val="-2"/>
                <w:sz w:val="13"/>
              </w:rPr>
              <w:t>0.64**</w:t>
            </w:r>
          </w:p>
        </w:tc>
        <w:tc>
          <w:tcPr>
            <w:tcW w:w="628" w:type="dxa"/>
          </w:tcPr>
          <w:p w14:paraId="60EF59D8" w14:textId="77777777" w:rsidR="00D62403" w:rsidRDefault="00D62403">
            <w:pPr>
              <w:pStyle w:val="TableParagraph"/>
              <w:spacing w:before="12" w:line="122" w:lineRule="exact"/>
              <w:ind w:left="2" w:right="11"/>
              <w:rPr>
                <w:sz w:val="13"/>
              </w:rPr>
            </w:pPr>
            <w:r>
              <w:rPr>
                <w:spacing w:val="-4"/>
                <w:sz w:val="13"/>
              </w:rPr>
              <w:t>0.07</w:t>
            </w:r>
          </w:p>
        </w:tc>
        <w:tc>
          <w:tcPr>
            <w:tcW w:w="638" w:type="dxa"/>
          </w:tcPr>
          <w:p w14:paraId="5956AA74" w14:textId="77777777" w:rsidR="00D62403" w:rsidRDefault="00D62403">
            <w:pPr>
              <w:pStyle w:val="TableParagraph"/>
              <w:spacing w:before="12" w:line="122" w:lineRule="exact"/>
              <w:ind w:right="1"/>
              <w:rPr>
                <w:sz w:val="13"/>
              </w:rPr>
            </w:pPr>
            <w:r>
              <w:rPr>
                <w:spacing w:val="-4"/>
                <w:sz w:val="13"/>
              </w:rPr>
              <w:t>0.40</w:t>
            </w:r>
          </w:p>
        </w:tc>
        <w:tc>
          <w:tcPr>
            <w:tcW w:w="659" w:type="dxa"/>
          </w:tcPr>
          <w:p w14:paraId="6CD60F10" w14:textId="77777777" w:rsidR="00D62403" w:rsidRDefault="00D62403">
            <w:pPr>
              <w:pStyle w:val="TableParagraph"/>
              <w:spacing w:before="12" w:line="122" w:lineRule="exact"/>
              <w:ind w:left="9" w:right="2"/>
              <w:rPr>
                <w:sz w:val="13"/>
              </w:rPr>
            </w:pPr>
            <w:r>
              <w:rPr>
                <w:spacing w:val="-2"/>
                <w:sz w:val="13"/>
              </w:rPr>
              <w:t>0.33**</w:t>
            </w:r>
          </w:p>
        </w:tc>
        <w:tc>
          <w:tcPr>
            <w:tcW w:w="628" w:type="dxa"/>
          </w:tcPr>
          <w:p w14:paraId="6B0CBA5E" w14:textId="77777777" w:rsidR="00D62403" w:rsidRDefault="00D62403">
            <w:pPr>
              <w:pStyle w:val="TableParagraph"/>
              <w:spacing w:before="12" w:line="122" w:lineRule="exact"/>
              <w:ind w:right="11"/>
              <w:rPr>
                <w:sz w:val="13"/>
              </w:rPr>
            </w:pPr>
            <w:r>
              <w:rPr>
                <w:spacing w:val="-4"/>
                <w:sz w:val="13"/>
              </w:rPr>
              <w:t>0.20</w:t>
            </w:r>
          </w:p>
        </w:tc>
        <w:tc>
          <w:tcPr>
            <w:tcW w:w="638" w:type="dxa"/>
          </w:tcPr>
          <w:p w14:paraId="6256952B" w14:textId="77777777" w:rsidR="00D62403" w:rsidRDefault="00D62403">
            <w:pPr>
              <w:pStyle w:val="TableParagraph"/>
              <w:spacing w:before="12" w:line="122" w:lineRule="exact"/>
              <w:ind w:right="1"/>
              <w:rPr>
                <w:sz w:val="13"/>
              </w:rPr>
            </w:pPr>
            <w:r>
              <w:rPr>
                <w:spacing w:val="-4"/>
                <w:sz w:val="13"/>
              </w:rPr>
              <w:t>0.82</w:t>
            </w:r>
          </w:p>
        </w:tc>
        <w:tc>
          <w:tcPr>
            <w:tcW w:w="728" w:type="dxa"/>
          </w:tcPr>
          <w:p w14:paraId="2EA5778D" w14:textId="77777777" w:rsidR="00D62403" w:rsidRDefault="00D62403">
            <w:pPr>
              <w:pStyle w:val="TableParagraph"/>
              <w:spacing w:before="12" w:line="122" w:lineRule="exact"/>
              <w:ind w:left="7" w:right="1"/>
              <w:rPr>
                <w:sz w:val="13"/>
              </w:rPr>
            </w:pPr>
            <w:r>
              <w:rPr>
                <w:spacing w:val="-2"/>
                <w:sz w:val="13"/>
              </w:rPr>
              <w:t>0.62***</w:t>
            </w:r>
          </w:p>
        </w:tc>
      </w:tr>
      <w:tr w:rsidR="00D62403" w14:paraId="5C996B2C" w14:textId="77777777">
        <w:trPr>
          <w:trHeight w:val="154"/>
        </w:trPr>
        <w:tc>
          <w:tcPr>
            <w:tcW w:w="4146" w:type="dxa"/>
          </w:tcPr>
          <w:p w14:paraId="11890B58" w14:textId="77777777" w:rsidR="00D62403" w:rsidRDefault="00D62403">
            <w:pPr>
              <w:pStyle w:val="TableParagraph"/>
              <w:spacing w:before="12" w:line="122" w:lineRule="exact"/>
              <w:ind w:right="140"/>
              <w:jc w:val="right"/>
              <w:rPr>
                <w:sz w:val="13"/>
              </w:rPr>
            </w:pPr>
            <w:r>
              <w:rPr>
                <w:spacing w:val="-2"/>
                <w:w w:val="110"/>
                <w:sz w:val="13"/>
              </w:rPr>
              <w:t>(1.57)</w:t>
            </w:r>
          </w:p>
        </w:tc>
        <w:tc>
          <w:tcPr>
            <w:tcW w:w="638" w:type="dxa"/>
          </w:tcPr>
          <w:p w14:paraId="5184E7EA" w14:textId="77777777" w:rsidR="00D62403" w:rsidRDefault="00D62403">
            <w:pPr>
              <w:pStyle w:val="TableParagraph"/>
              <w:spacing w:before="12" w:line="122" w:lineRule="exact"/>
              <w:ind w:left="1" w:right="1"/>
              <w:rPr>
                <w:sz w:val="13"/>
              </w:rPr>
            </w:pPr>
            <w:r>
              <w:rPr>
                <w:spacing w:val="-2"/>
                <w:sz w:val="13"/>
              </w:rPr>
              <w:t>(2.27)</w:t>
            </w:r>
          </w:p>
        </w:tc>
        <w:tc>
          <w:tcPr>
            <w:tcW w:w="659" w:type="dxa"/>
          </w:tcPr>
          <w:p w14:paraId="72C1D7A4" w14:textId="77777777" w:rsidR="00D62403" w:rsidRDefault="00D62403">
            <w:pPr>
              <w:pStyle w:val="TableParagraph"/>
              <w:spacing w:before="12" w:line="122" w:lineRule="exact"/>
              <w:ind w:left="10" w:right="1"/>
              <w:rPr>
                <w:sz w:val="13"/>
              </w:rPr>
            </w:pPr>
            <w:r>
              <w:rPr>
                <w:spacing w:val="-2"/>
                <w:sz w:val="13"/>
              </w:rPr>
              <w:t>(0.00)</w:t>
            </w:r>
          </w:p>
        </w:tc>
        <w:tc>
          <w:tcPr>
            <w:tcW w:w="628" w:type="dxa"/>
          </w:tcPr>
          <w:p w14:paraId="117AB467" w14:textId="77777777" w:rsidR="00D62403" w:rsidRDefault="00D62403">
            <w:pPr>
              <w:pStyle w:val="TableParagraph"/>
              <w:spacing w:before="12" w:line="122" w:lineRule="exact"/>
              <w:ind w:left="2" w:right="11"/>
              <w:rPr>
                <w:sz w:val="13"/>
              </w:rPr>
            </w:pPr>
            <w:r>
              <w:rPr>
                <w:spacing w:val="-2"/>
                <w:sz w:val="13"/>
              </w:rPr>
              <w:t>(0.55)</w:t>
            </w:r>
          </w:p>
        </w:tc>
        <w:tc>
          <w:tcPr>
            <w:tcW w:w="638" w:type="dxa"/>
          </w:tcPr>
          <w:p w14:paraId="2B6796C8" w14:textId="77777777" w:rsidR="00D62403" w:rsidRDefault="00D62403">
            <w:pPr>
              <w:pStyle w:val="TableParagraph"/>
              <w:spacing w:before="12" w:line="122" w:lineRule="exact"/>
              <w:ind w:right="1"/>
              <w:rPr>
                <w:sz w:val="13"/>
              </w:rPr>
            </w:pPr>
            <w:r>
              <w:rPr>
                <w:spacing w:val="-2"/>
                <w:w w:val="115"/>
                <w:sz w:val="13"/>
              </w:rPr>
              <w:t>(1.11)</w:t>
            </w:r>
          </w:p>
        </w:tc>
        <w:tc>
          <w:tcPr>
            <w:tcW w:w="659" w:type="dxa"/>
          </w:tcPr>
          <w:p w14:paraId="40103572" w14:textId="77777777" w:rsidR="00D62403" w:rsidRDefault="00D62403">
            <w:pPr>
              <w:pStyle w:val="TableParagraph"/>
              <w:spacing w:before="12" w:line="122" w:lineRule="exact"/>
              <w:ind w:left="9" w:right="2"/>
              <w:rPr>
                <w:sz w:val="13"/>
              </w:rPr>
            </w:pPr>
            <w:r>
              <w:rPr>
                <w:spacing w:val="-2"/>
                <w:sz w:val="13"/>
              </w:rPr>
              <w:t>(0.00)</w:t>
            </w:r>
          </w:p>
        </w:tc>
        <w:tc>
          <w:tcPr>
            <w:tcW w:w="628" w:type="dxa"/>
          </w:tcPr>
          <w:p w14:paraId="48DF387F" w14:textId="77777777" w:rsidR="00D62403" w:rsidRDefault="00D62403">
            <w:pPr>
              <w:pStyle w:val="TableParagraph"/>
              <w:spacing w:before="12" w:line="122" w:lineRule="exact"/>
              <w:ind w:right="11"/>
              <w:rPr>
                <w:sz w:val="13"/>
              </w:rPr>
            </w:pPr>
            <w:r>
              <w:rPr>
                <w:spacing w:val="-2"/>
                <w:sz w:val="13"/>
              </w:rPr>
              <w:t>(0.99)</w:t>
            </w:r>
          </w:p>
        </w:tc>
        <w:tc>
          <w:tcPr>
            <w:tcW w:w="638" w:type="dxa"/>
          </w:tcPr>
          <w:p w14:paraId="3687310F" w14:textId="77777777" w:rsidR="00D62403" w:rsidRDefault="00D62403">
            <w:pPr>
              <w:pStyle w:val="TableParagraph"/>
              <w:spacing w:before="12" w:line="122" w:lineRule="exact"/>
              <w:ind w:right="1"/>
              <w:rPr>
                <w:sz w:val="13"/>
              </w:rPr>
            </w:pPr>
            <w:r>
              <w:rPr>
                <w:spacing w:val="-2"/>
                <w:w w:val="105"/>
                <w:sz w:val="13"/>
              </w:rPr>
              <w:t>(1.90)</w:t>
            </w:r>
          </w:p>
        </w:tc>
        <w:tc>
          <w:tcPr>
            <w:tcW w:w="728" w:type="dxa"/>
          </w:tcPr>
          <w:p w14:paraId="7B71ECE1" w14:textId="77777777" w:rsidR="00D62403" w:rsidRDefault="00D62403">
            <w:pPr>
              <w:pStyle w:val="TableParagraph"/>
              <w:spacing w:before="12" w:line="122" w:lineRule="exact"/>
              <w:ind w:left="7" w:right="1"/>
              <w:rPr>
                <w:sz w:val="13"/>
              </w:rPr>
            </w:pPr>
            <w:r>
              <w:rPr>
                <w:spacing w:val="-2"/>
                <w:sz w:val="13"/>
              </w:rPr>
              <w:t>(0.00)</w:t>
            </w:r>
          </w:p>
        </w:tc>
      </w:tr>
      <w:tr w:rsidR="00D62403" w14:paraId="6A3FF0CE" w14:textId="77777777">
        <w:trPr>
          <w:trHeight w:val="154"/>
        </w:trPr>
        <w:tc>
          <w:tcPr>
            <w:tcW w:w="4146" w:type="dxa"/>
          </w:tcPr>
          <w:p w14:paraId="04B16582" w14:textId="77777777" w:rsidR="00D62403" w:rsidRDefault="00D62403">
            <w:pPr>
              <w:pStyle w:val="TableParagraph"/>
              <w:tabs>
                <w:tab w:val="right" w:pos="3950"/>
              </w:tabs>
              <w:spacing w:before="12" w:line="122" w:lineRule="exact"/>
              <w:ind w:left="97"/>
              <w:jc w:val="left"/>
              <w:rPr>
                <w:sz w:val="13"/>
              </w:rPr>
            </w:pPr>
            <w:r>
              <w:rPr>
                <w:sz w:val="13"/>
              </w:rPr>
              <w:t>Consumption</w:t>
            </w:r>
            <w:r>
              <w:rPr>
                <w:spacing w:val="22"/>
                <w:sz w:val="13"/>
              </w:rPr>
              <w:t xml:space="preserve"> </w:t>
            </w:r>
            <w:r>
              <w:rPr>
                <w:sz w:val="13"/>
              </w:rPr>
              <w:t>over</w:t>
            </w:r>
            <w:r>
              <w:rPr>
                <w:spacing w:val="23"/>
                <w:sz w:val="13"/>
              </w:rPr>
              <w:t xml:space="preserve"> </w:t>
            </w:r>
            <w:r>
              <w:rPr>
                <w:sz w:val="13"/>
              </w:rPr>
              <w:t>the</w:t>
            </w:r>
            <w:r>
              <w:rPr>
                <w:spacing w:val="23"/>
                <w:sz w:val="13"/>
              </w:rPr>
              <w:t xml:space="preserve"> </w:t>
            </w:r>
            <w:r>
              <w:rPr>
                <w:sz w:val="13"/>
              </w:rPr>
              <w:t>past</w:t>
            </w:r>
            <w:r>
              <w:rPr>
                <w:spacing w:val="22"/>
                <w:sz w:val="13"/>
              </w:rPr>
              <w:t xml:space="preserve"> </w:t>
            </w:r>
            <w:r>
              <w:rPr>
                <w:sz w:val="13"/>
              </w:rPr>
              <w:t>7</w:t>
            </w:r>
            <w:r>
              <w:rPr>
                <w:spacing w:val="23"/>
                <w:sz w:val="13"/>
              </w:rPr>
              <w:t xml:space="preserve"> </w:t>
            </w:r>
            <w:r>
              <w:rPr>
                <w:sz w:val="13"/>
              </w:rPr>
              <w:t>days</w:t>
            </w:r>
            <w:r>
              <w:rPr>
                <w:spacing w:val="23"/>
                <w:sz w:val="13"/>
              </w:rPr>
              <w:t xml:space="preserve"> </w:t>
            </w:r>
            <w:r>
              <w:rPr>
                <w:sz w:val="13"/>
              </w:rPr>
              <w:t>(protein-rich</w:t>
            </w:r>
            <w:r>
              <w:rPr>
                <w:spacing w:val="22"/>
                <w:sz w:val="13"/>
              </w:rPr>
              <w:t xml:space="preserve"> </w:t>
            </w:r>
            <w:r>
              <w:rPr>
                <w:spacing w:val="-2"/>
                <w:sz w:val="13"/>
              </w:rPr>
              <w:t>foods)</w:t>
            </w:r>
            <w:r>
              <w:rPr>
                <w:rFonts w:ascii="Times New Roman"/>
                <w:sz w:val="13"/>
              </w:rPr>
              <w:tab/>
            </w:r>
            <w:r>
              <w:rPr>
                <w:spacing w:val="-4"/>
                <w:sz w:val="13"/>
              </w:rPr>
              <w:t>1.72</w:t>
            </w:r>
          </w:p>
        </w:tc>
        <w:tc>
          <w:tcPr>
            <w:tcW w:w="638" w:type="dxa"/>
          </w:tcPr>
          <w:p w14:paraId="248FDCA2" w14:textId="77777777" w:rsidR="00D62403" w:rsidRDefault="00D62403">
            <w:pPr>
              <w:pStyle w:val="TableParagraph"/>
              <w:spacing w:before="12" w:line="122" w:lineRule="exact"/>
              <w:ind w:left="1" w:right="1"/>
              <w:rPr>
                <w:sz w:val="13"/>
              </w:rPr>
            </w:pPr>
            <w:r>
              <w:rPr>
                <w:spacing w:val="-4"/>
                <w:sz w:val="13"/>
              </w:rPr>
              <w:t>2.09</w:t>
            </w:r>
          </w:p>
        </w:tc>
        <w:tc>
          <w:tcPr>
            <w:tcW w:w="659" w:type="dxa"/>
          </w:tcPr>
          <w:p w14:paraId="3E0FF35E" w14:textId="77777777" w:rsidR="00D62403" w:rsidRDefault="00D62403">
            <w:pPr>
              <w:pStyle w:val="TableParagraph"/>
              <w:spacing w:before="12" w:line="122" w:lineRule="exact"/>
              <w:ind w:left="10" w:right="1"/>
              <w:rPr>
                <w:sz w:val="13"/>
              </w:rPr>
            </w:pPr>
            <w:r>
              <w:rPr>
                <w:spacing w:val="-2"/>
                <w:sz w:val="13"/>
              </w:rPr>
              <w:t>0.37*</w:t>
            </w:r>
          </w:p>
        </w:tc>
        <w:tc>
          <w:tcPr>
            <w:tcW w:w="628" w:type="dxa"/>
          </w:tcPr>
          <w:p w14:paraId="04F81FB0" w14:textId="77777777" w:rsidR="00D62403" w:rsidRDefault="00D62403">
            <w:pPr>
              <w:pStyle w:val="TableParagraph"/>
              <w:spacing w:before="12" w:line="122" w:lineRule="exact"/>
              <w:ind w:left="3" w:right="11"/>
              <w:rPr>
                <w:sz w:val="13"/>
              </w:rPr>
            </w:pPr>
            <w:r>
              <w:rPr>
                <w:spacing w:val="-4"/>
                <w:sz w:val="13"/>
              </w:rPr>
              <w:t>0.51</w:t>
            </w:r>
          </w:p>
        </w:tc>
        <w:tc>
          <w:tcPr>
            <w:tcW w:w="638" w:type="dxa"/>
          </w:tcPr>
          <w:p w14:paraId="3DE461CE" w14:textId="77777777" w:rsidR="00D62403" w:rsidRDefault="00D62403">
            <w:pPr>
              <w:pStyle w:val="TableParagraph"/>
              <w:spacing w:before="12" w:line="122" w:lineRule="exact"/>
              <w:ind w:left="1" w:right="1"/>
              <w:rPr>
                <w:sz w:val="13"/>
              </w:rPr>
            </w:pPr>
            <w:r>
              <w:rPr>
                <w:spacing w:val="-4"/>
                <w:sz w:val="13"/>
              </w:rPr>
              <w:t>0.59</w:t>
            </w:r>
          </w:p>
        </w:tc>
        <w:tc>
          <w:tcPr>
            <w:tcW w:w="659" w:type="dxa"/>
          </w:tcPr>
          <w:p w14:paraId="7D88DE85" w14:textId="77777777" w:rsidR="00D62403" w:rsidRDefault="00D62403">
            <w:pPr>
              <w:pStyle w:val="TableParagraph"/>
              <w:spacing w:before="12" w:line="122" w:lineRule="exact"/>
              <w:ind w:left="9" w:right="1"/>
              <w:rPr>
                <w:sz w:val="13"/>
              </w:rPr>
            </w:pPr>
            <w:r>
              <w:rPr>
                <w:spacing w:val="-4"/>
                <w:sz w:val="13"/>
              </w:rPr>
              <w:t>0.08</w:t>
            </w:r>
          </w:p>
        </w:tc>
        <w:tc>
          <w:tcPr>
            <w:tcW w:w="628" w:type="dxa"/>
          </w:tcPr>
          <w:p w14:paraId="06CD877C" w14:textId="77777777" w:rsidR="00D62403" w:rsidRDefault="00D62403">
            <w:pPr>
              <w:pStyle w:val="TableParagraph"/>
              <w:spacing w:before="12" w:line="122" w:lineRule="exact"/>
              <w:ind w:left="1" w:right="11"/>
              <w:rPr>
                <w:sz w:val="13"/>
              </w:rPr>
            </w:pPr>
            <w:r>
              <w:rPr>
                <w:spacing w:val="-4"/>
                <w:sz w:val="13"/>
              </w:rPr>
              <w:t>0.88</w:t>
            </w:r>
          </w:p>
        </w:tc>
        <w:tc>
          <w:tcPr>
            <w:tcW w:w="638" w:type="dxa"/>
          </w:tcPr>
          <w:p w14:paraId="15D35A92" w14:textId="77777777" w:rsidR="00D62403" w:rsidRDefault="00D62403">
            <w:pPr>
              <w:pStyle w:val="TableParagraph"/>
              <w:spacing w:before="12" w:line="122" w:lineRule="exact"/>
              <w:ind w:left="1" w:right="1"/>
              <w:rPr>
                <w:sz w:val="13"/>
              </w:rPr>
            </w:pPr>
            <w:r>
              <w:rPr>
                <w:spacing w:val="-4"/>
                <w:w w:val="105"/>
                <w:sz w:val="13"/>
              </w:rPr>
              <w:t>1.44</w:t>
            </w:r>
          </w:p>
        </w:tc>
        <w:tc>
          <w:tcPr>
            <w:tcW w:w="728" w:type="dxa"/>
          </w:tcPr>
          <w:p w14:paraId="68464131" w14:textId="77777777" w:rsidR="00D62403" w:rsidRDefault="00D62403">
            <w:pPr>
              <w:pStyle w:val="TableParagraph"/>
              <w:spacing w:before="12" w:line="122" w:lineRule="exact"/>
              <w:ind w:left="7"/>
              <w:rPr>
                <w:sz w:val="13"/>
              </w:rPr>
            </w:pPr>
            <w:r>
              <w:rPr>
                <w:spacing w:val="-2"/>
                <w:sz w:val="13"/>
              </w:rPr>
              <w:t>0.56***</w:t>
            </w:r>
          </w:p>
        </w:tc>
      </w:tr>
      <w:tr w:rsidR="00D62403" w14:paraId="42CB42E7" w14:textId="77777777">
        <w:trPr>
          <w:trHeight w:val="154"/>
        </w:trPr>
        <w:tc>
          <w:tcPr>
            <w:tcW w:w="4146" w:type="dxa"/>
          </w:tcPr>
          <w:p w14:paraId="32060047" w14:textId="77777777" w:rsidR="00D62403" w:rsidRDefault="00D62403">
            <w:pPr>
              <w:pStyle w:val="TableParagraph"/>
              <w:spacing w:before="12" w:line="122" w:lineRule="exact"/>
              <w:ind w:right="140"/>
              <w:jc w:val="right"/>
              <w:rPr>
                <w:sz w:val="13"/>
              </w:rPr>
            </w:pPr>
            <w:r>
              <w:rPr>
                <w:spacing w:val="-2"/>
                <w:w w:val="110"/>
                <w:sz w:val="13"/>
              </w:rPr>
              <w:t>(1.81)</w:t>
            </w:r>
          </w:p>
        </w:tc>
        <w:tc>
          <w:tcPr>
            <w:tcW w:w="638" w:type="dxa"/>
          </w:tcPr>
          <w:p w14:paraId="2B457DC9" w14:textId="77777777" w:rsidR="00D62403" w:rsidRDefault="00D62403">
            <w:pPr>
              <w:pStyle w:val="TableParagraph"/>
              <w:spacing w:before="12" w:line="122" w:lineRule="exact"/>
              <w:ind w:left="1" w:right="1"/>
              <w:rPr>
                <w:sz w:val="13"/>
              </w:rPr>
            </w:pPr>
            <w:r>
              <w:rPr>
                <w:spacing w:val="-2"/>
                <w:w w:val="110"/>
                <w:sz w:val="13"/>
              </w:rPr>
              <w:t>(1.81)</w:t>
            </w:r>
          </w:p>
        </w:tc>
        <w:tc>
          <w:tcPr>
            <w:tcW w:w="659" w:type="dxa"/>
          </w:tcPr>
          <w:p w14:paraId="23F74144" w14:textId="77777777" w:rsidR="00D62403" w:rsidRDefault="00D62403">
            <w:pPr>
              <w:pStyle w:val="TableParagraph"/>
              <w:spacing w:before="12" w:line="122" w:lineRule="exact"/>
              <w:ind w:left="10" w:right="1"/>
              <w:rPr>
                <w:sz w:val="13"/>
              </w:rPr>
            </w:pPr>
            <w:r>
              <w:rPr>
                <w:spacing w:val="-2"/>
                <w:sz w:val="13"/>
              </w:rPr>
              <w:t>(0.04)</w:t>
            </w:r>
          </w:p>
        </w:tc>
        <w:tc>
          <w:tcPr>
            <w:tcW w:w="628" w:type="dxa"/>
          </w:tcPr>
          <w:p w14:paraId="5F8F9ED9" w14:textId="77777777" w:rsidR="00D62403" w:rsidRDefault="00D62403">
            <w:pPr>
              <w:pStyle w:val="TableParagraph"/>
              <w:spacing w:before="12" w:line="122" w:lineRule="exact"/>
              <w:ind w:left="2" w:right="11"/>
              <w:rPr>
                <w:sz w:val="13"/>
              </w:rPr>
            </w:pPr>
            <w:r>
              <w:rPr>
                <w:spacing w:val="-2"/>
                <w:w w:val="105"/>
                <w:sz w:val="13"/>
              </w:rPr>
              <w:t>(1.07)</w:t>
            </w:r>
          </w:p>
        </w:tc>
        <w:tc>
          <w:tcPr>
            <w:tcW w:w="638" w:type="dxa"/>
          </w:tcPr>
          <w:p w14:paraId="23CDE02C" w14:textId="77777777" w:rsidR="00D62403" w:rsidRDefault="00D62403">
            <w:pPr>
              <w:pStyle w:val="TableParagraph"/>
              <w:spacing w:before="12" w:line="122" w:lineRule="exact"/>
              <w:ind w:right="1"/>
              <w:rPr>
                <w:sz w:val="13"/>
              </w:rPr>
            </w:pPr>
            <w:r>
              <w:rPr>
                <w:spacing w:val="-2"/>
                <w:sz w:val="13"/>
              </w:rPr>
              <w:t>(0.99)</w:t>
            </w:r>
          </w:p>
        </w:tc>
        <w:tc>
          <w:tcPr>
            <w:tcW w:w="659" w:type="dxa"/>
          </w:tcPr>
          <w:p w14:paraId="2C1DBCB2" w14:textId="77777777" w:rsidR="00D62403" w:rsidRDefault="00D62403">
            <w:pPr>
              <w:pStyle w:val="TableParagraph"/>
              <w:spacing w:before="12" w:line="122" w:lineRule="exact"/>
              <w:ind w:left="9" w:right="2"/>
              <w:rPr>
                <w:sz w:val="13"/>
              </w:rPr>
            </w:pPr>
            <w:r>
              <w:rPr>
                <w:spacing w:val="-2"/>
                <w:sz w:val="13"/>
              </w:rPr>
              <w:t>(0.45)</w:t>
            </w:r>
          </w:p>
        </w:tc>
        <w:tc>
          <w:tcPr>
            <w:tcW w:w="628" w:type="dxa"/>
          </w:tcPr>
          <w:p w14:paraId="0BDCC1CC" w14:textId="77777777" w:rsidR="00D62403" w:rsidRDefault="00D62403">
            <w:pPr>
              <w:pStyle w:val="TableParagraph"/>
              <w:spacing w:before="12" w:line="122" w:lineRule="exact"/>
              <w:ind w:right="11"/>
              <w:rPr>
                <w:sz w:val="13"/>
              </w:rPr>
            </w:pPr>
            <w:r>
              <w:rPr>
                <w:spacing w:val="-2"/>
                <w:w w:val="105"/>
                <w:sz w:val="13"/>
              </w:rPr>
              <w:t>(1.45)</w:t>
            </w:r>
          </w:p>
        </w:tc>
        <w:tc>
          <w:tcPr>
            <w:tcW w:w="638" w:type="dxa"/>
          </w:tcPr>
          <w:p w14:paraId="2F036D60" w14:textId="77777777" w:rsidR="00D62403" w:rsidRDefault="00D62403">
            <w:pPr>
              <w:pStyle w:val="TableParagraph"/>
              <w:spacing w:before="12" w:line="122" w:lineRule="exact"/>
              <w:ind w:right="1"/>
              <w:rPr>
                <w:sz w:val="13"/>
              </w:rPr>
            </w:pPr>
            <w:r>
              <w:rPr>
                <w:spacing w:val="-2"/>
                <w:w w:val="105"/>
                <w:sz w:val="13"/>
              </w:rPr>
              <w:t>(1.68)</w:t>
            </w:r>
          </w:p>
        </w:tc>
        <w:tc>
          <w:tcPr>
            <w:tcW w:w="728" w:type="dxa"/>
          </w:tcPr>
          <w:p w14:paraId="3187D38B" w14:textId="77777777" w:rsidR="00D62403" w:rsidRDefault="00D62403">
            <w:pPr>
              <w:pStyle w:val="TableParagraph"/>
              <w:spacing w:before="12" w:line="122" w:lineRule="exact"/>
              <w:ind w:left="7" w:right="1"/>
              <w:rPr>
                <w:sz w:val="13"/>
              </w:rPr>
            </w:pPr>
            <w:r>
              <w:rPr>
                <w:spacing w:val="-2"/>
                <w:sz w:val="13"/>
              </w:rPr>
              <w:t>(0.00)</w:t>
            </w:r>
          </w:p>
        </w:tc>
      </w:tr>
      <w:tr w:rsidR="00D62403" w14:paraId="1A4F3962" w14:textId="77777777">
        <w:trPr>
          <w:trHeight w:val="154"/>
        </w:trPr>
        <w:tc>
          <w:tcPr>
            <w:tcW w:w="4146" w:type="dxa"/>
          </w:tcPr>
          <w:p w14:paraId="0AD275BB" w14:textId="77777777" w:rsidR="00D62403" w:rsidRDefault="00D62403">
            <w:pPr>
              <w:pStyle w:val="TableParagraph"/>
              <w:tabs>
                <w:tab w:val="right" w:pos="3949"/>
              </w:tabs>
              <w:spacing w:before="12" w:line="122" w:lineRule="exact"/>
              <w:ind w:left="97"/>
              <w:jc w:val="left"/>
              <w:rPr>
                <w:sz w:val="13"/>
              </w:rPr>
            </w:pPr>
            <w:r>
              <w:rPr>
                <w:sz w:val="13"/>
              </w:rPr>
              <w:t>Consumption</w:t>
            </w:r>
            <w:r>
              <w:rPr>
                <w:spacing w:val="22"/>
                <w:sz w:val="13"/>
              </w:rPr>
              <w:t xml:space="preserve"> </w:t>
            </w:r>
            <w:r>
              <w:rPr>
                <w:sz w:val="13"/>
              </w:rPr>
              <w:t>over</w:t>
            </w:r>
            <w:r>
              <w:rPr>
                <w:spacing w:val="22"/>
                <w:sz w:val="13"/>
              </w:rPr>
              <w:t xml:space="preserve"> </w:t>
            </w:r>
            <w:r>
              <w:rPr>
                <w:sz w:val="13"/>
              </w:rPr>
              <w:t>the</w:t>
            </w:r>
            <w:r>
              <w:rPr>
                <w:spacing w:val="23"/>
                <w:sz w:val="13"/>
              </w:rPr>
              <w:t xml:space="preserve"> </w:t>
            </w:r>
            <w:r>
              <w:rPr>
                <w:sz w:val="13"/>
              </w:rPr>
              <w:t>past</w:t>
            </w:r>
            <w:r>
              <w:rPr>
                <w:spacing w:val="22"/>
                <w:sz w:val="13"/>
              </w:rPr>
              <w:t xml:space="preserve"> </w:t>
            </w:r>
            <w:r>
              <w:rPr>
                <w:sz w:val="13"/>
              </w:rPr>
              <w:t>7</w:t>
            </w:r>
            <w:r>
              <w:rPr>
                <w:spacing w:val="23"/>
                <w:sz w:val="13"/>
              </w:rPr>
              <w:t xml:space="preserve"> </w:t>
            </w:r>
            <w:r>
              <w:rPr>
                <w:sz w:val="13"/>
              </w:rPr>
              <w:t>days</w:t>
            </w:r>
            <w:r>
              <w:rPr>
                <w:spacing w:val="22"/>
                <w:sz w:val="13"/>
              </w:rPr>
              <w:t xml:space="preserve"> </w:t>
            </w:r>
            <w:r>
              <w:rPr>
                <w:spacing w:val="-2"/>
                <w:sz w:val="13"/>
              </w:rPr>
              <w:t>(vegetables)</w:t>
            </w:r>
            <w:r>
              <w:rPr>
                <w:rFonts w:ascii="Times New Roman"/>
                <w:sz w:val="13"/>
              </w:rPr>
              <w:tab/>
            </w:r>
            <w:r>
              <w:rPr>
                <w:spacing w:val="-4"/>
                <w:sz w:val="13"/>
              </w:rPr>
              <w:t>3.73</w:t>
            </w:r>
          </w:p>
        </w:tc>
        <w:tc>
          <w:tcPr>
            <w:tcW w:w="638" w:type="dxa"/>
          </w:tcPr>
          <w:p w14:paraId="46FB4A4B" w14:textId="77777777" w:rsidR="00D62403" w:rsidRDefault="00D62403">
            <w:pPr>
              <w:pStyle w:val="TableParagraph"/>
              <w:spacing w:before="12" w:line="122" w:lineRule="exact"/>
              <w:ind w:left="1" w:right="1"/>
              <w:rPr>
                <w:sz w:val="13"/>
              </w:rPr>
            </w:pPr>
            <w:r>
              <w:rPr>
                <w:spacing w:val="-4"/>
                <w:sz w:val="13"/>
              </w:rPr>
              <w:t>5.64</w:t>
            </w:r>
          </w:p>
        </w:tc>
        <w:tc>
          <w:tcPr>
            <w:tcW w:w="659" w:type="dxa"/>
          </w:tcPr>
          <w:p w14:paraId="315E0467" w14:textId="77777777" w:rsidR="00D62403" w:rsidRDefault="00D62403">
            <w:pPr>
              <w:pStyle w:val="TableParagraph"/>
              <w:spacing w:before="12" w:line="122" w:lineRule="exact"/>
              <w:ind w:left="10" w:right="1"/>
              <w:rPr>
                <w:sz w:val="13"/>
              </w:rPr>
            </w:pPr>
            <w:r>
              <w:rPr>
                <w:spacing w:val="-2"/>
                <w:w w:val="105"/>
                <w:sz w:val="13"/>
              </w:rPr>
              <w:t>1.92***</w:t>
            </w:r>
          </w:p>
        </w:tc>
        <w:tc>
          <w:tcPr>
            <w:tcW w:w="628" w:type="dxa"/>
          </w:tcPr>
          <w:p w14:paraId="7EDB9F22" w14:textId="77777777" w:rsidR="00D62403" w:rsidRDefault="00D62403">
            <w:pPr>
              <w:pStyle w:val="TableParagraph"/>
              <w:spacing w:before="12" w:line="122" w:lineRule="exact"/>
              <w:ind w:left="2" w:right="11"/>
              <w:rPr>
                <w:sz w:val="13"/>
              </w:rPr>
            </w:pPr>
            <w:r>
              <w:rPr>
                <w:spacing w:val="-4"/>
                <w:w w:val="110"/>
                <w:sz w:val="13"/>
              </w:rPr>
              <w:t>4.11</w:t>
            </w:r>
          </w:p>
        </w:tc>
        <w:tc>
          <w:tcPr>
            <w:tcW w:w="638" w:type="dxa"/>
          </w:tcPr>
          <w:p w14:paraId="4A74D2A3" w14:textId="77777777" w:rsidR="00D62403" w:rsidRDefault="00D62403">
            <w:pPr>
              <w:pStyle w:val="TableParagraph"/>
              <w:spacing w:before="12" w:line="122" w:lineRule="exact"/>
              <w:ind w:right="1"/>
              <w:rPr>
                <w:sz w:val="13"/>
              </w:rPr>
            </w:pPr>
            <w:r>
              <w:rPr>
                <w:spacing w:val="-4"/>
                <w:sz w:val="13"/>
              </w:rPr>
              <w:t>5.56</w:t>
            </w:r>
          </w:p>
        </w:tc>
        <w:tc>
          <w:tcPr>
            <w:tcW w:w="659" w:type="dxa"/>
          </w:tcPr>
          <w:p w14:paraId="7EC197A5" w14:textId="77777777" w:rsidR="00D62403" w:rsidRDefault="00D62403">
            <w:pPr>
              <w:pStyle w:val="TableParagraph"/>
              <w:spacing w:before="12" w:line="122" w:lineRule="exact"/>
              <w:ind w:left="9" w:right="1"/>
              <w:rPr>
                <w:sz w:val="13"/>
              </w:rPr>
            </w:pPr>
            <w:r>
              <w:rPr>
                <w:spacing w:val="-2"/>
                <w:w w:val="105"/>
                <w:sz w:val="13"/>
              </w:rPr>
              <w:t>1.46***</w:t>
            </w:r>
          </w:p>
        </w:tc>
        <w:tc>
          <w:tcPr>
            <w:tcW w:w="628" w:type="dxa"/>
          </w:tcPr>
          <w:p w14:paraId="63E38C60" w14:textId="77777777" w:rsidR="00D62403" w:rsidRDefault="00D62403">
            <w:pPr>
              <w:pStyle w:val="TableParagraph"/>
              <w:spacing w:before="12" w:line="122" w:lineRule="exact"/>
              <w:ind w:left="1" w:right="11"/>
              <w:rPr>
                <w:sz w:val="13"/>
              </w:rPr>
            </w:pPr>
            <w:r>
              <w:rPr>
                <w:spacing w:val="-4"/>
                <w:sz w:val="13"/>
              </w:rPr>
              <w:t>3.99</w:t>
            </w:r>
          </w:p>
        </w:tc>
        <w:tc>
          <w:tcPr>
            <w:tcW w:w="638" w:type="dxa"/>
          </w:tcPr>
          <w:p w14:paraId="2B8D2D65" w14:textId="77777777" w:rsidR="00D62403" w:rsidRDefault="00D62403">
            <w:pPr>
              <w:pStyle w:val="TableParagraph"/>
              <w:spacing w:before="12" w:line="122" w:lineRule="exact"/>
              <w:ind w:left="1" w:right="1"/>
              <w:rPr>
                <w:sz w:val="13"/>
              </w:rPr>
            </w:pPr>
            <w:r>
              <w:rPr>
                <w:spacing w:val="-4"/>
                <w:w w:val="105"/>
                <w:sz w:val="13"/>
              </w:rPr>
              <w:t>5.61</w:t>
            </w:r>
          </w:p>
        </w:tc>
        <w:tc>
          <w:tcPr>
            <w:tcW w:w="728" w:type="dxa"/>
          </w:tcPr>
          <w:p w14:paraId="62135275" w14:textId="77777777" w:rsidR="00D62403" w:rsidRDefault="00D62403">
            <w:pPr>
              <w:pStyle w:val="TableParagraph"/>
              <w:spacing w:before="12" w:line="122" w:lineRule="exact"/>
              <w:ind w:left="7" w:right="1"/>
              <w:rPr>
                <w:sz w:val="13"/>
              </w:rPr>
            </w:pPr>
            <w:r>
              <w:rPr>
                <w:spacing w:val="-2"/>
                <w:w w:val="105"/>
                <w:sz w:val="13"/>
              </w:rPr>
              <w:t>1.62***</w:t>
            </w:r>
          </w:p>
        </w:tc>
      </w:tr>
      <w:tr w:rsidR="00D62403" w14:paraId="0457567F" w14:textId="77777777">
        <w:trPr>
          <w:trHeight w:val="154"/>
        </w:trPr>
        <w:tc>
          <w:tcPr>
            <w:tcW w:w="4146" w:type="dxa"/>
          </w:tcPr>
          <w:p w14:paraId="6C592723" w14:textId="77777777" w:rsidR="00D62403" w:rsidRDefault="00D62403">
            <w:pPr>
              <w:pStyle w:val="TableParagraph"/>
              <w:spacing w:before="12" w:line="122" w:lineRule="exact"/>
              <w:ind w:right="140"/>
              <w:jc w:val="right"/>
              <w:rPr>
                <w:sz w:val="13"/>
              </w:rPr>
            </w:pPr>
            <w:r>
              <w:rPr>
                <w:spacing w:val="-2"/>
                <w:sz w:val="13"/>
              </w:rPr>
              <w:t>(2.93)</w:t>
            </w:r>
          </w:p>
        </w:tc>
        <w:tc>
          <w:tcPr>
            <w:tcW w:w="638" w:type="dxa"/>
          </w:tcPr>
          <w:p w14:paraId="333F4EF2" w14:textId="77777777" w:rsidR="00D62403" w:rsidRDefault="00D62403">
            <w:pPr>
              <w:pStyle w:val="TableParagraph"/>
              <w:spacing w:before="12" w:line="122" w:lineRule="exact"/>
              <w:ind w:left="1" w:right="1"/>
              <w:rPr>
                <w:sz w:val="13"/>
              </w:rPr>
            </w:pPr>
            <w:r>
              <w:rPr>
                <w:spacing w:val="-2"/>
                <w:w w:val="105"/>
                <w:sz w:val="13"/>
              </w:rPr>
              <w:t>(1.66)</w:t>
            </w:r>
          </w:p>
        </w:tc>
        <w:tc>
          <w:tcPr>
            <w:tcW w:w="659" w:type="dxa"/>
          </w:tcPr>
          <w:p w14:paraId="1EC45CAD" w14:textId="77777777" w:rsidR="00D62403" w:rsidRDefault="00D62403">
            <w:pPr>
              <w:pStyle w:val="TableParagraph"/>
              <w:spacing w:before="12" w:line="122" w:lineRule="exact"/>
              <w:ind w:left="10" w:right="1"/>
              <w:rPr>
                <w:sz w:val="13"/>
              </w:rPr>
            </w:pPr>
            <w:r>
              <w:rPr>
                <w:spacing w:val="-2"/>
                <w:sz w:val="13"/>
              </w:rPr>
              <w:t>(0.00)</w:t>
            </w:r>
          </w:p>
        </w:tc>
        <w:tc>
          <w:tcPr>
            <w:tcW w:w="628" w:type="dxa"/>
          </w:tcPr>
          <w:p w14:paraId="6E242C9D" w14:textId="77777777" w:rsidR="00D62403" w:rsidRDefault="00D62403">
            <w:pPr>
              <w:pStyle w:val="TableParagraph"/>
              <w:spacing w:before="12" w:line="122" w:lineRule="exact"/>
              <w:ind w:left="2" w:right="11"/>
              <w:rPr>
                <w:sz w:val="13"/>
              </w:rPr>
            </w:pPr>
            <w:r>
              <w:rPr>
                <w:spacing w:val="-2"/>
                <w:w w:val="105"/>
                <w:sz w:val="13"/>
              </w:rPr>
              <w:t>(2.75)</w:t>
            </w:r>
          </w:p>
        </w:tc>
        <w:tc>
          <w:tcPr>
            <w:tcW w:w="638" w:type="dxa"/>
          </w:tcPr>
          <w:p w14:paraId="7CD08615" w14:textId="77777777" w:rsidR="00D62403" w:rsidRDefault="00D62403">
            <w:pPr>
              <w:pStyle w:val="TableParagraph"/>
              <w:spacing w:before="12" w:line="122" w:lineRule="exact"/>
              <w:ind w:right="1"/>
              <w:rPr>
                <w:sz w:val="13"/>
              </w:rPr>
            </w:pPr>
            <w:r>
              <w:rPr>
                <w:spacing w:val="-2"/>
                <w:w w:val="105"/>
                <w:sz w:val="13"/>
              </w:rPr>
              <w:t>(1.78)</w:t>
            </w:r>
          </w:p>
        </w:tc>
        <w:tc>
          <w:tcPr>
            <w:tcW w:w="659" w:type="dxa"/>
          </w:tcPr>
          <w:p w14:paraId="66B4C7FE" w14:textId="77777777" w:rsidR="00D62403" w:rsidRDefault="00D62403">
            <w:pPr>
              <w:pStyle w:val="TableParagraph"/>
              <w:spacing w:before="12" w:line="122" w:lineRule="exact"/>
              <w:ind w:left="9" w:right="2"/>
              <w:rPr>
                <w:sz w:val="13"/>
              </w:rPr>
            </w:pPr>
            <w:r>
              <w:rPr>
                <w:spacing w:val="-2"/>
                <w:sz w:val="13"/>
              </w:rPr>
              <w:t>(0.00)</w:t>
            </w:r>
          </w:p>
        </w:tc>
        <w:tc>
          <w:tcPr>
            <w:tcW w:w="628" w:type="dxa"/>
          </w:tcPr>
          <w:p w14:paraId="4069388F" w14:textId="77777777" w:rsidR="00D62403" w:rsidRDefault="00D62403">
            <w:pPr>
              <w:pStyle w:val="TableParagraph"/>
              <w:spacing w:before="12" w:line="122" w:lineRule="exact"/>
              <w:ind w:right="11"/>
              <w:rPr>
                <w:sz w:val="13"/>
              </w:rPr>
            </w:pPr>
            <w:r>
              <w:rPr>
                <w:spacing w:val="-2"/>
                <w:w w:val="105"/>
                <w:sz w:val="13"/>
              </w:rPr>
              <w:t>(2.81)</w:t>
            </w:r>
          </w:p>
        </w:tc>
        <w:tc>
          <w:tcPr>
            <w:tcW w:w="638" w:type="dxa"/>
          </w:tcPr>
          <w:p w14:paraId="1FABA543" w14:textId="77777777" w:rsidR="00D62403" w:rsidRDefault="00D62403">
            <w:pPr>
              <w:pStyle w:val="TableParagraph"/>
              <w:spacing w:before="12" w:line="122" w:lineRule="exact"/>
              <w:ind w:right="1"/>
              <w:rPr>
                <w:sz w:val="13"/>
              </w:rPr>
            </w:pPr>
            <w:r>
              <w:rPr>
                <w:spacing w:val="-2"/>
                <w:w w:val="115"/>
                <w:sz w:val="13"/>
              </w:rPr>
              <w:t>(1.71)</w:t>
            </w:r>
          </w:p>
        </w:tc>
        <w:tc>
          <w:tcPr>
            <w:tcW w:w="728" w:type="dxa"/>
          </w:tcPr>
          <w:p w14:paraId="16EFB09E" w14:textId="77777777" w:rsidR="00D62403" w:rsidRDefault="00D62403">
            <w:pPr>
              <w:pStyle w:val="TableParagraph"/>
              <w:spacing w:before="12" w:line="122" w:lineRule="exact"/>
              <w:ind w:left="7" w:right="1"/>
              <w:rPr>
                <w:sz w:val="13"/>
              </w:rPr>
            </w:pPr>
            <w:r>
              <w:rPr>
                <w:spacing w:val="-2"/>
                <w:sz w:val="13"/>
              </w:rPr>
              <w:t>(0.00)</w:t>
            </w:r>
          </w:p>
        </w:tc>
      </w:tr>
      <w:tr w:rsidR="00D62403" w14:paraId="2748E9EA" w14:textId="77777777">
        <w:trPr>
          <w:trHeight w:val="154"/>
        </w:trPr>
        <w:tc>
          <w:tcPr>
            <w:tcW w:w="4146" w:type="dxa"/>
          </w:tcPr>
          <w:p w14:paraId="259E0959" w14:textId="77777777" w:rsidR="00D62403" w:rsidRDefault="00D62403">
            <w:pPr>
              <w:pStyle w:val="TableParagraph"/>
              <w:tabs>
                <w:tab w:val="right" w:pos="3950"/>
              </w:tabs>
              <w:spacing w:before="12" w:line="122" w:lineRule="exact"/>
              <w:ind w:left="97"/>
              <w:jc w:val="left"/>
              <w:rPr>
                <w:sz w:val="13"/>
              </w:rPr>
            </w:pPr>
            <w:r>
              <w:rPr>
                <w:sz w:val="13"/>
              </w:rPr>
              <w:t>Consumption</w:t>
            </w:r>
            <w:r>
              <w:rPr>
                <w:spacing w:val="22"/>
                <w:sz w:val="13"/>
              </w:rPr>
              <w:t xml:space="preserve"> </w:t>
            </w:r>
            <w:r>
              <w:rPr>
                <w:sz w:val="13"/>
              </w:rPr>
              <w:t>over</w:t>
            </w:r>
            <w:r>
              <w:rPr>
                <w:spacing w:val="22"/>
                <w:sz w:val="13"/>
              </w:rPr>
              <w:t xml:space="preserve"> </w:t>
            </w:r>
            <w:r>
              <w:rPr>
                <w:sz w:val="13"/>
              </w:rPr>
              <w:t>the</w:t>
            </w:r>
            <w:r>
              <w:rPr>
                <w:spacing w:val="23"/>
                <w:sz w:val="13"/>
              </w:rPr>
              <w:t xml:space="preserve"> </w:t>
            </w:r>
            <w:r>
              <w:rPr>
                <w:sz w:val="13"/>
              </w:rPr>
              <w:t>past</w:t>
            </w:r>
            <w:r>
              <w:rPr>
                <w:spacing w:val="22"/>
                <w:sz w:val="13"/>
              </w:rPr>
              <w:t xml:space="preserve"> </w:t>
            </w:r>
            <w:r>
              <w:rPr>
                <w:sz w:val="13"/>
              </w:rPr>
              <w:t>7</w:t>
            </w:r>
            <w:r>
              <w:rPr>
                <w:spacing w:val="23"/>
                <w:sz w:val="13"/>
              </w:rPr>
              <w:t xml:space="preserve"> </w:t>
            </w:r>
            <w:r>
              <w:rPr>
                <w:sz w:val="13"/>
              </w:rPr>
              <w:t>days</w:t>
            </w:r>
            <w:r>
              <w:rPr>
                <w:spacing w:val="22"/>
                <w:sz w:val="13"/>
              </w:rPr>
              <w:t xml:space="preserve"> </w:t>
            </w:r>
            <w:r>
              <w:rPr>
                <w:spacing w:val="-2"/>
                <w:sz w:val="13"/>
              </w:rPr>
              <w:t>(fruit)</w:t>
            </w:r>
            <w:r>
              <w:rPr>
                <w:rFonts w:ascii="Times New Roman"/>
                <w:sz w:val="13"/>
              </w:rPr>
              <w:tab/>
            </w:r>
            <w:r>
              <w:rPr>
                <w:spacing w:val="-4"/>
                <w:sz w:val="13"/>
              </w:rPr>
              <w:t>0.54</w:t>
            </w:r>
          </w:p>
        </w:tc>
        <w:tc>
          <w:tcPr>
            <w:tcW w:w="638" w:type="dxa"/>
          </w:tcPr>
          <w:p w14:paraId="3AD9728D" w14:textId="77777777" w:rsidR="00D62403" w:rsidRDefault="00D62403">
            <w:pPr>
              <w:pStyle w:val="TableParagraph"/>
              <w:spacing w:before="12" w:line="122" w:lineRule="exact"/>
              <w:ind w:left="1" w:right="1"/>
              <w:rPr>
                <w:sz w:val="13"/>
              </w:rPr>
            </w:pPr>
            <w:r>
              <w:rPr>
                <w:spacing w:val="-4"/>
                <w:sz w:val="13"/>
              </w:rPr>
              <w:t>0.72</w:t>
            </w:r>
          </w:p>
        </w:tc>
        <w:tc>
          <w:tcPr>
            <w:tcW w:w="659" w:type="dxa"/>
          </w:tcPr>
          <w:p w14:paraId="430C4F2F" w14:textId="77777777" w:rsidR="00D62403" w:rsidRDefault="00D62403">
            <w:pPr>
              <w:pStyle w:val="TableParagraph"/>
              <w:spacing w:before="12" w:line="122" w:lineRule="exact"/>
              <w:ind w:left="10" w:right="1"/>
              <w:rPr>
                <w:sz w:val="13"/>
              </w:rPr>
            </w:pPr>
            <w:r>
              <w:rPr>
                <w:spacing w:val="-4"/>
                <w:sz w:val="13"/>
              </w:rPr>
              <w:t>0.18</w:t>
            </w:r>
          </w:p>
        </w:tc>
        <w:tc>
          <w:tcPr>
            <w:tcW w:w="628" w:type="dxa"/>
          </w:tcPr>
          <w:p w14:paraId="4A468E3F" w14:textId="77777777" w:rsidR="00D62403" w:rsidRDefault="00D62403">
            <w:pPr>
              <w:pStyle w:val="TableParagraph"/>
              <w:spacing w:before="12" w:line="122" w:lineRule="exact"/>
              <w:ind w:left="3" w:right="11"/>
              <w:rPr>
                <w:sz w:val="13"/>
              </w:rPr>
            </w:pPr>
            <w:r>
              <w:rPr>
                <w:spacing w:val="-4"/>
                <w:sz w:val="13"/>
              </w:rPr>
              <w:t>0.31</w:t>
            </w:r>
          </w:p>
        </w:tc>
        <w:tc>
          <w:tcPr>
            <w:tcW w:w="638" w:type="dxa"/>
          </w:tcPr>
          <w:p w14:paraId="0FCBEE5E" w14:textId="77777777" w:rsidR="00D62403" w:rsidRDefault="00D62403">
            <w:pPr>
              <w:pStyle w:val="TableParagraph"/>
              <w:spacing w:before="12" w:line="122" w:lineRule="exact"/>
              <w:ind w:left="1" w:right="1"/>
              <w:rPr>
                <w:sz w:val="13"/>
              </w:rPr>
            </w:pPr>
            <w:r>
              <w:rPr>
                <w:spacing w:val="-4"/>
                <w:sz w:val="13"/>
              </w:rPr>
              <w:t>0.59</w:t>
            </w:r>
          </w:p>
        </w:tc>
        <w:tc>
          <w:tcPr>
            <w:tcW w:w="659" w:type="dxa"/>
          </w:tcPr>
          <w:p w14:paraId="1D8439B5" w14:textId="77777777" w:rsidR="00D62403" w:rsidRDefault="00D62403">
            <w:pPr>
              <w:pStyle w:val="TableParagraph"/>
              <w:spacing w:before="12" w:line="122" w:lineRule="exact"/>
              <w:ind w:left="9" w:right="1"/>
              <w:rPr>
                <w:sz w:val="13"/>
              </w:rPr>
            </w:pPr>
            <w:r>
              <w:rPr>
                <w:spacing w:val="-2"/>
                <w:sz w:val="13"/>
              </w:rPr>
              <w:t>0.27*</w:t>
            </w:r>
          </w:p>
        </w:tc>
        <w:tc>
          <w:tcPr>
            <w:tcW w:w="628" w:type="dxa"/>
          </w:tcPr>
          <w:p w14:paraId="74A69903" w14:textId="77777777" w:rsidR="00D62403" w:rsidRDefault="00D62403">
            <w:pPr>
              <w:pStyle w:val="TableParagraph"/>
              <w:spacing w:before="12" w:line="122" w:lineRule="exact"/>
              <w:ind w:left="1" w:right="11"/>
              <w:rPr>
                <w:sz w:val="13"/>
              </w:rPr>
            </w:pPr>
            <w:r>
              <w:rPr>
                <w:spacing w:val="-4"/>
                <w:sz w:val="13"/>
              </w:rPr>
              <w:t>0.38</w:t>
            </w:r>
          </w:p>
        </w:tc>
        <w:tc>
          <w:tcPr>
            <w:tcW w:w="638" w:type="dxa"/>
          </w:tcPr>
          <w:p w14:paraId="3648F423" w14:textId="77777777" w:rsidR="00D62403" w:rsidRDefault="00D62403">
            <w:pPr>
              <w:pStyle w:val="TableParagraph"/>
              <w:spacing w:before="12" w:line="122" w:lineRule="exact"/>
              <w:ind w:left="1" w:right="1"/>
              <w:rPr>
                <w:sz w:val="13"/>
              </w:rPr>
            </w:pPr>
            <w:r>
              <w:rPr>
                <w:spacing w:val="-4"/>
                <w:sz w:val="13"/>
              </w:rPr>
              <w:t>0.66</w:t>
            </w:r>
          </w:p>
        </w:tc>
        <w:tc>
          <w:tcPr>
            <w:tcW w:w="728" w:type="dxa"/>
          </w:tcPr>
          <w:p w14:paraId="27CAB9DC" w14:textId="77777777" w:rsidR="00D62403" w:rsidRDefault="00D62403">
            <w:pPr>
              <w:pStyle w:val="TableParagraph"/>
              <w:spacing w:before="12" w:line="122" w:lineRule="exact"/>
              <w:ind w:left="7"/>
              <w:rPr>
                <w:sz w:val="13"/>
              </w:rPr>
            </w:pPr>
            <w:r>
              <w:rPr>
                <w:spacing w:val="-2"/>
                <w:sz w:val="13"/>
              </w:rPr>
              <w:t>0.28**</w:t>
            </w:r>
          </w:p>
        </w:tc>
      </w:tr>
      <w:tr w:rsidR="00D62403" w14:paraId="3F914E74" w14:textId="77777777">
        <w:trPr>
          <w:trHeight w:val="154"/>
        </w:trPr>
        <w:tc>
          <w:tcPr>
            <w:tcW w:w="4146" w:type="dxa"/>
          </w:tcPr>
          <w:p w14:paraId="33428A4E" w14:textId="77777777" w:rsidR="00D62403" w:rsidRDefault="00D62403">
            <w:pPr>
              <w:pStyle w:val="TableParagraph"/>
              <w:spacing w:before="12" w:line="122" w:lineRule="exact"/>
              <w:ind w:right="140"/>
              <w:jc w:val="right"/>
              <w:rPr>
                <w:sz w:val="13"/>
              </w:rPr>
            </w:pPr>
            <w:r>
              <w:rPr>
                <w:spacing w:val="-2"/>
                <w:w w:val="110"/>
                <w:sz w:val="13"/>
              </w:rPr>
              <w:t>(1.31)</w:t>
            </w:r>
          </w:p>
        </w:tc>
        <w:tc>
          <w:tcPr>
            <w:tcW w:w="638" w:type="dxa"/>
          </w:tcPr>
          <w:p w14:paraId="1AC09314" w14:textId="77777777" w:rsidR="00D62403" w:rsidRDefault="00D62403">
            <w:pPr>
              <w:pStyle w:val="TableParagraph"/>
              <w:spacing w:before="12" w:line="122" w:lineRule="exact"/>
              <w:ind w:left="1" w:right="1"/>
              <w:rPr>
                <w:sz w:val="13"/>
              </w:rPr>
            </w:pPr>
            <w:r>
              <w:rPr>
                <w:spacing w:val="-2"/>
                <w:w w:val="105"/>
                <w:sz w:val="13"/>
              </w:rPr>
              <w:t>(1.34)</w:t>
            </w:r>
          </w:p>
        </w:tc>
        <w:tc>
          <w:tcPr>
            <w:tcW w:w="659" w:type="dxa"/>
          </w:tcPr>
          <w:p w14:paraId="68D71757" w14:textId="77777777" w:rsidR="00D62403" w:rsidRDefault="00D62403">
            <w:pPr>
              <w:pStyle w:val="TableParagraph"/>
              <w:spacing w:before="12" w:line="122" w:lineRule="exact"/>
              <w:ind w:left="10" w:right="1"/>
              <w:rPr>
                <w:sz w:val="13"/>
              </w:rPr>
            </w:pPr>
            <w:r>
              <w:rPr>
                <w:spacing w:val="-2"/>
                <w:w w:val="105"/>
                <w:sz w:val="13"/>
              </w:rPr>
              <w:t>(0.17)</w:t>
            </w:r>
          </w:p>
        </w:tc>
        <w:tc>
          <w:tcPr>
            <w:tcW w:w="628" w:type="dxa"/>
          </w:tcPr>
          <w:p w14:paraId="1EA763D6" w14:textId="77777777" w:rsidR="00D62403" w:rsidRDefault="00D62403">
            <w:pPr>
              <w:pStyle w:val="TableParagraph"/>
              <w:spacing w:before="12" w:line="122" w:lineRule="exact"/>
              <w:ind w:left="2" w:right="11"/>
              <w:rPr>
                <w:sz w:val="13"/>
              </w:rPr>
            </w:pPr>
            <w:r>
              <w:rPr>
                <w:spacing w:val="-2"/>
                <w:w w:val="105"/>
                <w:sz w:val="13"/>
              </w:rPr>
              <w:t>(1.03)</w:t>
            </w:r>
          </w:p>
        </w:tc>
        <w:tc>
          <w:tcPr>
            <w:tcW w:w="638" w:type="dxa"/>
          </w:tcPr>
          <w:p w14:paraId="16ADCC8E" w14:textId="77777777" w:rsidR="00D62403" w:rsidRDefault="00D62403">
            <w:pPr>
              <w:pStyle w:val="TableParagraph"/>
              <w:spacing w:before="12" w:line="122" w:lineRule="exact"/>
              <w:ind w:right="1"/>
              <w:rPr>
                <w:sz w:val="13"/>
              </w:rPr>
            </w:pPr>
            <w:r>
              <w:rPr>
                <w:spacing w:val="-2"/>
                <w:w w:val="105"/>
                <w:sz w:val="13"/>
              </w:rPr>
              <w:t>(1.22)</w:t>
            </w:r>
          </w:p>
        </w:tc>
        <w:tc>
          <w:tcPr>
            <w:tcW w:w="659" w:type="dxa"/>
          </w:tcPr>
          <w:p w14:paraId="248D25D3" w14:textId="77777777" w:rsidR="00D62403" w:rsidRDefault="00D62403">
            <w:pPr>
              <w:pStyle w:val="TableParagraph"/>
              <w:spacing w:before="12" w:line="122" w:lineRule="exact"/>
              <w:ind w:left="9" w:right="2"/>
              <w:rPr>
                <w:sz w:val="13"/>
              </w:rPr>
            </w:pPr>
            <w:r>
              <w:rPr>
                <w:spacing w:val="-2"/>
                <w:sz w:val="13"/>
              </w:rPr>
              <w:t>(0.02)</w:t>
            </w:r>
          </w:p>
        </w:tc>
        <w:tc>
          <w:tcPr>
            <w:tcW w:w="628" w:type="dxa"/>
          </w:tcPr>
          <w:p w14:paraId="55F0D902" w14:textId="77777777" w:rsidR="00D62403" w:rsidRDefault="00D62403">
            <w:pPr>
              <w:pStyle w:val="TableParagraph"/>
              <w:spacing w:before="12" w:line="122" w:lineRule="exact"/>
              <w:ind w:right="11"/>
              <w:rPr>
                <w:sz w:val="13"/>
              </w:rPr>
            </w:pPr>
            <w:r>
              <w:rPr>
                <w:spacing w:val="-2"/>
                <w:w w:val="110"/>
                <w:sz w:val="13"/>
              </w:rPr>
              <w:t>(1.13)</w:t>
            </w:r>
          </w:p>
        </w:tc>
        <w:tc>
          <w:tcPr>
            <w:tcW w:w="638" w:type="dxa"/>
          </w:tcPr>
          <w:p w14:paraId="13C1F4E6" w14:textId="77777777" w:rsidR="00D62403" w:rsidRDefault="00D62403">
            <w:pPr>
              <w:pStyle w:val="TableParagraph"/>
              <w:spacing w:before="12" w:line="122" w:lineRule="exact"/>
              <w:ind w:right="1"/>
              <w:rPr>
                <w:sz w:val="13"/>
              </w:rPr>
            </w:pPr>
            <w:r>
              <w:rPr>
                <w:spacing w:val="-2"/>
                <w:w w:val="105"/>
                <w:sz w:val="13"/>
              </w:rPr>
              <w:t>(1.29)</w:t>
            </w:r>
          </w:p>
        </w:tc>
        <w:tc>
          <w:tcPr>
            <w:tcW w:w="728" w:type="dxa"/>
          </w:tcPr>
          <w:p w14:paraId="12DCE6DC" w14:textId="77777777" w:rsidR="00D62403" w:rsidRDefault="00D62403">
            <w:pPr>
              <w:pStyle w:val="TableParagraph"/>
              <w:spacing w:before="12" w:line="122" w:lineRule="exact"/>
              <w:ind w:left="7" w:right="1"/>
              <w:rPr>
                <w:sz w:val="13"/>
              </w:rPr>
            </w:pPr>
            <w:r>
              <w:rPr>
                <w:spacing w:val="-2"/>
                <w:sz w:val="13"/>
              </w:rPr>
              <w:t>(0.00)</w:t>
            </w:r>
          </w:p>
        </w:tc>
      </w:tr>
      <w:tr w:rsidR="00D62403" w14:paraId="4E9C5A79" w14:textId="77777777">
        <w:trPr>
          <w:trHeight w:val="154"/>
        </w:trPr>
        <w:tc>
          <w:tcPr>
            <w:tcW w:w="4146" w:type="dxa"/>
          </w:tcPr>
          <w:p w14:paraId="447B8B63" w14:textId="77777777" w:rsidR="00D62403" w:rsidRDefault="00D62403">
            <w:pPr>
              <w:pStyle w:val="TableParagraph"/>
              <w:tabs>
                <w:tab w:val="right" w:pos="3950"/>
              </w:tabs>
              <w:spacing w:before="12" w:line="122" w:lineRule="exact"/>
              <w:ind w:left="97"/>
              <w:jc w:val="left"/>
              <w:rPr>
                <w:sz w:val="13"/>
              </w:rPr>
            </w:pPr>
            <w:r>
              <w:rPr>
                <w:sz w:val="13"/>
              </w:rPr>
              <w:t>Consumption</w:t>
            </w:r>
            <w:r>
              <w:rPr>
                <w:spacing w:val="22"/>
                <w:sz w:val="13"/>
              </w:rPr>
              <w:t xml:space="preserve"> </w:t>
            </w:r>
            <w:r>
              <w:rPr>
                <w:sz w:val="13"/>
              </w:rPr>
              <w:t>over</w:t>
            </w:r>
            <w:r>
              <w:rPr>
                <w:spacing w:val="22"/>
                <w:sz w:val="13"/>
              </w:rPr>
              <w:t xml:space="preserve"> </w:t>
            </w:r>
            <w:r>
              <w:rPr>
                <w:sz w:val="13"/>
              </w:rPr>
              <w:t>the</w:t>
            </w:r>
            <w:r>
              <w:rPr>
                <w:spacing w:val="23"/>
                <w:sz w:val="13"/>
              </w:rPr>
              <w:t xml:space="preserve"> </w:t>
            </w:r>
            <w:r>
              <w:rPr>
                <w:sz w:val="13"/>
              </w:rPr>
              <w:t>past</w:t>
            </w:r>
            <w:r>
              <w:rPr>
                <w:spacing w:val="22"/>
                <w:sz w:val="13"/>
              </w:rPr>
              <w:t xml:space="preserve"> </w:t>
            </w:r>
            <w:r>
              <w:rPr>
                <w:sz w:val="13"/>
              </w:rPr>
              <w:t>7</w:t>
            </w:r>
            <w:r>
              <w:rPr>
                <w:spacing w:val="23"/>
                <w:sz w:val="13"/>
              </w:rPr>
              <w:t xml:space="preserve"> </w:t>
            </w:r>
            <w:r>
              <w:rPr>
                <w:sz w:val="13"/>
              </w:rPr>
              <w:t>days</w:t>
            </w:r>
            <w:r>
              <w:rPr>
                <w:spacing w:val="22"/>
                <w:sz w:val="13"/>
              </w:rPr>
              <w:t xml:space="preserve"> </w:t>
            </w:r>
            <w:r>
              <w:rPr>
                <w:spacing w:val="-2"/>
                <w:sz w:val="13"/>
              </w:rPr>
              <w:t>(oil)</w:t>
            </w:r>
            <w:r>
              <w:rPr>
                <w:rFonts w:ascii="Times New Roman"/>
                <w:sz w:val="13"/>
              </w:rPr>
              <w:tab/>
            </w:r>
            <w:r>
              <w:rPr>
                <w:spacing w:val="-4"/>
                <w:sz w:val="13"/>
              </w:rPr>
              <w:t>4.90</w:t>
            </w:r>
          </w:p>
        </w:tc>
        <w:tc>
          <w:tcPr>
            <w:tcW w:w="638" w:type="dxa"/>
          </w:tcPr>
          <w:p w14:paraId="529F273C" w14:textId="77777777" w:rsidR="00D62403" w:rsidRDefault="00D62403">
            <w:pPr>
              <w:pStyle w:val="TableParagraph"/>
              <w:spacing w:before="12" w:line="122" w:lineRule="exact"/>
              <w:ind w:left="1" w:right="1"/>
              <w:rPr>
                <w:sz w:val="13"/>
              </w:rPr>
            </w:pPr>
            <w:r>
              <w:rPr>
                <w:spacing w:val="-4"/>
                <w:sz w:val="13"/>
              </w:rPr>
              <w:t>5.79</w:t>
            </w:r>
          </w:p>
        </w:tc>
        <w:tc>
          <w:tcPr>
            <w:tcW w:w="659" w:type="dxa"/>
          </w:tcPr>
          <w:p w14:paraId="3EB11392" w14:textId="77777777" w:rsidR="00D62403" w:rsidRDefault="00D62403">
            <w:pPr>
              <w:pStyle w:val="TableParagraph"/>
              <w:spacing w:before="12" w:line="122" w:lineRule="exact"/>
              <w:ind w:left="10" w:right="1"/>
              <w:rPr>
                <w:sz w:val="13"/>
              </w:rPr>
            </w:pPr>
            <w:r>
              <w:rPr>
                <w:spacing w:val="-2"/>
                <w:sz w:val="13"/>
              </w:rPr>
              <w:t>0.89***</w:t>
            </w:r>
          </w:p>
        </w:tc>
        <w:tc>
          <w:tcPr>
            <w:tcW w:w="628" w:type="dxa"/>
          </w:tcPr>
          <w:p w14:paraId="2A489BA9" w14:textId="77777777" w:rsidR="00D62403" w:rsidRDefault="00D62403">
            <w:pPr>
              <w:pStyle w:val="TableParagraph"/>
              <w:spacing w:before="12" w:line="122" w:lineRule="exact"/>
              <w:ind w:left="2" w:right="11"/>
              <w:rPr>
                <w:sz w:val="13"/>
              </w:rPr>
            </w:pPr>
            <w:r>
              <w:rPr>
                <w:spacing w:val="-4"/>
                <w:w w:val="105"/>
                <w:sz w:val="13"/>
              </w:rPr>
              <w:t>1.99</w:t>
            </w:r>
          </w:p>
        </w:tc>
        <w:tc>
          <w:tcPr>
            <w:tcW w:w="638" w:type="dxa"/>
          </w:tcPr>
          <w:p w14:paraId="3E887125" w14:textId="77777777" w:rsidR="00D62403" w:rsidRDefault="00D62403">
            <w:pPr>
              <w:pStyle w:val="TableParagraph"/>
              <w:spacing w:before="12" w:line="122" w:lineRule="exact"/>
              <w:ind w:right="1"/>
              <w:rPr>
                <w:sz w:val="13"/>
              </w:rPr>
            </w:pPr>
            <w:r>
              <w:rPr>
                <w:spacing w:val="-4"/>
                <w:sz w:val="13"/>
              </w:rPr>
              <w:t>2.78</w:t>
            </w:r>
          </w:p>
        </w:tc>
        <w:tc>
          <w:tcPr>
            <w:tcW w:w="659" w:type="dxa"/>
          </w:tcPr>
          <w:p w14:paraId="13696E9D" w14:textId="77777777" w:rsidR="00D62403" w:rsidRDefault="00D62403">
            <w:pPr>
              <w:pStyle w:val="TableParagraph"/>
              <w:spacing w:before="12" w:line="122" w:lineRule="exact"/>
              <w:ind w:left="9" w:right="1"/>
              <w:rPr>
                <w:sz w:val="13"/>
              </w:rPr>
            </w:pPr>
            <w:r>
              <w:rPr>
                <w:spacing w:val="-2"/>
                <w:w w:val="105"/>
                <w:sz w:val="13"/>
              </w:rPr>
              <w:t>0.79***</w:t>
            </w:r>
          </w:p>
        </w:tc>
        <w:tc>
          <w:tcPr>
            <w:tcW w:w="628" w:type="dxa"/>
          </w:tcPr>
          <w:p w14:paraId="4EC52C2A" w14:textId="77777777" w:rsidR="00D62403" w:rsidRDefault="00D62403">
            <w:pPr>
              <w:pStyle w:val="TableParagraph"/>
              <w:spacing w:before="12" w:line="122" w:lineRule="exact"/>
              <w:ind w:left="1" w:right="11"/>
              <w:rPr>
                <w:sz w:val="13"/>
              </w:rPr>
            </w:pPr>
            <w:r>
              <w:rPr>
                <w:spacing w:val="-4"/>
                <w:sz w:val="13"/>
              </w:rPr>
              <w:t>2.87</w:t>
            </w:r>
          </w:p>
        </w:tc>
        <w:tc>
          <w:tcPr>
            <w:tcW w:w="638" w:type="dxa"/>
          </w:tcPr>
          <w:p w14:paraId="7D3C2AC2" w14:textId="77777777" w:rsidR="00D62403" w:rsidRDefault="00D62403">
            <w:pPr>
              <w:pStyle w:val="TableParagraph"/>
              <w:spacing w:before="12" w:line="122" w:lineRule="exact"/>
              <w:ind w:left="1" w:right="1"/>
              <w:rPr>
                <w:sz w:val="13"/>
              </w:rPr>
            </w:pPr>
            <w:r>
              <w:rPr>
                <w:spacing w:val="-4"/>
                <w:sz w:val="13"/>
              </w:rPr>
              <w:t>4.49</w:t>
            </w:r>
          </w:p>
        </w:tc>
        <w:tc>
          <w:tcPr>
            <w:tcW w:w="728" w:type="dxa"/>
          </w:tcPr>
          <w:p w14:paraId="08415D13" w14:textId="77777777" w:rsidR="00D62403" w:rsidRDefault="00D62403">
            <w:pPr>
              <w:pStyle w:val="TableParagraph"/>
              <w:spacing w:before="12" w:line="122" w:lineRule="exact"/>
              <w:ind w:left="7"/>
              <w:rPr>
                <w:sz w:val="13"/>
              </w:rPr>
            </w:pPr>
            <w:r>
              <w:rPr>
                <w:spacing w:val="-2"/>
                <w:w w:val="105"/>
                <w:sz w:val="13"/>
              </w:rPr>
              <w:t>1.62***</w:t>
            </w:r>
          </w:p>
        </w:tc>
      </w:tr>
      <w:tr w:rsidR="00D62403" w14:paraId="7F4AB5C6" w14:textId="77777777">
        <w:trPr>
          <w:trHeight w:val="154"/>
        </w:trPr>
        <w:tc>
          <w:tcPr>
            <w:tcW w:w="4146" w:type="dxa"/>
          </w:tcPr>
          <w:p w14:paraId="5F47B31D" w14:textId="77777777" w:rsidR="00D62403" w:rsidRDefault="00D62403">
            <w:pPr>
              <w:pStyle w:val="TableParagraph"/>
              <w:spacing w:before="12" w:line="122" w:lineRule="exact"/>
              <w:ind w:right="140"/>
              <w:jc w:val="right"/>
              <w:rPr>
                <w:sz w:val="13"/>
              </w:rPr>
            </w:pPr>
            <w:r>
              <w:rPr>
                <w:spacing w:val="-2"/>
                <w:w w:val="105"/>
                <w:sz w:val="13"/>
              </w:rPr>
              <w:t>(2.37)</w:t>
            </w:r>
          </w:p>
        </w:tc>
        <w:tc>
          <w:tcPr>
            <w:tcW w:w="638" w:type="dxa"/>
          </w:tcPr>
          <w:p w14:paraId="5CAF5399" w14:textId="77777777" w:rsidR="00D62403" w:rsidRDefault="00D62403">
            <w:pPr>
              <w:pStyle w:val="TableParagraph"/>
              <w:spacing w:before="12" w:line="122" w:lineRule="exact"/>
              <w:ind w:left="1" w:right="1"/>
              <w:rPr>
                <w:sz w:val="13"/>
              </w:rPr>
            </w:pPr>
            <w:r>
              <w:rPr>
                <w:spacing w:val="-2"/>
                <w:w w:val="110"/>
                <w:sz w:val="13"/>
              </w:rPr>
              <w:t>(1.81)</w:t>
            </w:r>
          </w:p>
        </w:tc>
        <w:tc>
          <w:tcPr>
            <w:tcW w:w="659" w:type="dxa"/>
          </w:tcPr>
          <w:p w14:paraId="4D26FC48" w14:textId="77777777" w:rsidR="00D62403" w:rsidRDefault="00D62403">
            <w:pPr>
              <w:pStyle w:val="TableParagraph"/>
              <w:spacing w:before="12" w:line="122" w:lineRule="exact"/>
              <w:ind w:left="10" w:right="1"/>
              <w:rPr>
                <w:sz w:val="13"/>
              </w:rPr>
            </w:pPr>
            <w:r>
              <w:rPr>
                <w:spacing w:val="-2"/>
                <w:sz w:val="13"/>
              </w:rPr>
              <w:t>(0.00)</w:t>
            </w:r>
          </w:p>
        </w:tc>
        <w:tc>
          <w:tcPr>
            <w:tcW w:w="628" w:type="dxa"/>
          </w:tcPr>
          <w:p w14:paraId="6BA93EFB" w14:textId="77777777" w:rsidR="00D62403" w:rsidRDefault="00D62403">
            <w:pPr>
              <w:pStyle w:val="TableParagraph"/>
              <w:spacing w:before="12" w:line="122" w:lineRule="exact"/>
              <w:ind w:left="2" w:right="11"/>
              <w:rPr>
                <w:sz w:val="13"/>
              </w:rPr>
            </w:pPr>
            <w:r>
              <w:rPr>
                <w:spacing w:val="-2"/>
                <w:sz w:val="13"/>
              </w:rPr>
              <w:t>(2.38)</w:t>
            </w:r>
          </w:p>
        </w:tc>
        <w:tc>
          <w:tcPr>
            <w:tcW w:w="638" w:type="dxa"/>
          </w:tcPr>
          <w:p w14:paraId="56E20171" w14:textId="77777777" w:rsidR="00D62403" w:rsidRDefault="00D62403">
            <w:pPr>
              <w:pStyle w:val="TableParagraph"/>
              <w:spacing w:before="12" w:line="122" w:lineRule="exact"/>
              <w:ind w:right="1"/>
              <w:rPr>
                <w:sz w:val="13"/>
              </w:rPr>
            </w:pPr>
            <w:r>
              <w:rPr>
                <w:spacing w:val="-2"/>
                <w:sz w:val="13"/>
              </w:rPr>
              <w:t>(2.24)</w:t>
            </w:r>
          </w:p>
        </w:tc>
        <w:tc>
          <w:tcPr>
            <w:tcW w:w="659" w:type="dxa"/>
          </w:tcPr>
          <w:p w14:paraId="375E395F" w14:textId="77777777" w:rsidR="00D62403" w:rsidRDefault="00D62403">
            <w:pPr>
              <w:pStyle w:val="TableParagraph"/>
              <w:spacing w:before="12" w:line="122" w:lineRule="exact"/>
              <w:ind w:left="9" w:right="2"/>
              <w:rPr>
                <w:sz w:val="13"/>
              </w:rPr>
            </w:pPr>
            <w:r>
              <w:rPr>
                <w:spacing w:val="-2"/>
                <w:sz w:val="13"/>
              </w:rPr>
              <w:t>(0.00)</w:t>
            </w:r>
          </w:p>
        </w:tc>
        <w:tc>
          <w:tcPr>
            <w:tcW w:w="628" w:type="dxa"/>
          </w:tcPr>
          <w:p w14:paraId="34CBCBE0" w14:textId="77777777" w:rsidR="00D62403" w:rsidRDefault="00D62403">
            <w:pPr>
              <w:pStyle w:val="TableParagraph"/>
              <w:spacing w:before="12" w:line="122" w:lineRule="exact"/>
              <w:ind w:right="11"/>
              <w:rPr>
                <w:sz w:val="13"/>
              </w:rPr>
            </w:pPr>
            <w:r>
              <w:rPr>
                <w:spacing w:val="-2"/>
                <w:w w:val="105"/>
                <w:sz w:val="13"/>
              </w:rPr>
              <w:t>(2.73)</w:t>
            </w:r>
          </w:p>
        </w:tc>
        <w:tc>
          <w:tcPr>
            <w:tcW w:w="638" w:type="dxa"/>
          </w:tcPr>
          <w:p w14:paraId="09592C77" w14:textId="77777777" w:rsidR="00D62403" w:rsidRDefault="00D62403">
            <w:pPr>
              <w:pStyle w:val="TableParagraph"/>
              <w:spacing w:before="12" w:line="122" w:lineRule="exact"/>
              <w:ind w:right="1"/>
              <w:rPr>
                <w:sz w:val="13"/>
              </w:rPr>
            </w:pPr>
            <w:r>
              <w:rPr>
                <w:spacing w:val="-2"/>
                <w:sz w:val="13"/>
              </w:rPr>
              <w:t>(2.50)</w:t>
            </w:r>
          </w:p>
        </w:tc>
        <w:tc>
          <w:tcPr>
            <w:tcW w:w="728" w:type="dxa"/>
          </w:tcPr>
          <w:p w14:paraId="3D0B8DC6" w14:textId="77777777" w:rsidR="00D62403" w:rsidRDefault="00D62403">
            <w:pPr>
              <w:pStyle w:val="TableParagraph"/>
              <w:spacing w:before="12" w:line="122" w:lineRule="exact"/>
              <w:ind w:left="7" w:right="1"/>
              <w:rPr>
                <w:sz w:val="13"/>
              </w:rPr>
            </w:pPr>
            <w:r>
              <w:rPr>
                <w:spacing w:val="-2"/>
                <w:sz w:val="13"/>
              </w:rPr>
              <w:t>(0.00)</w:t>
            </w:r>
          </w:p>
        </w:tc>
      </w:tr>
      <w:tr w:rsidR="00D62403" w14:paraId="34250893" w14:textId="77777777">
        <w:trPr>
          <w:trHeight w:val="154"/>
        </w:trPr>
        <w:tc>
          <w:tcPr>
            <w:tcW w:w="4146" w:type="dxa"/>
          </w:tcPr>
          <w:p w14:paraId="702C6CC1" w14:textId="77777777" w:rsidR="00D62403" w:rsidRDefault="00D62403">
            <w:pPr>
              <w:pStyle w:val="TableParagraph"/>
              <w:tabs>
                <w:tab w:val="right" w:pos="3949"/>
              </w:tabs>
              <w:spacing w:before="12" w:line="122" w:lineRule="exact"/>
              <w:ind w:left="97"/>
              <w:jc w:val="left"/>
              <w:rPr>
                <w:sz w:val="13"/>
              </w:rPr>
            </w:pPr>
            <w:r>
              <w:rPr>
                <w:sz w:val="13"/>
              </w:rPr>
              <w:t>Consumption</w:t>
            </w:r>
            <w:r>
              <w:rPr>
                <w:spacing w:val="22"/>
                <w:sz w:val="13"/>
              </w:rPr>
              <w:t xml:space="preserve"> </w:t>
            </w:r>
            <w:r>
              <w:rPr>
                <w:sz w:val="13"/>
              </w:rPr>
              <w:t>over</w:t>
            </w:r>
            <w:r>
              <w:rPr>
                <w:spacing w:val="22"/>
                <w:sz w:val="13"/>
              </w:rPr>
              <w:t xml:space="preserve"> </w:t>
            </w:r>
            <w:r>
              <w:rPr>
                <w:sz w:val="13"/>
              </w:rPr>
              <w:t>the</w:t>
            </w:r>
            <w:r>
              <w:rPr>
                <w:spacing w:val="23"/>
                <w:sz w:val="13"/>
              </w:rPr>
              <w:t xml:space="preserve"> </w:t>
            </w:r>
            <w:r>
              <w:rPr>
                <w:sz w:val="13"/>
              </w:rPr>
              <w:t>past</w:t>
            </w:r>
            <w:r>
              <w:rPr>
                <w:spacing w:val="22"/>
                <w:sz w:val="13"/>
              </w:rPr>
              <w:t xml:space="preserve"> </w:t>
            </w:r>
            <w:r>
              <w:rPr>
                <w:sz w:val="13"/>
              </w:rPr>
              <w:t>7</w:t>
            </w:r>
            <w:r>
              <w:rPr>
                <w:spacing w:val="23"/>
                <w:sz w:val="13"/>
              </w:rPr>
              <w:t xml:space="preserve"> </w:t>
            </w:r>
            <w:r>
              <w:rPr>
                <w:sz w:val="13"/>
              </w:rPr>
              <w:t>days</w:t>
            </w:r>
            <w:r>
              <w:rPr>
                <w:spacing w:val="22"/>
                <w:sz w:val="13"/>
              </w:rPr>
              <w:t xml:space="preserve"> </w:t>
            </w:r>
            <w:r>
              <w:rPr>
                <w:spacing w:val="-2"/>
                <w:sz w:val="13"/>
              </w:rPr>
              <w:t>(sugar)</w:t>
            </w:r>
            <w:r>
              <w:rPr>
                <w:rFonts w:ascii="Times New Roman"/>
                <w:sz w:val="13"/>
              </w:rPr>
              <w:tab/>
            </w:r>
            <w:r>
              <w:rPr>
                <w:spacing w:val="-4"/>
                <w:sz w:val="13"/>
              </w:rPr>
              <w:t>2.36</w:t>
            </w:r>
          </w:p>
        </w:tc>
        <w:tc>
          <w:tcPr>
            <w:tcW w:w="638" w:type="dxa"/>
          </w:tcPr>
          <w:p w14:paraId="735523D1" w14:textId="77777777" w:rsidR="00D62403" w:rsidRDefault="00D62403">
            <w:pPr>
              <w:pStyle w:val="TableParagraph"/>
              <w:spacing w:before="12" w:line="122" w:lineRule="exact"/>
              <w:ind w:left="1" w:right="1"/>
              <w:rPr>
                <w:sz w:val="13"/>
              </w:rPr>
            </w:pPr>
            <w:r>
              <w:rPr>
                <w:spacing w:val="-4"/>
                <w:sz w:val="13"/>
              </w:rPr>
              <w:t>3.53</w:t>
            </w:r>
          </w:p>
        </w:tc>
        <w:tc>
          <w:tcPr>
            <w:tcW w:w="659" w:type="dxa"/>
          </w:tcPr>
          <w:p w14:paraId="244C04EF" w14:textId="77777777" w:rsidR="00D62403" w:rsidRDefault="00D62403">
            <w:pPr>
              <w:pStyle w:val="TableParagraph"/>
              <w:spacing w:before="12" w:line="122" w:lineRule="exact"/>
              <w:ind w:left="10" w:right="1"/>
              <w:rPr>
                <w:sz w:val="13"/>
              </w:rPr>
            </w:pPr>
            <w:r>
              <w:rPr>
                <w:spacing w:val="-2"/>
                <w:w w:val="115"/>
                <w:sz w:val="13"/>
              </w:rPr>
              <w:t>1.17***</w:t>
            </w:r>
          </w:p>
        </w:tc>
        <w:tc>
          <w:tcPr>
            <w:tcW w:w="628" w:type="dxa"/>
          </w:tcPr>
          <w:p w14:paraId="13660FFB" w14:textId="77777777" w:rsidR="00D62403" w:rsidRDefault="00D62403">
            <w:pPr>
              <w:pStyle w:val="TableParagraph"/>
              <w:spacing w:before="12" w:line="122" w:lineRule="exact"/>
              <w:ind w:left="3" w:right="11"/>
              <w:rPr>
                <w:sz w:val="13"/>
              </w:rPr>
            </w:pPr>
            <w:r>
              <w:rPr>
                <w:spacing w:val="-4"/>
                <w:sz w:val="13"/>
              </w:rPr>
              <w:t>1.30</w:t>
            </w:r>
          </w:p>
        </w:tc>
        <w:tc>
          <w:tcPr>
            <w:tcW w:w="638" w:type="dxa"/>
          </w:tcPr>
          <w:p w14:paraId="4D7FCAC7" w14:textId="77777777" w:rsidR="00D62403" w:rsidRDefault="00D62403">
            <w:pPr>
              <w:pStyle w:val="TableParagraph"/>
              <w:spacing w:before="12" w:line="122" w:lineRule="exact"/>
              <w:ind w:right="1"/>
              <w:rPr>
                <w:sz w:val="13"/>
              </w:rPr>
            </w:pPr>
            <w:r>
              <w:rPr>
                <w:spacing w:val="-4"/>
                <w:sz w:val="13"/>
              </w:rPr>
              <w:t>1.86</w:t>
            </w:r>
          </w:p>
        </w:tc>
        <w:tc>
          <w:tcPr>
            <w:tcW w:w="659" w:type="dxa"/>
          </w:tcPr>
          <w:p w14:paraId="3A930FC8" w14:textId="77777777" w:rsidR="00D62403" w:rsidRDefault="00D62403">
            <w:pPr>
              <w:pStyle w:val="TableParagraph"/>
              <w:spacing w:before="12" w:line="122" w:lineRule="exact"/>
              <w:ind w:left="9" w:right="1"/>
              <w:rPr>
                <w:sz w:val="13"/>
              </w:rPr>
            </w:pPr>
            <w:r>
              <w:rPr>
                <w:spacing w:val="-2"/>
                <w:sz w:val="13"/>
              </w:rPr>
              <w:t>0.55**</w:t>
            </w:r>
          </w:p>
        </w:tc>
        <w:tc>
          <w:tcPr>
            <w:tcW w:w="628" w:type="dxa"/>
          </w:tcPr>
          <w:p w14:paraId="36D13D2E" w14:textId="77777777" w:rsidR="00D62403" w:rsidRDefault="00D62403">
            <w:pPr>
              <w:pStyle w:val="TableParagraph"/>
              <w:spacing w:before="12" w:line="122" w:lineRule="exact"/>
              <w:ind w:left="1" w:right="11"/>
              <w:rPr>
                <w:sz w:val="13"/>
              </w:rPr>
            </w:pPr>
            <w:r>
              <w:rPr>
                <w:spacing w:val="-4"/>
                <w:w w:val="105"/>
                <w:sz w:val="13"/>
              </w:rPr>
              <w:t>1.62</w:t>
            </w:r>
          </w:p>
        </w:tc>
        <w:tc>
          <w:tcPr>
            <w:tcW w:w="638" w:type="dxa"/>
          </w:tcPr>
          <w:p w14:paraId="1424D92B" w14:textId="77777777" w:rsidR="00D62403" w:rsidRDefault="00D62403">
            <w:pPr>
              <w:pStyle w:val="TableParagraph"/>
              <w:spacing w:before="12" w:line="122" w:lineRule="exact"/>
              <w:ind w:left="1" w:right="1"/>
              <w:rPr>
                <w:sz w:val="13"/>
              </w:rPr>
            </w:pPr>
            <w:r>
              <w:rPr>
                <w:spacing w:val="-4"/>
                <w:sz w:val="13"/>
              </w:rPr>
              <w:t>2.81</w:t>
            </w:r>
          </w:p>
        </w:tc>
        <w:tc>
          <w:tcPr>
            <w:tcW w:w="728" w:type="dxa"/>
          </w:tcPr>
          <w:p w14:paraId="64ABF6B9" w14:textId="77777777" w:rsidR="00D62403" w:rsidRDefault="00D62403">
            <w:pPr>
              <w:pStyle w:val="TableParagraph"/>
              <w:spacing w:before="12" w:line="122" w:lineRule="exact"/>
              <w:ind w:left="7"/>
              <w:rPr>
                <w:sz w:val="13"/>
              </w:rPr>
            </w:pPr>
            <w:r>
              <w:rPr>
                <w:spacing w:val="-2"/>
                <w:w w:val="110"/>
                <w:sz w:val="13"/>
              </w:rPr>
              <w:t>1.18***</w:t>
            </w:r>
          </w:p>
        </w:tc>
      </w:tr>
      <w:tr w:rsidR="00D62403" w14:paraId="6B07233D" w14:textId="77777777">
        <w:trPr>
          <w:trHeight w:val="164"/>
        </w:trPr>
        <w:tc>
          <w:tcPr>
            <w:tcW w:w="4146" w:type="dxa"/>
            <w:tcBorders>
              <w:bottom w:val="single" w:sz="4" w:space="0" w:color="000000"/>
            </w:tcBorders>
          </w:tcPr>
          <w:p w14:paraId="0BC6C26D" w14:textId="77777777" w:rsidR="00D62403" w:rsidRDefault="00D62403">
            <w:pPr>
              <w:pStyle w:val="TableParagraph"/>
              <w:spacing w:before="12" w:line="144" w:lineRule="exact"/>
              <w:ind w:right="140"/>
              <w:jc w:val="right"/>
              <w:rPr>
                <w:sz w:val="13"/>
              </w:rPr>
            </w:pPr>
            <w:r>
              <w:rPr>
                <w:spacing w:val="-2"/>
                <w:sz w:val="13"/>
              </w:rPr>
              <w:t>(2.60)</w:t>
            </w:r>
          </w:p>
        </w:tc>
        <w:tc>
          <w:tcPr>
            <w:tcW w:w="638" w:type="dxa"/>
            <w:tcBorders>
              <w:bottom w:val="single" w:sz="4" w:space="0" w:color="000000"/>
            </w:tcBorders>
          </w:tcPr>
          <w:p w14:paraId="631D8CF6" w14:textId="77777777" w:rsidR="00D62403" w:rsidRDefault="00D62403">
            <w:pPr>
              <w:pStyle w:val="TableParagraph"/>
              <w:spacing w:before="12" w:line="144" w:lineRule="exact"/>
              <w:ind w:left="1" w:right="1"/>
              <w:rPr>
                <w:sz w:val="13"/>
              </w:rPr>
            </w:pPr>
            <w:r>
              <w:rPr>
                <w:spacing w:val="-2"/>
                <w:sz w:val="13"/>
              </w:rPr>
              <w:t>(2.78)</w:t>
            </w:r>
          </w:p>
        </w:tc>
        <w:tc>
          <w:tcPr>
            <w:tcW w:w="659" w:type="dxa"/>
            <w:tcBorders>
              <w:bottom w:val="single" w:sz="4" w:space="0" w:color="000000"/>
            </w:tcBorders>
          </w:tcPr>
          <w:p w14:paraId="7FB5B080" w14:textId="77777777" w:rsidR="00D62403" w:rsidRDefault="00D62403">
            <w:pPr>
              <w:pStyle w:val="TableParagraph"/>
              <w:spacing w:before="12" w:line="144" w:lineRule="exact"/>
              <w:ind w:left="10" w:right="1"/>
              <w:rPr>
                <w:sz w:val="13"/>
              </w:rPr>
            </w:pPr>
            <w:r>
              <w:rPr>
                <w:spacing w:val="-2"/>
                <w:sz w:val="13"/>
              </w:rPr>
              <w:t>(0.00)</w:t>
            </w:r>
          </w:p>
        </w:tc>
        <w:tc>
          <w:tcPr>
            <w:tcW w:w="628" w:type="dxa"/>
            <w:tcBorders>
              <w:bottom w:val="single" w:sz="4" w:space="0" w:color="000000"/>
            </w:tcBorders>
          </w:tcPr>
          <w:p w14:paraId="7841175B" w14:textId="77777777" w:rsidR="00D62403" w:rsidRDefault="00D62403">
            <w:pPr>
              <w:pStyle w:val="TableParagraph"/>
              <w:spacing w:before="12" w:line="144" w:lineRule="exact"/>
              <w:ind w:left="2" w:right="11"/>
              <w:rPr>
                <w:sz w:val="13"/>
              </w:rPr>
            </w:pPr>
            <w:r>
              <w:rPr>
                <w:spacing w:val="-2"/>
                <w:sz w:val="13"/>
              </w:rPr>
              <w:t>(2.02)</w:t>
            </w:r>
          </w:p>
        </w:tc>
        <w:tc>
          <w:tcPr>
            <w:tcW w:w="638" w:type="dxa"/>
            <w:tcBorders>
              <w:bottom w:val="single" w:sz="4" w:space="0" w:color="000000"/>
            </w:tcBorders>
          </w:tcPr>
          <w:p w14:paraId="7429FDCF" w14:textId="77777777" w:rsidR="00D62403" w:rsidRDefault="00D62403">
            <w:pPr>
              <w:pStyle w:val="TableParagraph"/>
              <w:spacing w:before="12" w:line="144" w:lineRule="exact"/>
              <w:ind w:right="1"/>
              <w:rPr>
                <w:sz w:val="13"/>
              </w:rPr>
            </w:pPr>
            <w:r>
              <w:rPr>
                <w:spacing w:val="-2"/>
                <w:w w:val="105"/>
                <w:sz w:val="13"/>
              </w:rPr>
              <w:t>(1.98)</w:t>
            </w:r>
          </w:p>
        </w:tc>
        <w:tc>
          <w:tcPr>
            <w:tcW w:w="659" w:type="dxa"/>
            <w:tcBorders>
              <w:bottom w:val="single" w:sz="4" w:space="0" w:color="000000"/>
            </w:tcBorders>
          </w:tcPr>
          <w:p w14:paraId="09FAE2DE" w14:textId="77777777" w:rsidR="00D62403" w:rsidRDefault="00D62403">
            <w:pPr>
              <w:pStyle w:val="TableParagraph"/>
              <w:spacing w:before="12" w:line="144" w:lineRule="exact"/>
              <w:ind w:left="9" w:right="2"/>
              <w:rPr>
                <w:sz w:val="13"/>
              </w:rPr>
            </w:pPr>
            <w:r>
              <w:rPr>
                <w:spacing w:val="-2"/>
                <w:sz w:val="13"/>
              </w:rPr>
              <w:t>(0.01)</w:t>
            </w:r>
          </w:p>
        </w:tc>
        <w:tc>
          <w:tcPr>
            <w:tcW w:w="628" w:type="dxa"/>
            <w:tcBorders>
              <w:bottom w:val="single" w:sz="4" w:space="0" w:color="000000"/>
            </w:tcBorders>
          </w:tcPr>
          <w:p w14:paraId="78DE0B14" w14:textId="77777777" w:rsidR="00D62403" w:rsidRDefault="00D62403">
            <w:pPr>
              <w:pStyle w:val="TableParagraph"/>
              <w:spacing w:before="12" w:line="144" w:lineRule="exact"/>
              <w:ind w:right="11"/>
              <w:rPr>
                <w:sz w:val="13"/>
              </w:rPr>
            </w:pPr>
            <w:r>
              <w:rPr>
                <w:spacing w:val="-2"/>
                <w:sz w:val="13"/>
              </w:rPr>
              <w:t>(2.26)</w:t>
            </w:r>
          </w:p>
        </w:tc>
        <w:tc>
          <w:tcPr>
            <w:tcW w:w="638" w:type="dxa"/>
            <w:tcBorders>
              <w:bottom w:val="single" w:sz="4" w:space="0" w:color="000000"/>
            </w:tcBorders>
          </w:tcPr>
          <w:p w14:paraId="795BF373" w14:textId="77777777" w:rsidR="00D62403" w:rsidRDefault="00D62403">
            <w:pPr>
              <w:pStyle w:val="TableParagraph"/>
              <w:spacing w:before="12" w:line="144" w:lineRule="exact"/>
              <w:ind w:right="1"/>
              <w:rPr>
                <w:sz w:val="13"/>
              </w:rPr>
            </w:pPr>
            <w:r>
              <w:rPr>
                <w:spacing w:val="-2"/>
                <w:sz w:val="13"/>
              </w:rPr>
              <w:t>(2.60)</w:t>
            </w:r>
          </w:p>
        </w:tc>
        <w:tc>
          <w:tcPr>
            <w:tcW w:w="728" w:type="dxa"/>
            <w:tcBorders>
              <w:bottom w:val="single" w:sz="4" w:space="0" w:color="000000"/>
            </w:tcBorders>
          </w:tcPr>
          <w:p w14:paraId="57978646" w14:textId="77777777" w:rsidR="00D62403" w:rsidRDefault="00D62403">
            <w:pPr>
              <w:pStyle w:val="TableParagraph"/>
              <w:spacing w:before="12" w:line="144" w:lineRule="exact"/>
              <w:ind w:left="7" w:right="1"/>
              <w:rPr>
                <w:sz w:val="13"/>
              </w:rPr>
            </w:pPr>
            <w:r>
              <w:rPr>
                <w:spacing w:val="-2"/>
                <w:sz w:val="13"/>
              </w:rPr>
              <w:t>(0.00)</w:t>
            </w:r>
          </w:p>
        </w:tc>
      </w:tr>
      <w:tr w:rsidR="00D62403" w14:paraId="5171D130" w14:textId="77777777">
        <w:trPr>
          <w:trHeight w:val="172"/>
        </w:trPr>
        <w:tc>
          <w:tcPr>
            <w:tcW w:w="4146" w:type="dxa"/>
            <w:tcBorders>
              <w:top w:val="single" w:sz="4" w:space="0" w:color="000000"/>
              <w:bottom w:val="double" w:sz="4" w:space="0" w:color="000000"/>
            </w:tcBorders>
          </w:tcPr>
          <w:p w14:paraId="0BDFC603" w14:textId="77777777" w:rsidR="00D62403" w:rsidRDefault="00D62403">
            <w:pPr>
              <w:pStyle w:val="TableParagraph"/>
              <w:tabs>
                <w:tab w:val="right" w:pos="3930"/>
              </w:tabs>
              <w:spacing w:line="135" w:lineRule="exact"/>
              <w:ind w:left="97"/>
              <w:jc w:val="left"/>
              <w:rPr>
                <w:sz w:val="13"/>
              </w:rPr>
            </w:pPr>
            <w:r>
              <w:rPr>
                <w:spacing w:val="-2"/>
                <w:sz w:val="13"/>
              </w:rPr>
              <w:t>Observations</w:t>
            </w:r>
            <w:r>
              <w:rPr>
                <w:rFonts w:ascii="Times New Roman"/>
                <w:sz w:val="13"/>
              </w:rPr>
              <w:tab/>
            </w:r>
            <w:r>
              <w:rPr>
                <w:spacing w:val="-5"/>
                <w:sz w:val="13"/>
              </w:rPr>
              <w:t>294</w:t>
            </w:r>
          </w:p>
        </w:tc>
        <w:tc>
          <w:tcPr>
            <w:tcW w:w="638" w:type="dxa"/>
            <w:tcBorders>
              <w:top w:val="single" w:sz="4" w:space="0" w:color="000000"/>
              <w:bottom w:val="double" w:sz="4" w:space="0" w:color="000000"/>
            </w:tcBorders>
          </w:tcPr>
          <w:p w14:paraId="22BC1578" w14:textId="77777777" w:rsidR="00D62403" w:rsidRDefault="00D62403">
            <w:pPr>
              <w:pStyle w:val="TableParagraph"/>
              <w:spacing w:line="135" w:lineRule="exact"/>
              <w:ind w:left="1" w:right="1"/>
              <w:rPr>
                <w:sz w:val="13"/>
              </w:rPr>
            </w:pPr>
            <w:r>
              <w:rPr>
                <w:spacing w:val="-5"/>
                <w:w w:val="110"/>
                <w:sz w:val="13"/>
              </w:rPr>
              <w:t>157</w:t>
            </w:r>
          </w:p>
        </w:tc>
        <w:tc>
          <w:tcPr>
            <w:tcW w:w="659" w:type="dxa"/>
            <w:tcBorders>
              <w:top w:val="single" w:sz="4" w:space="0" w:color="000000"/>
              <w:bottom w:val="double" w:sz="4" w:space="0" w:color="000000"/>
            </w:tcBorders>
          </w:tcPr>
          <w:p w14:paraId="24904ECC" w14:textId="77777777" w:rsidR="00D62403" w:rsidRDefault="00D62403">
            <w:pPr>
              <w:pStyle w:val="TableParagraph"/>
              <w:spacing w:line="135" w:lineRule="exact"/>
              <w:ind w:left="9" w:right="1"/>
              <w:rPr>
                <w:sz w:val="13"/>
              </w:rPr>
            </w:pPr>
            <w:r>
              <w:rPr>
                <w:spacing w:val="-5"/>
                <w:w w:val="105"/>
                <w:sz w:val="13"/>
              </w:rPr>
              <w:t>451</w:t>
            </w:r>
          </w:p>
        </w:tc>
        <w:tc>
          <w:tcPr>
            <w:tcW w:w="628" w:type="dxa"/>
            <w:tcBorders>
              <w:top w:val="single" w:sz="4" w:space="0" w:color="000000"/>
              <w:bottom w:val="double" w:sz="4" w:space="0" w:color="000000"/>
            </w:tcBorders>
          </w:tcPr>
          <w:p w14:paraId="4F2BB669" w14:textId="77777777" w:rsidR="00D62403" w:rsidRDefault="00D62403">
            <w:pPr>
              <w:pStyle w:val="TableParagraph"/>
              <w:spacing w:line="135" w:lineRule="exact"/>
              <w:ind w:left="1" w:right="11"/>
              <w:rPr>
                <w:sz w:val="13"/>
              </w:rPr>
            </w:pPr>
            <w:r>
              <w:rPr>
                <w:spacing w:val="-5"/>
                <w:sz w:val="13"/>
              </w:rPr>
              <w:t>675</w:t>
            </w:r>
          </w:p>
        </w:tc>
        <w:tc>
          <w:tcPr>
            <w:tcW w:w="638" w:type="dxa"/>
            <w:tcBorders>
              <w:top w:val="single" w:sz="4" w:space="0" w:color="000000"/>
              <w:bottom w:val="double" w:sz="4" w:space="0" w:color="000000"/>
            </w:tcBorders>
          </w:tcPr>
          <w:p w14:paraId="5B01ACDD" w14:textId="77777777" w:rsidR="00D62403" w:rsidRDefault="00D62403">
            <w:pPr>
              <w:pStyle w:val="TableParagraph"/>
              <w:spacing w:line="135" w:lineRule="exact"/>
              <w:ind w:left="1" w:right="1"/>
              <w:rPr>
                <w:sz w:val="13"/>
              </w:rPr>
            </w:pPr>
            <w:r>
              <w:rPr>
                <w:spacing w:val="-5"/>
                <w:w w:val="110"/>
                <w:sz w:val="13"/>
              </w:rPr>
              <w:t>119</w:t>
            </w:r>
          </w:p>
        </w:tc>
        <w:tc>
          <w:tcPr>
            <w:tcW w:w="659" w:type="dxa"/>
            <w:tcBorders>
              <w:top w:val="single" w:sz="4" w:space="0" w:color="000000"/>
              <w:bottom w:val="double" w:sz="4" w:space="0" w:color="000000"/>
            </w:tcBorders>
          </w:tcPr>
          <w:p w14:paraId="6A518881" w14:textId="77777777" w:rsidR="00D62403" w:rsidRDefault="00D62403">
            <w:pPr>
              <w:pStyle w:val="TableParagraph"/>
              <w:spacing w:line="135" w:lineRule="exact"/>
              <w:ind w:left="9" w:right="2"/>
              <w:rPr>
                <w:sz w:val="13"/>
              </w:rPr>
            </w:pPr>
            <w:r>
              <w:rPr>
                <w:spacing w:val="-5"/>
                <w:sz w:val="13"/>
              </w:rPr>
              <w:t>794</w:t>
            </w:r>
          </w:p>
        </w:tc>
        <w:tc>
          <w:tcPr>
            <w:tcW w:w="628" w:type="dxa"/>
            <w:tcBorders>
              <w:top w:val="single" w:sz="4" w:space="0" w:color="000000"/>
              <w:bottom w:val="double" w:sz="4" w:space="0" w:color="000000"/>
            </w:tcBorders>
          </w:tcPr>
          <w:p w14:paraId="54EE9E1F" w14:textId="77777777" w:rsidR="00D62403" w:rsidRDefault="00D62403">
            <w:pPr>
              <w:pStyle w:val="TableParagraph"/>
              <w:spacing w:line="135" w:lineRule="exact"/>
              <w:ind w:right="11"/>
              <w:rPr>
                <w:sz w:val="13"/>
              </w:rPr>
            </w:pPr>
            <w:r>
              <w:rPr>
                <w:spacing w:val="-5"/>
                <w:sz w:val="13"/>
              </w:rPr>
              <w:t>969</w:t>
            </w:r>
          </w:p>
        </w:tc>
        <w:tc>
          <w:tcPr>
            <w:tcW w:w="638" w:type="dxa"/>
            <w:tcBorders>
              <w:top w:val="single" w:sz="4" w:space="0" w:color="000000"/>
              <w:bottom w:val="double" w:sz="4" w:space="0" w:color="000000"/>
            </w:tcBorders>
          </w:tcPr>
          <w:p w14:paraId="6134DC42" w14:textId="77777777" w:rsidR="00D62403" w:rsidRDefault="00D62403">
            <w:pPr>
              <w:pStyle w:val="TableParagraph"/>
              <w:spacing w:line="135" w:lineRule="exact"/>
              <w:ind w:right="1"/>
              <w:rPr>
                <w:sz w:val="13"/>
              </w:rPr>
            </w:pPr>
            <w:r>
              <w:rPr>
                <w:spacing w:val="-5"/>
                <w:sz w:val="13"/>
              </w:rPr>
              <w:t>276</w:t>
            </w:r>
          </w:p>
        </w:tc>
        <w:tc>
          <w:tcPr>
            <w:tcW w:w="728" w:type="dxa"/>
            <w:tcBorders>
              <w:top w:val="single" w:sz="4" w:space="0" w:color="000000"/>
              <w:bottom w:val="double" w:sz="4" w:space="0" w:color="000000"/>
            </w:tcBorders>
          </w:tcPr>
          <w:p w14:paraId="43F2B761" w14:textId="77777777" w:rsidR="00D62403" w:rsidRDefault="00D62403">
            <w:pPr>
              <w:pStyle w:val="TableParagraph"/>
              <w:spacing w:line="135" w:lineRule="exact"/>
              <w:ind w:left="7" w:right="2"/>
              <w:rPr>
                <w:sz w:val="13"/>
              </w:rPr>
            </w:pPr>
            <w:r>
              <w:rPr>
                <w:spacing w:val="-2"/>
                <w:sz w:val="13"/>
              </w:rPr>
              <w:t>1,245</w:t>
            </w:r>
          </w:p>
        </w:tc>
      </w:tr>
    </w:tbl>
    <w:p w14:paraId="16730D2F" w14:textId="77777777" w:rsidR="00D62403" w:rsidRDefault="00D62403" w:rsidP="00D62403">
      <w:pPr>
        <w:spacing w:before="47"/>
        <w:ind w:left="571"/>
        <w:rPr>
          <w:sz w:val="13"/>
        </w:rPr>
      </w:pPr>
      <w:r>
        <w:rPr>
          <w:w w:val="105"/>
          <w:sz w:val="13"/>
        </w:rPr>
        <w:t>Note:</w:t>
      </w:r>
      <w:r>
        <w:rPr>
          <w:spacing w:val="25"/>
          <w:w w:val="105"/>
          <w:sz w:val="13"/>
        </w:rPr>
        <w:t xml:space="preserve"> </w:t>
      </w:r>
      <w:r>
        <w:rPr>
          <w:w w:val="105"/>
          <w:sz w:val="13"/>
        </w:rPr>
        <w:t>Robust</w:t>
      </w:r>
      <w:r>
        <w:rPr>
          <w:spacing w:val="11"/>
          <w:w w:val="105"/>
          <w:sz w:val="13"/>
        </w:rPr>
        <w:t xml:space="preserve"> </w:t>
      </w:r>
      <w:r>
        <w:rPr>
          <w:w w:val="105"/>
          <w:sz w:val="13"/>
        </w:rPr>
        <w:t>standard</w:t>
      </w:r>
      <w:r>
        <w:rPr>
          <w:spacing w:val="11"/>
          <w:w w:val="105"/>
          <w:sz w:val="13"/>
        </w:rPr>
        <w:t xml:space="preserve"> </w:t>
      </w:r>
      <w:r>
        <w:rPr>
          <w:w w:val="105"/>
          <w:sz w:val="13"/>
        </w:rPr>
        <w:t>errors</w:t>
      </w:r>
      <w:r>
        <w:rPr>
          <w:spacing w:val="11"/>
          <w:w w:val="105"/>
          <w:sz w:val="13"/>
        </w:rPr>
        <w:t xml:space="preserve"> </w:t>
      </w:r>
      <w:r>
        <w:rPr>
          <w:w w:val="105"/>
          <w:sz w:val="13"/>
        </w:rPr>
        <w:t>in</w:t>
      </w:r>
      <w:r>
        <w:rPr>
          <w:spacing w:val="11"/>
          <w:w w:val="105"/>
          <w:sz w:val="13"/>
        </w:rPr>
        <w:t xml:space="preserve"> </w:t>
      </w:r>
      <w:r>
        <w:rPr>
          <w:w w:val="105"/>
          <w:sz w:val="13"/>
        </w:rPr>
        <w:t>parentheses;</w:t>
      </w:r>
      <w:r>
        <w:rPr>
          <w:spacing w:val="11"/>
          <w:w w:val="105"/>
          <w:sz w:val="13"/>
        </w:rPr>
        <w:t xml:space="preserve"> </w:t>
      </w:r>
      <w:r>
        <w:rPr>
          <w:w w:val="105"/>
          <w:sz w:val="13"/>
        </w:rPr>
        <w:t>*</w:t>
      </w:r>
      <w:r>
        <w:rPr>
          <w:spacing w:val="11"/>
          <w:w w:val="105"/>
          <w:sz w:val="13"/>
        </w:rPr>
        <w:t xml:space="preserve"> </w:t>
      </w:r>
      <w:r>
        <w:rPr>
          <w:w w:val="105"/>
          <w:sz w:val="13"/>
        </w:rPr>
        <w:t>p</w:t>
      </w:r>
      <w:r>
        <w:rPr>
          <w:rFonts w:ascii="Calibri"/>
          <w:i/>
          <w:w w:val="105"/>
          <w:sz w:val="13"/>
        </w:rPr>
        <w:t>&lt;</w:t>
      </w:r>
      <w:r>
        <w:rPr>
          <w:w w:val="105"/>
          <w:sz w:val="13"/>
        </w:rPr>
        <w:t>0.1,</w:t>
      </w:r>
      <w:r>
        <w:rPr>
          <w:spacing w:val="11"/>
          <w:w w:val="105"/>
          <w:sz w:val="13"/>
        </w:rPr>
        <w:t xml:space="preserve"> </w:t>
      </w:r>
      <w:r>
        <w:rPr>
          <w:w w:val="105"/>
          <w:sz w:val="13"/>
        </w:rPr>
        <w:t>**</w:t>
      </w:r>
      <w:r>
        <w:rPr>
          <w:spacing w:val="11"/>
          <w:w w:val="105"/>
          <w:sz w:val="13"/>
        </w:rPr>
        <w:t xml:space="preserve"> </w:t>
      </w:r>
      <w:r>
        <w:rPr>
          <w:w w:val="105"/>
          <w:sz w:val="13"/>
        </w:rPr>
        <w:t>p</w:t>
      </w:r>
      <w:r>
        <w:rPr>
          <w:rFonts w:ascii="Calibri"/>
          <w:i/>
          <w:w w:val="105"/>
          <w:sz w:val="13"/>
        </w:rPr>
        <w:t>&lt;</w:t>
      </w:r>
      <w:r>
        <w:rPr>
          <w:w w:val="105"/>
          <w:sz w:val="13"/>
        </w:rPr>
        <w:t>0.05,</w:t>
      </w:r>
      <w:r>
        <w:rPr>
          <w:spacing w:val="11"/>
          <w:w w:val="105"/>
          <w:sz w:val="13"/>
        </w:rPr>
        <w:t xml:space="preserve"> </w:t>
      </w:r>
      <w:r>
        <w:rPr>
          <w:w w:val="105"/>
          <w:sz w:val="13"/>
        </w:rPr>
        <w:t>***</w:t>
      </w:r>
      <w:r>
        <w:rPr>
          <w:spacing w:val="11"/>
          <w:w w:val="105"/>
          <w:sz w:val="13"/>
        </w:rPr>
        <w:t xml:space="preserve"> </w:t>
      </w:r>
      <w:r>
        <w:rPr>
          <w:spacing w:val="-2"/>
          <w:w w:val="105"/>
          <w:sz w:val="13"/>
        </w:rPr>
        <w:t>p</w:t>
      </w:r>
      <w:r>
        <w:rPr>
          <w:rFonts w:ascii="Calibri"/>
          <w:i/>
          <w:spacing w:val="-2"/>
          <w:w w:val="105"/>
          <w:sz w:val="13"/>
        </w:rPr>
        <w:t>&lt;</w:t>
      </w:r>
      <w:r>
        <w:rPr>
          <w:spacing w:val="-2"/>
          <w:w w:val="105"/>
          <w:sz w:val="13"/>
        </w:rPr>
        <w:t>0.01.</w:t>
      </w:r>
    </w:p>
    <w:p w14:paraId="56CD8962" w14:textId="77777777" w:rsidR="00D62403" w:rsidRDefault="00D62403" w:rsidP="00D62403">
      <w:pPr>
        <w:rPr>
          <w:sz w:val="13"/>
        </w:rPr>
        <w:sectPr w:rsidR="00D62403">
          <w:pgSz w:w="12240" w:h="15840"/>
          <w:pgMar w:top="1300" w:right="1020" w:bottom="1080" w:left="900" w:header="0" w:footer="888" w:gutter="0"/>
          <w:cols w:space="720"/>
        </w:sectPr>
      </w:pPr>
    </w:p>
    <w:p w14:paraId="261C4F1E" w14:textId="77777777" w:rsidR="00D62403" w:rsidRDefault="00D62403" w:rsidP="00D62403">
      <w:pPr>
        <w:pStyle w:val="Heading4"/>
        <w:numPr>
          <w:ilvl w:val="2"/>
          <w:numId w:val="8"/>
        </w:numPr>
        <w:tabs>
          <w:tab w:val="left" w:pos="1306"/>
        </w:tabs>
        <w:spacing w:before="117"/>
        <w:ind w:hanging="766"/>
      </w:pPr>
      <w:bookmarkStart w:id="3200" w:name="Reduced_Coping_Strategies_Index_(rCSI)"/>
      <w:bookmarkStart w:id="3201" w:name="_bookmark13"/>
      <w:bookmarkEnd w:id="3200"/>
      <w:bookmarkEnd w:id="3201"/>
      <w:r>
        <w:rPr>
          <w:spacing w:val="-2"/>
        </w:rPr>
        <w:t>Reduced</w:t>
      </w:r>
      <w:r>
        <w:rPr>
          <w:spacing w:val="-1"/>
        </w:rPr>
        <w:t xml:space="preserve"> </w:t>
      </w:r>
      <w:r>
        <w:rPr>
          <w:spacing w:val="-2"/>
        </w:rPr>
        <w:t>Coping</w:t>
      </w:r>
      <w:r>
        <w:rPr>
          <w:spacing w:val="-1"/>
        </w:rPr>
        <w:t xml:space="preserve"> </w:t>
      </w:r>
      <w:r>
        <w:rPr>
          <w:spacing w:val="-2"/>
        </w:rPr>
        <w:t>Strategies</w:t>
      </w:r>
      <w:r>
        <w:rPr>
          <w:spacing w:val="-1"/>
        </w:rPr>
        <w:t xml:space="preserve"> </w:t>
      </w:r>
      <w:r>
        <w:rPr>
          <w:spacing w:val="-2"/>
        </w:rPr>
        <w:t>Index</w:t>
      </w:r>
      <w:r>
        <w:rPr>
          <w:spacing w:val="-1"/>
        </w:rPr>
        <w:t xml:space="preserve"> </w:t>
      </w:r>
      <w:r>
        <w:rPr>
          <w:spacing w:val="-2"/>
        </w:rPr>
        <w:t>(rCSI)</w:t>
      </w:r>
    </w:p>
    <w:p w14:paraId="2713F58F" w14:textId="77777777" w:rsidR="00D62403" w:rsidRDefault="00D62403" w:rsidP="00D62403">
      <w:pPr>
        <w:pStyle w:val="BodyText"/>
        <w:spacing w:before="220" w:line="314" w:lineRule="auto"/>
        <w:ind w:left="540" w:right="414"/>
        <w:jc w:val="both"/>
      </w:pPr>
      <w:r>
        <w:rPr>
          <w:spacing w:val="-2"/>
        </w:rPr>
        <w:t>The</w:t>
      </w:r>
      <w:r>
        <w:rPr>
          <w:spacing w:val="-7"/>
        </w:rPr>
        <w:t xml:space="preserve"> </w:t>
      </w:r>
      <w:r>
        <w:rPr>
          <w:spacing w:val="-2"/>
        </w:rPr>
        <w:t>reduced</w:t>
      </w:r>
      <w:r>
        <w:rPr>
          <w:spacing w:val="-8"/>
        </w:rPr>
        <w:t xml:space="preserve"> </w:t>
      </w:r>
      <w:r>
        <w:rPr>
          <w:spacing w:val="-2"/>
        </w:rPr>
        <w:t>Coping</w:t>
      </w:r>
      <w:r>
        <w:rPr>
          <w:spacing w:val="-7"/>
        </w:rPr>
        <w:t xml:space="preserve"> </w:t>
      </w:r>
      <w:r>
        <w:rPr>
          <w:spacing w:val="-2"/>
        </w:rPr>
        <w:t>Strategies</w:t>
      </w:r>
      <w:r>
        <w:rPr>
          <w:spacing w:val="-7"/>
        </w:rPr>
        <w:t xml:space="preserve"> </w:t>
      </w:r>
      <w:r>
        <w:rPr>
          <w:spacing w:val="-2"/>
        </w:rPr>
        <w:t>index</w:t>
      </w:r>
      <w:r>
        <w:rPr>
          <w:spacing w:val="-8"/>
        </w:rPr>
        <w:t xml:space="preserve"> </w:t>
      </w:r>
      <w:r>
        <w:rPr>
          <w:spacing w:val="-2"/>
        </w:rPr>
        <w:t>(rCSI)</w:t>
      </w:r>
      <w:r>
        <w:rPr>
          <w:spacing w:val="-7"/>
        </w:rPr>
        <w:t xml:space="preserve"> </w:t>
      </w:r>
      <w:r>
        <w:rPr>
          <w:spacing w:val="-2"/>
        </w:rPr>
        <w:t>is</w:t>
      </w:r>
      <w:r>
        <w:rPr>
          <w:spacing w:val="-7"/>
        </w:rPr>
        <w:t xml:space="preserve"> </w:t>
      </w:r>
      <w:r>
        <w:rPr>
          <w:spacing w:val="-2"/>
        </w:rPr>
        <w:t>used</w:t>
      </w:r>
      <w:r>
        <w:rPr>
          <w:spacing w:val="-8"/>
        </w:rPr>
        <w:t xml:space="preserve"> </w:t>
      </w:r>
      <w:r>
        <w:rPr>
          <w:spacing w:val="-2"/>
        </w:rPr>
        <w:t>to</w:t>
      </w:r>
      <w:r>
        <w:rPr>
          <w:spacing w:val="-7"/>
        </w:rPr>
        <w:t xml:space="preserve"> </w:t>
      </w:r>
      <w:r>
        <w:rPr>
          <w:spacing w:val="-2"/>
        </w:rPr>
        <w:t>compare</w:t>
      </w:r>
      <w:r>
        <w:rPr>
          <w:spacing w:val="-7"/>
        </w:rPr>
        <w:t xml:space="preserve"> </w:t>
      </w:r>
      <w:r>
        <w:rPr>
          <w:spacing w:val="-2"/>
        </w:rPr>
        <w:t>households’ stress</w:t>
      </w:r>
      <w:r>
        <w:rPr>
          <w:spacing w:val="-7"/>
        </w:rPr>
        <w:t xml:space="preserve"> </w:t>
      </w:r>
      <w:r>
        <w:rPr>
          <w:spacing w:val="-2"/>
        </w:rPr>
        <w:t>levels</w:t>
      </w:r>
      <w:r>
        <w:rPr>
          <w:spacing w:val="-7"/>
        </w:rPr>
        <w:t xml:space="preserve"> </w:t>
      </w:r>
      <w:r>
        <w:rPr>
          <w:spacing w:val="-2"/>
        </w:rPr>
        <w:t>due</w:t>
      </w:r>
      <w:r>
        <w:rPr>
          <w:spacing w:val="-7"/>
        </w:rPr>
        <w:t xml:space="preserve"> </w:t>
      </w:r>
      <w:r>
        <w:rPr>
          <w:spacing w:val="-2"/>
        </w:rPr>
        <w:t>to</w:t>
      </w:r>
      <w:r>
        <w:rPr>
          <w:spacing w:val="-7"/>
        </w:rPr>
        <w:t xml:space="preserve"> </w:t>
      </w:r>
      <w:r>
        <w:rPr>
          <w:spacing w:val="-2"/>
        </w:rPr>
        <w:t xml:space="preserve">food </w:t>
      </w:r>
      <w:r>
        <w:t>shortages.</w:t>
      </w:r>
      <w:r>
        <w:rPr>
          <w:spacing w:val="18"/>
        </w:rPr>
        <w:t xml:space="preserve"> </w:t>
      </w:r>
      <w:r>
        <w:t>It</w:t>
      </w:r>
      <w:r>
        <w:rPr>
          <w:spacing w:val="-5"/>
        </w:rPr>
        <w:t xml:space="preserve"> </w:t>
      </w:r>
      <w:r>
        <w:t>measures</w:t>
      </w:r>
      <w:r>
        <w:rPr>
          <w:spacing w:val="-4"/>
        </w:rPr>
        <w:t xml:space="preserve"> </w:t>
      </w:r>
      <w:r>
        <w:t>the</w:t>
      </w:r>
      <w:r>
        <w:rPr>
          <w:spacing w:val="-4"/>
        </w:rPr>
        <w:t xml:space="preserve"> </w:t>
      </w:r>
      <w:r>
        <w:t>frequency</w:t>
      </w:r>
      <w:r>
        <w:rPr>
          <w:spacing w:val="-5"/>
        </w:rPr>
        <w:t xml:space="preserve"> </w:t>
      </w:r>
      <w:r>
        <w:t>and</w:t>
      </w:r>
      <w:r>
        <w:rPr>
          <w:spacing w:val="-5"/>
        </w:rPr>
        <w:t xml:space="preserve"> </w:t>
      </w:r>
      <w:r>
        <w:t>severity</w:t>
      </w:r>
      <w:r>
        <w:rPr>
          <w:spacing w:val="-5"/>
        </w:rPr>
        <w:t xml:space="preserve"> </w:t>
      </w:r>
      <w:r>
        <w:t>of</w:t>
      </w:r>
      <w:r>
        <w:rPr>
          <w:spacing w:val="-5"/>
        </w:rPr>
        <w:t xml:space="preserve"> </w:t>
      </w:r>
      <w:r>
        <w:t>the</w:t>
      </w:r>
      <w:r>
        <w:rPr>
          <w:spacing w:val="-4"/>
        </w:rPr>
        <w:t xml:space="preserve"> </w:t>
      </w:r>
      <w:r>
        <w:t>food</w:t>
      </w:r>
      <w:r>
        <w:rPr>
          <w:spacing w:val="-5"/>
        </w:rPr>
        <w:t xml:space="preserve"> </w:t>
      </w:r>
      <w:r>
        <w:t>consumption</w:t>
      </w:r>
      <w:r>
        <w:rPr>
          <w:spacing w:val="-5"/>
        </w:rPr>
        <w:t xml:space="preserve"> </w:t>
      </w:r>
      <w:r>
        <w:t>related</w:t>
      </w:r>
      <w:r>
        <w:rPr>
          <w:spacing w:val="-5"/>
        </w:rPr>
        <w:t xml:space="preserve"> </w:t>
      </w:r>
      <w:r>
        <w:t>behaviours</w:t>
      </w:r>
      <w:r>
        <w:rPr>
          <w:spacing w:val="-5"/>
        </w:rPr>
        <w:t xml:space="preserve"> </w:t>
      </w:r>
      <w:r>
        <w:t>by households</w:t>
      </w:r>
      <w:r>
        <w:rPr>
          <w:spacing w:val="-8"/>
        </w:rPr>
        <w:t xml:space="preserve"> </w:t>
      </w:r>
      <w:r>
        <w:t>to</w:t>
      </w:r>
      <w:r>
        <w:rPr>
          <w:spacing w:val="-8"/>
        </w:rPr>
        <w:t xml:space="preserve"> </w:t>
      </w:r>
      <w:r>
        <w:t>cope</w:t>
      </w:r>
      <w:r>
        <w:rPr>
          <w:spacing w:val="-8"/>
        </w:rPr>
        <w:t xml:space="preserve"> </w:t>
      </w:r>
      <w:r>
        <w:t>with</w:t>
      </w:r>
      <w:r>
        <w:rPr>
          <w:spacing w:val="-8"/>
        </w:rPr>
        <w:t xml:space="preserve"> </w:t>
      </w:r>
      <w:r>
        <w:t>food</w:t>
      </w:r>
      <w:r>
        <w:rPr>
          <w:spacing w:val="-8"/>
        </w:rPr>
        <w:t xml:space="preserve"> </w:t>
      </w:r>
      <w:r>
        <w:t>shortage</w:t>
      </w:r>
      <w:r>
        <w:rPr>
          <w:spacing w:val="-8"/>
        </w:rPr>
        <w:t xml:space="preserve"> </w:t>
      </w:r>
      <w:r>
        <w:t>within</w:t>
      </w:r>
      <w:r>
        <w:rPr>
          <w:spacing w:val="-8"/>
        </w:rPr>
        <w:t xml:space="preserve"> </w:t>
      </w:r>
      <w:r>
        <w:t>a</w:t>
      </w:r>
      <w:r>
        <w:rPr>
          <w:spacing w:val="-8"/>
        </w:rPr>
        <w:t xml:space="preserve"> </w:t>
      </w:r>
      <w:r>
        <w:t>7day</w:t>
      </w:r>
      <w:r>
        <w:rPr>
          <w:spacing w:val="-8"/>
        </w:rPr>
        <w:t xml:space="preserve"> </w:t>
      </w:r>
      <w:r>
        <w:t>recall</w:t>
      </w:r>
      <w:r>
        <w:rPr>
          <w:spacing w:val="-8"/>
        </w:rPr>
        <w:t xml:space="preserve"> </w:t>
      </w:r>
      <w:r>
        <w:t>period.</w:t>
      </w:r>
      <w:r>
        <w:rPr>
          <w:spacing w:val="10"/>
        </w:rPr>
        <w:t xml:space="preserve"> </w:t>
      </w:r>
      <w:r>
        <w:t>The</w:t>
      </w:r>
      <w:r>
        <w:rPr>
          <w:spacing w:val="-8"/>
        </w:rPr>
        <w:t xml:space="preserve"> </w:t>
      </w:r>
      <w:r>
        <w:t>indicator</w:t>
      </w:r>
      <w:r>
        <w:rPr>
          <w:spacing w:val="-8"/>
        </w:rPr>
        <w:t xml:space="preserve"> </w:t>
      </w:r>
      <w:r>
        <w:t>is</w:t>
      </w:r>
      <w:r>
        <w:rPr>
          <w:spacing w:val="-8"/>
        </w:rPr>
        <w:t xml:space="preserve"> </w:t>
      </w:r>
      <w:r>
        <w:t>comprised</w:t>
      </w:r>
      <w:r>
        <w:rPr>
          <w:spacing w:val="-8"/>
        </w:rPr>
        <w:t xml:space="preserve"> </w:t>
      </w:r>
      <w:r>
        <w:t>of 5</w:t>
      </w:r>
      <w:r>
        <w:rPr>
          <w:spacing w:val="-14"/>
        </w:rPr>
        <w:t xml:space="preserve"> </w:t>
      </w:r>
      <w:r>
        <w:t>standard</w:t>
      </w:r>
      <w:r>
        <w:rPr>
          <w:spacing w:val="-13"/>
        </w:rPr>
        <w:t xml:space="preserve"> </w:t>
      </w:r>
      <w:r>
        <w:t>strategies</w:t>
      </w:r>
      <w:r>
        <w:rPr>
          <w:spacing w:val="-13"/>
        </w:rPr>
        <w:t xml:space="preserve"> </w:t>
      </w:r>
      <w:r>
        <w:t>framed</w:t>
      </w:r>
      <w:r>
        <w:rPr>
          <w:spacing w:val="-14"/>
        </w:rPr>
        <w:t xml:space="preserve"> </w:t>
      </w:r>
      <w:r>
        <w:t>around</w:t>
      </w:r>
      <w:r>
        <w:rPr>
          <w:spacing w:val="-13"/>
        </w:rPr>
        <w:t xml:space="preserve"> </w:t>
      </w:r>
      <w:r>
        <w:t>how</w:t>
      </w:r>
      <w:r>
        <w:rPr>
          <w:spacing w:val="-13"/>
        </w:rPr>
        <w:t xml:space="preserve"> </w:t>
      </w:r>
      <w:r>
        <w:t>and</w:t>
      </w:r>
      <w:r>
        <w:rPr>
          <w:spacing w:val="-13"/>
        </w:rPr>
        <w:t xml:space="preserve"> </w:t>
      </w:r>
      <w:r>
        <w:t>who</w:t>
      </w:r>
      <w:r>
        <w:rPr>
          <w:spacing w:val="-14"/>
        </w:rPr>
        <w:t xml:space="preserve"> </w:t>
      </w:r>
      <w:r>
        <w:t>consumes</w:t>
      </w:r>
      <w:r>
        <w:rPr>
          <w:spacing w:val="-13"/>
        </w:rPr>
        <w:t xml:space="preserve"> </w:t>
      </w:r>
      <w:r>
        <w:t>food</w:t>
      </w:r>
      <w:r>
        <w:rPr>
          <w:spacing w:val="-13"/>
        </w:rPr>
        <w:t xml:space="preserve"> </w:t>
      </w:r>
      <w:r>
        <w:t>in</w:t>
      </w:r>
      <w:r>
        <w:rPr>
          <w:spacing w:val="-13"/>
        </w:rPr>
        <w:t xml:space="preserve"> </w:t>
      </w:r>
      <w:r>
        <w:t>times</w:t>
      </w:r>
      <w:r>
        <w:rPr>
          <w:spacing w:val="-14"/>
        </w:rPr>
        <w:t xml:space="preserve"> </w:t>
      </w:r>
      <w:r>
        <w:t>of</w:t>
      </w:r>
      <w:r>
        <w:rPr>
          <w:spacing w:val="-13"/>
        </w:rPr>
        <w:t xml:space="preserve"> </w:t>
      </w:r>
      <w:r>
        <w:t>shortage.</w:t>
      </w:r>
      <w:r>
        <w:rPr>
          <w:spacing w:val="-11"/>
        </w:rPr>
        <w:t xml:space="preserve"> </w:t>
      </w:r>
      <w:r>
        <w:t>It</w:t>
      </w:r>
      <w:r>
        <w:rPr>
          <w:spacing w:val="-13"/>
        </w:rPr>
        <w:t xml:space="preserve"> </w:t>
      </w:r>
      <w:r>
        <w:t>serves</w:t>
      </w:r>
      <w:r>
        <w:rPr>
          <w:spacing w:val="-14"/>
        </w:rPr>
        <w:t xml:space="preserve"> </w:t>
      </w:r>
      <w:r>
        <w:t>as a proxy indicator for food access.</w:t>
      </w:r>
    </w:p>
    <w:p w14:paraId="43C0499D" w14:textId="77777777" w:rsidR="00D62403" w:rsidRDefault="00D62403" w:rsidP="00D62403">
      <w:pPr>
        <w:pStyle w:val="BodyText"/>
        <w:spacing w:before="126" w:line="314" w:lineRule="auto"/>
        <w:ind w:left="540" w:right="414"/>
        <w:jc w:val="both"/>
      </w:pPr>
      <w:r>
        <w:t>Table</w:t>
      </w:r>
      <w:r>
        <w:rPr>
          <w:spacing w:val="-4"/>
        </w:rPr>
        <w:t xml:space="preserve"> </w:t>
      </w:r>
      <w:r>
        <w:t>12</w:t>
      </w:r>
      <w:r>
        <w:rPr>
          <w:spacing w:val="-4"/>
        </w:rPr>
        <w:t xml:space="preserve"> </w:t>
      </w:r>
      <w:r>
        <w:t>presents</w:t>
      </w:r>
      <w:r>
        <w:rPr>
          <w:spacing w:val="-4"/>
        </w:rPr>
        <w:t xml:space="preserve"> </w:t>
      </w:r>
      <w:r>
        <w:t>the</w:t>
      </w:r>
      <w:r>
        <w:rPr>
          <w:spacing w:val="-4"/>
        </w:rPr>
        <w:t xml:space="preserve"> </w:t>
      </w:r>
      <w:r>
        <w:t>results</w:t>
      </w:r>
      <w:r>
        <w:rPr>
          <w:spacing w:val="-4"/>
        </w:rPr>
        <w:t xml:space="preserve"> </w:t>
      </w:r>
      <w:r>
        <w:t>of</w:t>
      </w:r>
      <w:r>
        <w:rPr>
          <w:spacing w:val="-4"/>
        </w:rPr>
        <w:t xml:space="preserve"> </w:t>
      </w:r>
      <w:r>
        <w:t>the</w:t>
      </w:r>
      <w:r>
        <w:rPr>
          <w:spacing w:val="-4"/>
        </w:rPr>
        <w:t xml:space="preserve"> </w:t>
      </w:r>
      <w:r>
        <w:t>rCSI</w:t>
      </w:r>
      <w:r>
        <w:rPr>
          <w:spacing w:val="-4"/>
        </w:rPr>
        <w:t xml:space="preserve"> </w:t>
      </w:r>
      <w:r>
        <w:t>module</w:t>
      </w:r>
      <w:r>
        <w:rPr>
          <w:spacing w:val="-4"/>
        </w:rPr>
        <w:t xml:space="preserve"> </w:t>
      </w:r>
      <w:r>
        <w:t>for</w:t>
      </w:r>
      <w:r>
        <w:rPr>
          <w:spacing w:val="-4"/>
        </w:rPr>
        <w:t xml:space="preserve"> </w:t>
      </w:r>
      <w:r>
        <w:t>the</w:t>
      </w:r>
      <w:r>
        <w:rPr>
          <w:spacing w:val="-4"/>
        </w:rPr>
        <w:t xml:space="preserve"> </w:t>
      </w:r>
      <w:r>
        <w:t>three</w:t>
      </w:r>
      <w:r>
        <w:rPr>
          <w:spacing w:val="-4"/>
        </w:rPr>
        <w:t xml:space="preserve"> </w:t>
      </w:r>
      <w:r>
        <w:t>sub-samples. The</w:t>
      </w:r>
      <w:r>
        <w:rPr>
          <w:spacing w:val="-4"/>
        </w:rPr>
        <w:t xml:space="preserve"> </w:t>
      </w:r>
      <w:r>
        <w:t>results</w:t>
      </w:r>
      <w:r>
        <w:rPr>
          <w:spacing w:val="-4"/>
        </w:rPr>
        <w:t xml:space="preserve"> </w:t>
      </w:r>
      <w:r>
        <w:t>show</w:t>
      </w:r>
      <w:r>
        <w:rPr>
          <w:spacing w:val="-4"/>
        </w:rPr>
        <w:t xml:space="preserve"> </w:t>
      </w:r>
      <w:r>
        <w:t>that consistently,</w:t>
      </w:r>
      <w:r>
        <w:rPr>
          <w:spacing w:val="-3"/>
        </w:rPr>
        <w:t xml:space="preserve"> </w:t>
      </w:r>
      <w:r>
        <w:t>households</w:t>
      </w:r>
      <w:r>
        <w:rPr>
          <w:spacing w:val="-6"/>
        </w:rPr>
        <w:t xml:space="preserve"> </w:t>
      </w:r>
      <w:r>
        <w:t>reported</w:t>
      </w:r>
      <w:r>
        <w:rPr>
          <w:spacing w:val="-6"/>
        </w:rPr>
        <w:t xml:space="preserve"> </w:t>
      </w:r>
      <w:r>
        <w:t>higher</w:t>
      </w:r>
      <w:r>
        <w:rPr>
          <w:spacing w:val="-6"/>
        </w:rPr>
        <w:t xml:space="preserve"> </w:t>
      </w:r>
      <w:r>
        <w:t>rCSI</w:t>
      </w:r>
      <w:r>
        <w:rPr>
          <w:spacing w:val="-6"/>
        </w:rPr>
        <w:t xml:space="preserve"> </w:t>
      </w:r>
      <w:r>
        <w:t>(2.9</w:t>
      </w:r>
      <w:r>
        <w:rPr>
          <w:spacing w:val="-6"/>
        </w:rPr>
        <w:t xml:space="preserve"> </w:t>
      </w:r>
      <w:r>
        <w:t>points</w:t>
      </w:r>
      <w:r>
        <w:rPr>
          <w:spacing w:val="-6"/>
        </w:rPr>
        <w:t xml:space="preserve"> </w:t>
      </w:r>
      <w:r>
        <w:t>amongst</w:t>
      </w:r>
      <w:r>
        <w:rPr>
          <w:spacing w:val="-6"/>
        </w:rPr>
        <w:t xml:space="preserve"> </w:t>
      </w:r>
      <w:r>
        <w:t>the</w:t>
      </w:r>
      <w:r>
        <w:rPr>
          <w:spacing w:val="-6"/>
        </w:rPr>
        <w:t xml:space="preserve"> </w:t>
      </w:r>
      <w:r>
        <w:t>phone</w:t>
      </w:r>
      <w:r>
        <w:rPr>
          <w:spacing w:val="-6"/>
        </w:rPr>
        <w:t xml:space="preserve"> </w:t>
      </w:r>
      <w:r>
        <w:t>owners’</w:t>
      </w:r>
      <w:r>
        <w:rPr>
          <w:spacing w:val="-6"/>
        </w:rPr>
        <w:t xml:space="preserve"> </w:t>
      </w:r>
      <w:r>
        <w:t>group,</w:t>
      </w:r>
      <w:r>
        <w:rPr>
          <w:spacing w:val="-3"/>
        </w:rPr>
        <w:t xml:space="preserve"> </w:t>
      </w:r>
      <w:r>
        <w:t>3.95 in the non-phone owners and 3.52 in the combined sample respectively).</w:t>
      </w:r>
      <w:r>
        <w:rPr>
          <w:spacing w:val="40"/>
        </w:rPr>
        <w:t xml:space="preserve"> </w:t>
      </w:r>
      <w:r>
        <w:t xml:space="preserve">This trend is further </w:t>
      </w:r>
      <w:r>
        <w:rPr>
          <w:spacing w:val="-4"/>
        </w:rPr>
        <w:t>reflected</w:t>
      </w:r>
      <w:r>
        <w:rPr>
          <w:spacing w:val="-5"/>
        </w:rPr>
        <w:t xml:space="preserve"> </w:t>
      </w:r>
      <w:r>
        <w:rPr>
          <w:spacing w:val="-4"/>
        </w:rPr>
        <w:t>in</w:t>
      </w:r>
      <w:r>
        <w:rPr>
          <w:spacing w:val="-5"/>
        </w:rPr>
        <w:t xml:space="preserve"> </w:t>
      </w:r>
      <w:r>
        <w:rPr>
          <w:spacing w:val="-4"/>
        </w:rPr>
        <w:t>classifying</w:t>
      </w:r>
      <w:r>
        <w:rPr>
          <w:spacing w:val="-5"/>
        </w:rPr>
        <w:t xml:space="preserve"> </w:t>
      </w:r>
      <w:r>
        <w:rPr>
          <w:spacing w:val="-4"/>
        </w:rPr>
        <w:t>more</w:t>
      </w:r>
      <w:r>
        <w:rPr>
          <w:spacing w:val="-5"/>
        </w:rPr>
        <w:t xml:space="preserve"> </w:t>
      </w:r>
      <w:r>
        <w:rPr>
          <w:spacing w:val="-4"/>
        </w:rPr>
        <w:t>respondents</w:t>
      </w:r>
      <w:r>
        <w:rPr>
          <w:spacing w:val="-5"/>
        </w:rPr>
        <w:t xml:space="preserve"> </w:t>
      </w:r>
      <w:r>
        <w:rPr>
          <w:spacing w:val="-4"/>
        </w:rPr>
        <w:t>as</w:t>
      </w:r>
      <w:r>
        <w:rPr>
          <w:spacing w:val="-5"/>
        </w:rPr>
        <w:t xml:space="preserve"> </w:t>
      </w:r>
      <w:r>
        <w:rPr>
          <w:spacing w:val="-4"/>
        </w:rPr>
        <w:t>being</w:t>
      </w:r>
      <w:r>
        <w:rPr>
          <w:spacing w:val="-5"/>
        </w:rPr>
        <w:t xml:space="preserve"> </w:t>
      </w:r>
      <w:r>
        <w:rPr>
          <w:spacing w:val="-4"/>
        </w:rPr>
        <w:t>food</w:t>
      </w:r>
      <w:r>
        <w:rPr>
          <w:spacing w:val="-5"/>
        </w:rPr>
        <w:t xml:space="preserve"> </w:t>
      </w:r>
      <w:r>
        <w:rPr>
          <w:spacing w:val="-4"/>
        </w:rPr>
        <w:t>secure</w:t>
      </w:r>
      <w:r>
        <w:rPr>
          <w:spacing w:val="-5"/>
        </w:rPr>
        <w:t xml:space="preserve"> </w:t>
      </w:r>
      <w:r>
        <w:rPr>
          <w:spacing w:val="-4"/>
        </w:rPr>
        <w:t>(rCSI</w:t>
      </w:r>
      <w:r>
        <w:rPr>
          <w:spacing w:val="-5"/>
        </w:rPr>
        <w:t xml:space="preserve"> </w:t>
      </w:r>
      <w:r>
        <w:rPr>
          <w:spacing w:val="-4"/>
        </w:rPr>
        <w:t>severe</w:t>
      </w:r>
      <w:r>
        <w:rPr>
          <w:spacing w:val="-5"/>
        </w:rPr>
        <w:t xml:space="preserve"> </w:t>
      </w:r>
      <w:r>
        <w:rPr>
          <w:spacing w:val="-4"/>
        </w:rPr>
        <w:t>category).</w:t>
      </w:r>
      <w:r>
        <w:rPr>
          <w:spacing w:val="28"/>
        </w:rPr>
        <w:t xml:space="preserve"> </w:t>
      </w:r>
      <w:r>
        <w:rPr>
          <w:spacing w:val="-4"/>
        </w:rPr>
        <w:t>The</w:t>
      </w:r>
      <w:r>
        <w:rPr>
          <w:spacing w:val="-5"/>
        </w:rPr>
        <w:t xml:space="preserve"> </w:t>
      </w:r>
      <w:r>
        <w:rPr>
          <w:spacing w:val="-4"/>
        </w:rPr>
        <w:t xml:space="preserve">difference </w:t>
      </w:r>
      <w:r>
        <w:t>is</w:t>
      </w:r>
      <w:r>
        <w:rPr>
          <w:spacing w:val="-12"/>
        </w:rPr>
        <w:t xml:space="preserve"> </w:t>
      </w:r>
      <w:r>
        <w:t>mainly</w:t>
      </w:r>
      <w:r>
        <w:rPr>
          <w:spacing w:val="-12"/>
        </w:rPr>
        <w:t xml:space="preserve"> </w:t>
      </w:r>
      <w:r>
        <w:t>driven</w:t>
      </w:r>
      <w:r>
        <w:rPr>
          <w:spacing w:val="-12"/>
        </w:rPr>
        <w:t xml:space="preserve"> </w:t>
      </w:r>
      <w:r>
        <w:t>by</w:t>
      </w:r>
      <w:r>
        <w:rPr>
          <w:spacing w:val="-12"/>
        </w:rPr>
        <w:t xml:space="preserve"> </w:t>
      </w:r>
      <w:r>
        <w:t>more</w:t>
      </w:r>
      <w:r>
        <w:rPr>
          <w:spacing w:val="-12"/>
        </w:rPr>
        <w:t xml:space="preserve"> </w:t>
      </w:r>
      <w:r>
        <w:t>households</w:t>
      </w:r>
      <w:r>
        <w:rPr>
          <w:spacing w:val="-12"/>
        </w:rPr>
        <w:t xml:space="preserve"> </w:t>
      </w:r>
      <w:r>
        <w:t>over</w:t>
      </w:r>
      <w:r>
        <w:rPr>
          <w:spacing w:val="-12"/>
        </w:rPr>
        <w:t xml:space="preserve"> </w:t>
      </w:r>
      <w:r>
        <w:t>the</w:t>
      </w:r>
      <w:r>
        <w:rPr>
          <w:spacing w:val="-12"/>
        </w:rPr>
        <w:t xml:space="preserve"> </w:t>
      </w:r>
      <w:r>
        <w:t>phone</w:t>
      </w:r>
      <w:r>
        <w:rPr>
          <w:spacing w:val="-12"/>
        </w:rPr>
        <w:t xml:space="preserve"> </w:t>
      </w:r>
      <w:r>
        <w:t>restricting</w:t>
      </w:r>
      <w:r>
        <w:rPr>
          <w:spacing w:val="-12"/>
        </w:rPr>
        <w:t xml:space="preserve"> </w:t>
      </w:r>
      <w:r>
        <w:t>adult</w:t>
      </w:r>
      <w:r>
        <w:rPr>
          <w:spacing w:val="-12"/>
        </w:rPr>
        <w:t xml:space="preserve"> </w:t>
      </w:r>
      <w:r>
        <w:t>food</w:t>
      </w:r>
      <w:r>
        <w:rPr>
          <w:spacing w:val="-12"/>
        </w:rPr>
        <w:t xml:space="preserve"> </w:t>
      </w:r>
      <w:r>
        <w:t>consumption,</w:t>
      </w:r>
      <w:r>
        <w:rPr>
          <w:spacing w:val="-11"/>
        </w:rPr>
        <w:t xml:space="preserve"> </w:t>
      </w:r>
      <w:r>
        <w:t>reducing meals per day and meal sizes eaten.</w:t>
      </w:r>
    </w:p>
    <w:p w14:paraId="42D4DDA2" w14:textId="77777777" w:rsidR="00D62403" w:rsidRDefault="00D62403" w:rsidP="00D62403">
      <w:pPr>
        <w:spacing w:before="158"/>
        <w:ind w:left="630" w:right="512"/>
        <w:jc w:val="center"/>
        <w:rPr>
          <w:sz w:val="16"/>
        </w:rPr>
      </w:pPr>
      <w:r>
        <w:rPr>
          <w:sz w:val="16"/>
        </w:rPr>
        <w:t>Table</w:t>
      </w:r>
      <w:r>
        <w:rPr>
          <w:spacing w:val="14"/>
          <w:sz w:val="16"/>
        </w:rPr>
        <w:t xml:space="preserve"> </w:t>
      </w:r>
      <w:r>
        <w:rPr>
          <w:sz w:val="16"/>
        </w:rPr>
        <w:t>12:</w:t>
      </w:r>
      <w:r>
        <w:rPr>
          <w:spacing w:val="31"/>
          <w:sz w:val="16"/>
        </w:rPr>
        <w:t xml:space="preserve"> </w:t>
      </w:r>
      <w:r>
        <w:rPr>
          <w:sz w:val="16"/>
        </w:rPr>
        <w:t>Impact</w:t>
      </w:r>
      <w:r>
        <w:rPr>
          <w:spacing w:val="15"/>
          <w:sz w:val="16"/>
        </w:rPr>
        <w:t xml:space="preserve"> </w:t>
      </w:r>
      <w:r>
        <w:rPr>
          <w:sz w:val="16"/>
        </w:rPr>
        <w:t>of</w:t>
      </w:r>
      <w:r>
        <w:rPr>
          <w:spacing w:val="14"/>
          <w:sz w:val="16"/>
        </w:rPr>
        <w:t xml:space="preserve"> </w:t>
      </w:r>
      <w:r>
        <w:rPr>
          <w:sz w:val="16"/>
        </w:rPr>
        <w:t>Survey</w:t>
      </w:r>
      <w:r>
        <w:rPr>
          <w:spacing w:val="15"/>
          <w:sz w:val="16"/>
        </w:rPr>
        <w:t xml:space="preserve"> </w:t>
      </w:r>
      <w:r>
        <w:rPr>
          <w:sz w:val="16"/>
        </w:rPr>
        <w:t>Modality</w:t>
      </w:r>
      <w:r>
        <w:rPr>
          <w:spacing w:val="14"/>
          <w:sz w:val="16"/>
        </w:rPr>
        <w:t xml:space="preserve"> </w:t>
      </w:r>
      <w:r>
        <w:rPr>
          <w:sz w:val="16"/>
        </w:rPr>
        <w:t>on</w:t>
      </w:r>
      <w:r>
        <w:rPr>
          <w:spacing w:val="15"/>
          <w:sz w:val="16"/>
        </w:rPr>
        <w:t xml:space="preserve"> </w:t>
      </w:r>
      <w:r>
        <w:rPr>
          <w:sz w:val="16"/>
        </w:rPr>
        <w:t>Reduced</w:t>
      </w:r>
      <w:r>
        <w:rPr>
          <w:spacing w:val="14"/>
          <w:sz w:val="16"/>
        </w:rPr>
        <w:t xml:space="preserve"> </w:t>
      </w:r>
      <w:r>
        <w:rPr>
          <w:sz w:val="16"/>
        </w:rPr>
        <w:t>Coping</w:t>
      </w:r>
      <w:r>
        <w:rPr>
          <w:spacing w:val="15"/>
          <w:sz w:val="16"/>
        </w:rPr>
        <w:t xml:space="preserve"> </w:t>
      </w:r>
      <w:r>
        <w:rPr>
          <w:sz w:val="16"/>
        </w:rPr>
        <w:t>Strategy</w:t>
      </w:r>
      <w:r>
        <w:rPr>
          <w:spacing w:val="14"/>
          <w:sz w:val="16"/>
        </w:rPr>
        <w:t xml:space="preserve"> </w:t>
      </w:r>
      <w:r>
        <w:rPr>
          <w:sz w:val="16"/>
        </w:rPr>
        <w:t>Index</w:t>
      </w:r>
      <w:r>
        <w:rPr>
          <w:spacing w:val="15"/>
          <w:sz w:val="16"/>
        </w:rPr>
        <w:t xml:space="preserve"> </w:t>
      </w:r>
      <w:r>
        <w:rPr>
          <w:spacing w:val="-2"/>
          <w:sz w:val="16"/>
        </w:rPr>
        <w:t>Classification</w:t>
      </w:r>
    </w:p>
    <w:p w14:paraId="7B476245" w14:textId="77777777" w:rsidR="00D62403" w:rsidRDefault="00D62403" w:rsidP="00D62403">
      <w:pPr>
        <w:pStyle w:val="BodyText"/>
        <w:spacing w:before="4"/>
        <w:rPr>
          <w:sz w:val="17"/>
        </w:rPr>
      </w:pPr>
    </w:p>
    <w:tbl>
      <w:tblPr>
        <w:tblW w:w="0" w:type="auto"/>
        <w:tblInd w:w="547" w:type="dxa"/>
        <w:tblLayout w:type="fixed"/>
        <w:tblCellMar>
          <w:left w:w="0" w:type="dxa"/>
          <w:right w:w="0" w:type="dxa"/>
        </w:tblCellMar>
        <w:tblLook w:val="01E0" w:firstRow="1" w:lastRow="1" w:firstColumn="1" w:lastColumn="1" w:noHBand="0" w:noVBand="0"/>
      </w:tblPr>
      <w:tblGrid>
        <w:gridCol w:w="4453"/>
        <w:gridCol w:w="605"/>
        <w:gridCol w:w="666"/>
        <w:gridCol w:w="556"/>
        <w:gridCol w:w="669"/>
        <w:gridCol w:w="592"/>
        <w:gridCol w:w="570"/>
        <w:gridCol w:w="608"/>
        <w:gridCol w:w="641"/>
      </w:tblGrid>
      <w:tr w:rsidR="00D62403" w14:paraId="430BA6CF" w14:textId="77777777">
        <w:trPr>
          <w:trHeight w:val="289"/>
        </w:trPr>
        <w:tc>
          <w:tcPr>
            <w:tcW w:w="4453" w:type="dxa"/>
            <w:tcBorders>
              <w:top w:val="double" w:sz="4" w:space="0" w:color="000000"/>
              <w:bottom w:val="single" w:sz="4" w:space="0" w:color="000000"/>
            </w:tcBorders>
          </w:tcPr>
          <w:p w14:paraId="7C91E9C6" w14:textId="77777777" w:rsidR="00D62403" w:rsidRDefault="00D62403">
            <w:pPr>
              <w:pStyle w:val="TableParagraph"/>
              <w:spacing w:before="2" w:line="240" w:lineRule="auto"/>
              <w:jc w:val="left"/>
              <w:rPr>
                <w:sz w:val="12"/>
              </w:rPr>
            </w:pPr>
          </w:p>
          <w:p w14:paraId="04C242C0" w14:textId="77777777" w:rsidR="00D62403" w:rsidRDefault="00D62403">
            <w:pPr>
              <w:pStyle w:val="TableParagraph"/>
              <w:tabs>
                <w:tab w:val="left" w:pos="4017"/>
              </w:tabs>
              <w:spacing w:line="131" w:lineRule="exact"/>
              <w:ind w:right="112"/>
              <w:jc w:val="right"/>
              <w:rPr>
                <w:sz w:val="12"/>
              </w:rPr>
            </w:pPr>
            <w:r>
              <w:rPr>
                <w:spacing w:val="-2"/>
                <w:w w:val="105"/>
                <w:sz w:val="12"/>
              </w:rPr>
              <w:t>Variable</w:t>
            </w:r>
            <w:r>
              <w:rPr>
                <w:sz w:val="12"/>
              </w:rPr>
              <w:tab/>
            </w:r>
            <w:r>
              <w:rPr>
                <w:spacing w:val="-5"/>
                <w:w w:val="105"/>
                <w:sz w:val="12"/>
              </w:rPr>
              <w:t>F2F</w:t>
            </w:r>
          </w:p>
        </w:tc>
        <w:tc>
          <w:tcPr>
            <w:tcW w:w="1271" w:type="dxa"/>
            <w:gridSpan w:val="2"/>
            <w:tcBorders>
              <w:top w:val="double" w:sz="4" w:space="0" w:color="000000"/>
              <w:bottom w:val="single" w:sz="4" w:space="0" w:color="000000"/>
            </w:tcBorders>
          </w:tcPr>
          <w:p w14:paraId="2B876FEE" w14:textId="77777777" w:rsidR="00D62403" w:rsidRDefault="00D62403">
            <w:pPr>
              <w:pStyle w:val="TableParagraph"/>
              <w:spacing w:line="132" w:lineRule="exact"/>
              <w:ind w:left="67"/>
              <w:jc w:val="left"/>
              <w:rPr>
                <w:sz w:val="12"/>
              </w:rPr>
            </w:pPr>
            <w:r>
              <w:rPr>
                <w:w w:val="105"/>
                <w:sz w:val="12"/>
              </w:rPr>
              <w:t>Own</w:t>
            </w:r>
            <w:r>
              <w:rPr>
                <w:spacing w:val="11"/>
                <w:w w:val="105"/>
                <w:sz w:val="12"/>
              </w:rPr>
              <w:t xml:space="preserve"> </w:t>
            </w:r>
            <w:r>
              <w:rPr>
                <w:spacing w:val="-2"/>
                <w:w w:val="105"/>
                <w:sz w:val="12"/>
              </w:rPr>
              <w:t>Phone</w:t>
            </w:r>
          </w:p>
          <w:p w14:paraId="05DDCF70" w14:textId="77777777" w:rsidR="00D62403" w:rsidRDefault="00D62403">
            <w:pPr>
              <w:pStyle w:val="TableParagraph"/>
              <w:tabs>
                <w:tab w:val="left" w:pos="847"/>
              </w:tabs>
              <w:spacing w:before="6" w:line="131" w:lineRule="exact"/>
              <w:ind w:left="113"/>
              <w:jc w:val="left"/>
              <w:rPr>
                <w:sz w:val="12"/>
              </w:rPr>
            </w:pPr>
            <w:r>
              <w:rPr>
                <w:spacing w:val="-2"/>
                <w:sz w:val="12"/>
              </w:rPr>
              <w:t>Remote</w:t>
            </w:r>
            <w:r>
              <w:rPr>
                <w:sz w:val="12"/>
              </w:rPr>
              <w:tab/>
            </w:r>
            <w:r>
              <w:rPr>
                <w:spacing w:val="-4"/>
                <w:sz w:val="12"/>
              </w:rPr>
              <w:t>Diff</w:t>
            </w:r>
          </w:p>
        </w:tc>
        <w:tc>
          <w:tcPr>
            <w:tcW w:w="556" w:type="dxa"/>
            <w:tcBorders>
              <w:top w:val="double" w:sz="4" w:space="0" w:color="000000"/>
              <w:bottom w:val="single" w:sz="4" w:space="0" w:color="000000"/>
            </w:tcBorders>
          </w:tcPr>
          <w:p w14:paraId="296BA43A" w14:textId="77777777" w:rsidR="00D62403" w:rsidRDefault="00D62403">
            <w:pPr>
              <w:pStyle w:val="TableParagraph"/>
              <w:spacing w:before="2" w:line="240" w:lineRule="auto"/>
              <w:jc w:val="left"/>
              <w:rPr>
                <w:sz w:val="12"/>
              </w:rPr>
            </w:pPr>
          </w:p>
          <w:p w14:paraId="218802D0" w14:textId="77777777" w:rsidR="00D62403" w:rsidRDefault="00D62403">
            <w:pPr>
              <w:pStyle w:val="TableParagraph"/>
              <w:spacing w:line="131" w:lineRule="exact"/>
              <w:ind w:left="14"/>
              <w:rPr>
                <w:sz w:val="12"/>
              </w:rPr>
            </w:pPr>
            <w:r>
              <w:rPr>
                <w:spacing w:val="-5"/>
                <w:w w:val="110"/>
                <w:sz w:val="12"/>
              </w:rPr>
              <w:t>F2F</w:t>
            </w:r>
          </w:p>
        </w:tc>
        <w:tc>
          <w:tcPr>
            <w:tcW w:w="669" w:type="dxa"/>
            <w:tcBorders>
              <w:top w:val="double" w:sz="4" w:space="0" w:color="000000"/>
              <w:bottom w:val="single" w:sz="4" w:space="0" w:color="000000"/>
            </w:tcBorders>
          </w:tcPr>
          <w:p w14:paraId="79E0B2CF" w14:textId="77777777" w:rsidR="00D62403" w:rsidRDefault="00D62403">
            <w:pPr>
              <w:pStyle w:val="TableParagraph"/>
              <w:spacing w:line="132" w:lineRule="exact"/>
              <w:ind w:left="77"/>
              <w:jc w:val="left"/>
              <w:rPr>
                <w:sz w:val="12"/>
              </w:rPr>
            </w:pPr>
            <w:r>
              <w:rPr>
                <w:sz w:val="12"/>
              </w:rPr>
              <w:t>No</w:t>
            </w:r>
            <w:r>
              <w:rPr>
                <w:spacing w:val="14"/>
                <w:sz w:val="12"/>
              </w:rPr>
              <w:t xml:space="preserve"> </w:t>
            </w:r>
            <w:r>
              <w:rPr>
                <w:spacing w:val="-4"/>
                <w:sz w:val="12"/>
              </w:rPr>
              <w:t>Phone</w:t>
            </w:r>
          </w:p>
          <w:p w14:paraId="3C38B9D1" w14:textId="77777777" w:rsidR="00D62403" w:rsidRDefault="00D62403">
            <w:pPr>
              <w:pStyle w:val="TableParagraph"/>
              <w:spacing w:before="6" w:line="131" w:lineRule="exact"/>
              <w:ind w:left="104"/>
              <w:jc w:val="left"/>
              <w:rPr>
                <w:sz w:val="12"/>
              </w:rPr>
            </w:pPr>
            <w:r>
              <w:rPr>
                <w:spacing w:val="-2"/>
                <w:w w:val="105"/>
                <w:sz w:val="12"/>
              </w:rPr>
              <w:t>Remote</w:t>
            </w:r>
          </w:p>
        </w:tc>
        <w:tc>
          <w:tcPr>
            <w:tcW w:w="592" w:type="dxa"/>
            <w:tcBorders>
              <w:top w:val="double" w:sz="4" w:space="0" w:color="000000"/>
              <w:bottom w:val="single" w:sz="4" w:space="0" w:color="000000"/>
            </w:tcBorders>
          </w:tcPr>
          <w:p w14:paraId="673D6243" w14:textId="77777777" w:rsidR="00D62403" w:rsidRDefault="00D62403">
            <w:pPr>
              <w:pStyle w:val="TableParagraph"/>
              <w:spacing w:before="2" w:line="240" w:lineRule="auto"/>
              <w:jc w:val="left"/>
              <w:rPr>
                <w:sz w:val="12"/>
              </w:rPr>
            </w:pPr>
          </w:p>
          <w:p w14:paraId="38EF8E4A" w14:textId="77777777" w:rsidR="00D62403" w:rsidRDefault="00D62403">
            <w:pPr>
              <w:pStyle w:val="TableParagraph"/>
              <w:spacing w:line="131" w:lineRule="exact"/>
              <w:ind w:left="1" w:right="45"/>
              <w:rPr>
                <w:sz w:val="12"/>
              </w:rPr>
            </w:pPr>
            <w:r>
              <w:rPr>
                <w:spacing w:val="-4"/>
                <w:sz w:val="12"/>
              </w:rPr>
              <w:t>Diff</w:t>
            </w:r>
          </w:p>
        </w:tc>
        <w:tc>
          <w:tcPr>
            <w:tcW w:w="570" w:type="dxa"/>
            <w:tcBorders>
              <w:top w:val="double" w:sz="4" w:space="0" w:color="000000"/>
              <w:bottom w:val="single" w:sz="4" w:space="0" w:color="000000"/>
            </w:tcBorders>
          </w:tcPr>
          <w:p w14:paraId="59328094" w14:textId="77777777" w:rsidR="00D62403" w:rsidRDefault="00D62403">
            <w:pPr>
              <w:pStyle w:val="TableParagraph"/>
              <w:spacing w:before="2" w:line="240" w:lineRule="auto"/>
              <w:jc w:val="left"/>
              <w:rPr>
                <w:sz w:val="12"/>
              </w:rPr>
            </w:pPr>
          </w:p>
          <w:p w14:paraId="017B837D" w14:textId="77777777" w:rsidR="00D62403" w:rsidRDefault="00D62403">
            <w:pPr>
              <w:pStyle w:val="TableParagraph"/>
              <w:spacing w:line="131" w:lineRule="exact"/>
              <w:ind w:left="3" w:right="1"/>
              <w:rPr>
                <w:sz w:val="12"/>
              </w:rPr>
            </w:pPr>
            <w:r>
              <w:rPr>
                <w:spacing w:val="-5"/>
                <w:w w:val="110"/>
                <w:sz w:val="12"/>
              </w:rPr>
              <w:t>F2F</w:t>
            </w:r>
          </w:p>
        </w:tc>
        <w:tc>
          <w:tcPr>
            <w:tcW w:w="608" w:type="dxa"/>
            <w:tcBorders>
              <w:top w:val="double" w:sz="4" w:space="0" w:color="000000"/>
              <w:bottom w:val="single" w:sz="4" w:space="0" w:color="000000"/>
            </w:tcBorders>
          </w:tcPr>
          <w:p w14:paraId="7A6FFE17" w14:textId="77777777" w:rsidR="00D62403" w:rsidRDefault="00D62403">
            <w:pPr>
              <w:pStyle w:val="TableParagraph"/>
              <w:spacing w:line="132" w:lineRule="exact"/>
              <w:ind w:right="118"/>
              <w:jc w:val="right"/>
              <w:rPr>
                <w:sz w:val="12"/>
              </w:rPr>
            </w:pPr>
            <w:r>
              <w:rPr>
                <w:spacing w:val="-4"/>
                <w:w w:val="110"/>
                <w:sz w:val="12"/>
              </w:rPr>
              <w:t>Total</w:t>
            </w:r>
          </w:p>
          <w:p w14:paraId="3573B497" w14:textId="77777777" w:rsidR="00D62403" w:rsidRDefault="00D62403">
            <w:pPr>
              <w:pStyle w:val="TableParagraph"/>
              <w:spacing w:before="6" w:line="131" w:lineRule="exact"/>
              <w:ind w:right="87"/>
              <w:jc w:val="right"/>
              <w:rPr>
                <w:sz w:val="12"/>
              </w:rPr>
            </w:pPr>
            <w:r>
              <w:rPr>
                <w:spacing w:val="-2"/>
                <w:w w:val="105"/>
                <w:sz w:val="12"/>
              </w:rPr>
              <w:t>Remote</w:t>
            </w:r>
          </w:p>
        </w:tc>
        <w:tc>
          <w:tcPr>
            <w:tcW w:w="641" w:type="dxa"/>
            <w:tcBorders>
              <w:top w:val="double" w:sz="4" w:space="0" w:color="000000"/>
              <w:bottom w:val="single" w:sz="4" w:space="0" w:color="000000"/>
            </w:tcBorders>
          </w:tcPr>
          <w:p w14:paraId="32E3CA04" w14:textId="77777777" w:rsidR="00D62403" w:rsidRDefault="00D62403">
            <w:pPr>
              <w:pStyle w:val="TableParagraph"/>
              <w:spacing w:before="2" w:line="240" w:lineRule="auto"/>
              <w:jc w:val="left"/>
              <w:rPr>
                <w:sz w:val="12"/>
              </w:rPr>
            </w:pPr>
          </w:p>
          <w:p w14:paraId="67C9C807" w14:textId="77777777" w:rsidR="00D62403" w:rsidRDefault="00D62403">
            <w:pPr>
              <w:pStyle w:val="TableParagraph"/>
              <w:spacing w:line="131" w:lineRule="exact"/>
              <w:ind w:left="1" w:right="1"/>
              <w:rPr>
                <w:sz w:val="12"/>
              </w:rPr>
            </w:pPr>
            <w:r>
              <w:rPr>
                <w:spacing w:val="-4"/>
                <w:sz w:val="12"/>
              </w:rPr>
              <w:t>Diff</w:t>
            </w:r>
          </w:p>
        </w:tc>
      </w:tr>
      <w:tr w:rsidR="00D62403" w14:paraId="581B0F08" w14:textId="77777777">
        <w:trPr>
          <w:trHeight w:val="119"/>
        </w:trPr>
        <w:tc>
          <w:tcPr>
            <w:tcW w:w="4453" w:type="dxa"/>
          </w:tcPr>
          <w:p w14:paraId="310B2D1D" w14:textId="77777777" w:rsidR="00D62403" w:rsidRDefault="00D62403">
            <w:pPr>
              <w:pStyle w:val="TableParagraph"/>
              <w:tabs>
                <w:tab w:val="right" w:pos="4278"/>
              </w:tabs>
              <w:spacing w:line="99" w:lineRule="exact"/>
              <w:ind w:right="82"/>
              <w:jc w:val="right"/>
              <w:rPr>
                <w:sz w:val="12"/>
              </w:rPr>
            </w:pPr>
            <w:r>
              <w:rPr>
                <w:sz w:val="12"/>
              </w:rPr>
              <w:t>Reduced</w:t>
            </w:r>
            <w:r>
              <w:rPr>
                <w:spacing w:val="26"/>
                <w:sz w:val="12"/>
              </w:rPr>
              <w:t xml:space="preserve"> </w:t>
            </w:r>
            <w:r>
              <w:rPr>
                <w:sz w:val="12"/>
              </w:rPr>
              <w:t>Coping</w:t>
            </w:r>
            <w:r>
              <w:rPr>
                <w:spacing w:val="27"/>
                <w:sz w:val="12"/>
              </w:rPr>
              <w:t xml:space="preserve"> </w:t>
            </w:r>
            <w:r>
              <w:rPr>
                <w:sz w:val="12"/>
              </w:rPr>
              <w:t>Strategies</w:t>
            </w:r>
            <w:r>
              <w:rPr>
                <w:spacing w:val="27"/>
                <w:sz w:val="12"/>
              </w:rPr>
              <w:t xml:space="preserve"> </w:t>
            </w:r>
            <w:r>
              <w:rPr>
                <w:sz w:val="12"/>
              </w:rPr>
              <w:t>Index</w:t>
            </w:r>
            <w:r>
              <w:rPr>
                <w:spacing w:val="27"/>
                <w:sz w:val="12"/>
              </w:rPr>
              <w:t xml:space="preserve"> </w:t>
            </w:r>
            <w:r>
              <w:rPr>
                <w:spacing w:val="-2"/>
                <w:sz w:val="12"/>
              </w:rPr>
              <w:t>(rCSI)</w:t>
            </w:r>
            <w:r>
              <w:rPr>
                <w:rFonts w:ascii="Times New Roman"/>
                <w:sz w:val="12"/>
              </w:rPr>
              <w:tab/>
            </w:r>
            <w:r>
              <w:rPr>
                <w:spacing w:val="-2"/>
                <w:sz w:val="12"/>
              </w:rPr>
              <w:t>14.35</w:t>
            </w:r>
          </w:p>
        </w:tc>
        <w:tc>
          <w:tcPr>
            <w:tcW w:w="605" w:type="dxa"/>
          </w:tcPr>
          <w:p w14:paraId="14CE8A2E" w14:textId="77777777" w:rsidR="00D62403" w:rsidRDefault="00D62403">
            <w:pPr>
              <w:pStyle w:val="TableParagraph"/>
              <w:spacing w:line="99" w:lineRule="exact"/>
              <w:ind w:left="48"/>
              <w:rPr>
                <w:sz w:val="12"/>
              </w:rPr>
            </w:pPr>
            <w:r>
              <w:rPr>
                <w:spacing w:val="-2"/>
                <w:w w:val="105"/>
                <w:sz w:val="12"/>
              </w:rPr>
              <w:t>17.27</w:t>
            </w:r>
          </w:p>
        </w:tc>
        <w:tc>
          <w:tcPr>
            <w:tcW w:w="666" w:type="dxa"/>
          </w:tcPr>
          <w:p w14:paraId="5297B59E" w14:textId="77777777" w:rsidR="00D62403" w:rsidRDefault="00D62403">
            <w:pPr>
              <w:pStyle w:val="TableParagraph"/>
              <w:spacing w:line="99" w:lineRule="exact"/>
              <w:ind w:left="25"/>
              <w:rPr>
                <w:sz w:val="12"/>
              </w:rPr>
            </w:pPr>
            <w:r>
              <w:rPr>
                <w:spacing w:val="-2"/>
                <w:w w:val="105"/>
                <w:sz w:val="12"/>
              </w:rPr>
              <w:t>2.92**</w:t>
            </w:r>
          </w:p>
        </w:tc>
        <w:tc>
          <w:tcPr>
            <w:tcW w:w="556" w:type="dxa"/>
          </w:tcPr>
          <w:p w14:paraId="211F3D00" w14:textId="77777777" w:rsidR="00D62403" w:rsidRDefault="00D62403">
            <w:pPr>
              <w:pStyle w:val="TableParagraph"/>
              <w:spacing w:line="99" w:lineRule="exact"/>
              <w:ind w:left="14"/>
              <w:rPr>
                <w:sz w:val="12"/>
              </w:rPr>
            </w:pPr>
            <w:r>
              <w:rPr>
                <w:spacing w:val="-2"/>
                <w:w w:val="105"/>
                <w:sz w:val="12"/>
              </w:rPr>
              <w:t>13.16</w:t>
            </w:r>
          </w:p>
        </w:tc>
        <w:tc>
          <w:tcPr>
            <w:tcW w:w="669" w:type="dxa"/>
          </w:tcPr>
          <w:p w14:paraId="4673F13B" w14:textId="77777777" w:rsidR="00D62403" w:rsidRDefault="00D62403">
            <w:pPr>
              <w:pStyle w:val="TableParagraph"/>
              <w:spacing w:line="99" w:lineRule="exact"/>
              <w:ind w:right="203"/>
              <w:jc w:val="right"/>
              <w:rPr>
                <w:sz w:val="12"/>
              </w:rPr>
            </w:pPr>
            <w:r>
              <w:rPr>
                <w:spacing w:val="-2"/>
                <w:w w:val="105"/>
                <w:sz w:val="12"/>
              </w:rPr>
              <w:t>16.75</w:t>
            </w:r>
          </w:p>
        </w:tc>
        <w:tc>
          <w:tcPr>
            <w:tcW w:w="592" w:type="dxa"/>
          </w:tcPr>
          <w:p w14:paraId="68FA422B" w14:textId="77777777" w:rsidR="00D62403" w:rsidRDefault="00D62403">
            <w:pPr>
              <w:pStyle w:val="TableParagraph"/>
              <w:spacing w:line="99" w:lineRule="exact"/>
              <w:ind w:left="1" w:right="45"/>
              <w:rPr>
                <w:sz w:val="12"/>
              </w:rPr>
            </w:pPr>
            <w:r>
              <w:rPr>
                <w:spacing w:val="-2"/>
                <w:w w:val="105"/>
                <w:sz w:val="12"/>
              </w:rPr>
              <w:t>3.59***</w:t>
            </w:r>
          </w:p>
        </w:tc>
        <w:tc>
          <w:tcPr>
            <w:tcW w:w="570" w:type="dxa"/>
          </w:tcPr>
          <w:p w14:paraId="63C94E60" w14:textId="77777777" w:rsidR="00D62403" w:rsidRDefault="00D62403">
            <w:pPr>
              <w:pStyle w:val="TableParagraph"/>
              <w:spacing w:line="99" w:lineRule="exact"/>
              <w:ind w:left="3" w:right="1"/>
              <w:rPr>
                <w:sz w:val="12"/>
              </w:rPr>
            </w:pPr>
            <w:r>
              <w:rPr>
                <w:spacing w:val="-2"/>
                <w:w w:val="105"/>
                <w:sz w:val="12"/>
              </w:rPr>
              <w:t>13.52</w:t>
            </w:r>
          </w:p>
        </w:tc>
        <w:tc>
          <w:tcPr>
            <w:tcW w:w="608" w:type="dxa"/>
          </w:tcPr>
          <w:p w14:paraId="3CD0A226" w14:textId="77777777" w:rsidR="00D62403" w:rsidRDefault="00D62403">
            <w:pPr>
              <w:pStyle w:val="TableParagraph"/>
              <w:spacing w:line="99" w:lineRule="exact"/>
              <w:ind w:left="2" w:right="1"/>
              <w:rPr>
                <w:sz w:val="12"/>
              </w:rPr>
            </w:pPr>
            <w:r>
              <w:rPr>
                <w:spacing w:val="-2"/>
                <w:w w:val="105"/>
                <w:sz w:val="12"/>
              </w:rPr>
              <w:t>17.05</w:t>
            </w:r>
          </w:p>
        </w:tc>
        <w:tc>
          <w:tcPr>
            <w:tcW w:w="641" w:type="dxa"/>
          </w:tcPr>
          <w:p w14:paraId="2AE96D83" w14:textId="77777777" w:rsidR="00D62403" w:rsidRDefault="00D62403">
            <w:pPr>
              <w:pStyle w:val="TableParagraph"/>
              <w:spacing w:line="99" w:lineRule="exact"/>
              <w:ind w:left="1" w:right="1"/>
              <w:rPr>
                <w:sz w:val="12"/>
              </w:rPr>
            </w:pPr>
            <w:r>
              <w:rPr>
                <w:spacing w:val="-2"/>
                <w:w w:val="105"/>
                <w:sz w:val="12"/>
              </w:rPr>
              <w:t>3.52***</w:t>
            </w:r>
          </w:p>
        </w:tc>
      </w:tr>
      <w:tr w:rsidR="00D62403" w14:paraId="71020D82" w14:textId="77777777">
        <w:trPr>
          <w:trHeight w:val="142"/>
        </w:trPr>
        <w:tc>
          <w:tcPr>
            <w:tcW w:w="4453" w:type="dxa"/>
          </w:tcPr>
          <w:p w14:paraId="211C9AF2" w14:textId="77777777" w:rsidR="00D62403" w:rsidRDefault="00D62403">
            <w:pPr>
              <w:pStyle w:val="TableParagraph"/>
              <w:spacing w:before="11" w:line="111" w:lineRule="exact"/>
              <w:ind w:right="66"/>
              <w:jc w:val="right"/>
              <w:rPr>
                <w:sz w:val="12"/>
              </w:rPr>
            </w:pPr>
            <w:r>
              <w:rPr>
                <w:spacing w:val="-2"/>
                <w:sz w:val="12"/>
              </w:rPr>
              <w:t>(9.97)</w:t>
            </w:r>
          </w:p>
        </w:tc>
        <w:tc>
          <w:tcPr>
            <w:tcW w:w="605" w:type="dxa"/>
          </w:tcPr>
          <w:p w14:paraId="6171051D" w14:textId="77777777" w:rsidR="00D62403" w:rsidRDefault="00D62403">
            <w:pPr>
              <w:pStyle w:val="TableParagraph"/>
              <w:spacing w:before="11" w:line="111" w:lineRule="exact"/>
              <w:ind w:left="48"/>
              <w:rPr>
                <w:sz w:val="12"/>
              </w:rPr>
            </w:pPr>
            <w:r>
              <w:rPr>
                <w:spacing w:val="-2"/>
                <w:sz w:val="12"/>
              </w:rPr>
              <w:t>(8.88)</w:t>
            </w:r>
          </w:p>
        </w:tc>
        <w:tc>
          <w:tcPr>
            <w:tcW w:w="666" w:type="dxa"/>
          </w:tcPr>
          <w:p w14:paraId="47DE0326" w14:textId="77777777" w:rsidR="00D62403" w:rsidRDefault="00D62403">
            <w:pPr>
              <w:pStyle w:val="TableParagraph"/>
              <w:spacing w:before="11" w:line="111" w:lineRule="exact"/>
              <w:ind w:left="25"/>
              <w:rPr>
                <w:sz w:val="12"/>
              </w:rPr>
            </w:pPr>
            <w:r>
              <w:rPr>
                <w:spacing w:val="-2"/>
                <w:sz w:val="12"/>
              </w:rPr>
              <w:t>(0.00)</w:t>
            </w:r>
          </w:p>
        </w:tc>
        <w:tc>
          <w:tcPr>
            <w:tcW w:w="556" w:type="dxa"/>
          </w:tcPr>
          <w:p w14:paraId="2B2BABF0" w14:textId="77777777" w:rsidR="00D62403" w:rsidRDefault="00D62403">
            <w:pPr>
              <w:pStyle w:val="TableParagraph"/>
              <w:spacing w:before="11" w:line="111" w:lineRule="exact"/>
              <w:ind w:left="14"/>
              <w:rPr>
                <w:sz w:val="12"/>
              </w:rPr>
            </w:pPr>
            <w:r>
              <w:rPr>
                <w:spacing w:val="-2"/>
                <w:sz w:val="12"/>
              </w:rPr>
              <w:t>(10.70)</w:t>
            </w:r>
          </w:p>
        </w:tc>
        <w:tc>
          <w:tcPr>
            <w:tcW w:w="669" w:type="dxa"/>
          </w:tcPr>
          <w:p w14:paraId="456FD594" w14:textId="77777777" w:rsidR="00D62403" w:rsidRDefault="00D62403">
            <w:pPr>
              <w:pStyle w:val="TableParagraph"/>
              <w:spacing w:before="11" w:line="111" w:lineRule="exact"/>
              <w:ind w:right="186"/>
              <w:jc w:val="right"/>
              <w:rPr>
                <w:sz w:val="12"/>
              </w:rPr>
            </w:pPr>
            <w:r>
              <w:rPr>
                <w:spacing w:val="-2"/>
                <w:sz w:val="12"/>
              </w:rPr>
              <w:t>(9.82)</w:t>
            </w:r>
          </w:p>
        </w:tc>
        <w:tc>
          <w:tcPr>
            <w:tcW w:w="592" w:type="dxa"/>
          </w:tcPr>
          <w:p w14:paraId="6E615BDD" w14:textId="77777777" w:rsidR="00D62403" w:rsidRDefault="00D62403">
            <w:pPr>
              <w:pStyle w:val="TableParagraph"/>
              <w:spacing w:before="11" w:line="111" w:lineRule="exact"/>
              <w:ind w:left="1" w:right="45"/>
              <w:rPr>
                <w:sz w:val="12"/>
              </w:rPr>
            </w:pPr>
            <w:r>
              <w:rPr>
                <w:spacing w:val="-2"/>
                <w:sz w:val="12"/>
              </w:rPr>
              <w:t>(0.00)</w:t>
            </w:r>
          </w:p>
        </w:tc>
        <w:tc>
          <w:tcPr>
            <w:tcW w:w="570" w:type="dxa"/>
          </w:tcPr>
          <w:p w14:paraId="280E29F8" w14:textId="77777777" w:rsidR="00D62403" w:rsidRDefault="00D62403">
            <w:pPr>
              <w:pStyle w:val="TableParagraph"/>
              <w:spacing w:before="11" w:line="111" w:lineRule="exact"/>
              <w:ind w:left="3" w:right="1"/>
              <w:rPr>
                <w:sz w:val="12"/>
              </w:rPr>
            </w:pPr>
            <w:r>
              <w:rPr>
                <w:spacing w:val="-2"/>
                <w:sz w:val="12"/>
              </w:rPr>
              <w:t>(10.49)</w:t>
            </w:r>
          </w:p>
        </w:tc>
        <w:tc>
          <w:tcPr>
            <w:tcW w:w="608" w:type="dxa"/>
          </w:tcPr>
          <w:p w14:paraId="426CCC29" w14:textId="77777777" w:rsidR="00D62403" w:rsidRDefault="00D62403">
            <w:pPr>
              <w:pStyle w:val="TableParagraph"/>
              <w:spacing w:before="11" w:line="111" w:lineRule="exact"/>
              <w:ind w:left="2" w:right="1"/>
              <w:rPr>
                <w:sz w:val="12"/>
              </w:rPr>
            </w:pPr>
            <w:r>
              <w:rPr>
                <w:spacing w:val="-2"/>
                <w:sz w:val="12"/>
              </w:rPr>
              <w:t>(9.28)</w:t>
            </w:r>
          </w:p>
        </w:tc>
        <w:tc>
          <w:tcPr>
            <w:tcW w:w="641" w:type="dxa"/>
          </w:tcPr>
          <w:p w14:paraId="62E11C28" w14:textId="77777777" w:rsidR="00D62403" w:rsidRDefault="00D62403">
            <w:pPr>
              <w:pStyle w:val="TableParagraph"/>
              <w:spacing w:before="11" w:line="111" w:lineRule="exact"/>
              <w:ind w:left="1" w:right="1"/>
              <w:rPr>
                <w:sz w:val="12"/>
              </w:rPr>
            </w:pPr>
            <w:r>
              <w:rPr>
                <w:spacing w:val="-2"/>
                <w:sz w:val="12"/>
              </w:rPr>
              <w:t>(0.00)</w:t>
            </w:r>
          </w:p>
        </w:tc>
      </w:tr>
      <w:tr w:rsidR="00D62403" w14:paraId="13C3CBCF" w14:textId="77777777">
        <w:trPr>
          <w:trHeight w:val="142"/>
        </w:trPr>
        <w:tc>
          <w:tcPr>
            <w:tcW w:w="4453" w:type="dxa"/>
          </w:tcPr>
          <w:p w14:paraId="76CD3267" w14:textId="77777777" w:rsidR="00D62403" w:rsidRDefault="00D62403">
            <w:pPr>
              <w:pStyle w:val="TableParagraph"/>
              <w:tabs>
                <w:tab w:val="right" w:pos="4246"/>
              </w:tabs>
              <w:spacing w:before="11" w:line="111" w:lineRule="exact"/>
              <w:ind w:right="114"/>
              <w:jc w:val="right"/>
              <w:rPr>
                <w:sz w:val="12"/>
              </w:rPr>
            </w:pPr>
            <w:r>
              <w:rPr>
                <w:sz w:val="12"/>
              </w:rPr>
              <w:t>rCSI:</w:t>
            </w:r>
            <w:r>
              <w:rPr>
                <w:spacing w:val="26"/>
                <w:sz w:val="12"/>
              </w:rPr>
              <w:t xml:space="preserve"> </w:t>
            </w:r>
            <w:r>
              <w:rPr>
                <w:spacing w:val="-5"/>
                <w:sz w:val="12"/>
              </w:rPr>
              <w:t>Low</w:t>
            </w:r>
            <w:r>
              <w:rPr>
                <w:rFonts w:ascii="Times New Roman"/>
                <w:sz w:val="12"/>
              </w:rPr>
              <w:tab/>
            </w:r>
            <w:r>
              <w:rPr>
                <w:spacing w:val="-4"/>
                <w:sz w:val="12"/>
              </w:rPr>
              <w:t>0.06</w:t>
            </w:r>
          </w:p>
        </w:tc>
        <w:tc>
          <w:tcPr>
            <w:tcW w:w="605" w:type="dxa"/>
          </w:tcPr>
          <w:p w14:paraId="39139520" w14:textId="77777777" w:rsidR="00D62403" w:rsidRDefault="00D62403">
            <w:pPr>
              <w:pStyle w:val="TableParagraph"/>
              <w:spacing w:before="11" w:line="111" w:lineRule="exact"/>
              <w:ind w:left="48"/>
              <w:rPr>
                <w:sz w:val="12"/>
              </w:rPr>
            </w:pPr>
            <w:r>
              <w:rPr>
                <w:spacing w:val="-4"/>
                <w:sz w:val="12"/>
              </w:rPr>
              <w:t>0.04</w:t>
            </w:r>
          </w:p>
        </w:tc>
        <w:tc>
          <w:tcPr>
            <w:tcW w:w="666" w:type="dxa"/>
          </w:tcPr>
          <w:p w14:paraId="3F4CC245" w14:textId="77777777" w:rsidR="00D62403" w:rsidRDefault="00D62403">
            <w:pPr>
              <w:pStyle w:val="TableParagraph"/>
              <w:spacing w:before="11" w:line="111" w:lineRule="exact"/>
              <w:ind w:left="25"/>
              <w:rPr>
                <w:sz w:val="12"/>
              </w:rPr>
            </w:pPr>
            <w:r>
              <w:rPr>
                <w:w w:val="90"/>
                <w:sz w:val="12"/>
              </w:rPr>
              <w:t>-</w:t>
            </w:r>
            <w:r>
              <w:rPr>
                <w:spacing w:val="-4"/>
                <w:sz w:val="12"/>
              </w:rPr>
              <w:t>0.02</w:t>
            </w:r>
          </w:p>
        </w:tc>
        <w:tc>
          <w:tcPr>
            <w:tcW w:w="556" w:type="dxa"/>
          </w:tcPr>
          <w:p w14:paraId="7EC59C24" w14:textId="77777777" w:rsidR="00D62403" w:rsidRDefault="00D62403">
            <w:pPr>
              <w:pStyle w:val="TableParagraph"/>
              <w:spacing w:before="11" w:line="111" w:lineRule="exact"/>
              <w:ind w:left="14"/>
              <w:rPr>
                <w:sz w:val="12"/>
              </w:rPr>
            </w:pPr>
            <w:r>
              <w:rPr>
                <w:spacing w:val="-4"/>
                <w:sz w:val="12"/>
              </w:rPr>
              <w:t>0.19</w:t>
            </w:r>
          </w:p>
        </w:tc>
        <w:tc>
          <w:tcPr>
            <w:tcW w:w="669" w:type="dxa"/>
          </w:tcPr>
          <w:p w14:paraId="7E04116D" w14:textId="77777777" w:rsidR="00D62403" w:rsidRDefault="00D62403">
            <w:pPr>
              <w:pStyle w:val="TableParagraph"/>
              <w:spacing w:before="11" w:line="111" w:lineRule="exact"/>
              <w:ind w:right="235"/>
              <w:jc w:val="right"/>
              <w:rPr>
                <w:sz w:val="12"/>
              </w:rPr>
            </w:pPr>
            <w:r>
              <w:rPr>
                <w:spacing w:val="-4"/>
                <w:sz w:val="12"/>
              </w:rPr>
              <w:t>0.07</w:t>
            </w:r>
          </w:p>
        </w:tc>
        <w:tc>
          <w:tcPr>
            <w:tcW w:w="592" w:type="dxa"/>
          </w:tcPr>
          <w:p w14:paraId="7D1D88A4" w14:textId="77777777" w:rsidR="00D62403" w:rsidRDefault="00D62403">
            <w:pPr>
              <w:pStyle w:val="TableParagraph"/>
              <w:spacing w:before="11" w:line="111" w:lineRule="exact"/>
              <w:ind w:left="2" w:right="45"/>
              <w:rPr>
                <w:sz w:val="12"/>
              </w:rPr>
            </w:pPr>
            <w:r>
              <w:rPr>
                <w:sz w:val="12"/>
              </w:rPr>
              <w:t>-</w:t>
            </w:r>
            <w:r>
              <w:rPr>
                <w:spacing w:val="-2"/>
                <w:sz w:val="12"/>
              </w:rPr>
              <w:t>0.13***</w:t>
            </w:r>
          </w:p>
        </w:tc>
        <w:tc>
          <w:tcPr>
            <w:tcW w:w="570" w:type="dxa"/>
          </w:tcPr>
          <w:p w14:paraId="710FFA21" w14:textId="77777777" w:rsidR="00D62403" w:rsidRDefault="00D62403">
            <w:pPr>
              <w:pStyle w:val="TableParagraph"/>
              <w:spacing w:before="11" w:line="111" w:lineRule="exact"/>
              <w:ind w:left="3" w:right="1"/>
              <w:rPr>
                <w:sz w:val="12"/>
              </w:rPr>
            </w:pPr>
            <w:r>
              <w:rPr>
                <w:spacing w:val="-4"/>
                <w:sz w:val="12"/>
              </w:rPr>
              <w:t>0.15</w:t>
            </w:r>
          </w:p>
        </w:tc>
        <w:tc>
          <w:tcPr>
            <w:tcW w:w="608" w:type="dxa"/>
          </w:tcPr>
          <w:p w14:paraId="0CFBBC40" w14:textId="77777777" w:rsidR="00D62403" w:rsidRDefault="00D62403">
            <w:pPr>
              <w:pStyle w:val="TableParagraph"/>
              <w:spacing w:before="11" w:line="111" w:lineRule="exact"/>
              <w:ind w:left="2"/>
              <w:rPr>
                <w:sz w:val="12"/>
              </w:rPr>
            </w:pPr>
            <w:r>
              <w:rPr>
                <w:spacing w:val="-4"/>
                <w:sz w:val="12"/>
              </w:rPr>
              <w:t>0.05</w:t>
            </w:r>
          </w:p>
        </w:tc>
        <w:tc>
          <w:tcPr>
            <w:tcW w:w="641" w:type="dxa"/>
          </w:tcPr>
          <w:p w14:paraId="3071AB42" w14:textId="77777777" w:rsidR="00D62403" w:rsidRDefault="00D62403">
            <w:pPr>
              <w:pStyle w:val="TableParagraph"/>
              <w:spacing w:before="11" w:line="111" w:lineRule="exact"/>
              <w:ind w:left="1"/>
              <w:rPr>
                <w:sz w:val="12"/>
              </w:rPr>
            </w:pPr>
            <w:r>
              <w:rPr>
                <w:sz w:val="12"/>
              </w:rPr>
              <w:t>-</w:t>
            </w:r>
            <w:r>
              <w:rPr>
                <w:spacing w:val="-2"/>
                <w:sz w:val="12"/>
              </w:rPr>
              <w:t>0.10***</w:t>
            </w:r>
          </w:p>
        </w:tc>
      </w:tr>
      <w:tr w:rsidR="00D62403" w14:paraId="165D7D66" w14:textId="77777777">
        <w:trPr>
          <w:trHeight w:val="142"/>
        </w:trPr>
        <w:tc>
          <w:tcPr>
            <w:tcW w:w="4453" w:type="dxa"/>
          </w:tcPr>
          <w:p w14:paraId="596E8CF4" w14:textId="77777777" w:rsidR="00D62403" w:rsidRDefault="00D62403">
            <w:pPr>
              <w:pStyle w:val="TableParagraph"/>
              <w:spacing w:before="11" w:line="111" w:lineRule="exact"/>
              <w:ind w:right="66"/>
              <w:jc w:val="right"/>
              <w:rPr>
                <w:sz w:val="12"/>
              </w:rPr>
            </w:pPr>
            <w:r>
              <w:rPr>
                <w:spacing w:val="-2"/>
                <w:sz w:val="12"/>
              </w:rPr>
              <w:t>(0.25)</w:t>
            </w:r>
          </w:p>
        </w:tc>
        <w:tc>
          <w:tcPr>
            <w:tcW w:w="605" w:type="dxa"/>
          </w:tcPr>
          <w:p w14:paraId="012254CC" w14:textId="77777777" w:rsidR="00D62403" w:rsidRDefault="00D62403">
            <w:pPr>
              <w:pStyle w:val="TableParagraph"/>
              <w:spacing w:before="11" w:line="111" w:lineRule="exact"/>
              <w:ind w:left="48"/>
              <w:rPr>
                <w:sz w:val="12"/>
              </w:rPr>
            </w:pPr>
            <w:r>
              <w:rPr>
                <w:spacing w:val="-2"/>
                <w:w w:val="105"/>
                <w:sz w:val="12"/>
              </w:rPr>
              <w:t>(0.21)</w:t>
            </w:r>
          </w:p>
        </w:tc>
        <w:tc>
          <w:tcPr>
            <w:tcW w:w="666" w:type="dxa"/>
          </w:tcPr>
          <w:p w14:paraId="1D1BB5A8" w14:textId="77777777" w:rsidR="00D62403" w:rsidRDefault="00D62403">
            <w:pPr>
              <w:pStyle w:val="TableParagraph"/>
              <w:spacing w:before="11" w:line="111" w:lineRule="exact"/>
              <w:ind w:left="25"/>
              <w:rPr>
                <w:sz w:val="12"/>
              </w:rPr>
            </w:pPr>
            <w:r>
              <w:rPr>
                <w:spacing w:val="-2"/>
                <w:sz w:val="12"/>
              </w:rPr>
              <w:t>(0.36)</w:t>
            </w:r>
          </w:p>
        </w:tc>
        <w:tc>
          <w:tcPr>
            <w:tcW w:w="556" w:type="dxa"/>
          </w:tcPr>
          <w:p w14:paraId="4B14B391" w14:textId="77777777" w:rsidR="00D62403" w:rsidRDefault="00D62403">
            <w:pPr>
              <w:pStyle w:val="TableParagraph"/>
              <w:spacing w:before="11" w:line="111" w:lineRule="exact"/>
              <w:ind w:left="14"/>
              <w:rPr>
                <w:sz w:val="12"/>
              </w:rPr>
            </w:pPr>
            <w:r>
              <w:rPr>
                <w:spacing w:val="-2"/>
                <w:sz w:val="12"/>
              </w:rPr>
              <w:t>(0.40)</w:t>
            </w:r>
          </w:p>
        </w:tc>
        <w:tc>
          <w:tcPr>
            <w:tcW w:w="669" w:type="dxa"/>
          </w:tcPr>
          <w:p w14:paraId="7439963B" w14:textId="77777777" w:rsidR="00D62403" w:rsidRDefault="00D62403">
            <w:pPr>
              <w:pStyle w:val="TableParagraph"/>
              <w:spacing w:before="11" w:line="111" w:lineRule="exact"/>
              <w:ind w:right="186"/>
              <w:jc w:val="right"/>
              <w:rPr>
                <w:sz w:val="12"/>
              </w:rPr>
            </w:pPr>
            <w:r>
              <w:rPr>
                <w:spacing w:val="-2"/>
                <w:sz w:val="12"/>
              </w:rPr>
              <w:t>(0.25)</w:t>
            </w:r>
          </w:p>
        </w:tc>
        <w:tc>
          <w:tcPr>
            <w:tcW w:w="592" w:type="dxa"/>
          </w:tcPr>
          <w:p w14:paraId="604541C7" w14:textId="77777777" w:rsidR="00D62403" w:rsidRDefault="00D62403">
            <w:pPr>
              <w:pStyle w:val="TableParagraph"/>
              <w:spacing w:before="11" w:line="111" w:lineRule="exact"/>
              <w:ind w:left="1" w:right="45"/>
              <w:rPr>
                <w:sz w:val="12"/>
              </w:rPr>
            </w:pPr>
            <w:r>
              <w:rPr>
                <w:spacing w:val="-2"/>
                <w:sz w:val="12"/>
              </w:rPr>
              <w:t>(0.00)</w:t>
            </w:r>
          </w:p>
        </w:tc>
        <w:tc>
          <w:tcPr>
            <w:tcW w:w="570" w:type="dxa"/>
          </w:tcPr>
          <w:p w14:paraId="5BF9624E" w14:textId="77777777" w:rsidR="00D62403" w:rsidRDefault="00D62403">
            <w:pPr>
              <w:pStyle w:val="TableParagraph"/>
              <w:spacing w:before="11" w:line="111" w:lineRule="exact"/>
              <w:ind w:left="3" w:right="1"/>
              <w:rPr>
                <w:sz w:val="12"/>
              </w:rPr>
            </w:pPr>
            <w:r>
              <w:rPr>
                <w:spacing w:val="-2"/>
                <w:sz w:val="12"/>
              </w:rPr>
              <w:t>(0.36)</w:t>
            </w:r>
          </w:p>
        </w:tc>
        <w:tc>
          <w:tcPr>
            <w:tcW w:w="608" w:type="dxa"/>
          </w:tcPr>
          <w:p w14:paraId="093D4393" w14:textId="77777777" w:rsidR="00D62403" w:rsidRDefault="00D62403">
            <w:pPr>
              <w:pStyle w:val="TableParagraph"/>
              <w:spacing w:before="11" w:line="111" w:lineRule="exact"/>
              <w:ind w:left="2" w:right="1"/>
              <w:rPr>
                <w:sz w:val="12"/>
              </w:rPr>
            </w:pPr>
            <w:r>
              <w:rPr>
                <w:spacing w:val="-2"/>
                <w:sz w:val="12"/>
              </w:rPr>
              <w:t>(0.23)</w:t>
            </w:r>
          </w:p>
        </w:tc>
        <w:tc>
          <w:tcPr>
            <w:tcW w:w="641" w:type="dxa"/>
          </w:tcPr>
          <w:p w14:paraId="0E560DD6" w14:textId="77777777" w:rsidR="00D62403" w:rsidRDefault="00D62403">
            <w:pPr>
              <w:pStyle w:val="TableParagraph"/>
              <w:spacing w:before="11" w:line="111" w:lineRule="exact"/>
              <w:ind w:left="1" w:right="1"/>
              <w:rPr>
                <w:sz w:val="12"/>
              </w:rPr>
            </w:pPr>
            <w:r>
              <w:rPr>
                <w:spacing w:val="-2"/>
                <w:sz w:val="12"/>
              </w:rPr>
              <w:t>(0.00)</w:t>
            </w:r>
          </w:p>
        </w:tc>
      </w:tr>
      <w:tr w:rsidR="00D62403" w14:paraId="0CEB24E5" w14:textId="77777777">
        <w:trPr>
          <w:trHeight w:val="142"/>
        </w:trPr>
        <w:tc>
          <w:tcPr>
            <w:tcW w:w="4453" w:type="dxa"/>
          </w:tcPr>
          <w:p w14:paraId="1BA05D71" w14:textId="77777777" w:rsidR="00D62403" w:rsidRDefault="00D62403">
            <w:pPr>
              <w:pStyle w:val="TableParagraph"/>
              <w:tabs>
                <w:tab w:val="right" w:pos="4246"/>
              </w:tabs>
              <w:spacing w:before="11" w:line="111" w:lineRule="exact"/>
              <w:ind w:right="114"/>
              <w:jc w:val="right"/>
              <w:rPr>
                <w:sz w:val="12"/>
              </w:rPr>
            </w:pPr>
            <w:r>
              <w:rPr>
                <w:sz w:val="12"/>
              </w:rPr>
              <w:t>rCSI:</w:t>
            </w:r>
            <w:r>
              <w:rPr>
                <w:spacing w:val="26"/>
                <w:sz w:val="12"/>
              </w:rPr>
              <w:t xml:space="preserve"> </w:t>
            </w:r>
            <w:r>
              <w:rPr>
                <w:spacing w:val="-2"/>
                <w:sz w:val="12"/>
              </w:rPr>
              <w:t>Median</w:t>
            </w:r>
            <w:r>
              <w:rPr>
                <w:rFonts w:ascii="Times New Roman"/>
                <w:sz w:val="12"/>
              </w:rPr>
              <w:tab/>
            </w:r>
            <w:r>
              <w:rPr>
                <w:spacing w:val="-4"/>
                <w:sz w:val="12"/>
              </w:rPr>
              <w:t>0.70</w:t>
            </w:r>
          </w:p>
        </w:tc>
        <w:tc>
          <w:tcPr>
            <w:tcW w:w="605" w:type="dxa"/>
          </w:tcPr>
          <w:p w14:paraId="722D720B" w14:textId="77777777" w:rsidR="00D62403" w:rsidRDefault="00D62403">
            <w:pPr>
              <w:pStyle w:val="TableParagraph"/>
              <w:spacing w:before="11" w:line="111" w:lineRule="exact"/>
              <w:ind w:left="48"/>
              <w:rPr>
                <w:sz w:val="12"/>
              </w:rPr>
            </w:pPr>
            <w:r>
              <w:rPr>
                <w:spacing w:val="-4"/>
                <w:sz w:val="12"/>
              </w:rPr>
              <w:t>0.57</w:t>
            </w:r>
          </w:p>
        </w:tc>
        <w:tc>
          <w:tcPr>
            <w:tcW w:w="666" w:type="dxa"/>
          </w:tcPr>
          <w:p w14:paraId="547D0076" w14:textId="77777777" w:rsidR="00D62403" w:rsidRDefault="00D62403">
            <w:pPr>
              <w:pStyle w:val="TableParagraph"/>
              <w:spacing w:before="11" w:line="111" w:lineRule="exact"/>
              <w:ind w:left="25"/>
              <w:rPr>
                <w:sz w:val="12"/>
              </w:rPr>
            </w:pPr>
            <w:r>
              <w:rPr>
                <w:sz w:val="12"/>
              </w:rPr>
              <w:t>-</w:t>
            </w:r>
            <w:r>
              <w:rPr>
                <w:spacing w:val="-2"/>
                <w:sz w:val="12"/>
              </w:rPr>
              <w:t>0.14**</w:t>
            </w:r>
          </w:p>
        </w:tc>
        <w:tc>
          <w:tcPr>
            <w:tcW w:w="556" w:type="dxa"/>
          </w:tcPr>
          <w:p w14:paraId="5A87A16E" w14:textId="77777777" w:rsidR="00D62403" w:rsidRDefault="00D62403">
            <w:pPr>
              <w:pStyle w:val="TableParagraph"/>
              <w:spacing w:before="11" w:line="111" w:lineRule="exact"/>
              <w:ind w:left="14"/>
              <w:rPr>
                <w:sz w:val="12"/>
              </w:rPr>
            </w:pPr>
            <w:r>
              <w:rPr>
                <w:spacing w:val="-4"/>
                <w:sz w:val="12"/>
              </w:rPr>
              <w:t>0.55</w:t>
            </w:r>
          </w:p>
        </w:tc>
        <w:tc>
          <w:tcPr>
            <w:tcW w:w="669" w:type="dxa"/>
          </w:tcPr>
          <w:p w14:paraId="2048EEC0" w14:textId="77777777" w:rsidR="00D62403" w:rsidRDefault="00D62403">
            <w:pPr>
              <w:pStyle w:val="TableParagraph"/>
              <w:spacing w:before="11" w:line="111" w:lineRule="exact"/>
              <w:ind w:right="235"/>
              <w:jc w:val="right"/>
              <w:rPr>
                <w:sz w:val="12"/>
              </w:rPr>
            </w:pPr>
            <w:r>
              <w:rPr>
                <w:spacing w:val="-4"/>
                <w:sz w:val="12"/>
              </w:rPr>
              <w:t>0.57</w:t>
            </w:r>
          </w:p>
        </w:tc>
        <w:tc>
          <w:tcPr>
            <w:tcW w:w="592" w:type="dxa"/>
          </w:tcPr>
          <w:p w14:paraId="28FC03E8" w14:textId="77777777" w:rsidR="00D62403" w:rsidRDefault="00D62403">
            <w:pPr>
              <w:pStyle w:val="TableParagraph"/>
              <w:spacing w:before="11" w:line="111" w:lineRule="exact"/>
              <w:ind w:left="1" w:right="45"/>
              <w:rPr>
                <w:sz w:val="12"/>
              </w:rPr>
            </w:pPr>
            <w:r>
              <w:rPr>
                <w:spacing w:val="-4"/>
                <w:sz w:val="12"/>
              </w:rPr>
              <w:t>0.02</w:t>
            </w:r>
          </w:p>
        </w:tc>
        <w:tc>
          <w:tcPr>
            <w:tcW w:w="570" w:type="dxa"/>
          </w:tcPr>
          <w:p w14:paraId="672EB20C" w14:textId="77777777" w:rsidR="00D62403" w:rsidRDefault="00D62403">
            <w:pPr>
              <w:pStyle w:val="TableParagraph"/>
              <w:spacing w:before="11" w:line="111" w:lineRule="exact"/>
              <w:ind w:left="3"/>
              <w:rPr>
                <w:sz w:val="12"/>
              </w:rPr>
            </w:pPr>
            <w:r>
              <w:rPr>
                <w:spacing w:val="-4"/>
                <w:sz w:val="12"/>
              </w:rPr>
              <w:t>0.60</w:t>
            </w:r>
          </w:p>
        </w:tc>
        <w:tc>
          <w:tcPr>
            <w:tcW w:w="608" w:type="dxa"/>
          </w:tcPr>
          <w:p w14:paraId="05715D3D" w14:textId="77777777" w:rsidR="00D62403" w:rsidRDefault="00D62403">
            <w:pPr>
              <w:pStyle w:val="TableParagraph"/>
              <w:spacing w:before="11" w:line="111" w:lineRule="exact"/>
              <w:ind w:left="2"/>
              <w:rPr>
                <w:sz w:val="12"/>
              </w:rPr>
            </w:pPr>
            <w:r>
              <w:rPr>
                <w:spacing w:val="-4"/>
                <w:sz w:val="12"/>
              </w:rPr>
              <w:t>0.57</w:t>
            </w:r>
          </w:p>
        </w:tc>
        <w:tc>
          <w:tcPr>
            <w:tcW w:w="641" w:type="dxa"/>
          </w:tcPr>
          <w:p w14:paraId="6912AFB2" w14:textId="77777777" w:rsidR="00D62403" w:rsidRDefault="00D62403">
            <w:pPr>
              <w:pStyle w:val="TableParagraph"/>
              <w:spacing w:before="11" w:line="111" w:lineRule="exact"/>
              <w:ind w:left="1"/>
              <w:rPr>
                <w:sz w:val="12"/>
              </w:rPr>
            </w:pPr>
            <w:r>
              <w:rPr>
                <w:w w:val="90"/>
                <w:sz w:val="12"/>
              </w:rPr>
              <w:t>-</w:t>
            </w:r>
            <w:r>
              <w:rPr>
                <w:spacing w:val="-4"/>
                <w:sz w:val="12"/>
              </w:rPr>
              <w:t>0.03</w:t>
            </w:r>
          </w:p>
        </w:tc>
      </w:tr>
      <w:tr w:rsidR="00D62403" w14:paraId="745DEC8C" w14:textId="77777777">
        <w:trPr>
          <w:trHeight w:val="142"/>
        </w:trPr>
        <w:tc>
          <w:tcPr>
            <w:tcW w:w="4453" w:type="dxa"/>
          </w:tcPr>
          <w:p w14:paraId="33F327E1" w14:textId="77777777" w:rsidR="00D62403" w:rsidRDefault="00D62403">
            <w:pPr>
              <w:pStyle w:val="TableParagraph"/>
              <w:spacing w:before="11" w:line="111" w:lineRule="exact"/>
              <w:ind w:right="66"/>
              <w:jc w:val="right"/>
              <w:rPr>
                <w:sz w:val="12"/>
              </w:rPr>
            </w:pPr>
            <w:r>
              <w:rPr>
                <w:spacing w:val="-2"/>
                <w:sz w:val="12"/>
              </w:rPr>
              <w:t>(0.46)</w:t>
            </w:r>
          </w:p>
        </w:tc>
        <w:tc>
          <w:tcPr>
            <w:tcW w:w="605" w:type="dxa"/>
          </w:tcPr>
          <w:p w14:paraId="124DAF8B" w14:textId="77777777" w:rsidR="00D62403" w:rsidRDefault="00D62403">
            <w:pPr>
              <w:pStyle w:val="TableParagraph"/>
              <w:spacing w:before="11" w:line="111" w:lineRule="exact"/>
              <w:ind w:left="48"/>
              <w:rPr>
                <w:sz w:val="12"/>
              </w:rPr>
            </w:pPr>
            <w:r>
              <w:rPr>
                <w:spacing w:val="-2"/>
                <w:sz w:val="12"/>
              </w:rPr>
              <w:t>(0.50)</w:t>
            </w:r>
          </w:p>
        </w:tc>
        <w:tc>
          <w:tcPr>
            <w:tcW w:w="666" w:type="dxa"/>
          </w:tcPr>
          <w:p w14:paraId="495421F1" w14:textId="77777777" w:rsidR="00D62403" w:rsidRDefault="00D62403">
            <w:pPr>
              <w:pStyle w:val="TableParagraph"/>
              <w:spacing w:before="11" w:line="111" w:lineRule="exact"/>
              <w:ind w:left="25"/>
              <w:rPr>
                <w:sz w:val="12"/>
              </w:rPr>
            </w:pPr>
            <w:r>
              <w:rPr>
                <w:spacing w:val="-2"/>
                <w:sz w:val="12"/>
              </w:rPr>
              <w:t>(0.00)</w:t>
            </w:r>
          </w:p>
        </w:tc>
        <w:tc>
          <w:tcPr>
            <w:tcW w:w="556" w:type="dxa"/>
          </w:tcPr>
          <w:p w14:paraId="3BA6E81A" w14:textId="77777777" w:rsidR="00D62403" w:rsidRDefault="00D62403">
            <w:pPr>
              <w:pStyle w:val="TableParagraph"/>
              <w:spacing w:before="11" w:line="111" w:lineRule="exact"/>
              <w:ind w:left="14"/>
              <w:rPr>
                <w:sz w:val="12"/>
              </w:rPr>
            </w:pPr>
            <w:r>
              <w:rPr>
                <w:spacing w:val="-2"/>
                <w:sz w:val="12"/>
              </w:rPr>
              <w:t>(0.50)</w:t>
            </w:r>
          </w:p>
        </w:tc>
        <w:tc>
          <w:tcPr>
            <w:tcW w:w="669" w:type="dxa"/>
          </w:tcPr>
          <w:p w14:paraId="0D230736" w14:textId="77777777" w:rsidR="00D62403" w:rsidRDefault="00D62403">
            <w:pPr>
              <w:pStyle w:val="TableParagraph"/>
              <w:spacing w:before="11" w:line="111" w:lineRule="exact"/>
              <w:ind w:right="186"/>
              <w:jc w:val="right"/>
              <w:rPr>
                <w:sz w:val="12"/>
              </w:rPr>
            </w:pPr>
            <w:r>
              <w:rPr>
                <w:spacing w:val="-2"/>
                <w:sz w:val="12"/>
              </w:rPr>
              <w:t>(0.50)</w:t>
            </w:r>
          </w:p>
        </w:tc>
        <w:tc>
          <w:tcPr>
            <w:tcW w:w="592" w:type="dxa"/>
          </w:tcPr>
          <w:p w14:paraId="13D86D53" w14:textId="77777777" w:rsidR="00D62403" w:rsidRDefault="00D62403">
            <w:pPr>
              <w:pStyle w:val="TableParagraph"/>
              <w:spacing w:before="11" w:line="111" w:lineRule="exact"/>
              <w:ind w:left="1" w:right="45"/>
              <w:rPr>
                <w:sz w:val="12"/>
              </w:rPr>
            </w:pPr>
            <w:r>
              <w:rPr>
                <w:spacing w:val="-2"/>
                <w:sz w:val="12"/>
              </w:rPr>
              <w:t>(0.66)</w:t>
            </w:r>
          </w:p>
        </w:tc>
        <w:tc>
          <w:tcPr>
            <w:tcW w:w="570" w:type="dxa"/>
          </w:tcPr>
          <w:p w14:paraId="70E6C04C" w14:textId="77777777" w:rsidR="00D62403" w:rsidRDefault="00D62403">
            <w:pPr>
              <w:pStyle w:val="TableParagraph"/>
              <w:spacing w:before="11" w:line="111" w:lineRule="exact"/>
              <w:ind w:left="3" w:right="1"/>
              <w:rPr>
                <w:sz w:val="12"/>
              </w:rPr>
            </w:pPr>
            <w:r>
              <w:rPr>
                <w:spacing w:val="-2"/>
                <w:sz w:val="12"/>
              </w:rPr>
              <w:t>(0.49)</w:t>
            </w:r>
          </w:p>
        </w:tc>
        <w:tc>
          <w:tcPr>
            <w:tcW w:w="608" w:type="dxa"/>
          </w:tcPr>
          <w:p w14:paraId="5F6C17D2" w14:textId="77777777" w:rsidR="00D62403" w:rsidRDefault="00D62403">
            <w:pPr>
              <w:pStyle w:val="TableParagraph"/>
              <w:spacing w:before="11" w:line="111" w:lineRule="exact"/>
              <w:ind w:left="2" w:right="1"/>
              <w:rPr>
                <w:sz w:val="12"/>
              </w:rPr>
            </w:pPr>
            <w:r>
              <w:rPr>
                <w:spacing w:val="-2"/>
                <w:sz w:val="12"/>
              </w:rPr>
              <w:t>(0.50)</w:t>
            </w:r>
          </w:p>
        </w:tc>
        <w:tc>
          <w:tcPr>
            <w:tcW w:w="641" w:type="dxa"/>
          </w:tcPr>
          <w:p w14:paraId="50DAC900" w14:textId="77777777" w:rsidR="00D62403" w:rsidRDefault="00D62403">
            <w:pPr>
              <w:pStyle w:val="TableParagraph"/>
              <w:spacing w:before="11" w:line="111" w:lineRule="exact"/>
              <w:ind w:left="1" w:right="1"/>
              <w:rPr>
                <w:sz w:val="12"/>
              </w:rPr>
            </w:pPr>
            <w:r>
              <w:rPr>
                <w:spacing w:val="-2"/>
                <w:w w:val="105"/>
                <w:sz w:val="12"/>
              </w:rPr>
              <w:t>(0.41)</w:t>
            </w:r>
          </w:p>
        </w:tc>
      </w:tr>
      <w:tr w:rsidR="00D62403" w14:paraId="5DA4FAAE" w14:textId="77777777">
        <w:trPr>
          <w:trHeight w:val="142"/>
        </w:trPr>
        <w:tc>
          <w:tcPr>
            <w:tcW w:w="4453" w:type="dxa"/>
          </w:tcPr>
          <w:p w14:paraId="5248B81C" w14:textId="77777777" w:rsidR="00D62403" w:rsidRDefault="00D62403">
            <w:pPr>
              <w:pStyle w:val="TableParagraph"/>
              <w:tabs>
                <w:tab w:val="right" w:pos="4246"/>
              </w:tabs>
              <w:spacing w:before="11" w:line="111" w:lineRule="exact"/>
              <w:ind w:right="114"/>
              <w:jc w:val="right"/>
              <w:rPr>
                <w:sz w:val="12"/>
              </w:rPr>
            </w:pPr>
            <w:r>
              <w:rPr>
                <w:sz w:val="12"/>
              </w:rPr>
              <w:t>rCSI:</w:t>
            </w:r>
            <w:r>
              <w:rPr>
                <w:spacing w:val="26"/>
                <w:sz w:val="12"/>
              </w:rPr>
              <w:t xml:space="preserve"> </w:t>
            </w:r>
            <w:r>
              <w:rPr>
                <w:spacing w:val="-2"/>
                <w:sz w:val="12"/>
              </w:rPr>
              <w:t>Severe</w:t>
            </w:r>
            <w:r>
              <w:rPr>
                <w:rFonts w:ascii="Times New Roman"/>
                <w:sz w:val="12"/>
              </w:rPr>
              <w:tab/>
            </w:r>
            <w:r>
              <w:rPr>
                <w:spacing w:val="-4"/>
                <w:sz w:val="12"/>
              </w:rPr>
              <w:t>0.23</w:t>
            </w:r>
          </w:p>
        </w:tc>
        <w:tc>
          <w:tcPr>
            <w:tcW w:w="605" w:type="dxa"/>
          </w:tcPr>
          <w:p w14:paraId="4ACBF0C0" w14:textId="77777777" w:rsidR="00D62403" w:rsidRDefault="00D62403">
            <w:pPr>
              <w:pStyle w:val="TableParagraph"/>
              <w:spacing w:before="11" w:line="111" w:lineRule="exact"/>
              <w:ind w:left="48"/>
              <w:rPr>
                <w:sz w:val="12"/>
              </w:rPr>
            </w:pPr>
            <w:r>
              <w:rPr>
                <w:spacing w:val="-4"/>
                <w:sz w:val="12"/>
              </w:rPr>
              <w:t>0.39</w:t>
            </w:r>
          </w:p>
        </w:tc>
        <w:tc>
          <w:tcPr>
            <w:tcW w:w="666" w:type="dxa"/>
          </w:tcPr>
          <w:p w14:paraId="0CDFC2C8" w14:textId="77777777" w:rsidR="00D62403" w:rsidRDefault="00D62403">
            <w:pPr>
              <w:pStyle w:val="TableParagraph"/>
              <w:spacing w:before="11" w:line="111" w:lineRule="exact"/>
              <w:ind w:left="25"/>
              <w:rPr>
                <w:sz w:val="12"/>
              </w:rPr>
            </w:pPr>
            <w:r>
              <w:rPr>
                <w:spacing w:val="-2"/>
                <w:w w:val="105"/>
                <w:sz w:val="12"/>
              </w:rPr>
              <w:t>0.16***</w:t>
            </w:r>
          </w:p>
        </w:tc>
        <w:tc>
          <w:tcPr>
            <w:tcW w:w="556" w:type="dxa"/>
          </w:tcPr>
          <w:p w14:paraId="7F401BA3" w14:textId="77777777" w:rsidR="00D62403" w:rsidRDefault="00D62403">
            <w:pPr>
              <w:pStyle w:val="TableParagraph"/>
              <w:spacing w:before="11" w:line="111" w:lineRule="exact"/>
              <w:ind w:left="14"/>
              <w:rPr>
                <w:sz w:val="12"/>
              </w:rPr>
            </w:pPr>
            <w:r>
              <w:rPr>
                <w:spacing w:val="-4"/>
                <w:sz w:val="12"/>
              </w:rPr>
              <w:t>0.26</w:t>
            </w:r>
          </w:p>
        </w:tc>
        <w:tc>
          <w:tcPr>
            <w:tcW w:w="669" w:type="dxa"/>
          </w:tcPr>
          <w:p w14:paraId="59714A21" w14:textId="77777777" w:rsidR="00D62403" w:rsidRDefault="00D62403">
            <w:pPr>
              <w:pStyle w:val="TableParagraph"/>
              <w:spacing w:before="11" w:line="111" w:lineRule="exact"/>
              <w:ind w:right="235"/>
              <w:jc w:val="right"/>
              <w:rPr>
                <w:sz w:val="12"/>
              </w:rPr>
            </w:pPr>
            <w:r>
              <w:rPr>
                <w:spacing w:val="-4"/>
                <w:sz w:val="12"/>
              </w:rPr>
              <w:t>0.36</w:t>
            </w:r>
          </w:p>
        </w:tc>
        <w:tc>
          <w:tcPr>
            <w:tcW w:w="592" w:type="dxa"/>
          </w:tcPr>
          <w:p w14:paraId="6A35AF06" w14:textId="77777777" w:rsidR="00D62403" w:rsidRDefault="00D62403">
            <w:pPr>
              <w:pStyle w:val="TableParagraph"/>
              <w:spacing w:before="11" w:line="111" w:lineRule="exact"/>
              <w:ind w:left="1" w:right="45"/>
              <w:rPr>
                <w:sz w:val="12"/>
              </w:rPr>
            </w:pPr>
            <w:r>
              <w:rPr>
                <w:spacing w:val="-2"/>
                <w:w w:val="110"/>
                <w:sz w:val="12"/>
              </w:rPr>
              <w:t>0.11*</w:t>
            </w:r>
          </w:p>
        </w:tc>
        <w:tc>
          <w:tcPr>
            <w:tcW w:w="570" w:type="dxa"/>
          </w:tcPr>
          <w:p w14:paraId="28886D9F" w14:textId="77777777" w:rsidR="00D62403" w:rsidRDefault="00D62403">
            <w:pPr>
              <w:pStyle w:val="TableParagraph"/>
              <w:spacing w:before="11" w:line="111" w:lineRule="exact"/>
              <w:ind w:left="3" w:right="1"/>
              <w:rPr>
                <w:sz w:val="12"/>
              </w:rPr>
            </w:pPr>
            <w:r>
              <w:rPr>
                <w:spacing w:val="-4"/>
                <w:sz w:val="12"/>
              </w:rPr>
              <w:t>0.25</w:t>
            </w:r>
          </w:p>
        </w:tc>
        <w:tc>
          <w:tcPr>
            <w:tcW w:w="608" w:type="dxa"/>
          </w:tcPr>
          <w:p w14:paraId="14E22A95" w14:textId="77777777" w:rsidR="00D62403" w:rsidRDefault="00D62403">
            <w:pPr>
              <w:pStyle w:val="TableParagraph"/>
              <w:spacing w:before="11" w:line="111" w:lineRule="exact"/>
              <w:ind w:left="2" w:right="1"/>
              <w:rPr>
                <w:sz w:val="12"/>
              </w:rPr>
            </w:pPr>
            <w:r>
              <w:rPr>
                <w:spacing w:val="-4"/>
                <w:sz w:val="12"/>
              </w:rPr>
              <w:t>0.38</w:t>
            </w:r>
          </w:p>
        </w:tc>
        <w:tc>
          <w:tcPr>
            <w:tcW w:w="641" w:type="dxa"/>
          </w:tcPr>
          <w:p w14:paraId="438843FC" w14:textId="77777777" w:rsidR="00D62403" w:rsidRDefault="00D62403">
            <w:pPr>
              <w:pStyle w:val="TableParagraph"/>
              <w:spacing w:before="11" w:line="111" w:lineRule="exact"/>
              <w:ind w:left="1" w:right="1"/>
              <w:rPr>
                <w:sz w:val="12"/>
              </w:rPr>
            </w:pPr>
            <w:r>
              <w:rPr>
                <w:spacing w:val="-2"/>
                <w:w w:val="105"/>
                <w:sz w:val="12"/>
              </w:rPr>
              <w:t>0.13***</w:t>
            </w:r>
          </w:p>
        </w:tc>
      </w:tr>
      <w:tr w:rsidR="00D62403" w14:paraId="15E6B51C" w14:textId="77777777">
        <w:trPr>
          <w:trHeight w:val="142"/>
        </w:trPr>
        <w:tc>
          <w:tcPr>
            <w:tcW w:w="4453" w:type="dxa"/>
          </w:tcPr>
          <w:p w14:paraId="1D31C0C7" w14:textId="77777777" w:rsidR="00D62403" w:rsidRDefault="00D62403">
            <w:pPr>
              <w:pStyle w:val="TableParagraph"/>
              <w:spacing w:before="11" w:line="111" w:lineRule="exact"/>
              <w:ind w:right="66"/>
              <w:jc w:val="right"/>
              <w:rPr>
                <w:sz w:val="12"/>
              </w:rPr>
            </w:pPr>
            <w:r>
              <w:rPr>
                <w:spacing w:val="-2"/>
                <w:sz w:val="12"/>
              </w:rPr>
              <w:t>(0.42)</w:t>
            </w:r>
          </w:p>
        </w:tc>
        <w:tc>
          <w:tcPr>
            <w:tcW w:w="605" w:type="dxa"/>
          </w:tcPr>
          <w:p w14:paraId="18BD446C" w14:textId="77777777" w:rsidR="00D62403" w:rsidRDefault="00D62403">
            <w:pPr>
              <w:pStyle w:val="TableParagraph"/>
              <w:spacing w:before="11" w:line="111" w:lineRule="exact"/>
              <w:ind w:left="48"/>
              <w:rPr>
                <w:sz w:val="12"/>
              </w:rPr>
            </w:pPr>
            <w:r>
              <w:rPr>
                <w:spacing w:val="-2"/>
                <w:sz w:val="12"/>
              </w:rPr>
              <w:t>(0.49)</w:t>
            </w:r>
          </w:p>
        </w:tc>
        <w:tc>
          <w:tcPr>
            <w:tcW w:w="666" w:type="dxa"/>
          </w:tcPr>
          <w:p w14:paraId="2FF6AA91" w14:textId="77777777" w:rsidR="00D62403" w:rsidRDefault="00D62403">
            <w:pPr>
              <w:pStyle w:val="TableParagraph"/>
              <w:spacing w:before="11" w:line="111" w:lineRule="exact"/>
              <w:ind w:left="25"/>
              <w:rPr>
                <w:sz w:val="12"/>
              </w:rPr>
            </w:pPr>
            <w:r>
              <w:rPr>
                <w:spacing w:val="-2"/>
                <w:sz w:val="12"/>
              </w:rPr>
              <w:t>(0.00)</w:t>
            </w:r>
          </w:p>
        </w:tc>
        <w:tc>
          <w:tcPr>
            <w:tcW w:w="556" w:type="dxa"/>
          </w:tcPr>
          <w:p w14:paraId="24FA5385" w14:textId="77777777" w:rsidR="00D62403" w:rsidRDefault="00D62403">
            <w:pPr>
              <w:pStyle w:val="TableParagraph"/>
              <w:spacing w:before="11" w:line="111" w:lineRule="exact"/>
              <w:ind w:left="14"/>
              <w:rPr>
                <w:sz w:val="12"/>
              </w:rPr>
            </w:pPr>
            <w:r>
              <w:rPr>
                <w:spacing w:val="-2"/>
                <w:sz w:val="12"/>
              </w:rPr>
              <w:t>(0.44)</w:t>
            </w:r>
          </w:p>
        </w:tc>
        <w:tc>
          <w:tcPr>
            <w:tcW w:w="669" w:type="dxa"/>
          </w:tcPr>
          <w:p w14:paraId="3262DCCD" w14:textId="77777777" w:rsidR="00D62403" w:rsidRDefault="00D62403">
            <w:pPr>
              <w:pStyle w:val="TableParagraph"/>
              <w:spacing w:before="11" w:line="111" w:lineRule="exact"/>
              <w:ind w:right="186"/>
              <w:jc w:val="right"/>
              <w:rPr>
                <w:sz w:val="12"/>
              </w:rPr>
            </w:pPr>
            <w:r>
              <w:rPr>
                <w:spacing w:val="-2"/>
                <w:sz w:val="12"/>
              </w:rPr>
              <w:t>(0.48)</w:t>
            </w:r>
          </w:p>
        </w:tc>
        <w:tc>
          <w:tcPr>
            <w:tcW w:w="592" w:type="dxa"/>
          </w:tcPr>
          <w:p w14:paraId="15BD62E4" w14:textId="77777777" w:rsidR="00D62403" w:rsidRDefault="00D62403">
            <w:pPr>
              <w:pStyle w:val="TableParagraph"/>
              <w:spacing w:before="11" w:line="111" w:lineRule="exact"/>
              <w:ind w:left="1" w:right="45"/>
              <w:rPr>
                <w:sz w:val="12"/>
              </w:rPr>
            </w:pPr>
            <w:r>
              <w:rPr>
                <w:spacing w:val="-2"/>
                <w:sz w:val="12"/>
              </w:rPr>
              <w:t>(0.03)</w:t>
            </w:r>
          </w:p>
        </w:tc>
        <w:tc>
          <w:tcPr>
            <w:tcW w:w="570" w:type="dxa"/>
          </w:tcPr>
          <w:p w14:paraId="1D878412" w14:textId="77777777" w:rsidR="00D62403" w:rsidRDefault="00D62403">
            <w:pPr>
              <w:pStyle w:val="TableParagraph"/>
              <w:spacing w:before="11" w:line="111" w:lineRule="exact"/>
              <w:ind w:left="3" w:right="1"/>
              <w:rPr>
                <w:sz w:val="12"/>
              </w:rPr>
            </w:pPr>
            <w:r>
              <w:rPr>
                <w:spacing w:val="-2"/>
                <w:sz w:val="12"/>
              </w:rPr>
              <w:t>(0.43)</w:t>
            </w:r>
          </w:p>
        </w:tc>
        <w:tc>
          <w:tcPr>
            <w:tcW w:w="608" w:type="dxa"/>
          </w:tcPr>
          <w:p w14:paraId="72E265B3" w14:textId="77777777" w:rsidR="00D62403" w:rsidRDefault="00D62403">
            <w:pPr>
              <w:pStyle w:val="TableParagraph"/>
              <w:spacing w:before="11" w:line="111" w:lineRule="exact"/>
              <w:ind w:left="2" w:right="1"/>
              <w:rPr>
                <w:sz w:val="12"/>
              </w:rPr>
            </w:pPr>
            <w:r>
              <w:rPr>
                <w:spacing w:val="-2"/>
                <w:sz w:val="12"/>
              </w:rPr>
              <w:t>(0.49)</w:t>
            </w:r>
          </w:p>
        </w:tc>
        <w:tc>
          <w:tcPr>
            <w:tcW w:w="641" w:type="dxa"/>
          </w:tcPr>
          <w:p w14:paraId="726488F3" w14:textId="77777777" w:rsidR="00D62403" w:rsidRDefault="00D62403">
            <w:pPr>
              <w:pStyle w:val="TableParagraph"/>
              <w:spacing w:before="11" w:line="111" w:lineRule="exact"/>
              <w:ind w:left="1" w:right="1"/>
              <w:rPr>
                <w:sz w:val="12"/>
              </w:rPr>
            </w:pPr>
            <w:r>
              <w:rPr>
                <w:spacing w:val="-2"/>
                <w:sz w:val="12"/>
              </w:rPr>
              <w:t>(0.00)</w:t>
            </w:r>
          </w:p>
        </w:tc>
      </w:tr>
      <w:tr w:rsidR="00D62403" w14:paraId="755DE25A" w14:textId="77777777">
        <w:trPr>
          <w:trHeight w:val="142"/>
        </w:trPr>
        <w:tc>
          <w:tcPr>
            <w:tcW w:w="4453" w:type="dxa"/>
          </w:tcPr>
          <w:p w14:paraId="4EBEBD20" w14:textId="77777777" w:rsidR="00D62403" w:rsidRDefault="00D62403">
            <w:pPr>
              <w:pStyle w:val="TableParagraph"/>
              <w:tabs>
                <w:tab w:val="right" w:pos="4246"/>
              </w:tabs>
              <w:spacing w:before="11" w:line="111" w:lineRule="exact"/>
              <w:ind w:right="114"/>
              <w:jc w:val="right"/>
              <w:rPr>
                <w:sz w:val="12"/>
              </w:rPr>
            </w:pPr>
            <w:r>
              <w:rPr>
                <w:sz w:val="12"/>
              </w:rPr>
              <w:t>Relied</w:t>
            </w:r>
            <w:r>
              <w:rPr>
                <w:spacing w:val="12"/>
                <w:sz w:val="12"/>
              </w:rPr>
              <w:t xml:space="preserve"> </w:t>
            </w:r>
            <w:r>
              <w:rPr>
                <w:sz w:val="12"/>
              </w:rPr>
              <w:t>on</w:t>
            </w:r>
            <w:r>
              <w:rPr>
                <w:spacing w:val="13"/>
                <w:sz w:val="12"/>
              </w:rPr>
              <w:t xml:space="preserve"> </w:t>
            </w:r>
            <w:r>
              <w:rPr>
                <w:sz w:val="12"/>
              </w:rPr>
              <w:t>less</w:t>
            </w:r>
            <w:r>
              <w:rPr>
                <w:spacing w:val="13"/>
                <w:sz w:val="12"/>
              </w:rPr>
              <w:t xml:space="preserve"> </w:t>
            </w:r>
            <w:r>
              <w:rPr>
                <w:sz w:val="12"/>
              </w:rPr>
              <w:t>preferred,</w:t>
            </w:r>
            <w:r>
              <w:rPr>
                <w:spacing w:val="13"/>
                <w:sz w:val="12"/>
              </w:rPr>
              <w:t xml:space="preserve"> </w:t>
            </w:r>
            <w:r>
              <w:rPr>
                <w:sz w:val="12"/>
              </w:rPr>
              <w:t>less</w:t>
            </w:r>
            <w:r>
              <w:rPr>
                <w:spacing w:val="13"/>
                <w:sz w:val="12"/>
              </w:rPr>
              <w:t xml:space="preserve"> </w:t>
            </w:r>
            <w:r>
              <w:rPr>
                <w:sz w:val="12"/>
              </w:rPr>
              <w:t>expensive</w:t>
            </w:r>
            <w:r>
              <w:rPr>
                <w:spacing w:val="13"/>
                <w:sz w:val="12"/>
              </w:rPr>
              <w:t xml:space="preserve"> </w:t>
            </w:r>
            <w:r>
              <w:rPr>
                <w:spacing w:val="-4"/>
                <w:sz w:val="12"/>
              </w:rPr>
              <w:t>food</w:t>
            </w:r>
            <w:r>
              <w:rPr>
                <w:rFonts w:ascii="Times New Roman"/>
                <w:sz w:val="12"/>
              </w:rPr>
              <w:tab/>
            </w:r>
            <w:r>
              <w:rPr>
                <w:spacing w:val="-4"/>
                <w:sz w:val="12"/>
              </w:rPr>
              <w:t>3.92</w:t>
            </w:r>
          </w:p>
        </w:tc>
        <w:tc>
          <w:tcPr>
            <w:tcW w:w="605" w:type="dxa"/>
          </w:tcPr>
          <w:p w14:paraId="066A592F" w14:textId="77777777" w:rsidR="00D62403" w:rsidRDefault="00D62403">
            <w:pPr>
              <w:pStyle w:val="TableParagraph"/>
              <w:spacing w:before="11" w:line="111" w:lineRule="exact"/>
              <w:ind w:left="48"/>
              <w:rPr>
                <w:sz w:val="12"/>
              </w:rPr>
            </w:pPr>
            <w:r>
              <w:rPr>
                <w:spacing w:val="-4"/>
                <w:sz w:val="12"/>
              </w:rPr>
              <w:t>2.75</w:t>
            </w:r>
          </w:p>
        </w:tc>
        <w:tc>
          <w:tcPr>
            <w:tcW w:w="666" w:type="dxa"/>
          </w:tcPr>
          <w:p w14:paraId="38EC0A69" w14:textId="77777777" w:rsidR="00D62403" w:rsidRDefault="00D62403">
            <w:pPr>
              <w:pStyle w:val="TableParagraph"/>
              <w:spacing w:before="11" w:line="111" w:lineRule="exact"/>
              <w:ind w:left="25"/>
              <w:rPr>
                <w:sz w:val="12"/>
              </w:rPr>
            </w:pPr>
            <w:r>
              <w:rPr>
                <w:w w:val="110"/>
                <w:sz w:val="12"/>
              </w:rPr>
              <w:t>-</w:t>
            </w:r>
            <w:r>
              <w:rPr>
                <w:spacing w:val="-2"/>
                <w:w w:val="110"/>
                <w:sz w:val="12"/>
              </w:rPr>
              <w:t>1.17***</w:t>
            </w:r>
          </w:p>
        </w:tc>
        <w:tc>
          <w:tcPr>
            <w:tcW w:w="556" w:type="dxa"/>
          </w:tcPr>
          <w:p w14:paraId="525829AC" w14:textId="77777777" w:rsidR="00D62403" w:rsidRDefault="00D62403">
            <w:pPr>
              <w:pStyle w:val="TableParagraph"/>
              <w:spacing w:before="11" w:line="111" w:lineRule="exact"/>
              <w:ind w:left="14"/>
              <w:rPr>
                <w:sz w:val="12"/>
              </w:rPr>
            </w:pPr>
            <w:r>
              <w:rPr>
                <w:spacing w:val="-4"/>
                <w:sz w:val="12"/>
              </w:rPr>
              <w:t>3.39</w:t>
            </w:r>
          </w:p>
        </w:tc>
        <w:tc>
          <w:tcPr>
            <w:tcW w:w="669" w:type="dxa"/>
          </w:tcPr>
          <w:p w14:paraId="1B4388EC" w14:textId="77777777" w:rsidR="00D62403" w:rsidRDefault="00D62403">
            <w:pPr>
              <w:pStyle w:val="TableParagraph"/>
              <w:spacing w:before="11" w:line="111" w:lineRule="exact"/>
              <w:ind w:right="235"/>
              <w:jc w:val="right"/>
              <w:rPr>
                <w:sz w:val="12"/>
              </w:rPr>
            </w:pPr>
            <w:r>
              <w:rPr>
                <w:spacing w:val="-4"/>
                <w:sz w:val="12"/>
              </w:rPr>
              <w:t>3.29</w:t>
            </w:r>
          </w:p>
        </w:tc>
        <w:tc>
          <w:tcPr>
            <w:tcW w:w="592" w:type="dxa"/>
          </w:tcPr>
          <w:p w14:paraId="08E88C9F" w14:textId="77777777" w:rsidR="00D62403" w:rsidRDefault="00D62403">
            <w:pPr>
              <w:pStyle w:val="TableParagraph"/>
              <w:spacing w:before="11" w:line="111" w:lineRule="exact"/>
              <w:ind w:left="1" w:right="45"/>
              <w:rPr>
                <w:sz w:val="12"/>
              </w:rPr>
            </w:pPr>
            <w:r>
              <w:rPr>
                <w:spacing w:val="-2"/>
                <w:sz w:val="12"/>
              </w:rPr>
              <w:t>-</w:t>
            </w:r>
            <w:r>
              <w:rPr>
                <w:spacing w:val="-4"/>
                <w:sz w:val="12"/>
              </w:rPr>
              <w:t>0.10</w:t>
            </w:r>
          </w:p>
        </w:tc>
        <w:tc>
          <w:tcPr>
            <w:tcW w:w="570" w:type="dxa"/>
          </w:tcPr>
          <w:p w14:paraId="5C675CCB" w14:textId="77777777" w:rsidR="00D62403" w:rsidRDefault="00D62403">
            <w:pPr>
              <w:pStyle w:val="TableParagraph"/>
              <w:spacing w:before="11" w:line="111" w:lineRule="exact"/>
              <w:ind w:left="3" w:right="1"/>
              <w:rPr>
                <w:sz w:val="12"/>
              </w:rPr>
            </w:pPr>
            <w:r>
              <w:rPr>
                <w:spacing w:val="-4"/>
                <w:sz w:val="12"/>
              </w:rPr>
              <w:t>3.55</w:t>
            </w:r>
          </w:p>
        </w:tc>
        <w:tc>
          <w:tcPr>
            <w:tcW w:w="608" w:type="dxa"/>
          </w:tcPr>
          <w:p w14:paraId="045FB7F5" w14:textId="77777777" w:rsidR="00D62403" w:rsidRDefault="00D62403">
            <w:pPr>
              <w:pStyle w:val="TableParagraph"/>
              <w:spacing w:before="11" w:line="111" w:lineRule="exact"/>
              <w:ind w:left="2"/>
              <w:rPr>
                <w:sz w:val="12"/>
              </w:rPr>
            </w:pPr>
            <w:r>
              <w:rPr>
                <w:spacing w:val="-4"/>
                <w:sz w:val="12"/>
              </w:rPr>
              <w:t>2.98</w:t>
            </w:r>
          </w:p>
        </w:tc>
        <w:tc>
          <w:tcPr>
            <w:tcW w:w="641" w:type="dxa"/>
          </w:tcPr>
          <w:p w14:paraId="6720EE2B" w14:textId="77777777" w:rsidR="00D62403" w:rsidRDefault="00D62403">
            <w:pPr>
              <w:pStyle w:val="TableParagraph"/>
              <w:spacing w:before="11" w:line="111" w:lineRule="exact"/>
              <w:ind w:left="1"/>
              <w:rPr>
                <w:sz w:val="12"/>
              </w:rPr>
            </w:pPr>
            <w:r>
              <w:rPr>
                <w:sz w:val="12"/>
              </w:rPr>
              <w:t>-</w:t>
            </w:r>
            <w:r>
              <w:rPr>
                <w:spacing w:val="-2"/>
                <w:sz w:val="12"/>
              </w:rPr>
              <w:t>0.57***</w:t>
            </w:r>
          </w:p>
        </w:tc>
      </w:tr>
      <w:tr w:rsidR="00D62403" w14:paraId="07099690" w14:textId="77777777">
        <w:trPr>
          <w:trHeight w:val="142"/>
        </w:trPr>
        <w:tc>
          <w:tcPr>
            <w:tcW w:w="4453" w:type="dxa"/>
          </w:tcPr>
          <w:p w14:paraId="2DC184C4" w14:textId="77777777" w:rsidR="00D62403" w:rsidRDefault="00D62403">
            <w:pPr>
              <w:pStyle w:val="TableParagraph"/>
              <w:spacing w:before="11" w:line="111" w:lineRule="exact"/>
              <w:ind w:right="66"/>
              <w:jc w:val="right"/>
              <w:rPr>
                <w:sz w:val="12"/>
              </w:rPr>
            </w:pPr>
            <w:r>
              <w:rPr>
                <w:spacing w:val="-2"/>
                <w:sz w:val="12"/>
              </w:rPr>
              <w:t>(2.00)</w:t>
            </w:r>
          </w:p>
        </w:tc>
        <w:tc>
          <w:tcPr>
            <w:tcW w:w="605" w:type="dxa"/>
          </w:tcPr>
          <w:p w14:paraId="740F2698" w14:textId="77777777" w:rsidR="00D62403" w:rsidRDefault="00D62403">
            <w:pPr>
              <w:pStyle w:val="TableParagraph"/>
              <w:spacing w:before="11" w:line="111" w:lineRule="exact"/>
              <w:ind w:left="48"/>
              <w:rPr>
                <w:sz w:val="12"/>
              </w:rPr>
            </w:pPr>
            <w:r>
              <w:rPr>
                <w:spacing w:val="-2"/>
                <w:w w:val="105"/>
                <w:sz w:val="12"/>
              </w:rPr>
              <w:t>(1.84)</w:t>
            </w:r>
          </w:p>
        </w:tc>
        <w:tc>
          <w:tcPr>
            <w:tcW w:w="666" w:type="dxa"/>
          </w:tcPr>
          <w:p w14:paraId="04489BCB" w14:textId="77777777" w:rsidR="00D62403" w:rsidRDefault="00D62403">
            <w:pPr>
              <w:pStyle w:val="TableParagraph"/>
              <w:spacing w:before="11" w:line="111" w:lineRule="exact"/>
              <w:ind w:left="25"/>
              <w:rPr>
                <w:sz w:val="12"/>
              </w:rPr>
            </w:pPr>
            <w:r>
              <w:rPr>
                <w:spacing w:val="-2"/>
                <w:sz w:val="12"/>
              </w:rPr>
              <w:t>(0.00)</w:t>
            </w:r>
          </w:p>
        </w:tc>
        <w:tc>
          <w:tcPr>
            <w:tcW w:w="556" w:type="dxa"/>
          </w:tcPr>
          <w:p w14:paraId="708D76E9" w14:textId="77777777" w:rsidR="00D62403" w:rsidRDefault="00D62403">
            <w:pPr>
              <w:pStyle w:val="TableParagraph"/>
              <w:spacing w:before="11" w:line="111" w:lineRule="exact"/>
              <w:ind w:left="14"/>
              <w:rPr>
                <w:sz w:val="12"/>
              </w:rPr>
            </w:pPr>
            <w:r>
              <w:rPr>
                <w:spacing w:val="-2"/>
                <w:sz w:val="12"/>
              </w:rPr>
              <w:t>(2.43)</w:t>
            </w:r>
          </w:p>
        </w:tc>
        <w:tc>
          <w:tcPr>
            <w:tcW w:w="669" w:type="dxa"/>
          </w:tcPr>
          <w:p w14:paraId="7E17C360" w14:textId="77777777" w:rsidR="00D62403" w:rsidRDefault="00D62403">
            <w:pPr>
              <w:pStyle w:val="TableParagraph"/>
              <w:spacing w:before="11" w:line="111" w:lineRule="exact"/>
              <w:ind w:right="186"/>
              <w:jc w:val="right"/>
              <w:rPr>
                <w:sz w:val="12"/>
              </w:rPr>
            </w:pPr>
            <w:r>
              <w:rPr>
                <w:spacing w:val="-2"/>
                <w:sz w:val="12"/>
              </w:rPr>
              <w:t>(2.45)</w:t>
            </w:r>
          </w:p>
        </w:tc>
        <w:tc>
          <w:tcPr>
            <w:tcW w:w="592" w:type="dxa"/>
          </w:tcPr>
          <w:p w14:paraId="70AF2818" w14:textId="77777777" w:rsidR="00D62403" w:rsidRDefault="00D62403">
            <w:pPr>
              <w:pStyle w:val="TableParagraph"/>
              <w:spacing w:before="11" w:line="111" w:lineRule="exact"/>
              <w:ind w:left="1" w:right="45"/>
              <w:rPr>
                <w:sz w:val="12"/>
              </w:rPr>
            </w:pPr>
            <w:r>
              <w:rPr>
                <w:spacing w:val="-2"/>
                <w:sz w:val="12"/>
              </w:rPr>
              <w:t>(0.67)</w:t>
            </w:r>
          </w:p>
        </w:tc>
        <w:tc>
          <w:tcPr>
            <w:tcW w:w="570" w:type="dxa"/>
          </w:tcPr>
          <w:p w14:paraId="0AA2020E" w14:textId="77777777" w:rsidR="00D62403" w:rsidRDefault="00D62403">
            <w:pPr>
              <w:pStyle w:val="TableParagraph"/>
              <w:spacing w:before="11" w:line="111" w:lineRule="exact"/>
              <w:ind w:left="3" w:right="1"/>
              <w:rPr>
                <w:sz w:val="12"/>
              </w:rPr>
            </w:pPr>
            <w:r>
              <w:rPr>
                <w:spacing w:val="-2"/>
                <w:sz w:val="12"/>
              </w:rPr>
              <w:t>(2.32)</w:t>
            </w:r>
          </w:p>
        </w:tc>
        <w:tc>
          <w:tcPr>
            <w:tcW w:w="608" w:type="dxa"/>
          </w:tcPr>
          <w:p w14:paraId="043584C4" w14:textId="77777777" w:rsidR="00D62403" w:rsidRDefault="00D62403">
            <w:pPr>
              <w:pStyle w:val="TableParagraph"/>
              <w:spacing w:before="11" w:line="111" w:lineRule="exact"/>
              <w:ind w:left="2" w:right="1"/>
              <w:rPr>
                <w:sz w:val="12"/>
              </w:rPr>
            </w:pPr>
            <w:r>
              <w:rPr>
                <w:spacing w:val="-2"/>
                <w:w w:val="105"/>
                <w:sz w:val="12"/>
              </w:rPr>
              <w:t>(2.14)</w:t>
            </w:r>
          </w:p>
        </w:tc>
        <w:tc>
          <w:tcPr>
            <w:tcW w:w="641" w:type="dxa"/>
          </w:tcPr>
          <w:p w14:paraId="14331717" w14:textId="77777777" w:rsidR="00D62403" w:rsidRDefault="00D62403">
            <w:pPr>
              <w:pStyle w:val="TableParagraph"/>
              <w:spacing w:before="11" w:line="111" w:lineRule="exact"/>
              <w:ind w:left="1" w:right="1"/>
              <w:rPr>
                <w:sz w:val="12"/>
              </w:rPr>
            </w:pPr>
            <w:r>
              <w:rPr>
                <w:spacing w:val="-2"/>
                <w:sz w:val="12"/>
              </w:rPr>
              <w:t>(0.00)</w:t>
            </w:r>
          </w:p>
        </w:tc>
      </w:tr>
      <w:tr w:rsidR="00D62403" w14:paraId="6E7904D9" w14:textId="77777777">
        <w:trPr>
          <w:trHeight w:val="142"/>
        </w:trPr>
        <w:tc>
          <w:tcPr>
            <w:tcW w:w="4453" w:type="dxa"/>
          </w:tcPr>
          <w:p w14:paraId="15E1D78D" w14:textId="77777777" w:rsidR="00D62403" w:rsidRDefault="00D62403">
            <w:pPr>
              <w:pStyle w:val="TableParagraph"/>
              <w:tabs>
                <w:tab w:val="right" w:pos="4246"/>
              </w:tabs>
              <w:spacing w:before="11" w:line="111" w:lineRule="exact"/>
              <w:ind w:right="114"/>
              <w:jc w:val="right"/>
              <w:rPr>
                <w:sz w:val="12"/>
              </w:rPr>
            </w:pPr>
            <w:r>
              <w:rPr>
                <w:sz w:val="12"/>
              </w:rPr>
              <w:t>Borrowed</w:t>
            </w:r>
            <w:r>
              <w:rPr>
                <w:spacing w:val="13"/>
                <w:sz w:val="12"/>
              </w:rPr>
              <w:t xml:space="preserve"> </w:t>
            </w:r>
            <w:r>
              <w:rPr>
                <w:sz w:val="12"/>
              </w:rPr>
              <w:t>food</w:t>
            </w:r>
            <w:r>
              <w:rPr>
                <w:spacing w:val="14"/>
                <w:sz w:val="12"/>
              </w:rPr>
              <w:t xml:space="preserve"> </w:t>
            </w:r>
            <w:r>
              <w:rPr>
                <w:sz w:val="12"/>
              </w:rPr>
              <w:t>or</w:t>
            </w:r>
            <w:r>
              <w:rPr>
                <w:spacing w:val="13"/>
                <w:sz w:val="12"/>
              </w:rPr>
              <w:t xml:space="preserve"> </w:t>
            </w:r>
            <w:r>
              <w:rPr>
                <w:sz w:val="12"/>
              </w:rPr>
              <w:t>relied</w:t>
            </w:r>
            <w:r>
              <w:rPr>
                <w:spacing w:val="14"/>
                <w:sz w:val="12"/>
              </w:rPr>
              <w:t xml:space="preserve"> </w:t>
            </w:r>
            <w:r>
              <w:rPr>
                <w:sz w:val="12"/>
              </w:rPr>
              <w:t>on</w:t>
            </w:r>
            <w:r>
              <w:rPr>
                <w:spacing w:val="13"/>
                <w:sz w:val="12"/>
              </w:rPr>
              <w:t xml:space="preserve"> </w:t>
            </w:r>
            <w:r>
              <w:rPr>
                <w:sz w:val="12"/>
              </w:rPr>
              <w:t>help</w:t>
            </w:r>
            <w:r>
              <w:rPr>
                <w:spacing w:val="14"/>
                <w:sz w:val="12"/>
              </w:rPr>
              <w:t xml:space="preserve"> </w:t>
            </w:r>
            <w:r>
              <w:rPr>
                <w:sz w:val="12"/>
              </w:rPr>
              <w:t>from</w:t>
            </w:r>
            <w:r>
              <w:rPr>
                <w:spacing w:val="13"/>
                <w:sz w:val="12"/>
              </w:rPr>
              <w:t xml:space="preserve"> </w:t>
            </w:r>
            <w:r>
              <w:rPr>
                <w:sz w:val="12"/>
              </w:rPr>
              <w:t>friends</w:t>
            </w:r>
            <w:r>
              <w:rPr>
                <w:spacing w:val="14"/>
                <w:sz w:val="12"/>
              </w:rPr>
              <w:t xml:space="preserve"> </w:t>
            </w:r>
            <w:r>
              <w:rPr>
                <w:sz w:val="12"/>
              </w:rPr>
              <w:t>or</w:t>
            </w:r>
            <w:r>
              <w:rPr>
                <w:spacing w:val="13"/>
                <w:sz w:val="12"/>
              </w:rPr>
              <w:t xml:space="preserve"> </w:t>
            </w:r>
            <w:r>
              <w:rPr>
                <w:spacing w:val="-2"/>
                <w:sz w:val="12"/>
              </w:rPr>
              <w:t>relatives</w:t>
            </w:r>
            <w:r>
              <w:rPr>
                <w:rFonts w:ascii="Times New Roman"/>
                <w:sz w:val="12"/>
              </w:rPr>
              <w:tab/>
            </w:r>
            <w:r>
              <w:rPr>
                <w:spacing w:val="-4"/>
                <w:sz w:val="12"/>
              </w:rPr>
              <w:t>0.77</w:t>
            </w:r>
          </w:p>
        </w:tc>
        <w:tc>
          <w:tcPr>
            <w:tcW w:w="605" w:type="dxa"/>
          </w:tcPr>
          <w:p w14:paraId="1416E968" w14:textId="77777777" w:rsidR="00D62403" w:rsidRDefault="00D62403">
            <w:pPr>
              <w:pStyle w:val="TableParagraph"/>
              <w:spacing w:before="11" w:line="111" w:lineRule="exact"/>
              <w:ind w:left="48"/>
              <w:rPr>
                <w:sz w:val="12"/>
              </w:rPr>
            </w:pPr>
            <w:r>
              <w:rPr>
                <w:spacing w:val="-4"/>
                <w:sz w:val="12"/>
              </w:rPr>
              <w:t>0.89</w:t>
            </w:r>
          </w:p>
        </w:tc>
        <w:tc>
          <w:tcPr>
            <w:tcW w:w="666" w:type="dxa"/>
          </w:tcPr>
          <w:p w14:paraId="4E050290" w14:textId="77777777" w:rsidR="00D62403" w:rsidRDefault="00D62403">
            <w:pPr>
              <w:pStyle w:val="TableParagraph"/>
              <w:spacing w:before="11" w:line="111" w:lineRule="exact"/>
              <w:ind w:left="25"/>
              <w:rPr>
                <w:sz w:val="12"/>
              </w:rPr>
            </w:pPr>
            <w:r>
              <w:rPr>
                <w:spacing w:val="-4"/>
                <w:sz w:val="12"/>
              </w:rPr>
              <w:t>0.12</w:t>
            </w:r>
          </w:p>
        </w:tc>
        <w:tc>
          <w:tcPr>
            <w:tcW w:w="556" w:type="dxa"/>
          </w:tcPr>
          <w:p w14:paraId="3140289A" w14:textId="77777777" w:rsidR="00D62403" w:rsidRDefault="00D62403">
            <w:pPr>
              <w:pStyle w:val="TableParagraph"/>
              <w:spacing w:before="11" w:line="111" w:lineRule="exact"/>
              <w:ind w:left="14"/>
              <w:rPr>
                <w:sz w:val="12"/>
              </w:rPr>
            </w:pPr>
            <w:r>
              <w:rPr>
                <w:spacing w:val="-4"/>
                <w:sz w:val="12"/>
              </w:rPr>
              <w:t>0.82</w:t>
            </w:r>
          </w:p>
        </w:tc>
        <w:tc>
          <w:tcPr>
            <w:tcW w:w="669" w:type="dxa"/>
          </w:tcPr>
          <w:p w14:paraId="05627111" w14:textId="77777777" w:rsidR="00D62403" w:rsidRDefault="00D62403">
            <w:pPr>
              <w:pStyle w:val="TableParagraph"/>
              <w:spacing w:before="11" w:line="111" w:lineRule="exact"/>
              <w:ind w:right="235"/>
              <w:jc w:val="right"/>
              <w:rPr>
                <w:sz w:val="12"/>
              </w:rPr>
            </w:pPr>
            <w:r>
              <w:rPr>
                <w:spacing w:val="-4"/>
                <w:sz w:val="12"/>
              </w:rPr>
              <w:t>0.74</w:t>
            </w:r>
          </w:p>
        </w:tc>
        <w:tc>
          <w:tcPr>
            <w:tcW w:w="592" w:type="dxa"/>
          </w:tcPr>
          <w:p w14:paraId="2C9859D7" w14:textId="77777777" w:rsidR="00D62403" w:rsidRDefault="00D62403">
            <w:pPr>
              <w:pStyle w:val="TableParagraph"/>
              <w:spacing w:before="11" w:line="111" w:lineRule="exact"/>
              <w:ind w:left="1" w:right="45"/>
              <w:rPr>
                <w:sz w:val="12"/>
              </w:rPr>
            </w:pPr>
            <w:r>
              <w:rPr>
                <w:w w:val="90"/>
                <w:sz w:val="12"/>
              </w:rPr>
              <w:t>-</w:t>
            </w:r>
            <w:r>
              <w:rPr>
                <w:spacing w:val="-4"/>
                <w:sz w:val="12"/>
              </w:rPr>
              <w:t>0.08</w:t>
            </w:r>
          </w:p>
        </w:tc>
        <w:tc>
          <w:tcPr>
            <w:tcW w:w="570" w:type="dxa"/>
          </w:tcPr>
          <w:p w14:paraId="6BBB5D93" w14:textId="77777777" w:rsidR="00D62403" w:rsidRDefault="00D62403">
            <w:pPr>
              <w:pStyle w:val="TableParagraph"/>
              <w:spacing w:before="11" w:line="111" w:lineRule="exact"/>
              <w:ind w:left="3" w:right="1"/>
              <w:rPr>
                <w:sz w:val="12"/>
              </w:rPr>
            </w:pPr>
            <w:r>
              <w:rPr>
                <w:spacing w:val="-4"/>
                <w:sz w:val="12"/>
              </w:rPr>
              <w:t>0.81</w:t>
            </w:r>
          </w:p>
        </w:tc>
        <w:tc>
          <w:tcPr>
            <w:tcW w:w="608" w:type="dxa"/>
          </w:tcPr>
          <w:p w14:paraId="0E01D3C1" w14:textId="77777777" w:rsidR="00D62403" w:rsidRDefault="00D62403">
            <w:pPr>
              <w:pStyle w:val="TableParagraph"/>
              <w:spacing w:before="11" w:line="111" w:lineRule="exact"/>
              <w:ind w:left="2" w:right="1"/>
              <w:rPr>
                <w:sz w:val="12"/>
              </w:rPr>
            </w:pPr>
            <w:r>
              <w:rPr>
                <w:spacing w:val="-4"/>
                <w:sz w:val="12"/>
              </w:rPr>
              <w:t>0.82</w:t>
            </w:r>
          </w:p>
        </w:tc>
        <w:tc>
          <w:tcPr>
            <w:tcW w:w="641" w:type="dxa"/>
          </w:tcPr>
          <w:p w14:paraId="7725569F" w14:textId="77777777" w:rsidR="00D62403" w:rsidRDefault="00D62403">
            <w:pPr>
              <w:pStyle w:val="TableParagraph"/>
              <w:spacing w:before="11" w:line="111" w:lineRule="exact"/>
              <w:ind w:left="1"/>
              <w:rPr>
                <w:sz w:val="12"/>
              </w:rPr>
            </w:pPr>
            <w:r>
              <w:rPr>
                <w:spacing w:val="-4"/>
                <w:sz w:val="12"/>
              </w:rPr>
              <w:t>0.02</w:t>
            </w:r>
          </w:p>
        </w:tc>
      </w:tr>
      <w:tr w:rsidR="00D62403" w14:paraId="23907C13" w14:textId="77777777">
        <w:trPr>
          <w:trHeight w:val="142"/>
        </w:trPr>
        <w:tc>
          <w:tcPr>
            <w:tcW w:w="4453" w:type="dxa"/>
          </w:tcPr>
          <w:p w14:paraId="33BBF909" w14:textId="77777777" w:rsidR="00D62403" w:rsidRDefault="00D62403">
            <w:pPr>
              <w:pStyle w:val="TableParagraph"/>
              <w:spacing w:before="11" w:line="111" w:lineRule="exact"/>
              <w:ind w:right="66"/>
              <w:jc w:val="right"/>
              <w:rPr>
                <w:sz w:val="12"/>
              </w:rPr>
            </w:pPr>
            <w:r>
              <w:rPr>
                <w:spacing w:val="-2"/>
                <w:w w:val="110"/>
                <w:sz w:val="12"/>
              </w:rPr>
              <w:t>(1.15)</w:t>
            </w:r>
          </w:p>
        </w:tc>
        <w:tc>
          <w:tcPr>
            <w:tcW w:w="605" w:type="dxa"/>
          </w:tcPr>
          <w:p w14:paraId="4D4DA004" w14:textId="77777777" w:rsidR="00D62403" w:rsidRDefault="00D62403">
            <w:pPr>
              <w:pStyle w:val="TableParagraph"/>
              <w:spacing w:before="11" w:line="111" w:lineRule="exact"/>
              <w:ind w:left="48"/>
              <w:rPr>
                <w:sz w:val="12"/>
              </w:rPr>
            </w:pPr>
            <w:r>
              <w:rPr>
                <w:spacing w:val="-2"/>
                <w:w w:val="105"/>
                <w:sz w:val="12"/>
              </w:rPr>
              <w:t>(1.25)</w:t>
            </w:r>
          </w:p>
        </w:tc>
        <w:tc>
          <w:tcPr>
            <w:tcW w:w="666" w:type="dxa"/>
          </w:tcPr>
          <w:p w14:paraId="360099D0" w14:textId="77777777" w:rsidR="00D62403" w:rsidRDefault="00D62403">
            <w:pPr>
              <w:pStyle w:val="TableParagraph"/>
              <w:spacing w:before="11" w:line="111" w:lineRule="exact"/>
              <w:ind w:left="25"/>
              <w:rPr>
                <w:sz w:val="12"/>
              </w:rPr>
            </w:pPr>
            <w:r>
              <w:rPr>
                <w:spacing w:val="-2"/>
                <w:sz w:val="12"/>
              </w:rPr>
              <w:t>(0.32)</w:t>
            </w:r>
          </w:p>
        </w:tc>
        <w:tc>
          <w:tcPr>
            <w:tcW w:w="556" w:type="dxa"/>
          </w:tcPr>
          <w:p w14:paraId="50198AAA" w14:textId="77777777" w:rsidR="00D62403" w:rsidRDefault="00D62403">
            <w:pPr>
              <w:pStyle w:val="TableParagraph"/>
              <w:spacing w:before="11" w:line="111" w:lineRule="exact"/>
              <w:ind w:left="14"/>
              <w:rPr>
                <w:sz w:val="12"/>
              </w:rPr>
            </w:pPr>
            <w:r>
              <w:rPr>
                <w:spacing w:val="-2"/>
                <w:w w:val="105"/>
                <w:sz w:val="12"/>
              </w:rPr>
              <w:t>(1.26)</w:t>
            </w:r>
          </w:p>
        </w:tc>
        <w:tc>
          <w:tcPr>
            <w:tcW w:w="669" w:type="dxa"/>
          </w:tcPr>
          <w:p w14:paraId="7EE98E3F" w14:textId="77777777" w:rsidR="00D62403" w:rsidRDefault="00D62403">
            <w:pPr>
              <w:pStyle w:val="TableParagraph"/>
              <w:spacing w:before="11" w:line="111" w:lineRule="exact"/>
              <w:ind w:right="186"/>
              <w:jc w:val="right"/>
              <w:rPr>
                <w:sz w:val="12"/>
              </w:rPr>
            </w:pPr>
            <w:r>
              <w:rPr>
                <w:spacing w:val="-2"/>
                <w:w w:val="105"/>
                <w:sz w:val="12"/>
              </w:rPr>
              <w:t>(1.03)</w:t>
            </w:r>
          </w:p>
        </w:tc>
        <w:tc>
          <w:tcPr>
            <w:tcW w:w="592" w:type="dxa"/>
          </w:tcPr>
          <w:p w14:paraId="6102F5B4" w14:textId="77777777" w:rsidR="00D62403" w:rsidRDefault="00D62403">
            <w:pPr>
              <w:pStyle w:val="TableParagraph"/>
              <w:spacing w:before="11" w:line="111" w:lineRule="exact"/>
              <w:ind w:left="1" w:right="45"/>
              <w:rPr>
                <w:sz w:val="12"/>
              </w:rPr>
            </w:pPr>
            <w:r>
              <w:rPr>
                <w:spacing w:val="-2"/>
                <w:sz w:val="12"/>
              </w:rPr>
              <w:t>(0.43)</w:t>
            </w:r>
          </w:p>
        </w:tc>
        <w:tc>
          <w:tcPr>
            <w:tcW w:w="570" w:type="dxa"/>
          </w:tcPr>
          <w:p w14:paraId="4998ED1B" w14:textId="77777777" w:rsidR="00D62403" w:rsidRDefault="00D62403">
            <w:pPr>
              <w:pStyle w:val="TableParagraph"/>
              <w:spacing w:before="11" w:line="111" w:lineRule="exact"/>
              <w:ind w:left="3" w:right="1"/>
              <w:rPr>
                <w:sz w:val="12"/>
              </w:rPr>
            </w:pPr>
            <w:r>
              <w:rPr>
                <w:spacing w:val="-2"/>
                <w:w w:val="105"/>
                <w:sz w:val="12"/>
              </w:rPr>
              <w:t>(1.23)</w:t>
            </w:r>
          </w:p>
        </w:tc>
        <w:tc>
          <w:tcPr>
            <w:tcW w:w="608" w:type="dxa"/>
          </w:tcPr>
          <w:p w14:paraId="0ACD022C" w14:textId="77777777" w:rsidR="00D62403" w:rsidRDefault="00D62403">
            <w:pPr>
              <w:pStyle w:val="TableParagraph"/>
              <w:spacing w:before="11" w:line="111" w:lineRule="exact"/>
              <w:ind w:left="2" w:right="1"/>
              <w:rPr>
                <w:sz w:val="12"/>
              </w:rPr>
            </w:pPr>
            <w:r>
              <w:rPr>
                <w:spacing w:val="-2"/>
                <w:w w:val="110"/>
                <w:sz w:val="12"/>
              </w:rPr>
              <w:t>(1.16)</w:t>
            </w:r>
          </w:p>
        </w:tc>
        <w:tc>
          <w:tcPr>
            <w:tcW w:w="641" w:type="dxa"/>
          </w:tcPr>
          <w:p w14:paraId="75D911E5" w14:textId="77777777" w:rsidR="00D62403" w:rsidRDefault="00D62403">
            <w:pPr>
              <w:pStyle w:val="TableParagraph"/>
              <w:spacing w:before="11" w:line="111" w:lineRule="exact"/>
              <w:ind w:left="1" w:right="1"/>
              <w:rPr>
                <w:sz w:val="12"/>
              </w:rPr>
            </w:pPr>
            <w:r>
              <w:rPr>
                <w:spacing w:val="-2"/>
                <w:sz w:val="12"/>
              </w:rPr>
              <w:t>(0.84)</w:t>
            </w:r>
          </w:p>
        </w:tc>
      </w:tr>
      <w:tr w:rsidR="00D62403" w14:paraId="482DF11A" w14:textId="77777777">
        <w:trPr>
          <w:trHeight w:val="142"/>
        </w:trPr>
        <w:tc>
          <w:tcPr>
            <w:tcW w:w="4453" w:type="dxa"/>
          </w:tcPr>
          <w:p w14:paraId="78F49E5F" w14:textId="77777777" w:rsidR="00D62403" w:rsidRDefault="00D62403">
            <w:pPr>
              <w:pStyle w:val="TableParagraph"/>
              <w:tabs>
                <w:tab w:val="right" w:pos="4246"/>
              </w:tabs>
              <w:spacing w:before="11" w:line="111" w:lineRule="exact"/>
              <w:ind w:right="114"/>
              <w:jc w:val="right"/>
              <w:rPr>
                <w:sz w:val="12"/>
              </w:rPr>
            </w:pPr>
            <w:r>
              <w:rPr>
                <w:sz w:val="12"/>
              </w:rPr>
              <w:t>Reduced</w:t>
            </w:r>
            <w:r>
              <w:rPr>
                <w:spacing w:val="17"/>
                <w:sz w:val="12"/>
              </w:rPr>
              <w:t xml:space="preserve"> </w:t>
            </w:r>
            <w:r>
              <w:rPr>
                <w:sz w:val="12"/>
              </w:rPr>
              <w:t>portion</w:t>
            </w:r>
            <w:r>
              <w:rPr>
                <w:spacing w:val="18"/>
                <w:sz w:val="12"/>
              </w:rPr>
              <w:t xml:space="preserve"> </w:t>
            </w:r>
            <w:r>
              <w:rPr>
                <w:sz w:val="12"/>
              </w:rPr>
              <w:t>size</w:t>
            </w:r>
            <w:r>
              <w:rPr>
                <w:spacing w:val="18"/>
                <w:sz w:val="12"/>
              </w:rPr>
              <w:t xml:space="preserve"> </w:t>
            </w:r>
            <w:r>
              <w:rPr>
                <w:sz w:val="12"/>
              </w:rPr>
              <w:t>of</w:t>
            </w:r>
            <w:r>
              <w:rPr>
                <w:spacing w:val="18"/>
                <w:sz w:val="12"/>
              </w:rPr>
              <w:t xml:space="preserve"> </w:t>
            </w:r>
            <w:r>
              <w:rPr>
                <w:sz w:val="12"/>
              </w:rPr>
              <w:t>meals</w:t>
            </w:r>
            <w:r>
              <w:rPr>
                <w:spacing w:val="18"/>
                <w:sz w:val="12"/>
              </w:rPr>
              <w:t xml:space="preserve"> </w:t>
            </w:r>
            <w:r>
              <w:rPr>
                <w:sz w:val="12"/>
              </w:rPr>
              <w:t>at</w:t>
            </w:r>
            <w:r>
              <w:rPr>
                <w:spacing w:val="18"/>
                <w:sz w:val="12"/>
              </w:rPr>
              <w:t xml:space="preserve"> </w:t>
            </w:r>
            <w:r>
              <w:rPr>
                <w:sz w:val="12"/>
              </w:rPr>
              <w:t>meals</w:t>
            </w:r>
            <w:r>
              <w:rPr>
                <w:spacing w:val="18"/>
                <w:sz w:val="12"/>
              </w:rPr>
              <w:t xml:space="preserve"> </w:t>
            </w:r>
            <w:r>
              <w:rPr>
                <w:spacing w:val="-4"/>
                <w:sz w:val="12"/>
              </w:rPr>
              <w:t>time</w:t>
            </w:r>
            <w:r>
              <w:rPr>
                <w:rFonts w:ascii="Times New Roman"/>
                <w:sz w:val="12"/>
              </w:rPr>
              <w:tab/>
            </w:r>
            <w:r>
              <w:rPr>
                <w:spacing w:val="-4"/>
                <w:sz w:val="12"/>
              </w:rPr>
              <w:t>1.98</w:t>
            </w:r>
          </w:p>
        </w:tc>
        <w:tc>
          <w:tcPr>
            <w:tcW w:w="605" w:type="dxa"/>
          </w:tcPr>
          <w:p w14:paraId="5B6C8890" w14:textId="77777777" w:rsidR="00D62403" w:rsidRDefault="00D62403">
            <w:pPr>
              <w:pStyle w:val="TableParagraph"/>
              <w:spacing w:before="11" w:line="111" w:lineRule="exact"/>
              <w:ind w:left="48"/>
              <w:rPr>
                <w:sz w:val="12"/>
              </w:rPr>
            </w:pPr>
            <w:r>
              <w:rPr>
                <w:spacing w:val="-4"/>
                <w:sz w:val="12"/>
              </w:rPr>
              <w:t>2.65</w:t>
            </w:r>
          </w:p>
        </w:tc>
        <w:tc>
          <w:tcPr>
            <w:tcW w:w="666" w:type="dxa"/>
          </w:tcPr>
          <w:p w14:paraId="6DBFE56F" w14:textId="77777777" w:rsidR="00D62403" w:rsidRDefault="00D62403">
            <w:pPr>
              <w:pStyle w:val="TableParagraph"/>
              <w:spacing w:before="11" w:line="111" w:lineRule="exact"/>
              <w:ind w:left="25"/>
              <w:rPr>
                <w:sz w:val="12"/>
              </w:rPr>
            </w:pPr>
            <w:r>
              <w:rPr>
                <w:spacing w:val="-2"/>
                <w:sz w:val="12"/>
              </w:rPr>
              <w:t>0.67**</w:t>
            </w:r>
          </w:p>
        </w:tc>
        <w:tc>
          <w:tcPr>
            <w:tcW w:w="556" w:type="dxa"/>
          </w:tcPr>
          <w:p w14:paraId="75D1CD74" w14:textId="77777777" w:rsidR="00D62403" w:rsidRDefault="00D62403">
            <w:pPr>
              <w:pStyle w:val="TableParagraph"/>
              <w:spacing w:before="11" w:line="111" w:lineRule="exact"/>
              <w:ind w:left="14"/>
              <w:rPr>
                <w:sz w:val="12"/>
              </w:rPr>
            </w:pPr>
            <w:r>
              <w:rPr>
                <w:spacing w:val="-4"/>
                <w:sz w:val="12"/>
              </w:rPr>
              <w:t>2.01</w:t>
            </w:r>
          </w:p>
        </w:tc>
        <w:tc>
          <w:tcPr>
            <w:tcW w:w="669" w:type="dxa"/>
          </w:tcPr>
          <w:p w14:paraId="0CC3DE58" w14:textId="77777777" w:rsidR="00D62403" w:rsidRDefault="00D62403">
            <w:pPr>
              <w:pStyle w:val="TableParagraph"/>
              <w:spacing w:before="11" w:line="111" w:lineRule="exact"/>
              <w:ind w:right="235"/>
              <w:jc w:val="right"/>
              <w:rPr>
                <w:sz w:val="12"/>
              </w:rPr>
            </w:pPr>
            <w:r>
              <w:rPr>
                <w:spacing w:val="-4"/>
                <w:sz w:val="12"/>
              </w:rPr>
              <w:t>2.45</w:t>
            </w:r>
          </w:p>
        </w:tc>
        <w:tc>
          <w:tcPr>
            <w:tcW w:w="592" w:type="dxa"/>
          </w:tcPr>
          <w:p w14:paraId="51358B8B" w14:textId="77777777" w:rsidR="00D62403" w:rsidRDefault="00D62403">
            <w:pPr>
              <w:pStyle w:val="TableParagraph"/>
              <w:spacing w:before="11" w:line="111" w:lineRule="exact"/>
              <w:ind w:left="1" w:right="45"/>
              <w:rPr>
                <w:sz w:val="12"/>
              </w:rPr>
            </w:pPr>
            <w:r>
              <w:rPr>
                <w:spacing w:val="-2"/>
                <w:sz w:val="12"/>
              </w:rPr>
              <w:t>0.44*</w:t>
            </w:r>
          </w:p>
        </w:tc>
        <w:tc>
          <w:tcPr>
            <w:tcW w:w="570" w:type="dxa"/>
          </w:tcPr>
          <w:p w14:paraId="0E372878" w14:textId="77777777" w:rsidR="00D62403" w:rsidRDefault="00D62403">
            <w:pPr>
              <w:pStyle w:val="TableParagraph"/>
              <w:spacing w:before="11" w:line="111" w:lineRule="exact"/>
              <w:ind w:left="3" w:right="1"/>
              <w:rPr>
                <w:sz w:val="12"/>
              </w:rPr>
            </w:pPr>
            <w:r>
              <w:rPr>
                <w:spacing w:val="-4"/>
                <w:sz w:val="12"/>
              </w:rPr>
              <w:t>2.00</w:t>
            </w:r>
          </w:p>
        </w:tc>
        <w:tc>
          <w:tcPr>
            <w:tcW w:w="608" w:type="dxa"/>
          </w:tcPr>
          <w:p w14:paraId="75183651" w14:textId="77777777" w:rsidR="00D62403" w:rsidRDefault="00D62403">
            <w:pPr>
              <w:pStyle w:val="TableParagraph"/>
              <w:spacing w:before="11" w:line="111" w:lineRule="exact"/>
              <w:ind w:left="2" w:right="1"/>
              <w:rPr>
                <w:sz w:val="12"/>
              </w:rPr>
            </w:pPr>
            <w:r>
              <w:rPr>
                <w:spacing w:val="-4"/>
                <w:sz w:val="12"/>
              </w:rPr>
              <w:t>2.57</w:t>
            </w:r>
          </w:p>
        </w:tc>
        <w:tc>
          <w:tcPr>
            <w:tcW w:w="641" w:type="dxa"/>
          </w:tcPr>
          <w:p w14:paraId="3CE8C081" w14:textId="77777777" w:rsidR="00D62403" w:rsidRDefault="00D62403">
            <w:pPr>
              <w:pStyle w:val="TableParagraph"/>
              <w:spacing w:before="11" w:line="111" w:lineRule="exact"/>
              <w:ind w:left="1" w:right="1"/>
              <w:rPr>
                <w:sz w:val="12"/>
              </w:rPr>
            </w:pPr>
            <w:r>
              <w:rPr>
                <w:spacing w:val="-2"/>
                <w:w w:val="105"/>
                <w:sz w:val="12"/>
              </w:rPr>
              <w:t>0.57***</w:t>
            </w:r>
          </w:p>
        </w:tc>
      </w:tr>
      <w:tr w:rsidR="00D62403" w14:paraId="6B9BF49A" w14:textId="77777777">
        <w:trPr>
          <w:trHeight w:val="142"/>
        </w:trPr>
        <w:tc>
          <w:tcPr>
            <w:tcW w:w="4453" w:type="dxa"/>
          </w:tcPr>
          <w:p w14:paraId="25873CED" w14:textId="77777777" w:rsidR="00D62403" w:rsidRDefault="00D62403">
            <w:pPr>
              <w:pStyle w:val="TableParagraph"/>
              <w:spacing w:before="11" w:line="111" w:lineRule="exact"/>
              <w:ind w:right="66"/>
              <w:jc w:val="right"/>
              <w:rPr>
                <w:sz w:val="12"/>
              </w:rPr>
            </w:pPr>
            <w:r>
              <w:rPr>
                <w:spacing w:val="-2"/>
                <w:sz w:val="12"/>
              </w:rPr>
              <w:t>(2.27)</w:t>
            </w:r>
          </w:p>
        </w:tc>
        <w:tc>
          <w:tcPr>
            <w:tcW w:w="605" w:type="dxa"/>
          </w:tcPr>
          <w:p w14:paraId="503918B4" w14:textId="77777777" w:rsidR="00D62403" w:rsidRDefault="00D62403">
            <w:pPr>
              <w:pStyle w:val="TableParagraph"/>
              <w:spacing w:before="11" w:line="111" w:lineRule="exact"/>
              <w:ind w:left="48"/>
              <w:rPr>
                <w:sz w:val="12"/>
              </w:rPr>
            </w:pPr>
            <w:r>
              <w:rPr>
                <w:spacing w:val="-2"/>
                <w:w w:val="105"/>
                <w:sz w:val="12"/>
              </w:rPr>
              <w:t>(2.14)</w:t>
            </w:r>
          </w:p>
        </w:tc>
        <w:tc>
          <w:tcPr>
            <w:tcW w:w="666" w:type="dxa"/>
          </w:tcPr>
          <w:p w14:paraId="39758B9B" w14:textId="77777777" w:rsidR="00D62403" w:rsidRDefault="00D62403">
            <w:pPr>
              <w:pStyle w:val="TableParagraph"/>
              <w:spacing w:before="11" w:line="111" w:lineRule="exact"/>
              <w:ind w:left="25"/>
              <w:rPr>
                <w:sz w:val="12"/>
              </w:rPr>
            </w:pPr>
            <w:r>
              <w:rPr>
                <w:spacing w:val="-2"/>
                <w:sz w:val="12"/>
              </w:rPr>
              <w:t>(0.00)</w:t>
            </w:r>
          </w:p>
        </w:tc>
        <w:tc>
          <w:tcPr>
            <w:tcW w:w="556" w:type="dxa"/>
          </w:tcPr>
          <w:p w14:paraId="6D798775" w14:textId="77777777" w:rsidR="00D62403" w:rsidRDefault="00D62403">
            <w:pPr>
              <w:pStyle w:val="TableParagraph"/>
              <w:spacing w:before="11" w:line="111" w:lineRule="exact"/>
              <w:ind w:left="14"/>
              <w:rPr>
                <w:sz w:val="12"/>
              </w:rPr>
            </w:pPr>
            <w:r>
              <w:rPr>
                <w:spacing w:val="-2"/>
                <w:sz w:val="12"/>
              </w:rPr>
              <w:t>(2.39)</w:t>
            </w:r>
          </w:p>
        </w:tc>
        <w:tc>
          <w:tcPr>
            <w:tcW w:w="669" w:type="dxa"/>
          </w:tcPr>
          <w:p w14:paraId="6A4E7EA6" w14:textId="77777777" w:rsidR="00D62403" w:rsidRDefault="00D62403">
            <w:pPr>
              <w:pStyle w:val="TableParagraph"/>
              <w:spacing w:before="11" w:line="111" w:lineRule="exact"/>
              <w:ind w:right="186"/>
              <w:jc w:val="right"/>
              <w:rPr>
                <w:sz w:val="12"/>
              </w:rPr>
            </w:pPr>
            <w:r>
              <w:rPr>
                <w:spacing w:val="-2"/>
                <w:sz w:val="12"/>
              </w:rPr>
              <w:t>(2.09)</w:t>
            </w:r>
          </w:p>
        </w:tc>
        <w:tc>
          <w:tcPr>
            <w:tcW w:w="592" w:type="dxa"/>
          </w:tcPr>
          <w:p w14:paraId="605D9CEA" w14:textId="77777777" w:rsidR="00D62403" w:rsidRDefault="00D62403">
            <w:pPr>
              <w:pStyle w:val="TableParagraph"/>
              <w:spacing w:before="11" w:line="111" w:lineRule="exact"/>
              <w:ind w:left="1" w:right="45"/>
              <w:rPr>
                <w:sz w:val="12"/>
              </w:rPr>
            </w:pPr>
            <w:r>
              <w:rPr>
                <w:spacing w:val="-2"/>
                <w:sz w:val="12"/>
              </w:rPr>
              <w:t>(0.04)</w:t>
            </w:r>
          </w:p>
        </w:tc>
        <w:tc>
          <w:tcPr>
            <w:tcW w:w="570" w:type="dxa"/>
          </w:tcPr>
          <w:p w14:paraId="0259AB75" w14:textId="77777777" w:rsidR="00D62403" w:rsidRDefault="00D62403">
            <w:pPr>
              <w:pStyle w:val="TableParagraph"/>
              <w:spacing w:before="11" w:line="111" w:lineRule="exact"/>
              <w:ind w:left="3" w:right="1"/>
              <w:rPr>
                <w:sz w:val="12"/>
              </w:rPr>
            </w:pPr>
            <w:r>
              <w:rPr>
                <w:spacing w:val="-2"/>
                <w:sz w:val="12"/>
              </w:rPr>
              <w:t>(2.35)</w:t>
            </w:r>
          </w:p>
        </w:tc>
        <w:tc>
          <w:tcPr>
            <w:tcW w:w="608" w:type="dxa"/>
          </w:tcPr>
          <w:p w14:paraId="451350F0" w14:textId="77777777" w:rsidR="00D62403" w:rsidRDefault="00D62403">
            <w:pPr>
              <w:pStyle w:val="TableParagraph"/>
              <w:spacing w:before="11" w:line="111" w:lineRule="exact"/>
              <w:ind w:left="2" w:right="1"/>
              <w:rPr>
                <w:sz w:val="12"/>
              </w:rPr>
            </w:pPr>
            <w:r>
              <w:rPr>
                <w:spacing w:val="-2"/>
                <w:w w:val="105"/>
                <w:sz w:val="12"/>
              </w:rPr>
              <w:t>(2.12)</w:t>
            </w:r>
          </w:p>
        </w:tc>
        <w:tc>
          <w:tcPr>
            <w:tcW w:w="641" w:type="dxa"/>
          </w:tcPr>
          <w:p w14:paraId="1114F231" w14:textId="77777777" w:rsidR="00D62403" w:rsidRDefault="00D62403">
            <w:pPr>
              <w:pStyle w:val="TableParagraph"/>
              <w:spacing w:before="11" w:line="111" w:lineRule="exact"/>
              <w:ind w:left="1" w:right="1"/>
              <w:rPr>
                <w:sz w:val="12"/>
              </w:rPr>
            </w:pPr>
            <w:r>
              <w:rPr>
                <w:spacing w:val="-2"/>
                <w:sz w:val="12"/>
              </w:rPr>
              <w:t>(0.00)</w:t>
            </w:r>
          </w:p>
        </w:tc>
      </w:tr>
      <w:tr w:rsidR="00D62403" w14:paraId="2426EE93" w14:textId="77777777">
        <w:trPr>
          <w:trHeight w:val="142"/>
        </w:trPr>
        <w:tc>
          <w:tcPr>
            <w:tcW w:w="4453" w:type="dxa"/>
          </w:tcPr>
          <w:p w14:paraId="590397A1" w14:textId="77777777" w:rsidR="00D62403" w:rsidRDefault="00D62403">
            <w:pPr>
              <w:pStyle w:val="TableParagraph"/>
              <w:tabs>
                <w:tab w:val="left" w:pos="4019"/>
              </w:tabs>
              <w:spacing w:before="11" w:line="111" w:lineRule="exact"/>
              <w:ind w:right="114"/>
              <w:jc w:val="right"/>
              <w:rPr>
                <w:sz w:val="12"/>
              </w:rPr>
            </w:pPr>
            <w:r>
              <w:rPr>
                <w:sz w:val="12"/>
              </w:rPr>
              <w:t>Restricted</w:t>
            </w:r>
            <w:r>
              <w:rPr>
                <w:spacing w:val="18"/>
                <w:sz w:val="12"/>
              </w:rPr>
              <w:t xml:space="preserve"> </w:t>
            </w:r>
            <w:r>
              <w:rPr>
                <w:sz w:val="12"/>
              </w:rPr>
              <w:t>consumption</w:t>
            </w:r>
            <w:r>
              <w:rPr>
                <w:spacing w:val="19"/>
                <w:sz w:val="12"/>
              </w:rPr>
              <w:t xml:space="preserve"> </w:t>
            </w:r>
            <w:r>
              <w:rPr>
                <w:sz w:val="12"/>
              </w:rPr>
              <w:t>by</w:t>
            </w:r>
            <w:r>
              <w:rPr>
                <w:spacing w:val="19"/>
                <w:sz w:val="12"/>
              </w:rPr>
              <w:t xml:space="preserve"> </w:t>
            </w:r>
            <w:r>
              <w:rPr>
                <w:sz w:val="12"/>
              </w:rPr>
              <w:t>adults</w:t>
            </w:r>
            <w:r>
              <w:rPr>
                <w:spacing w:val="19"/>
                <w:sz w:val="12"/>
              </w:rPr>
              <w:t xml:space="preserve"> </w:t>
            </w:r>
            <w:r>
              <w:rPr>
                <w:sz w:val="12"/>
              </w:rPr>
              <w:t>in</w:t>
            </w:r>
            <w:r>
              <w:rPr>
                <w:spacing w:val="19"/>
                <w:sz w:val="12"/>
              </w:rPr>
              <w:t xml:space="preserve"> </w:t>
            </w:r>
            <w:r>
              <w:rPr>
                <w:sz w:val="12"/>
              </w:rPr>
              <w:t>order</w:t>
            </w:r>
            <w:r>
              <w:rPr>
                <w:spacing w:val="19"/>
                <w:sz w:val="12"/>
              </w:rPr>
              <w:t xml:space="preserve"> </w:t>
            </w:r>
            <w:r>
              <w:rPr>
                <w:sz w:val="12"/>
              </w:rPr>
              <w:t>for</w:t>
            </w:r>
            <w:r>
              <w:rPr>
                <w:spacing w:val="19"/>
                <w:sz w:val="12"/>
              </w:rPr>
              <w:t xml:space="preserve"> </w:t>
            </w:r>
            <w:r>
              <w:rPr>
                <w:sz w:val="12"/>
              </w:rPr>
              <w:t>young-children</w:t>
            </w:r>
            <w:r>
              <w:rPr>
                <w:spacing w:val="19"/>
                <w:sz w:val="12"/>
              </w:rPr>
              <w:t xml:space="preserve"> </w:t>
            </w:r>
            <w:r>
              <w:rPr>
                <w:sz w:val="12"/>
              </w:rPr>
              <w:t>to</w:t>
            </w:r>
            <w:r>
              <w:rPr>
                <w:spacing w:val="19"/>
                <w:sz w:val="12"/>
              </w:rPr>
              <w:t xml:space="preserve"> </w:t>
            </w:r>
            <w:r>
              <w:rPr>
                <w:spacing w:val="-5"/>
                <w:sz w:val="12"/>
              </w:rPr>
              <w:t>eat</w:t>
            </w:r>
            <w:r>
              <w:rPr>
                <w:sz w:val="12"/>
              </w:rPr>
              <w:tab/>
            </w:r>
            <w:r>
              <w:rPr>
                <w:spacing w:val="-4"/>
                <w:sz w:val="12"/>
              </w:rPr>
              <w:t>1.73</w:t>
            </w:r>
          </w:p>
        </w:tc>
        <w:tc>
          <w:tcPr>
            <w:tcW w:w="605" w:type="dxa"/>
          </w:tcPr>
          <w:p w14:paraId="79DCD3AD" w14:textId="77777777" w:rsidR="00D62403" w:rsidRDefault="00D62403">
            <w:pPr>
              <w:pStyle w:val="TableParagraph"/>
              <w:spacing w:before="11" w:line="111" w:lineRule="exact"/>
              <w:ind w:left="48"/>
              <w:rPr>
                <w:sz w:val="12"/>
              </w:rPr>
            </w:pPr>
            <w:r>
              <w:rPr>
                <w:spacing w:val="-4"/>
                <w:sz w:val="12"/>
              </w:rPr>
              <w:t>2.70</w:t>
            </w:r>
          </w:p>
        </w:tc>
        <w:tc>
          <w:tcPr>
            <w:tcW w:w="666" w:type="dxa"/>
          </w:tcPr>
          <w:p w14:paraId="27B18C09" w14:textId="77777777" w:rsidR="00D62403" w:rsidRDefault="00D62403">
            <w:pPr>
              <w:pStyle w:val="TableParagraph"/>
              <w:spacing w:before="11" w:line="111" w:lineRule="exact"/>
              <w:ind w:left="25"/>
              <w:rPr>
                <w:sz w:val="12"/>
              </w:rPr>
            </w:pPr>
            <w:r>
              <w:rPr>
                <w:spacing w:val="-2"/>
                <w:w w:val="105"/>
                <w:sz w:val="12"/>
              </w:rPr>
              <w:t>0.97***</w:t>
            </w:r>
          </w:p>
        </w:tc>
        <w:tc>
          <w:tcPr>
            <w:tcW w:w="556" w:type="dxa"/>
          </w:tcPr>
          <w:p w14:paraId="6155F63B" w14:textId="77777777" w:rsidR="00D62403" w:rsidRDefault="00D62403">
            <w:pPr>
              <w:pStyle w:val="TableParagraph"/>
              <w:spacing w:before="11" w:line="111" w:lineRule="exact"/>
              <w:ind w:left="14"/>
              <w:rPr>
                <w:sz w:val="12"/>
              </w:rPr>
            </w:pPr>
            <w:r>
              <w:rPr>
                <w:spacing w:val="-4"/>
                <w:w w:val="105"/>
                <w:sz w:val="12"/>
              </w:rPr>
              <w:t>1.52</w:t>
            </w:r>
          </w:p>
        </w:tc>
        <w:tc>
          <w:tcPr>
            <w:tcW w:w="669" w:type="dxa"/>
          </w:tcPr>
          <w:p w14:paraId="39D421C8" w14:textId="77777777" w:rsidR="00D62403" w:rsidRDefault="00D62403">
            <w:pPr>
              <w:pStyle w:val="TableParagraph"/>
              <w:spacing w:before="11" w:line="111" w:lineRule="exact"/>
              <w:ind w:right="235"/>
              <w:jc w:val="right"/>
              <w:rPr>
                <w:sz w:val="12"/>
              </w:rPr>
            </w:pPr>
            <w:r>
              <w:rPr>
                <w:spacing w:val="-4"/>
                <w:sz w:val="12"/>
              </w:rPr>
              <w:t>2.42</w:t>
            </w:r>
          </w:p>
        </w:tc>
        <w:tc>
          <w:tcPr>
            <w:tcW w:w="592" w:type="dxa"/>
          </w:tcPr>
          <w:p w14:paraId="1A20C229" w14:textId="77777777" w:rsidR="00D62403" w:rsidRDefault="00D62403">
            <w:pPr>
              <w:pStyle w:val="TableParagraph"/>
              <w:spacing w:before="11" w:line="111" w:lineRule="exact"/>
              <w:ind w:left="2" w:right="45"/>
              <w:rPr>
                <w:sz w:val="12"/>
              </w:rPr>
            </w:pPr>
            <w:r>
              <w:rPr>
                <w:spacing w:val="-2"/>
                <w:sz w:val="12"/>
              </w:rPr>
              <w:t>0.90***</w:t>
            </w:r>
          </w:p>
        </w:tc>
        <w:tc>
          <w:tcPr>
            <w:tcW w:w="570" w:type="dxa"/>
          </w:tcPr>
          <w:p w14:paraId="75C563D3" w14:textId="77777777" w:rsidR="00D62403" w:rsidRDefault="00D62403">
            <w:pPr>
              <w:pStyle w:val="TableParagraph"/>
              <w:spacing w:before="11" w:line="111" w:lineRule="exact"/>
              <w:ind w:left="3"/>
              <w:rPr>
                <w:sz w:val="12"/>
              </w:rPr>
            </w:pPr>
            <w:r>
              <w:rPr>
                <w:spacing w:val="-4"/>
                <w:w w:val="105"/>
                <w:sz w:val="12"/>
              </w:rPr>
              <w:t>1.58</w:t>
            </w:r>
          </w:p>
        </w:tc>
        <w:tc>
          <w:tcPr>
            <w:tcW w:w="608" w:type="dxa"/>
          </w:tcPr>
          <w:p w14:paraId="30939A0D" w14:textId="77777777" w:rsidR="00D62403" w:rsidRDefault="00D62403">
            <w:pPr>
              <w:pStyle w:val="TableParagraph"/>
              <w:spacing w:before="11" w:line="111" w:lineRule="exact"/>
              <w:ind w:left="2"/>
              <w:rPr>
                <w:sz w:val="12"/>
              </w:rPr>
            </w:pPr>
            <w:r>
              <w:rPr>
                <w:spacing w:val="-4"/>
                <w:sz w:val="12"/>
              </w:rPr>
              <w:t>2.58</w:t>
            </w:r>
          </w:p>
        </w:tc>
        <w:tc>
          <w:tcPr>
            <w:tcW w:w="641" w:type="dxa"/>
          </w:tcPr>
          <w:p w14:paraId="2989BD11" w14:textId="77777777" w:rsidR="00D62403" w:rsidRDefault="00D62403">
            <w:pPr>
              <w:pStyle w:val="TableParagraph"/>
              <w:spacing w:before="11" w:line="111" w:lineRule="exact"/>
              <w:ind w:left="1"/>
              <w:rPr>
                <w:sz w:val="12"/>
              </w:rPr>
            </w:pPr>
            <w:r>
              <w:rPr>
                <w:spacing w:val="-2"/>
                <w:w w:val="105"/>
                <w:sz w:val="12"/>
              </w:rPr>
              <w:t>1.00***</w:t>
            </w:r>
          </w:p>
        </w:tc>
      </w:tr>
      <w:tr w:rsidR="00D62403" w14:paraId="3C6FB3D2" w14:textId="77777777">
        <w:trPr>
          <w:trHeight w:val="142"/>
        </w:trPr>
        <w:tc>
          <w:tcPr>
            <w:tcW w:w="4453" w:type="dxa"/>
          </w:tcPr>
          <w:p w14:paraId="049B3621" w14:textId="77777777" w:rsidR="00D62403" w:rsidRDefault="00D62403">
            <w:pPr>
              <w:pStyle w:val="TableParagraph"/>
              <w:spacing w:before="11" w:line="111" w:lineRule="exact"/>
              <w:ind w:right="66"/>
              <w:jc w:val="right"/>
              <w:rPr>
                <w:sz w:val="12"/>
              </w:rPr>
            </w:pPr>
            <w:r>
              <w:rPr>
                <w:spacing w:val="-2"/>
                <w:w w:val="105"/>
                <w:sz w:val="12"/>
              </w:rPr>
              <w:t>(1.90)</w:t>
            </w:r>
          </w:p>
        </w:tc>
        <w:tc>
          <w:tcPr>
            <w:tcW w:w="605" w:type="dxa"/>
          </w:tcPr>
          <w:p w14:paraId="5178305B" w14:textId="77777777" w:rsidR="00D62403" w:rsidRDefault="00D62403">
            <w:pPr>
              <w:pStyle w:val="TableParagraph"/>
              <w:spacing w:before="11" w:line="111" w:lineRule="exact"/>
              <w:ind w:left="48"/>
              <w:rPr>
                <w:sz w:val="12"/>
              </w:rPr>
            </w:pPr>
            <w:r>
              <w:rPr>
                <w:spacing w:val="-2"/>
                <w:w w:val="105"/>
                <w:sz w:val="12"/>
              </w:rPr>
              <w:t>(1.83)</w:t>
            </w:r>
          </w:p>
        </w:tc>
        <w:tc>
          <w:tcPr>
            <w:tcW w:w="666" w:type="dxa"/>
          </w:tcPr>
          <w:p w14:paraId="0AE3FEE2" w14:textId="77777777" w:rsidR="00D62403" w:rsidRDefault="00D62403">
            <w:pPr>
              <w:pStyle w:val="TableParagraph"/>
              <w:spacing w:before="11" w:line="111" w:lineRule="exact"/>
              <w:ind w:left="25"/>
              <w:rPr>
                <w:sz w:val="12"/>
              </w:rPr>
            </w:pPr>
            <w:r>
              <w:rPr>
                <w:spacing w:val="-2"/>
                <w:sz w:val="12"/>
              </w:rPr>
              <w:t>(0.00)</w:t>
            </w:r>
          </w:p>
        </w:tc>
        <w:tc>
          <w:tcPr>
            <w:tcW w:w="556" w:type="dxa"/>
          </w:tcPr>
          <w:p w14:paraId="67B5E630" w14:textId="77777777" w:rsidR="00D62403" w:rsidRDefault="00D62403">
            <w:pPr>
              <w:pStyle w:val="TableParagraph"/>
              <w:spacing w:before="11" w:line="111" w:lineRule="exact"/>
              <w:ind w:left="14"/>
              <w:rPr>
                <w:sz w:val="12"/>
              </w:rPr>
            </w:pPr>
            <w:r>
              <w:rPr>
                <w:spacing w:val="-2"/>
                <w:sz w:val="12"/>
              </w:rPr>
              <w:t>(1.80)</w:t>
            </w:r>
          </w:p>
        </w:tc>
        <w:tc>
          <w:tcPr>
            <w:tcW w:w="669" w:type="dxa"/>
          </w:tcPr>
          <w:p w14:paraId="484CA138" w14:textId="77777777" w:rsidR="00D62403" w:rsidRDefault="00D62403">
            <w:pPr>
              <w:pStyle w:val="TableParagraph"/>
              <w:spacing w:before="11" w:line="111" w:lineRule="exact"/>
              <w:ind w:right="186"/>
              <w:jc w:val="right"/>
              <w:rPr>
                <w:sz w:val="12"/>
              </w:rPr>
            </w:pPr>
            <w:r>
              <w:rPr>
                <w:spacing w:val="-2"/>
                <w:w w:val="105"/>
                <w:sz w:val="12"/>
              </w:rPr>
              <w:t>(2.16)</w:t>
            </w:r>
          </w:p>
        </w:tc>
        <w:tc>
          <w:tcPr>
            <w:tcW w:w="592" w:type="dxa"/>
          </w:tcPr>
          <w:p w14:paraId="3ED1BCC2" w14:textId="77777777" w:rsidR="00D62403" w:rsidRDefault="00D62403">
            <w:pPr>
              <w:pStyle w:val="TableParagraph"/>
              <w:spacing w:before="11" w:line="111" w:lineRule="exact"/>
              <w:ind w:left="1" w:right="45"/>
              <w:rPr>
                <w:sz w:val="12"/>
              </w:rPr>
            </w:pPr>
            <w:r>
              <w:rPr>
                <w:spacing w:val="-2"/>
                <w:sz w:val="12"/>
              </w:rPr>
              <w:t>(0.00)</w:t>
            </w:r>
          </w:p>
        </w:tc>
        <w:tc>
          <w:tcPr>
            <w:tcW w:w="570" w:type="dxa"/>
          </w:tcPr>
          <w:p w14:paraId="0F432909" w14:textId="77777777" w:rsidR="00D62403" w:rsidRDefault="00D62403">
            <w:pPr>
              <w:pStyle w:val="TableParagraph"/>
              <w:spacing w:before="11" w:line="111" w:lineRule="exact"/>
              <w:ind w:left="3" w:right="1"/>
              <w:rPr>
                <w:sz w:val="12"/>
              </w:rPr>
            </w:pPr>
            <w:r>
              <w:rPr>
                <w:spacing w:val="-2"/>
                <w:w w:val="105"/>
                <w:sz w:val="12"/>
              </w:rPr>
              <w:t>(1.83)</w:t>
            </w:r>
          </w:p>
        </w:tc>
        <w:tc>
          <w:tcPr>
            <w:tcW w:w="608" w:type="dxa"/>
          </w:tcPr>
          <w:p w14:paraId="1E89E77C" w14:textId="77777777" w:rsidR="00D62403" w:rsidRDefault="00D62403">
            <w:pPr>
              <w:pStyle w:val="TableParagraph"/>
              <w:spacing w:before="11" w:line="111" w:lineRule="exact"/>
              <w:ind w:left="2" w:right="1"/>
              <w:rPr>
                <w:sz w:val="12"/>
              </w:rPr>
            </w:pPr>
            <w:r>
              <w:rPr>
                <w:spacing w:val="-2"/>
                <w:w w:val="105"/>
                <w:sz w:val="12"/>
              </w:rPr>
              <w:t>(1.98)</w:t>
            </w:r>
          </w:p>
        </w:tc>
        <w:tc>
          <w:tcPr>
            <w:tcW w:w="641" w:type="dxa"/>
          </w:tcPr>
          <w:p w14:paraId="2B822FC7" w14:textId="77777777" w:rsidR="00D62403" w:rsidRDefault="00D62403">
            <w:pPr>
              <w:pStyle w:val="TableParagraph"/>
              <w:spacing w:before="11" w:line="111" w:lineRule="exact"/>
              <w:ind w:left="1" w:right="1"/>
              <w:rPr>
                <w:sz w:val="12"/>
              </w:rPr>
            </w:pPr>
            <w:r>
              <w:rPr>
                <w:spacing w:val="-2"/>
                <w:sz w:val="12"/>
              </w:rPr>
              <w:t>(0.00)</w:t>
            </w:r>
          </w:p>
        </w:tc>
      </w:tr>
      <w:tr w:rsidR="00D62403" w14:paraId="1592DA54" w14:textId="77777777">
        <w:trPr>
          <w:trHeight w:val="142"/>
        </w:trPr>
        <w:tc>
          <w:tcPr>
            <w:tcW w:w="4453" w:type="dxa"/>
          </w:tcPr>
          <w:p w14:paraId="2452408E" w14:textId="77777777" w:rsidR="00D62403" w:rsidRDefault="00D62403">
            <w:pPr>
              <w:pStyle w:val="TableParagraph"/>
              <w:tabs>
                <w:tab w:val="right" w:pos="4246"/>
              </w:tabs>
              <w:spacing w:before="11" w:line="111" w:lineRule="exact"/>
              <w:ind w:right="114"/>
              <w:jc w:val="right"/>
              <w:rPr>
                <w:sz w:val="12"/>
              </w:rPr>
            </w:pPr>
            <w:r>
              <w:rPr>
                <w:sz w:val="12"/>
              </w:rPr>
              <w:t>Reduced</w:t>
            </w:r>
            <w:r>
              <w:rPr>
                <w:spacing w:val="16"/>
                <w:sz w:val="12"/>
              </w:rPr>
              <w:t xml:space="preserve"> </w:t>
            </w:r>
            <w:r>
              <w:rPr>
                <w:sz w:val="12"/>
              </w:rPr>
              <w:t>the</w:t>
            </w:r>
            <w:r>
              <w:rPr>
                <w:spacing w:val="17"/>
                <w:sz w:val="12"/>
              </w:rPr>
              <w:t xml:space="preserve"> </w:t>
            </w:r>
            <w:r>
              <w:rPr>
                <w:sz w:val="12"/>
              </w:rPr>
              <w:t>number</w:t>
            </w:r>
            <w:r>
              <w:rPr>
                <w:spacing w:val="17"/>
                <w:sz w:val="12"/>
              </w:rPr>
              <w:t xml:space="preserve"> </w:t>
            </w:r>
            <w:r>
              <w:rPr>
                <w:sz w:val="12"/>
              </w:rPr>
              <w:t>of</w:t>
            </w:r>
            <w:r>
              <w:rPr>
                <w:spacing w:val="17"/>
                <w:sz w:val="12"/>
              </w:rPr>
              <w:t xml:space="preserve"> </w:t>
            </w:r>
            <w:r>
              <w:rPr>
                <w:sz w:val="12"/>
              </w:rPr>
              <w:t>meals</w:t>
            </w:r>
            <w:r>
              <w:rPr>
                <w:spacing w:val="17"/>
                <w:sz w:val="12"/>
              </w:rPr>
              <w:t xml:space="preserve"> </w:t>
            </w:r>
            <w:r>
              <w:rPr>
                <w:sz w:val="12"/>
              </w:rPr>
              <w:t>eaten</w:t>
            </w:r>
            <w:r>
              <w:rPr>
                <w:spacing w:val="16"/>
                <w:sz w:val="12"/>
              </w:rPr>
              <w:t xml:space="preserve"> </w:t>
            </w:r>
            <w:r>
              <w:rPr>
                <w:sz w:val="12"/>
              </w:rPr>
              <w:t>per</w:t>
            </w:r>
            <w:r>
              <w:rPr>
                <w:spacing w:val="17"/>
                <w:sz w:val="12"/>
              </w:rPr>
              <w:t xml:space="preserve"> </w:t>
            </w:r>
            <w:r>
              <w:rPr>
                <w:spacing w:val="-5"/>
                <w:sz w:val="12"/>
              </w:rPr>
              <w:t>day</w:t>
            </w:r>
            <w:r>
              <w:rPr>
                <w:rFonts w:ascii="Times New Roman"/>
                <w:sz w:val="12"/>
              </w:rPr>
              <w:tab/>
            </w:r>
            <w:r>
              <w:rPr>
                <w:spacing w:val="-4"/>
                <w:sz w:val="12"/>
              </w:rPr>
              <w:t>1.74</w:t>
            </w:r>
          </w:p>
        </w:tc>
        <w:tc>
          <w:tcPr>
            <w:tcW w:w="605" w:type="dxa"/>
          </w:tcPr>
          <w:p w14:paraId="02834315" w14:textId="77777777" w:rsidR="00D62403" w:rsidRDefault="00D62403">
            <w:pPr>
              <w:pStyle w:val="TableParagraph"/>
              <w:spacing w:before="11" w:line="111" w:lineRule="exact"/>
              <w:ind w:left="48"/>
              <w:rPr>
                <w:sz w:val="12"/>
              </w:rPr>
            </w:pPr>
            <w:r>
              <w:rPr>
                <w:spacing w:val="-4"/>
                <w:sz w:val="12"/>
              </w:rPr>
              <w:t>2.00</w:t>
            </w:r>
          </w:p>
        </w:tc>
        <w:tc>
          <w:tcPr>
            <w:tcW w:w="666" w:type="dxa"/>
          </w:tcPr>
          <w:p w14:paraId="00B138A7" w14:textId="77777777" w:rsidR="00D62403" w:rsidRDefault="00D62403">
            <w:pPr>
              <w:pStyle w:val="TableParagraph"/>
              <w:spacing w:before="11" w:line="111" w:lineRule="exact"/>
              <w:ind w:left="25"/>
              <w:rPr>
                <w:sz w:val="12"/>
              </w:rPr>
            </w:pPr>
            <w:r>
              <w:rPr>
                <w:spacing w:val="-4"/>
                <w:sz w:val="12"/>
              </w:rPr>
              <w:t>0.26</w:t>
            </w:r>
          </w:p>
        </w:tc>
        <w:tc>
          <w:tcPr>
            <w:tcW w:w="556" w:type="dxa"/>
          </w:tcPr>
          <w:p w14:paraId="29D6FEBE" w14:textId="77777777" w:rsidR="00D62403" w:rsidRDefault="00D62403">
            <w:pPr>
              <w:pStyle w:val="TableParagraph"/>
              <w:spacing w:before="11" w:line="111" w:lineRule="exact"/>
              <w:ind w:left="14"/>
              <w:rPr>
                <w:sz w:val="12"/>
              </w:rPr>
            </w:pPr>
            <w:r>
              <w:rPr>
                <w:spacing w:val="-4"/>
                <w:w w:val="105"/>
                <w:sz w:val="12"/>
              </w:rPr>
              <w:t>1.55</w:t>
            </w:r>
          </w:p>
        </w:tc>
        <w:tc>
          <w:tcPr>
            <w:tcW w:w="669" w:type="dxa"/>
          </w:tcPr>
          <w:p w14:paraId="37F77F9B" w14:textId="77777777" w:rsidR="00D62403" w:rsidRDefault="00D62403">
            <w:pPr>
              <w:pStyle w:val="TableParagraph"/>
              <w:spacing w:before="11" w:line="111" w:lineRule="exact"/>
              <w:ind w:right="235"/>
              <w:jc w:val="right"/>
              <w:rPr>
                <w:sz w:val="12"/>
              </w:rPr>
            </w:pPr>
            <w:r>
              <w:rPr>
                <w:spacing w:val="-4"/>
                <w:sz w:val="12"/>
              </w:rPr>
              <w:t>2.27</w:t>
            </w:r>
          </w:p>
        </w:tc>
        <w:tc>
          <w:tcPr>
            <w:tcW w:w="592" w:type="dxa"/>
          </w:tcPr>
          <w:p w14:paraId="2CE73A09" w14:textId="77777777" w:rsidR="00D62403" w:rsidRDefault="00D62403">
            <w:pPr>
              <w:pStyle w:val="TableParagraph"/>
              <w:spacing w:before="11" w:line="111" w:lineRule="exact"/>
              <w:ind w:left="1" w:right="45"/>
              <w:rPr>
                <w:sz w:val="12"/>
              </w:rPr>
            </w:pPr>
            <w:r>
              <w:rPr>
                <w:spacing w:val="-2"/>
                <w:w w:val="105"/>
                <w:sz w:val="12"/>
              </w:rPr>
              <w:t>0.72***</w:t>
            </w:r>
          </w:p>
        </w:tc>
        <w:tc>
          <w:tcPr>
            <w:tcW w:w="570" w:type="dxa"/>
          </w:tcPr>
          <w:p w14:paraId="3DAA2976" w14:textId="77777777" w:rsidR="00D62403" w:rsidRDefault="00D62403">
            <w:pPr>
              <w:pStyle w:val="TableParagraph"/>
              <w:spacing w:before="11" w:line="111" w:lineRule="exact"/>
              <w:ind w:left="3" w:right="1"/>
              <w:rPr>
                <w:sz w:val="12"/>
              </w:rPr>
            </w:pPr>
            <w:r>
              <w:rPr>
                <w:spacing w:val="-4"/>
                <w:w w:val="110"/>
                <w:sz w:val="12"/>
              </w:rPr>
              <w:t>1.61</w:t>
            </w:r>
          </w:p>
        </w:tc>
        <w:tc>
          <w:tcPr>
            <w:tcW w:w="608" w:type="dxa"/>
          </w:tcPr>
          <w:p w14:paraId="44056491" w14:textId="77777777" w:rsidR="00D62403" w:rsidRDefault="00D62403">
            <w:pPr>
              <w:pStyle w:val="TableParagraph"/>
              <w:spacing w:before="11" w:line="111" w:lineRule="exact"/>
              <w:ind w:left="2" w:right="1"/>
              <w:rPr>
                <w:sz w:val="12"/>
              </w:rPr>
            </w:pPr>
            <w:r>
              <w:rPr>
                <w:spacing w:val="-4"/>
                <w:w w:val="105"/>
                <w:sz w:val="12"/>
              </w:rPr>
              <w:t>2.12</w:t>
            </w:r>
          </w:p>
        </w:tc>
        <w:tc>
          <w:tcPr>
            <w:tcW w:w="641" w:type="dxa"/>
          </w:tcPr>
          <w:p w14:paraId="1DEFDA35" w14:textId="77777777" w:rsidR="00D62403" w:rsidRDefault="00D62403">
            <w:pPr>
              <w:pStyle w:val="TableParagraph"/>
              <w:spacing w:before="11" w:line="111" w:lineRule="exact"/>
              <w:ind w:left="1" w:right="1"/>
              <w:rPr>
                <w:sz w:val="12"/>
              </w:rPr>
            </w:pPr>
            <w:r>
              <w:rPr>
                <w:spacing w:val="-2"/>
                <w:w w:val="105"/>
                <w:sz w:val="12"/>
              </w:rPr>
              <w:t>0.51***</w:t>
            </w:r>
          </w:p>
        </w:tc>
      </w:tr>
      <w:tr w:rsidR="00D62403" w14:paraId="1D598ED5" w14:textId="77777777">
        <w:trPr>
          <w:trHeight w:val="151"/>
        </w:trPr>
        <w:tc>
          <w:tcPr>
            <w:tcW w:w="4453" w:type="dxa"/>
            <w:tcBorders>
              <w:bottom w:val="single" w:sz="4" w:space="0" w:color="000000"/>
            </w:tcBorders>
          </w:tcPr>
          <w:p w14:paraId="3DCE8F66" w14:textId="77777777" w:rsidR="00D62403" w:rsidRDefault="00D62403">
            <w:pPr>
              <w:pStyle w:val="TableParagraph"/>
              <w:spacing w:before="11" w:line="131" w:lineRule="exact"/>
              <w:ind w:right="66"/>
              <w:jc w:val="right"/>
              <w:rPr>
                <w:sz w:val="12"/>
              </w:rPr>
            </w:pPr>
            <w:r>
              <w:rPr>
                <w:spacing w:val="-2"/>
                <w:sz w:val="12"/>
              </w:rPr>
              <w:t>(2.38)</w:t>
            </w:r>
          </w:p>
        </w:tc>
        <w:tc>
          <w:tcPr>
            <w:tcW w:w="605" w:type="dxa"/>
            <w:tcBorders>
              <w:bottom w:val="single" w:sz="4" w:space="0" w:color="000000"/>
            </w:tcBorders>
          </w:tcPr>
          <w:p w14:paraId="38600F73" w14:textId="77777777" w:rsidR="00D62403" w:rsidRDefault="00D62403">
            <w:pPr>
              <w:pStyle w:val="TableParagraph"/>
              <w:spacing w:before="11" w:line="131" w:lineRule="exact"/>
              <w:ind w:left="48"/>
              <w:rPr>
                <w:sz w:val="12"/>
              </w:rPr>
            </w:pPr>
            <w:r>
              <w:rPr>
                <w:spacing w:val="-2"/>
                <w:w w:val="105"/>
                <w:sz w:val="12"/>
              </w:rPr>
              <w:t>(2.12)</w:t>
            </w:r>
          </w:p>
        </w:tc>
        <w:tc>
          <w:tcPr>
            <w:tcW w:w="666" w:type="dxa"/>
            <w:tcBorders>
              <w:bottom w:val="single" w:sz="4" w:space="0" w:color="000000"/>
            </w:tcBorders>
          </w:tcPr>
          <w:p w14:paraId="583D8EFC" w14:textId="77777777" w:rsidR="00D62403" w:rsidRDefault="00D62403">
            <w:pPr>
              <w:pStyle w:val="TableParagraph"/>
              <w:spacing w:before="11" w:line="131" w:lineRule="exact"/>
              <w:ind w:left="25"/>
              <w:rPr>
                <w:sz w:val="12"/>
              </w:rPr>
            </w:pPr>
            <w:r>
              <w:rPr>
                <w:spacing w:val="-2"/>
                <w:sz w:val="12"/>
              </w:rPr>
              <w:t>(0.24)</w:t>
            </w:r>
          </w:p>
        </w:tc>
        <w:tc>
          <w:tcPr>
            <w:tcW w:w="556" w:type="dxa"/>
            <w:tcBorders>
              <w:bottom w:val="single" w:sz="4" w:space="0" w:color="000000"/>
            </w:tcBorders>
          </w:tcPr>
          <w:p w14:paraId="4CA33C14" w14:textId="77777777" w:rsidR="00D62403" w:rsidRDefault="00D62403">
            <w:pPr>
              <w:pStyle w:val="TableParagraph"/>
              <w:spacing w:before="11" w:line="131" w:lineRule="exact"/>
              <w:ind w:left="14"/>
              <w:rPr>
                <w:sz w:val="12"/>
              </w:rPr>
            </w:pPr>
            <w:r>
              <w:rPr>
                <w:spacing w:val="-2"/>
                <w:sz w:val="12"/>
              </w:rPr>
              <w:t>(2.42)</w:t>
            </w:r>
          </w:p>
        </w:tc>
        <w:tc>
          <w:tcPr>
            <w:tcW w:w="669" w:type="dxa"/>
            <w:tcBorders>
              <w:bottom w:val="single" w:sz="4" w:space="0" w:color="000000"/>
            </w:tcBorders>
          </w:tcPr>
          <w:p w14:paraId="2D449FA3" w14:textId="77777777" w:rsidR="00D62403" w:rsidRDefault="00D62403">
            <w:pPr>
              <w:pStyle w:val="TableParagraph"/>
              <w:spacing w:before="11" w:line="131" w:lineRule="exact"/>
              <w:ind w:right="186"/>
              <w:jc w:val="right"/>
              <w:rPr>
                <w:sz w:val="12"/>
              </w:rPr>
            </w:pPr>
            <w:r>
              <w:rPr>
                <w:spacing w:val="-2"/>
                <w:sz w:val="12"/>
              </w:rPr>
              <w:t>(2.06)</w:t>
            </w:r>
          </w:p>
        </w:tc>
        <w:tc>
          <w:tcPr>
            <w:tcW w:w="592" w:type="dxa"/>
            <w:tcBorders>
              <w:bottom w:val="single" w:sz="4" w:space="0" w:color="000000"/>
            </w:tcBorders>
          </w:tcPr>
          <w:p w14:paraId="3CACF7EC" w14:textId="77777777" w:rsidR="00D62403" w:rsidRDefault="00D62403">
            <w:pPr>
              <w:pStyle w:val="TableParagraph"/>
              <w:spacing w:before="11" w:line="131" w:lineRule="exact"/>
              <w:ind w:left="1" w:right="45"/>
              <w:rPr>
                <w:sz w:val="12"/>
              </w:rPr>
            </w:pPr>
            <w:r>
              <w:rPr>
                <w:spacing w:val="-2"/>
                <w:sz w:val="12"/>
              </w:rPr>
              <w:t>(0.00)</w:t>
            </w:r>
          </w:p>
        </w:tc>
        <w:tc>
          <w:tcPr>
            <w:tcW w:w="570" w:type="dxa"/>
            <w:tcBorders>
              <w:bottom w:val="single" w:sz="4" w:space="0" w:color="000000"/>
            </w:tcBorders>
          </w:tcPr>
          <w:p w14:paraId="52AFEC0E" w14:textId="77777777" w:rsidR="00D62403" w:rsidRDefault="00D62403">
            <w:pPr>
              <w:pStyle w:val="TableParagraph"/>
              <w:spacing w:before="11" w:line="131" w:lineRule="exact"/>
              <w:ind w:left="3" w:right="1"/>
              <w:rPr>
                <w:sz w:val="12"/>
              </w:rPr>
            </w:pPr>
            <w:r>
              <w:rPr>
                <w:spacing w:val="-2"/>
                <w:w w:val="105"/>
                <w:sz w:val="12"/>
              </w:rPr>
              <w:t>(2.41)</w:t>
            </w:r>
          </w:p>
        </w:tc>
        <w:tc>
          <w:tcPr>
            <w:tcW w:w="608" w:type="dxa"/>
            <w:tcBorders>
              <w:bottom w:val="single" w:sz="4" w:space="0" w:color="000000"/>
            </w:tcBorders>
          </w:tcPr>
          <w:p w14:paraId="41FFAE53" w14:textId="77777777" w:rsidR="00D62403" w:rsidRDefault="00D62403">
            <w:pPr>
              <w:pStyle w:val="TableParagraph"/>
              <w:spacing w:before="11" w:line="131" w:lineRule="exact"/>
              <w:ind w:left="2" w:right="1"/>
              <w:rPr>
                <w:sz w:val="12"/>
              </w:rPr>
            </w:pPr>
            <w:r>
              <w:rPr>
                <w:spacing w:val="-2"/>
                <w:sz w:val="12"/>
              </w:rPr>
              <w:t>(2.09)</w:t>
            </w:r>
          </w:p>
        </w:tc>
        <w:tc>
          <w:tcPr>
            <w:tcW w:w="641" w:type="dxa"/>
            <w:tcBorders>
              <w:bottom w:val="single" w:sz="4" w:space="0" w:color="000000"/>
            </w:tcBorders>
          </w:tcPr>
          <w:p w14:paraId="08CF8CCF" w14:textId="77777777" w:rsidR="00D62403" w:rsidRDefault="00D62403">
            <w:pPr>
              <w:pStyle w:val="TableParagraph"/>
              <w:spacing w:before="11" w:line="131" w:lineRule="exact"/>
              <w:ind w:left="1" w:right="1"/>
              <w:rPr>
                <w:sz w:val="12"/>
              </w:rPr>
            </w:pPr>
            <w:r>
              <w:rPr>
                <w:spacing w:val="-2"/>
                <w:sz w:val="12"/>
              </w:rPr>
              <w:t>(0.00)</w:t>
            </w:r>
          </w:p>
        </w:tc>
      </w:tr>
      <w:tr w:rsidR="00D62403" w14:paraId="4B213218" w14:textId="77777777">
        <w:trPr>
          <w:trHeight w:val="157"/>
        </w:trPr>
        <w:tc>
          <w:tcPr>
            <w:tcW w:w="4453" w:type="dxa"/>
            <w:tcBorders>
              <w:top w:val="single" w:sz="4" w:space="0" w:color="000000"/>
              <w:bottom w:val="double" w:sz="4" w:space="0" w:color="000000"/>
            </w:tcBorders>
          </w:tcPr>
          <w:p w14:paraId="0FC94C9C" w14:textId="77777777" w:rsidR="00D62403" w:rsidRDefault="00D62403">
            <w:pPr>
              <w:pStyle w:val="TableParagraph"/>
              <w:tabs>
                <w:tab w:val="right" w:pos="4228"/>
              </w:tabs>
              <w:ind w:right="132"/>
              <w:jc w:val="right"/>
              <w:rPr>
                <w:sz w:val="12"/>
              </w:rPr>
            </w:pPr>
            <w:r>
              <w:rPr>
                <w:spacing w:val="-2"/>
                <w:sz w:val="12"/>
              </w:rPr>
              <w:t>Observations</w:t>
            </w:r>
            <w:r>
              <w:rPr>
                <w:rFonts w:ascii="Times New Roman"/>
                <w:sz w:val="12"/>
              </w:rPr>
              <w:tab/>
            </w:r>
            <w:r>
              <w:rPr>
                <w:spacing w:val="-5"/>
                <w:sz w:val="12"/>
              </w:rPr>
              <w:t>294</w:t>
            </w:r>
          </w:p>
        </w:tc>
        <w:tc>
          <w:tcPr>
            <w:tcW w:w="605" w:type="dxa"/>
            <w:tcBorders>
              <w:top w:val="single" w:sz="4" w:space="0" w:color="000000"/>
              <w:bottom w:val="double" w:sz="4" w:space="0" w:color="000000"/>
            </w:tcBorders>
          </w:tcPr>
          <w:p w14:paraId="388CBE3C" w14:textId="77777777" w:rsidR="00D62403" w:rsidRDefault="00D62403">
            <w:pPr>
              <w:pStyle w:val="TableParagraph"/>
              <w:ind w:left="48" w:right="1"/>
              <w:rPr>
                <w:sz w:val="12"/>
              </w:rPr>
            </w:pPr>
            <w:r>
              <w:rPr>
                <w:spacing w:val="-5"/>
                <w:w w:val="110"/>
                <w:sz w:val="12"/>
              </w:rPr>
              <w:t>157</w:t>
            </w:r>
          </w:p>
        </w:tc>
        <w:tc>
          <w:tcPr>
            <w:tcW w:w="666" w:type="dxa"/>
            <w:tcBorders>
              <w:top w:val="single" w:sz="4" w:space="0" w:color="000000"/>
              <w:bottom w:val="double" w:sz="4" w:space="0" w:color="000000"/>
            </w:tcBorders>
          </w:tcPr>
          <w:p w14:paraId="0A6ADB2B" w14:textId="77777777" w:rsidR="00D62403" w:rsidRDefault="00D62403">
            <w:pPr>
              <w:pStyle w:val="TableParagraph"/>
              <w:ind w:left="25" w:right="1"/>
              <w:rPr>
                <w:sz w:val="12"/>
              </w:rPr>
            </w:pPr>
            <w:r>
              <w:rPr>
                <w:spacing w:val="-5"/>
                <w:w w:val="105"/>
                <w:sz w:val="12"/>
              </w:rPr>
              <w:t>451</w:t>
            </w:r>
          </w:p>
        </w:tc>
        <w:tc>
          <w:tcPr>
            <w:tcW w:w="556" w:type="dxa"/>
            <w:tcBorders>
              <w:top w:val="single" w:sz="4" w:space="0" w:color="000000"/>
              <w:bottom w:val="double" w:sz="4" w:space="0" w:color="000000"/>
            </w:tcBorders>
          </w:tcPr>
          <w:p w14:paraId="4066AC28" w14:textId="77777777" w:rsidR="00D62403" w:rsidRDefault="00D62403">
            <w:pPr>
              <w:pStyle w:val="TableParagraph"/>
              <w:ind w:left="14" w:right="1"/>
              <w:rPr>
                <w:sz w:val="12"/>
              </w:rPr>
            </w:pPr>
            <w:r>
              <w:rPr>
                <w:spacing w:val="-5"/>
                <w:sz w:val="12"/>
              </w:rPr>
              <w:t>675</w:t>
            </w:r>
          </w:p>
        </w:tc>
        <w:tc>
          <w:tcPr>
            <w:tcW w:w="669" w:type="dxa"/>
            <w:tcBorders>
              <w:top w:val="single" w:sz="4" w:space="0" w:color="000000"/>
              <w:bottom w:val="double" w:sz="4" w:space="0" w:color="000000"/>
            </w:tcBorders>
          </w:tcPr>
          <w:p w14:paraId="3DE74276" w14:textId="77777777" w:rsidR="00D62403" w:rsidRDefault="00D62403">
            <w:pPr>
              <w:pStyle w:val="TableParagraph"/>
              <w:ind w:right="253"/>
              <w:jc w:val="right"/>
              <w:rPr>
                <w:sz w:val="12"/>
              </w:rPr>
            </w:pPr>
            <w:r>
              <w:rPr>
                <w:spacing w:val="-5"/>
                <w:w w:val="110"/>
                <w:sz w:val="12"/>
              </w:rPr>
              <w:t>119</w:t>
            </w:r>
          </w:p>
        </w:tc>
        <w:tc>
          <w:tcPr>
            <w:tcW w:w="592" w:type="dxa"/>
            <w:tcBorders>
              <w:top w:val="single" w:sz="4" w:space="0" w:color="000000"/>
              <w:bottom w:val="double" w:sz="4" w:space="0" w:color="000000"/>
            </w:tcBorders>
          </w:tcPr>
          <w:p w14:paraId="6BED9117" w14:textId="77777777" w:rsidR="00D62403" w:rsidRDefault="00D62403">
            <w:pPr>
              <w:pStyle w:val="TableParagraph"/>
              <w:ind w:right="45"/>
              <w:rPr>
                <w:sz w:val="12"/>
              </w:rPr>
            </w:pPr>
            <w:r>
              <w:rPr>
                <w:spacing w:val="-5"/>
                <w:sz w:val="12"/>
              </w:rPr>
              <w:t>794</w:t>
            </w:r>
          </w:p>
        </w:tc>
        <w:tc>
          <w:tcPr>
            <w:tcW w:w="570" w:type="dxa"/>
            <w:tcBorders>
              <w:top w:val="single" w:sz="4" w:space="0" w:color="000000"/>
              <w:bottom w:val="double" w:sz="4" w:space="0" w:color="000000"/>
            </w:tcBorders>
          </w:tcPr>
          <w:p w14:paraId="13E41299" w14:textId="77777777" w:rsidR="00D62403" w:rsidRDefault="00D62403">
            <w:pPr>
              <w:pStyle w:val="TableParagraph"/>
              <w:ind w:left="3" w:right="2"/>
              <w:rPr>
                <w:sz w:val="12"/>
              </w:rPr>
            </w:pPr>
            <w:r>
              <w:rPr>
                <w:spacing w:val="-5"/>
                <w:sz w:val="12"/>
              </w:rPr>
              <w:t>969</w:t>
            </w:r>
          </w:p>
        </w:tc>
        <w:tc>
          <w:tcPr>
            <w:tcW w:w="608" w:type="dxa"/>
            <w:tcBorders>
              <w:top w:val="single" w:sz="4" w:space="0" w:color="000000"/>
              <w:bottom w:val="double" w:sz="4" w:space="0" w:color="000000"/>
            </w:tcBorders>
          </w:tcPr>
          <w:p w14:paraId="2FAA3925" w14:textId="77777777" w:rsidR="00D62403" w:rsidRDefault="00D62403">
            <w:pPr>
              <w:pStyle w:val="TableParagraph"/>
              <w:ind w:left="2" w:right="2"/>
              <w:rPr>
                <w:sz w:val="12"/>
              </w:rPr>
            </w:pPr>
            <w:r>
              <w:rPr>
                <w:spacing w:val="-5"/>
                <w:sz w:val="12"/>
              </w:rPr>
              <w:t>276</w:t>
            </w:r>
          </w:p>
        </w:tc>
        <w:tc>
          <w:tcPr>
            <w:tcW w:w="641" w:type="dxa"/>
            <w:tcBorders>
              <w:top w:val="single" w:sz="4" w:space="0" w:color="000000"/>
              <w:bottom w:val="double" w:sz="4" w:space="0" w:color="000000"/>
            </w:tcBorders>
          </w:tcPr>
          <w:p w14:paraId="305F17CF" w14:textId="77777777" w:rsidR="00D62403" w:rsidRDefault="00D62403">
            <w:pPr>
              <w:pStyle w:val="TableParagraph"/>
              <w:ind w:left="1" w:right="1"/>
              <w:rPr>
                <w:sz w:val="12"/>
              </w:rPr>
            </w:pPr>
            <w:r>
              <w:rPr>
                <w:spacing w:val="-2"/>
                <w:sz w:val="12"/>
              </w:rPr>
              <w:t>1,245</w:t>
            </w:r>
          </w:p>
        </w:tc>
      </w:tr>
    </w:tbl>
    <w:p w14:paraId="538BB103" w14:textId="77777777" w:rsidR="00D62403" w:rsidRDefault="00D62403" w:rsidP="00D62403">
      <w:pPr>
        <w:spacing w:before="30"/>
        <w:ind w:left="568"/>
        <w:jc w:val="both"/>
        <w:rPr>
          <w:sz w:val="12"/>
        </w:rPr>
      </w:pPr>
      <w:r>
        <w:rPr>
          <w:w w:val="105"/>
          <w:sz w:val="12"/>
        </w:rPr>
        <w:t>Note:</w:t>
      </w:r>
      <w:r>
        <w:rPr>
          <w:spacing w:val="22"/>
          <w:w w:val="105"/>
          <w:sz w:val="12"/>
        </w:rPr>
        <w:t xml:space="preserve"> </w:t>
      </w:r>
      <w:r>
        <w:rPr>
          <w:w w:val="105"/>
          <w:sz w:val="12"/>
        </w:rPr>
        <w:t>Robust</w:t>
      </w:r>
      <w:r>
        <w:rPr>
          <w:spacing w:val="11"/>
          <w:w w:val="105"/>
          <w:sz w:val="12"/>
        </w:rPr>
        <w:t xml:space="preserve"> </w:t>
      </w:r>
      <w:r>
        <w:rPr>
          <w:w w:val="105"/>
          <w:sz w:val="12"/>
        </w:rPr>
        <w:t>standard</w:t>
      </w:r>
      <w:r>
        <w:rPr>
          <w:spacing w:val="10"/>
          <w:w w:val="105"/>
          <w:sz w:val="12"/>
        </w:rPr>
        <w:t xml:space="preserve"> </w:t>
      </w:r>
      <w:r>
        <w:rPr>
          <w:w w:val="105"/>
          <w:sz w:val="12"/>
        </w:rPr>
        <w:t>errors</w:t>
      </w:r>
      <w:r>
        <w:rPr>
          <w:spacing w:val="10"/>
          <w:w w:val="105"/>
          <w:sz w:val="12"/>
        </w:rPr>
        <w:t xml:space="preserve"> </w:t>
      </w:r>
      <w:r>
        <w:rPr>
          <w:w w:val="105"/>
          <w:sz w:val="12"/>
        </w:rPr>
        <w:t>in</w:t>
      </w:r>
      <w:r>
        <w:rPr>
          <w:spacing w:val="10"/>
          <w:w w:val="105"/>
          <w:sz w:val="12"/>
        </w:rPr>
        <w:t xml:space="preserve"> </w:t>
      </w:r>
      <w:r>
        <w:rPr>
          <w:w w:val="105"/>
          <w:sz w:val="12"/>
        </w:rPr>
        <w:t>parentheses;</w:t>
      </w:r>
      <w:r>
        <w:rPr>
          <w:spacing w:val="10"/>
          <w:w w:val="105"/>
          <w:sz w:val="12"/>
        </w:rPr>
        <w:t xml:space="preserve"> </w:t>
      </w:r>
      <w:r>
        <w:rPr>
          <w:w w:val="105"/>
          <w:sz w:val="12"/>
        </w:rPr>
        <w:t>*</w:t>
      </w:r>
      <w:r>
        <w:rPr>
          <w:spacing w:val="11"/>
          <w:w w:val="105"/>
          <w:sz w:val="12"/>
        </w:rPr>
        <w:t xml:space="preserve"> </w:t>
      </w:r>
      <w:r>
        <w:rPr>
          <w:w w:val="105"/>
          <w:sz w:val="12"/>
        </w:rPr>
        <w:t>p</w:t>
      </w:r>
      <w:r>
        <w:rPr>
          <w:rFonts w:ascii="Calibri"/>
          <w:i/>
          <w:w w:val="105"/>
          <w:sz w:val="12"/>
        </w:rPr>
        <w:t>&lt;</w:t>
      </w:r>
      <w:r>
        <w:rPr>
          <w:w w:val="105"/>
          <w:sz w:val="12"/>
        </w:rPr>
        <w:t>0.1,</w:t>
      </w:r>
      <w:r>
        <w:rPr>
          <w:spacing w:val="10"/>
          <w:w w:val="105"/>
          <w:sz w:val="12"/>
        </w:rPr>
        <w:t xml:space="preserve"> </w:t>
      </w:r>
      <w:r>
        <w:rPr>
          <w:w w:val="105"/>
          <w:sz w:val="12"/>
        </w:rPr>
        <w:t>**</w:t>
      </w:r>
      <w:r>
        <w:rPr>
          <w:spacing w:val="10"/>
          <w:w w:val="105"/>
          <w:sz w:val="12"/>
        </w:rPr>
        <w:t xml:space="preserve"> </w:t>
      </w:r>
      <w:r>
        <w:rPr>
          <w:w w:val="105"/>
          <w:sz w:val="12"/>
        </w:rPr>
        <w:t>p</w:t>
      </w:r>
      <w:r>
        <w:rPr>
          <w:rFonts w:ascii="Calibri"/>
          <w:i/>
          <w:w w:val="105"/>
          <w:sz w:val="12"/>
        </w:rPr>
        <w:t>&lt;</w:t>
      </w:r>
      <w:r>
        <w:rPr>
          <w:w w:val="105"/>
          <w:sz w:val="12"/>
        </w:rPr>
        <w:t>0.05,</w:t>
      </w:r>
      <w:r>
        <w:rPr>
          <w:spacing w:val="10"/>
          <w:w w:val="105"/>
          <w:sz w:val="12"/>
        </w:rPr>
        <w:t xml:space="preserve"> </w:t>
      </w:r>
      <w:r>
        <w:rPr>
          <w:w w:val="105"/>
          <w:sz w:val="12"/>
        </w:rPr>
        <w:t>***</w:t>
      </w:r>
      <w:r>
        <w:rPr>
          <w:spacing w:val="10"/>
          <w:w w:val="105"/>
          <w:sz w:val="12"/>
        </w:rPr>
        <w:t xml:space="preserve"> </w:t>
      </w:r>
      <w:r>
        <w:rPr>
          <w:spacing w:val="-2"/>
          <w:w w:val="105"/>
          <w:sz w:val="12"/>
        </w:rPr>
        <w:t>p</w:t>
      </w:r>
      <w:r>
        <w:rPr>
          <w:rFonts w:ascii="Calibri"/>
          <w:i/>
          <w:spacing w:val="-2"/>
          <w:w w:val="105"/>
          <w:sz w:val="12"/>
        </w:rPr>
        <w:t>&lt;</w:t>
      </w:r>
      <w:r>
        <w:rPr>
          <w:spacing w:val="-2"/>
          <w:w w:val="105"/>
          <w:sz w:val="12"/>
        </w:rPr>
        <w:t>0.01.</w:t>
      </w:r>
    </w:p>
    <w:p w14:paraId="3112A851" w14:textId="77777777" w:rsidR="00D62403" w:rsidRDefault="00D62403" w:rsidP="00D62403">
      <w:pPr>
        <w:pStyle w:val="BodyText"/>
        <w:rPr>
          <w:sz w:val="12"/>
        </w:rPr>
      </w:pPr>
    </w:p>
    <w:p w14:paraId="33CFF84E" w14:textId="77777777" w:rsidR="00D62403" w:rsidRDefault="00D62403" w:rsidP="00D62403">
      <w:pPr>
        <w:pStyle w:val="BodyText"/>
        <w:rPr>
          <w:sz w:val="12"/>
        </w:rPr>
      </w:pPr>
    </w:p>
    <w:p w14:paraId="4C7589BF" w14:textId="77777777" w:rsidR="00D62403" w:rsidRDefault="00D62403" w:rsidP="00D62403">
      <w:pPr>
        <w:pStyle w:val="BodyText"/>
        <w:spacing w:before="91"/>
        <w:rPr>
          <w:sz w:val="12"/>
        </w:rPr>
      </w:pPr>
    </w:p>
    <w:p w14:paraId="5432542E" w14:textId="77777777" w:rsidR="00D62403" w:rsidRDefault="00D62403" w:rsidP="00D62403">
      <w:pPr>
        <w:pStyle w:val="Heading4"/>
        <w:numPr>
          <w:ilvl w:val="2"/>
          <w:numId w:val="8"/>
        </w:numPr>
        <w:tabs>
          <w:tab w:val="left" w:pos="1306"/>
        </w:tabs>
        <w:ind w:hanging="766"/>
      </w:pPr>
      <w:bookmarkStart w:id="3202" w:name="Livelihood_Coping_Strategies_(LCS)"/>
      <w:bookmarkStart w:id="3203" w:name="_bookmark14"/>
      <w:bookmarkEnd w:id="3202"/>
      <w:bookmarkEnd w:id="3203"/>
      <w:r>
        <w:rPr>
          <w:spacing w:val="-4"/>
        </w:rPr>
        <w:t>Livelihood</w:t>
      </w:r>
      <w:r>
        <w:rPr>
          <w:spacing w:val="9"/>
        </w:rPr>
        <w:t xml:space="preserve"> </w:t>
      </w:r>
      <w:r>
        <w:rPr>
          <w:spacing w:val="-4"/>
        </w:rPr>
        <w:t>Coping</w:t>
      </w:r>
      <w:r>
        <w:rPr>
          <w:spacing w:val="9"/>
        </w:rPr>
        <w:t xml:space="preserve"> </w:t>
      </w:r>
      <w:r>
        <w:rPr>
          <w:spacing w:val="-4"/>
        </w:rPr>
        <w:t>Strategies</w:t>
      </w:r>
      <w:r>
        <w:rPr>
          <w:spacing w:val="9"/>
        </w:rPr>
        <w:t xml:space="preserve"> </w:t>
      </w:r>
      <w:r>
        <w:rPr>
          <w:spacing w:val="-4"/>
        </w:rPr>
        <w:t>(LCS)</w:t>
      </w:r>
    </w:p>
    <w:p w14:paraId="29D442DA" w14:textId="73790E0C" w:rsidR="00D62403" w:rsidRDefault="00D62403" w:rsidP="00D62403">
      <w:pPr>
        <w:pStyle w:val="BodyText"/>
        <w:spacing w:before="220" w:line="314" w:lineRule="auto"/>
        <w:ind w:left="540" w:right="416"/>
        <w:jc w:val="both"/>
      </w:pPr>
      <w:r>
        <w:rPr>
          <w:spacing w:val="-4"/>
        </w:rPr>
        <w:t>The</w:t>
      </w:r>
      <w:r>
        <w:rPr>
          <w:spacing w:val="-6"/>
        </w:rPr>
        <w:t xml:space="preserve"> </w:t>
      </w:r>
      <w:r>
        <w:rPr>
          <w:spacing w:val="-4"/>
        </w:rPr>
        <w:t>livelihood</w:t>
      </w:r>
      <w:r>
        <w:rPr>
          <w:spacing w:val="-6"/>
        </w:rPr>
        <w:t xml:space="preserve"> </w:t>
      </w:r>
      <w:r>
        <w:rPr>
          <w:spacing w:val="-4"/>
        </w:rPr>
        <w:t>coping</w:t>
      </w:r>
      <w:r>
        <w:rPr>
          <w:spacing w:val="-6"/>
        </w:rPr>
        <w:t xml:space="preserve"> </w:t>
      </w:r>
      <w:r>
        <w:rPr>
          <w:spacing w:val="-4"/>
        </w:rPr>
        <w:t>strategy</w:t>
      </w:r>
      <w:r>
        <w:rPr>
          <w:spacing w:val="-6"/>
        </w:rPr>
        <w:t xml:space="preserve"> </w:t>
      </w:r>
      <w:r>
        <w:rPr>
          <w:spacing w:val="-4"/>
        </w:rPr>
        <w:t>indicator</w:t>
      </w:r>
      <w:r>
        <w:rPr>
          <w:spacing w:val="-6"/>
        </w:rPr>
        <w:t xml:space="preserve"> </w:t>
      </w:r>
      <w:r>
        <w:rPr>
          <w:spacing w:val="-4"/>
        </w:rPr>
        <w:t>is</w:t>
      </w:r>
      <w:r>
        <w:rPr>
          <w:spacing w:val="-6"/>
        </w:rPr>
        <w:t xml:space="preserve"> </w:t>
      </w:r>
      <w:r>
        <w:rPr>
          <w:spacing w:val="-4"/>
        </w:rPr>
        <w:t>a</w:t>
      </w:r>
      <w:r>
        <w:rPr>
          <w:spacing w:val="-6"/>
        </w:rPr>
        <w:t xml:space="preserve"> </w:t>
      </w:r>
      <w:r>
        <w:rPr>
          <w:spacing w:val="-4"/>
        </w:rPr>
        <w:t>household-level</w:t>
      </w:r>
      <w:r>
        <w:rPr>
          <w:spacing w:val="-6"/>
        </w:rPr>
        <w:t xml:space="preserve"> </w:t>
      </w:r>
      <w:r>
        <w:rPr>
          <w:spacing w:val="-4"/>
        </w:rPr>
        <w:t>indicator</w:t>
      </w:r>
      <w:r>
        <w:rPr>
          <w:spacing w:val="-6"/>
        </w:rPr>
        <w:t xml:space="preserve"> </w:t>
      </w:r>
      <w:r>
        <w:rPr>
          <w:spacing w:val="-4"/>
        </w:rPr>
        <w:t>that</w:t>
      </w:r>
      <w:r>
        <w:rPr>
          <w:spacing w:val="-6"/>
        </w:rPr>
        <w:t xml:space="preserve"> </w:t>
      </w:r>
      <w:r>
        <w:rPr>
          <w:spacing w:val="-4"/>
        </w:rPr>
        <w:t>measures</w:t>
      </w:r>
      <w:r>
        <w:rPr>
          <w:spacing w:val="-6"/>
        </w:rPr>
        <w:t xml:space="preserve"> </w:t>
      </w:r>
      <w:r>
        <w:rPr>
          <w:spacing w:val="-4"/>
        </w:rPr>
        <w:t>the</w:t>
      </w:r>
      <w:r>
        <w:rPr>
          <w:spacing w:val="-6"/>
        </w:rPr>
        <w:t xml:space="preserve"> </w:t>
      </w:r>
      <w:r>
        <w:rPr>
          <w:spacing w:val="-4"/>
        </w:rPr>
        <w:t xml:space="preserve">household’s </w:t>
      </w:r>
      <w:r>
        <w:rPr>
          <w:spacing w:val="-2"/>
        </w:rPr>
        <w:t>capacity</w:t>
      </w:r>
      <w:r>
        <w:rPr>
          <w:spacing w:val="-10"/>
        </w:rPr>
        <w:t xml:space="preserve"> </w:t>
      </w:r>
      <w:r>
        <w:rPr>
          <w:spacing w:val="-2"/>
        </w:rPr>
        <w:t>to</w:t>
      </w:r>
      <w:r>
        <w:rPr>
          <w:spacing w:val="-10"/>
        </w:rPr>
        <w:t xml:space="preserve"> </w:t>
      </w:r>
      <w:r>
        <w:rPr>
          <w:spacing w:val="-2"/>
        </w:rPr>
        <w:t>deal</w:t>
      </w:r>
      <w:r>
        <w:rPr>
          <w:spacing w:val="-10"/>
        </w:rPr>
        <w:t xml:space="preserve"> </w:t>
      </w:r>
      <w:r>
        <w:rPr>
          <w:spacing w:val="-2"/>
        </w:rPr>
        <w:t>with</w:t>
      </w:r>
      <w:r>
        <w:rPr>
          <w:spacing w:val="-10"/>
        </w:rPr>
        <w:t xml:space="preserve"> </w:t>
      </w:r>
      <w:r>
        <w:rPr>
          <w:spacing w:val="-2"/>
        </w:rPr>
        <w:t>the</w:t>
      </w:r>
      <w:r>
        <w:rPr>
          <w:spacing w:val="-10"/>
        </w:rPr>
        <w:t xml:space="preserve"> </w:t>
      </w:r>
      <w:r>
        <w:rPr>
          <w:spacing w:val="-2"/>
        </w:rPr>
        <w:t>insufficient</w:t>
      </w:r>
      <w:r>
        <w:rPr>
          <w:spacing w:val="-10"/>
        </w:rPr>
        <w:t xml:space="preserve"> </w:t>
      </w:r>
      <w:r>
        <w:rPr>
          <w:spacing w:val="-2"/>
        </w:rPr>
        <w:t>food</w:t>
      </w:r>
      <w:r>
        <w:rPr>
          <w:spacing w:val="-10"/>
        </w:rPr>
        <w:t xml:space="preserve"> </w:t>
      </w:r>
      <w:r>
        <w:rPr>
          <w:spacing w:val="-2"/>
        </w:rPr>
        <w:t>consumption</w:t>
      </w:r>
      <w:r>
        <w:rPr>
          <w:spacing w:val="-10"/>
        </w:rPr>
        <w:t xml:space="preserve"> </w:t>
      </w:r>
      <w:r>
        <w:rPr>
          <w:spacing w:val="-2"/>
        </w:rPr>
        <w:t>because</w:t>
      </w:r>
      <w:r>
        <w:rPr>
          <w:spacing w:val="-10"/>
        </w:rPr>
        <w:t xml:space="preserve"> </w:t>
      </w:r>
      <w:r>
        <w:rPr>
          <w:spacing w:val="-2"/>
        </w:rPr>
        <w:t>of</w:t>
      </w:r>
      <w:r>
        <w:rPr>
          <w:spacing w:val="-10"/>
        </w:rPr>
        <w:t xml:space="preserve"> </w:t>
      </w:r>
      <w:r>
        <w:rPr>
          <w:spacing w:val="-2"/>
        </w:rPr>
        <w:t>shortages</w:t>
      </w:r>
      <w:r>
        <w:rPr>
          <w:spacing w:val="-10"/>
        </w:rPr>
        <w:t xml:space="preserve"> </w:t>
      </w:r>
      <w:r>
        <w:rPr>
          <w:spacing w:val="-2"/>
        </w:rPr>
        <w:t>or</w:t>
      </w:r>
      <w:r>
        <w:rPr>
          <w:spacing w:val="-10"/>
        </w:rPr>
        <w:t xml:space="preserve"> </w:t>
      </w:r>
      <w:r>
        <w:rPr>
          <w:spacing w:val="-2"/>
        </w:rPr>
        <w:t>the</w:t>
      </w:r>
      <w:r>
        <w:rPr>
          <w:spacing w:val="-10"/>
        </w:rPr>
        <w:t xml:space="preserve"> </w:t>
      </w:r>
      <w:r>
        <w:rPr>
          <w:spacing w:val="-2"/>
        </w:rPr>
        <w:t>lack</w:t>
      </w:r>
      <w:r>
        <w:rPr>
          <w:spacing w:val="-10"/>
        </w:rPr>
        <w:t xml:space="preserve"> </w:t>
      </w:r>
      <w:r>
        <w:rPr>
          <w:spacing w:val="-2"/>
        </w:rPr>
        <w:t>of</w:t>
      </w:r>
      <w:r>
        <w:rPr>
          <w:spacing w:val="-10"/>
        </w:rPr>
        <w:t xml:space="preserve"> </w:t>
      </w:r>
      <w:r>
        <w:rPr>
          <w:spacing w:val="-2"/>
        </w:rPr>
        <w:t>money</w:t>
      </w:r>
      <w:r>
        <w:rPr>
          <w:spacing w:val="-10"/>
        </w:rPr>
        <w:t xml:space="preserve"> </w:t>
      </w:r>
      <w:r>
        <w:rPr>
          <w:spacing w:val="-2"/>
        </w:rPr>
        <w:t>in the</w:t>
      </w:r>
      <w:r>
        <w:rPr>
          <w:spacing w:val="-12"/>
        </w:rPr>
        <w:t xml:space="preserve"> </w:t>
      </w:r>
      <w:r>
        <w:rPr>
          <w:spacing w:val="-2"/>
        </w:rPr>
        <w:t>medium-</w:t>
      </w:r>
      <w:r>
        <w:rPr>
          <w:spacing w:val="-11"/>
        </w:rPr>
        <w:t xml:space="preserve"> </w:t>
      </w:r>
      <w:r>
        <w:rPr>
          <w:spacing w:val="-2"/>
        </w:rPr>
        <w:t>to</w:t>
      </w:r>
      <w:r>
        <w:rPr>
          <w:spacing w:val="-11"/>
        </w:rPr>
        <w:t xml:space="preserve"> </w:t>
      </w:r>
      <w:r>
        <w:rPr>
          <w:spacing w:val="-2"/>
        </w:rPr>
        <w:t>long-term</w:t>
      </w:r>
      <w:r>
        <w:rPr>
          <w:spacing w:val="-12"/>
        </w:rPr>
        <w:t xml:space="preserve"> </w:t>
      </w:r>
      <w:r>
        <w:rPr>
          <w:spacing w:val="-2"/>
        </w:rPr>
        <w:t>bases</w:t>
      </w:r>
      <w:r>
        <w:rPr>
          <w:spacing w:val="-11"/>
        </w:rPr>
        <w:t xml:space="preserve"> </w:t>
      </w:r>
      <w:r>
        <w:rPr>
          <w:spacing w:val="-2"/>
        </w:rPr>
        <w:t>(30days</w:t>
      </w:r>
      <w:r>
        <w:rPr>
          <w:spacing w:val="-11"/>
        </w:rPr>
        <w:t xml:space="preserve"> </w:t>
      </w:r>
      <w:r>
        <w:rPr>
          <w:spacing w:val="-2"/>
        </w:rPr>
        <w:t>to</w:t>
      </w:r>
      <w:r>
        <w:rPr>
          <w:spacing w:val="-11"/>
        </w:rPr>
        <w:t xml:space="preserve"> </w:t>
      </w:r>
      <w:r>
        <w:rPr>
          <w:spacing w:val="-2"/>
        </w:rPr>
        <w:t>12months)</w:t>
      </w:r>
      <w:r>
        <w:rPr>
          <w:spacing w:val="-12"/>
        </w:rPr>
        <w:t xml:space="preserve"> </w:t>
      </w:r>
      <w:r>
        <w:rPr>
          <w:spacing w:val="-2"/>
        </w:rPr>
        <w:t>to</w:t>
      </w:r>
      <w:r>
        <w:rPr>
          <w:spacing w:val="-11"/>
        </w:rPr>
        <w:t xml:space="preserve"> </w:t>
      </w:r>
      <w:r>
        <w:rPr>
          <w:spacing w:val="-2"/>
        </w:rPr>
        <w:t>meet</w:t>
      </w:r>
      <w:r>
        <w:rPr>
          <w:spacing w:val="-11"/>
        </w:rPr>
        <w:t xml:space="preserve"> </w:t>
      </w:r>
      <w:r>
        <w:rPr>
          <w:spacing w:val="-2"/>
        </w:rPr>
        <w:t>their</w:t>
      </w:r>
      <w:r>
        <w:rPr>
          <w:spacing w:val="-11"/>
        </w:rPr>
        <w:t xml:space="preserve"> </w:t>
      </w:r>
      <w:r>
        <w:rPr>
          <w:spacing w:val="-2"/>
        </w:rPr>
        <w:t>dietary</w:t>
      </w:r>
      <w:r>
        <w:rPr>
          <w:spacing w:val="-12"/>
        </w:rPr>
        <w:t xml:space="preserve"> </w:t>
      </w:r>
      <w:r>
        <w:rPr>
          <w:spacing w:val="-2"/>
        </w:rPr>
        <w:t>requirements.</w:t>
      </w:r>
      <w:r>
        <w:rPr>
          <w:spacing w:val="7"/>
        </w:rPr>
        <w:t xml:space="preserve"> </w:t>
      </w:r>
      <w:r>
        <w:rPr>
          <w:spacing w:val="-2"/>
        </w:rPr>
        <w:t xml:space="preserve">Broadly, </w:t>
      </w:r>
      <w:r>
        <w:t>the</w:t>
      </w:r>
      <w:r>
        <w:rPr>
          <w:spacing w:val="-14"/>
        </w:rPr>
        <w:t xml:space="preserve"> </w:t>
      </w:r>
      <w:r>
        <w:t>strategies</w:t>
      </w:r>
      <w:r>
        <w:rPr>
          <w:spacing w:val="-13"/>
        </w:rPr>
        <w:t xml:space="preserve"> </w:t>
      </w:r>
      <w:r>
        <w:t>are</w:t>
      </w:r>
      <w:r>
        <w:rPr>
          <w:spacing w:val="-13"/>
        </w:rPr>
        <w:t xml:space="preserve"> </w:t>
      </w:r>
      <w:r>
        <w:t>categorized</w:t>
      </w:r>
      <w:r>
        <w:rPr>
          <w:spacing w:val="-14"/>
        </w:rPr>
        <w:t xml:space="preserve"> </w:t>
      </w:r>
      <w:r>
        <w:t>into</w:t>
      </w:r>
      <w:r>
        <w:rPr>
          <w:spacing w:val="-13"/>
        </w:rPr>
        <w:t xml:space="preserve"> </w:t>
      </w:r>
      <w:r>
        <w:t>3</w:t>
      </w:r>
      <w:r>
        <w:rPr>
          <w:spacing w:val="-13"/>
        </w:rPr>
        <w:t xml:space="preserve"> </w:t>
      </w:r>
      <w:r>
        <w:t>broad</w:t>
      </w:r>
      <w:r>
        <w:rPr>
          <w:spacing w:val="-13"/>
        </w:rPr>
        <w:t xml:space="preserve"> </w:t>
      </w:r>
      <w:r>
        <w:t>groups:</w:t>
      </w:r>
      <w:r>
        <w:rPr>
          <w:spacing w:val="-12"/>
        </w:rPr>
        <w:t xml:space="preserve"> </w:t>
      </w:r>
      <w:r>
        <w:t>stress,</w:t>
      </w:r>
      <w:r>
        <w:rPr>
          <w:spacing w:val="-14"/>
        </w:rPr>
        <w:t xml:space="preserve"> </w:t>
      </w:r>
      <w:r>
        <w:t>crisis</w:t>
      </w:r>
      <w:r w:rsidR="00D805B4">
        <w:t>,</w:t>
      </w:r>
      <w:r>
        <w:rPr>
          <w:spacing w:val="-13"/>
        </w:rPr>
        <w:t xml:space="preserve"> </w:t>
      </w:r>
      <w:r>
        <w:t>and</w:t>
      </w:r>
      <w:r>
        <w:rPr>
          <w:spacing w:val="-13"/>
        </w:rPr>
        <w:t xml:space="preserve"> </w:t>
      </w:r>
      <w:r>
        <w:t>emergency</w:t>
      </w:r>
      <w:r>
        <w:rPr>
          <w:spacing w:val="-13"/>
        </w:rPr>
        <w:t xml:space="preserve"> </w:t>
      </w:r>
      <w:r>
        <w:t>level. For</w:t>
      </w:r>
      <w:r>
        <w:rPr>
          <w:spacing w:val="-14"/>
        </w:rPr>
        <w:t xml:space="preserve"> </w:t>
      </w:r>
      <w:r>
        <w:t>purposes of targeting and assistance, only the LCS crisis and emergency categories are usually considered (these categories classify households into food insecure).</w:t>
      </w:r>
    </w:p>
    <w:p w14:paraId="4F156C60" w14:textId="77777777" w:rsidR="00D62403" w:rsidRDefault="00D62403" w:rsidP="00D62403">
      <w:pPr>
        <w:pStyle w:val="BodyText"/>
        <w:spacing w:before="127" w:line="314" w:lineRule="auto"/>
        <w:ind w:left="540" w:right="414"/>
        <w:jc w:val="both"/>
      </w:pPr>
      <w:r>
        <w:t>Table 13 shows the aggregated LCS results categorized into the 4 main categories.</w:t>
      </w:r>
      <w:r>
        <w:rPr>
          <w:spacing w:val="40"/>
        </w:rPr>
        <w:t xml:space="preserve"> </w:t>
      </w:r>
      <w:r>
        <w:t xml:space="preserve">The results </w:t>
      </w:r>
      <w:r>
        <w:rPr>
          <w:spacing w:val="-2"/>
        </w:rPr>
        <w:t>show</w:t>
      </w:r>
      <w:r>
        <w:rPr>
          <w:spacing w:val="-8"/>
        </w:rPr>
        <w:t xml:space="preserve"> </w:t>
      </w:r>
      <w:r>
        <w:rPr>
          <w:spacing w:val="-2"/>
        </w:rPr>
        <w:t>some</w:t>
      </w:r>
      <w:r>
        <w:rPr>
          <w:spacing w:val="-8"/>
        </w:rPr>
        <w:t xml:space="preserve"> </w:t>
      </w:r>
      <w:r>
        <w:rPr>
          <w:spacing w:val="-2"/>
        </w:rPr>
        <w:t>consistency</w:t>
      </w:r>
      <w:r>
        <w:rPr>
          <w:spacing w:val="-9"/>
        </w:rPr>
        <w:t xml:space="preserve"> </w:t>
      </w:r>
      <w:r>
        <w:rPr>
          <w:spacing w:val="-2"/>
        </w:rPr>
        <w:t>in</w:t>
      </w:r>
      <w:r>
        <w:rPr>
          <w:spacing w:val="-9"/>
        </w:rPr>
        <w:t xml:space="preserve"> </w:t>
      </w:r>
      <w:r>
        <w:rPr>
          <w:spacing w:val="-2"/>
        </w:rPr>
        <w:t>both</w:t>
      </w:r>
      <w:r>
        <w:rPr>
          <w:spacing w:val="-9"/>
        </w:rPr>
        <w:t xml:space="preserve"> </w:t>
      </w:r>
      <w:r>
        <w:rPr>
          <w:spacing w:val="-2"/>
        </w:rPr>
        <w:t>magnitude</w:t>
      </w:r>
      <w:r>
        <w:rPr>
          <w:spacing w:val="-8"/>
        </w:rPr>
        <w:t xml:space="preserve"> </w:t>
      </w:r>
      <w:r>
        <w:rPr>
          <w:spacing w:val="-2"/>
        </w:rPr>
        <w:t>and</w:t>
      </w:r>
      <w:r>
        <w:rPr>
          <w:spacing w:val="-9"/>
        </w:rPr>
        <w:t xml:space="preserve"> </w:t>
      </w:r>
      <w:r>
        <w:rPr>
          <w:spacing w:val="-2"/>
        </w:rPr>
        <w:t>direction</w:t>
      </w:r>
      <w:r>
        <w:rPr>
          <w:spacing w:val="-9"/>
        </w:rPr>
        <w:t xml:space="preserve"> </w:t>
      </w:r>
      <w:r>
        <w:rPr>
          <w:spacing w:val="-2"/>
        </w:rPr>
        <w:t>of</w:t>
      </w:r>
      <w:r>
        <w:rPr>
          <w:spacing w:val="-9"/>
        </w:rPr>
        <w:t xml:space="preserve"> </w:t>
      </w:r>
      <w:r>
        <w:rPr>
          <w:spacing w:val="-2"/>
        </w:rPr>
        <w:t>the</w:t>
      </w:r>
      <w:r>
        <w:rPr>
          <w:spacing w:val="-8"/>
        </w:rPr>
        <w:t xml:space="preserve"> </w:t>
      </w:r>
      <w:r>
        <w:rPr>
          <w:spacing w:val="-2"/>
        </w:rPr>
        <w:t>difference</w:t>
      </w:r>
      <w:r>
        <w:rPr>
          <w:spacing w:val="-8"/>
        </w:rPr>
        <w:t xml:space="preserve"> </w:t>
      </w:r>
      <w:r>
        <w:rPr>
          <w:spacing w:val="-2"/>
        </w:rPr>
        <w:t>between</w:t>
      </w:r>
      <w:r>
        <w:rPr>
          <w:spacing w:val="-9"/>
        </w:rPr>
        <w:t xml:space="preserve"> </w:t>
      </w:r>
      <w:r>
        <w:rPr>
          <w:spacing w:val="-2"/>
        </w:rPr>
        <w:t>F2F</w:t>
      </w:r>
      <w:r>
        <w:rPr>
          <w:spacing w:val="-9"/>
        </w:rPr>
        <w:t xml:space="preserve"> </w:t>
      </w:r>
      <w:r>
        <w:rPr>
          <w:spacing w:val="-2"/>
        </w:rPr>
        <w:t>and</w:t>
      </w:r>
      <w:r>
        <w:rPr>
          <w:spacing w:val="-8"/>
        </w:rPr>
        <w:t xml:space="preserve"> </w:t>
      </w:r>
      <w:r>
        <w:rPr>
          <w:spacing w:val="-2"/>
        </w:rPr>
        <w:t xml:space="preserve">remote, </w:t>
      </w:r>
      <w:r>
        <w:t xml:space="preserve">the remote sample consistently reported doing worse compared to the F2F sample (28% more </w:t>
      </w:r>
      <w:r>
        <w:rPr>
          <w:spacing w:val="-6"/>
        </w:rPr>
        <w:t>households</w:t>
      </w:r>
      <w:r>
        <w:rPr>
          <w:spacing w:val="-8"/>
        </w:rPr>
        <w:t xml:space="preserve"> </w:t>
      </w:r>
      <w:r>
        <w:rPr>
          <w:spacing w:val="-6"/>
        </w:rPr>
        <w:t>in</w:t>
      </w:r>
      <w:r>
        <w:rPr>
          <w:spacing w:val="-7"/>
        </w:rPr>
        <w:t xml:space="preserve"> </w:t>
      </w:r>
      <w:r>
        <w:rPr>
          <w:spacing w:val="-6"/>
        </w:rPr>
        <w:t>the</w:t>
      </w:r>
      <w:r>
        <w:rPr>
          <w:spacing w:val="-7"/>
        </w:rPr>
        <w:t xml:space="preserve"> </w:t>
      </w:r>
      <w:r>
        <w:rPr>
          <w:spacing w:val="-6"/>
        </w:rPr>
        <w:t>phone-owners</w:t>
      </w:r>
      <w:r>
        <w:rPr>
          <w:spacing w:val="-7"/>
        </w:rPr>
        <w:t xml:space="preserve"> </w:t>
      </w:r>
      <w:r>
        <w:rPr>
          <w:spacing w:val="-6"/>
        </w:rPr>
        <w:t>sub-sample,</w:t>
      </w:r>
      <w:r>
        <w:rPr>
          <w:spacing w:val="-5"/>
        </w:rPr>
        <w:t xml:space="preserve"> </w:t>
      </w:r>
      <w:r>
        <w:rPr>
          <w:spacing w:val="-6"/>
        </w:rPr>
        <w:t>30%</w:t>
      </w:r>
      <w:r>
        <w:rPr>
          <w:spacing w:val="-7"/>
        </w:rPr>
        <w:t xml:space="preserve"> </w:t>
      </w:r>
      <w:r>
        <w:rPr>
          <w:spacing w:val="-6"/>
        </w:rPr>
        <w:t>in</w:t>
      </w:r>
      <w:r>
        <w:rPr>
          <w:spacing w:val="-8"/>
        </w:rPr>
        <w:t xml:space="preserve"> </w:t>
      </w:r>
      <w:r>
        <w:rPr>
          <w:spacing w:val="-6"/>
        </w:rPr>
        <w:t>the</w:t>
      </w:r>
      <w:r>
        <w:rPr>
          <w:spacing w:val="-7"/>
        </w:rPr>
        <w:t xml:space="preserve"> </w:t>
      </w:r>
      <w:r>
        <w:rPr>
          <w:spacing w:val="-6"/>
        </w:rPr>
        <w:t>non-phone</w:t>
      </w:r>
      <w:r>
        <w:rPr>
          <w:spacing w:val="-7"/>
        </w:rPr>
        <w:t xml:space="preserve"> </w:t>
      </w:r>
      <w:r>
        <w:rPr>
          <w:spacing w:val="-6"/>
        </w:rPr>
        <w:t>owners</w:t>
      </w:r>
      <w:r>
        <w:rPr>
          <w:spacing w:val="-7"/>
        </w:rPr>
        <w:t xml:space="preserve"> </w:t>
      </w:r>
      <w:r>
        <w:rPr>
          <w:spacing w:val="-6"/>
        </w:rPr>
        <w:t>and</w:t>
      </w:r>
      <w:r>
        <w:rPr>
          <w:spacing w:val="-8"/>
        </w:rPr>
        <w:t xml:space="preserve"> </w:t>
      </w:r>
      <w:r>
        <w:rPr>
          <w:spacing w:val="-6"/>
        </w:rPr>
        <w:t>29%</w:t>
      </w:r>
      <w:r>
        <w:rPr>
          <w:spacing w:val="-7"/>
        </w:rPr>
        <w:t xml:space="preserve"> </w:t>
      </w:r>
      <w:r>
        <w:rPr>
          <w:spacing w:val="-6"/>
        </w:rPr>
        <w:t>in</w:t>
      </w:r>
      <w:r>
        <w:rPr>
          <w:spacing w:val="-7"/>
        </w:rPr>
        <w:t xml:space="preserve"> </w:t>
      </w:r>
      <w:r>
        <w:rPr>
          <w:spacing w:val="-6"/>
        </w:rPr>
        <w:t>the</w:t>
      </w:r>
      <w:r>
        <w:rPr>
          <w:spacing w:val="-7"/>
        </w:rPr>
        <w:t xml:space="preserve"> </w:t>
      </w:r>
      <w:r>
        <w:rPr>
          <w:spacing w:val="-6"/>
        </w:rPr>
        <w:t xml:space="preserve">combined </w:t>
      </w:r>
      <w:r>
        <w:t>sample</w:t>
      </w:r>
      <w:r>
        <w:rPr>
          <w:spacing w:val="-14"/>
        </w:rPr>
        <w:t xml:space="preserve"> </w:t>
      </w:r>
      <w:r>
        <w:t>cumulatively</w:t>
      </w:r>
      <w:r>
        <w:rPr>
          <w:spacing w:val="-13"/>
        </w:rPr>
        <w:t xml:space="preserve"> </w:t>
      </w:r>
      <w:r>
        <w:t>for</w:t>
      </w:r>
      <w:r>
        <w:rPr>
          <w:spacing w:val="-13"/>
        </w:rPr>
        <w:t xml:space="preserve"> </w:t>
      </w:r>
      <w:r>
        <w:t>crisis</w:t>
      </w:r>
      <w:r>
        <w:rPr>
          <w:spacing w:val="-14"/>
        </w:rPr>
        <w:t xml:space="preserve"> </w:t>
      </w:r>
      <w:r>
        <w:t>and</w:t>
      </w:r>
      <w:r>
        <w:rPr>
          <w:spacing w:val="-13"/>
        </w:rPr>
        <w:t xml:space="preserve"> </w:t>
      </w:r>
      <w:r>
        <w:t>emergency</w:t>
      </w:r>
      <w:r>
        <w:rPr>
          <w:spacing w:val="-13"/>
        </w:rPr>
        <w:t xml:space="preserve"> </w:t>
      </w:r>
      <w:r>
        <w:t>categories).</w:t>
      </w:r>
      <w:r>
        <w:rPr>
          <w:spacing w:val="-10"/>
        </w:rPr>
        <w:t xml:space="preserve"> </w:t>
      </w:r>
      <w:r>
        <w:t>In</w:t>
      </w:r>
      <w:r>
        <w:rPr>
          <w:spacing w:val="-13"/>
        </w:rPr>
        <w:t xml:space="preserve"> </w:t>
      </w:r>
      <w:r>
        <w:t>general,</w:t>
      </w:r>
      <w:r>
        <w:rPr>
          <w:spacing w:val="-13"/>
        </w:rPr>
        <w:t xml:space="preserve"> </w:t>
      </w:r>
      <w:r>
        <w:t>reporting</w:t>
      </w:r>
      <w:r>
        <w:rPr>
          <w:spacing w:val="-14"/>
        </w:rPr>
        <w:t xml:space="preserve"> </w:t>
      </w:r>
      <w:r>
        <w:t>emergency</w:t>
      </w:r>
      <w:r>
        <w:rPr>
          <w:spacing w:val="-13"/>
        </w:rPr>
        <w:t xml:space="preserve"> </w:t>
      </w:r>
      <w:r>
        <w:t>coping was</w:t>
      </w:r>
      <w:r>
        <w:rPr>
          <w:spacing w:val="-9"/>
        </w:rPr>
        <w:t xml:space="preserve"> </w:t>
      </w:r>
      <w:r>
        <w:t>4</w:t>
      </w:r>
      <w:r>
        <w:rPr>
          <w:spacing w:val="-9"/>
        </w:rPr>
        <w:t xml:space="preserve"> </w:t>
      </w:r>
      <w:r>
        <w:t>to</w:t>
      </w:r>
      <w:r>
        <w:rPr>
          <w:spacing w:val="-9"/>
        </w:rPr>
        <w:t xml:space="preserve"> </w:t>
      </w:r>
      <w:r>
        <w:t>5</w:t>
      </w:r>
      <w:r>
        <w:rPr>
          <w:spacing w:val="-9"/>
        </w:rPr>
        <w:t xml:space="preserve"> </w:t>
      </w:r>
      <w:r>
        <w:t>times</w:t>
      </w:r>
      <w:r>
        <w:rPr>
          <w:spacing w:val="-9"/>
        </w:rPr>
        <w:t xml:space="preserve"> </w:t>
      </w:r>
      <w:r>
        <w:t>higher</w:t>
      </w:r>
      <w:r>
        <w:rPr>
          <w:spacing w:val="-8"/>
        </w:rPr>
        <w:t xml:space="preserve"> </w:t>
      </w:r>
      <w:r>
        <w:t>in</w:t>
      </w:r>
      <w:r>
        <w:rPr>
          <w:spacing w:val="-9"/>
        </w:rPr>
        <w:t xml:space="preserve"> </w:t>
      </w:r>
      <w:r>
        <w:t>the</w:t>
      </w:r>
      <w:r>
        <w:rPr>
          <w:spacing w:val="-9"/>
        </w:rPr>
        <w:t xml:space="preserve"> </w:t>
      </w:r>
      <w:r>
        <w:t>remote</w:t>
      </w:r>
      <w:r>
        <w:rPr>
          <w:spacing w:val="-9"/>
        </w:rPr>
        <w:t xml:space="preserve"> </w:t>
      </w:r>
      <w:r>
        <w:t>compared</w:t>
      </w:r>
      <w:r>
        <w:rPr>
          <w:spacing w:val="-9"/>
        </w:rPr>
        <w:t xml:space="preserve"> </w:t>
      </w:r>
      <w:r>
        <w:t>to</w:t>
      </w:r>
      <w:r>
        <w:rPr>
          <w:spacing w:val="-9"/>
        </w:rPr>
        <w:t xml:space="preserve"> </w:t>
      </w:r>
      <w:r>
        <w:t>F2F</w:t>
      </w:r>
      <w:r>
        <w:rPr>
          <w:spacing w:val="-8"/>
        </w:rPr>
        <w:t xml:space="preserve"> </w:t>
      </w:r>
      <w:r>
        <w:t>across</w:t>
      </w:r>
      <w:r>
        <w:rPr>
          <w:spacing w:val="-9"/>
        </w:rPr>
        <w:t xml:space="preserve"> </w:t>
      </w:r>
      <w:r>
        <w:t>the</w:t>
      </w:r>
      <w:r>
        <w:rPr>
          <w:spacing w:val="-9"/>
        </w:rPr>
        <w:t xml:space="preserve"> </w:t>
      </w:r>
      <w:r>
        <w:t>different</w:t>
      </w:r>
      <w:r>
        <w:rPr>
          <w:spacing w:val="-9"/>
        </w:rPr>
        <w:t xml:space="preserve"> </w:t>
      </w:r>
      <w:r>
        <w:t>sub-groups</w:t>
      </w:r>
      <w:r>
        <w:rPr>
          <w:spacing w:val="-9"/>
        </w:rPr>
        <w:t xml:space="preserve"> </w:t>
      </w:r>
      <w:r>
        <w:t>of</w:t>
      </w:r>
      <w:r>
        <w:rPr>
          <w:spacing w:val="-8"/>
        </w:rPr>
        <w:t xml:space="preserve"> </w:t>
      </w:r>
      <w:r>
        <w:t>analysis.</w:t>
      </w:r>
    </w:p>
    <w:p w14:paraId="03EB8E26" w14:textId="77777777" w:rsidR="00D62403" w:rsidRDefault="00D62403" w:rsidP="00D62403">
      <w:pPr>
        <w:spacing w:line="314" w:lineRule="auto"/>
        <w:jc w:val="both"/>
        <w:sectPr w:rsidR="00D62403">
          <w:pgSz w:w="12240" w:h="15840"/>
          <w:pgMar w:top="1340" w:right="1020" w:bottom="1080" w:left="900" w:header="0" w:footer="888" w:gutter="0"/>
          <w:cols w:space="720"/>
        </w:sectPr>
      </w:pPr>
    </w:p>
    <w:p w14:paraId="7EB8F129" w14:textId="77777777" w:rsidR="00D62403" w:rsidRDefault="00D62403" w:rsidP="00D62403">
      <w:pPr>
        <w:spacing w:before="111"/>
        <w:ind w:left="630" w:right="510"/>
        <w:jc w:val="center"/>
        <w:rPr>
          <w:sz w:val="19"/>
        </w:rPr>
      </w:pPr>
      <w:r>
        <w:rPr>
          <w:sz w:val="19"/>
        </w:rPr>
        <w:t>Table</w:t>
      </w:r>
      <w:r>
        <w:rPr>
          <w:spacing w:val="4"/>
          <w:sz w:val="19"/>
        </w:rPr>
        <w:t xml:space="preserve"> </w:t>
      </w:r>
      <w:r>
        <w:rPr>
          <w:sz w:val="19"/>
        </w:rPr>
        <w:t>13:</w:t>
      </w:r>
      <w:r>
        <w:rPr>
          <w:spacing w:val="21"/>
          <w:sz w:val="19"/>
        </w:rPr>
        <w:t xml:space="preserve"> </w:t>
      </w:r>
      <w:r>
        <w:rPr>
          <w:sz w:val="19"/>
        </w:rPr>
        <w:t>Impact</w:t>
      </w:r>
      <w:r>
        <w:rPr>
          <w:spacing w:val="5"/>
          <w:sz w:val="19"/>
        </w:rPr>
        <w:t xml:space="preserve"> </w:t>
      </w:r>
      <w:r>
        <w:rPr>
          <w:sz w:val="19"/>
        </w:rPr>
        <w:t>of</w:t>
      </w:r>
      <w:r>
        <w:rPr>
          <w:spacing w:val="5"/>
          <w:sz w:val="19"/>
        </w:rPr>
        <w:t xml:space="preserve"> </w:t>
      </w:r>
      <w:r>
        <w:rPr>
          <w:sz w:val="19"/>
        </w:rPr>
        <w:t>Survey</w:t>
      </w:r>
      <w:r>
        <w:rPr>
          <w:spacing w:val="5"/>
          <w:sz w:val="19"/>
        </w:rPr>
        <w:t xml:space="preserve"> </w:t>
      </w:r>
      <w:r>
        <w:rPr>
          <w:sz w:val="19"/>
        </w:rPr>
        <w:t>Modality</w:t>
      </w:r>
      <w:r>
        <w:rPr>
          <w:spacing w:val="5"/>
          <w:sz w:val="19"/>
        </w:rPr>
        <w:t xml:space="preserve"> </w:t>
      </w:r>
      <w:r>
        <w:rPr>
          <w:sz w:val="19"/>
        </w:rPr>
        <w:t>on</w:t>
      </w:r>
      <w:r>
        <w:rPr>
          <w:spacing w:val="5"/>
          <w:sz w:val="19"/>
        </w:rPr>
        <w:t xml:space="preserve"> </w:t>
      </w:r>
      <w:r>
        <w:rPr>
          <w:sz w:val="19"/>
        </w:rPr>
        <w:t>Livelihood</w:t>
      </w:r>
      <w:r>
        <w:rPr>
          <w:spacing w:val="5"/>
          <w:sz w:val="19"/>
        </w:rPr>
        <w:t xml:space="preserve"> </w:t>
      </w:r>
      <w:r>
        <w:rPr>
          <w:sz w:val="19"/>
        </w:rPr>
        <w:t>Coping</w:t>
      </w:r>
      <w:r>
        <w:rPr>
          <w:spacing w:val="4"/>
          <w:sz w:val="19"/>
        </w:rPr>
        <w:t xml:space="preserve"> </w:t>
      </w:r>
      <w:r>
        <w:rPr>
          <w:spacing w:val="-2"/>
          <w:sz w:val="19"/>
        </w:rPr>
        <w:t>Strategy</w:t>
      </w:r>
    </w:p>
    <w:p w14:paraId="1808BC4A" w14:textId="77777777" w:rsidR="00D62403" w:rsidRDefault="00D62403" w:rsidP="00D62403">
      <w:pPr>
        <w:pStyle w:val="BodyText"/>
        <w:spacing w:before="9"/>
        <w:rPr>
          <w:sz w:val="15"/>
        </w:rPr>
      </w:pPr>
      <w:r>
        <w:rPr>
          <w:noProof/>
        </w:rPr>
        <mc:AlternateContent>
          <mc:Choice Requires="wpg">
            <w:drawing>
              <wp:anchor distT="0" distB="0" distL="0" distR="0" simplePos="0" relativeHeight="251658263" behindDoc="1" locked="0" layoutInCell="1" allowOverlap="1" wp14:anchorId="4106B517" wp14:editId="395E0627">
                <wp:simplePos x="0" y="0"/>
                <wp:positionH relativeFrom="page">
                  <wp:posOffset>914400</wp:posOffset>
                </wp:positionH>
                <wp:positionV relativeFrom="paragraph">
                  <wp:posOffset>129577</wp:posOffset>
                </wp:positionV>
                <wp:extent cx="5944235" cy="3111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31115"/>
                          <a:chOff x="0" y="0"/>
                          <a:chExt cx="5944235" cy="31115"/>
                        </a:xfrm>
                      </wpg:grpSpPr>
                      <wps:wsp>
                        <wps:cNvPr id="26" name="Graphic 26"/>
                        <wps:cNvSpPr/>
                        <wps:spPr>
                          <a:xfrm>
                            <a:off x="0" y="2208"/>
                            <a:ext cx="5944235" cy="1270"/>
                          </a:xfrm>
                          <a:custGeom>
                            <a:avLst/>
                            <a:gdLst/>
                            <a:ahLst/>
                            <a:cxnLst/>
                            <a:rect l="l" t="t" r="r" b="b"/>
                            <a:pathLst>
                              <a:path w="5944235">
                                <a:moveTo>
                                  <a:pt x="0" y="0"/>
                                </a:moveTo>
                                <a:lnTo>
                                  <a:pt x="5943695" y="0"/>
                                </a:lnTo>
                              </a:path>
                            </a:pathLst>
                          </a:custGeom>
                          <a:ln w="4417">
                            <a:solidFill>
                              <a:srgbClr val="000000"/>
                            </a:solidFill>
                            <a:prstDash val="solid"/>
                          </a:ln>
                        </wps:spPr>
                        <wps:bodyPr wrap="square" lIns="0" tIns="0" rIns="0" bIns="0" rtlCol="0">
                          <a:prstTxWarp prst="textNoShape">
                            <a:avLst/>
                          </a:prstTxWarp>
                          <a:noAutofit/>
                        </wps:bodyPr>
                      </wps:wsp>
                      <wps:wsp>
                        <wps:cNvPr id="27" name="Graphic 27"/>
                        <wps:cNvSpPr/>
                        <wps:spPr>
                          <a:xfrm>
                            <a:off x="0" y="28745"/>
                            <a:ext cx="5944235" cy="1270"/>
                          </a:xfrm>
                          <a:custGeom>
                            <a:avLst/>
                            <a:gdLst/>
                            <a:ahLst/>
                            <a:cxnLst/>
                            <a:rect l="l" t="t" r="r" b="b"/>
                            <a:pathLst>
                              <a:path w="5944235">
                                <a:moveTo>
                                  <a:pt x="0" y="0"/>
                                </a:moveTo>
                                <a:lnTo>
                                  <a:pt x="5943695" y="0"/>
                                </a:lnTo>
                              </a:path>
                            </a:pathLst>
                          </a:custGeom>
                          <a:ln w="4417">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67757165" id="Group 25" o:spid="_x0000_s1026" style="position:absolute;margin-left:1in;margin-top:10.2pt;width:468.05pt;height:2.45pt;z-index:-251630592;mso-wrap-distance-left:0;mso-wrap-distance-right:0;mso-position-horizontal-relative:page" coordsize="59442,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">
                <v:shape id="Graphic 26" o:spid="_x0000_s1027" style="position:absolute;top:22;width:59442;height:12;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" path="m,l5943695,e" filled="f" strokeweight=".1227mm">
                  <v:path arrowok="t"/>
                </v:shape>
                <v:shape id="Graphic 27" o:spid="_x0000_s1028" style="position:absolute;top:287;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" path="m,l5943695,e" filled="f" strokeweight=".1227mm">
                  <v:path arrowok="t"/>
                </v:shape>
                <w10:wrap type="topAndBottom" anchorx="page"/>
              </v:group>
            </w:pict>
          </mc:Fallback>
        </mc:AlternateContent>
      </w:r>
    </w:p>
    <w:p w14:paraId="222C293E" w14:textId="77777777" w:rsidR="00D62403" w:rsidRDefault="00D62403" w:rsidP="00D62403">
      <w:pPr>
        <w:tabs>
          <w:tab w:val="left" w:pos="6528"/>
          <w:tab w:val="left" w:pos="8712"/>
        </w:tabs>
        <w:ind w:left="4433"/>
        <w:rPr>
          <w:sz w:val="14"/>
        </w:rPr>
      </w:pPr>
      <w:r>
        <w:rPr>
          <w:w w:val="105"/>
          <w:sz w:val="14"/>
        </w:rPr>
        <w:t>Own</w:t>
      </w:r>
      <w:r>
        <w:rPr>
          <w:spacing w:val="10"/>
          <w:w w:val="105"/>
          <w:sz w:val="14"/>
        </w:rPr>
        <w:t xml:space="preserve"> </w:t>
      </w:r>
      <w:r>
        <w:rPr>
          <w:spacing w:val="-4"/>
          <w:w w:val="105"/>
          <w:sz w:val="14"/>
        </w:rPr>
        <w:t>Phone</w:t>
      </w:r>
      <w:r>
        <w:rPr>
          <w:sz w:val="14"/>
        </w:rPr>
        <w:tab/>
      </w:r>
      <w:r>
        <w:rPr>
          <w:w w:val="105"/>
          <w:sz w:val="14"/>
        </w:rPr>
        <w:t>No</w:t>
      </w:r>
      <w:r>
        <w:rPr>
          <w:spacing w:val="4"/>
          <w:w w:val="105"/>
          <w:sz w:val="14"/>
        </w:rPr>
        <w:t xml:space="preserve"> </w:t>
      </w:r>
      <w:r>
        <w:rPr>
          <w:spacing w:val="-4"/>
          <w:w w:val="105"/>
          <w:sz w:val="14"/>
        </w:rPr>
        <w:t>Phone</w:t>
      </w:r>
      <w:r>
        <w:rPr>
          <w:sz w:val="14"/>
        </w:rPr>
        <w:tab/>
      </w:r>
      <w:r>
        <w:rPr>
          <w:spacing w:val="-2"/>
          <w:w w:val="105"/>
          <w:sz w:val="14"/>
        </w:rPr>
        <w:t>Total</w:t>
      </w:r>
    </w:p>
    <w:p w14:paraId="1336F882" w14:textId="77777777" w:rsidR="00D62403" w:rsidRDefault="00D62403" w:rsidP="00D62403">
      <w:pPr>
        <w:tabs>
          <w:tab w:val="left" w:pos="3955"/>
          <w:tab w:val="left" w:pos="4486"/>
          <w:tab w:val="left" w:pos="5338"/>
          <w:tab w:val="left" w:pos="5990"/>
          <w:tab w:val="left" w:pos="6521"/>
          <w:tab w:val="left" w:pos="7373"/>
          <w:tab w:val="left" w:pos="8025"/>
          <w:tab w:val="left" w:pos="8556"/>
          <w:tab w:val="left" w:pos="9407"/>
        </w:tabs>
        <w:spacing w:after="16"/>
        <w:ind w:left="644"/>
        <w:rPr>
          <w:sz w:val="14"/>
        </w:rPr>
      </w:pPr>
      <w:r>
        <w:rPr>
          <w:spacing w:val="-2"/>
          <w:w w:val="105"/>
          <w:sz w:val="14"/>
        </w:rPr>
        <w:t>Variable</w:t>
      </w:r>
      <w:r>
        <w:rPr>
          <w:sz w:val="14"/>
        </w:rPr>
        <w:tab/>
      </w:r>
      <w:r>
        <w:rPr>
          <w:spacing w:val="-5"/>
          <w:w w:val="105"/>
          <w:sz w:val="14"/>
        </w:rPr>
        <w:t>F2F</w:t>
      </w:r>
      <w:r>
        <w:rPr>
          <w:sz w:val="14"/>
        </w:rPr>
        <w:tab/>
      </w:r>
      <w:r>
        <w:rPr>
          <w:spacing w:val="-2"/>
          <w:w w:val="105"/>
          <w:sz w:val="14"/>
        </w:rPr>
        <w:t>Remote</w:t>
      </w:r>
      <w:r>
        <w:rPr>
          <w:sz w:val="14"/>
        </w:rPr>
        <w:tab/>
      </w:r>
      <w:r>
        <w:rPr>
          <w:spacing w:val="-4"/>
          <w:w w:val="105"/>
          <w:sz w:val="14"/>
        </w:rPr>
        <w:t>Diff</w:t>
      </w:r>
      <w:r>
        <w:rPr>
          <w:sz w:val="14"/>
        </w:rPr>
        <w:tab/>
      </w:r>
      <w:r>
        <w:rPr>
          <w:spacing w:val="-5"/>
          <w:w w:val="105"/>
          <w:sz w:val="14"/>
        </w:rPr>
        <w:t>F2F</w:t>
      </w:r>
      <w:r>
        <w:rPr>
          <w:sz w:val="14"/>
        </w:rPr>
        <w:tab/>
      </w:r>
      <w:r>
        <w:rPr>
          <w:spacing w:val="-2"/>
          <w:w w:val="105"/>
          <w:sz w:val="14"/>
        </w:rPr>
        <w:t>Remote</w:t>
      </w:r>
      <w:r>
        <w:rPr>
          <w:sz w:val="14"/>
        </w:rPr>
        <w:tab/>
      </w:r>
      <w:r>
        <w:rPr>
          <w:spacing w:val="-4"/>
          <w:w w:val="105"/>
          <w:sz w:val="14"/>
        </w:rPr>
        <w:t>Diff</w:t>
      </w:r>
      <w:r>
        <w:rPr>
          <w:sz w:val="14"/>
        </w:rPr>
        <w:tab/>
      </w:r>
      <w:r>
        <w:rPr>
          <w:spacing w:val="-5"/>
          <w:w w:val="105"/>
          <w:sz w:val="14"/>
        </w:rPr>
        <w:t>F2F</w:t>
      </w:r>
      <w:r>
        <w:rPr>
          <w:sz w:val="14"/>
        </w:rPr>
        <w:tab/>
      </w:r>
      <w:r>
        <w:rPr>
          <w:spacing w:val="-2"/>
          <w:w w:val="105"/>
          <w:sz w:val="14"/>
        </w:rPr>
        <w:t>Remote</w:t>
      </w:r>
      <w:r>
        <w:rPr>
          <w:sz w:val="14"/>
        </w:rPr>
        <w:tab/>
      </w:r>
      <w:r>
        <w:rPr>
          <w:spacing w:val="-4"/>
          <w:w w:val="105"/>
          <w:sz w:val="14"/>
        </w:rPr>
        <w:t>Diff</w:t>
      </w:r>
    </w:p>
    <w:tbl>
      <w:tblPr>
        <w:tblW w:w="0" w:type="auto"/>
        <w:tblInd w:w="547" w:type="dxa"/>
        <w:tblLayout w:type="fixed"/>
        <w:tblCellMar>
          <w:left w:w="0" w:type="dxa"/>
          <w:right w:w="0" w:type="dxa"/>
        </w:tblCellMar>
        <w:tblLook w:val="01E0" w:firstRow="1" w:lastRow="1" w:firstColumn="1" w:lastColumn="1" w:noHBand="0" w:noVBand="0"/>
      </w:tblPr>
      <w:tblGrid>
        <w:gridCol w:w="3872"/>
        <w:gridCol w:w="646"/>
        <w:gridCol w:w="773"/>
        <w:gridCol w:w="617"/>
        <w:gridCol w:w="647"/>
        <w:gridCol w:w="774"/>
        <w:gridCol w:w="617"/>
        <w:gridCol w:w="647"/>
        <w:gridCol w:w="774"/>
      </w:tblGrid>
      <w:tr w:rsidR="00D62403" w14:paraId="0D44EEC2" w14:textId="77777777">
        <w:trPr>
          <w:trHeight w:val="138"/>
        </w:trPr>
        <w:tc>
          <w:tcPr>
            <w:tcW w:w="3872" w:type="dxa"/>
            <w:tcBorders>
              <w:top w:val="single" w:sz="4" w:space="0" w:color="000000"/>
            </w:tcBorders>
          </w:tcPr>
          <w:p w14:paraId="3EE8438E" w14:textId="77777777" w:rsidR="00D62403" w:rsidRDefault="00D62403">
            <w:pPr>
              <w:pStyle w:val="TableParagraph"/>
              <w:tabs>
                <w:tab w:val="right" w:pos="3576"/>
              </w:tabs>
              <w:spacing w:line="119" w:lineRule="exact"/>
              <w:ind w:right="189"/>
              <w:jc w:val="right"/>
              <w:rPr>
                <w:sz w:val="14"/>
              </w:rPr>
            </w:pPr>
            <w:r>
              <w:rPr>
                <w:sz w:val="14"/>
              </w:rPr>
              <w:t>Maximum</w:t>
            </w:r>
            <w:r>
              <w:rPr>
                <w:spacing w:val="25"/>
                <w:sz w:val="14"/>
              </w:rPr>
              <w:t xml:space="preserve"> </w:t>
            </w:r>
            <w:r>
              <w:rPr>
                <w:sz w:val="14"/>
              </w:rPr>
              <w:t>Livelihood</w:t>
            </w:r>
            <w:r>
              <w:rPr>
                <w:spacing w:val="26"/>
                <w:sz w:val="14"/>
              </w:rPr>
              <w:t xml:space="preserve"> </w:t>
            </w:r>
            <w:r>
              <w:rPr>
                <w:sz w:val="14"/>
              </w:rPr>
              <w:t>Coping:</w:t>
            </w:r>
            <w:r>
              <w:rPr>
                <w:spacing w:val="45"/>
                <w:sz w:val="14"/>
              </w:rPr>
              <w:t xml:space="preserve"> </w:t>
            </w:r>
            <w:r>
              <w:rPr>
                <w:spacing w:val="-4"/>
                <w:sz w:val="14"/>
              </w:rPr>
              <w:t>None</w:t>
            </w:r>
            <w:r>
              <w:rPr>
                <w:rFonts w:ascii="Times New Roman"/>
                <w:sz w:val="14"/>
              </w:rPr>
              <w:tab/>
            </w:r>
            <w:r>
              <w:rPr>
                <w:spacing w:val="-4"/>
                <w:sz w:val="14"/>
              </w:rPr>
              <w:t>0.20</w:t>
            </w:r>
          </w:p>
        </w:tc>
        <w:tc>
          <w:tcPr>
            <w:tcW w:w="646" w:type="dxa"/>
            <w:tcBorders>
              <w:top w:val="single" w:sz="4" w:space="0" w:color="000000"/>
            </w:tcBorders>
          </w:tcPr>
          <w:p w14:paraId="6F747E7E" w14:textId="77777777" w:rsidR="00D62403" w:rsidRDefault="00D62403">
            <w:pPr>
              <w:pStyle w:val="TableParagraph"/>
              <w:spacing w:line="119" w:lineRule="exact"/>
              <w:ind w:left="1" w:right="1"/>
              <w:rPr>
                <w:sz w:val="14"/>
              </w:rPr>
            </w:pPr>
            <w:r>
              <w:rPr>
                <w:spacing w:val="-4"/>
                <w:w w:val="105"/>
                <w:sz w:val="14"/>
              </w:rPr>
              <w:t>0.11</w:t>
            </w:r>
          </w:p>
        </w:tc>
        <w:tc>
          <w:tcPr>
            <w:tcW w:w="773" w:type="dxa"/>
            <w:tcBorders>
              <w:top w:val="single" w:sz="4" w:space="0" w:color="000000"/>
            </w:tcBorders>
          </w:tcPr>
          <w:p w14:paraId="632594CB" w14:textId="77777777" w:rsidR="00D62403" w:rsidRDefault="00D62403">
            <w:pPr>
              <w:pStyle w:val="TableParagraph"/>
              <w:spacing w:line="119" w:lineRule="exact"/>
              <w:ind w:left="28"/>
              <w:rPr>
                <w:sz w:val="14"/>
              </w:rPr>
            </w:pPr>
            <w:r>
              <w:rPr>
                <w:w w:val="90"/>
                <w:sz w:val="14"/>
              </w:rPr>
              <w:t>-</w:t>
            </w:r>
            <w:r>
              <w:rPr>
                <w:spacing w:val="-2"/>
                <w:sz w:val="14"/>
              </w:rPr>
              <w:t>0.09*</w:t>
            </w:r>
          </w:p>
        </w:tc>
        <w:tc>
          <w:tcPr>
            <w:tcW w:w="617" w:type="dxa"/>
            <w:tcBorders>
              <w:top w:val="single" w:sz="4" w:space="0" w:color="000000"/>
            </w:tcBorders>
          </w:tcPr>
          <w:p w14:paraId="33CA14AD" w14:textId="77777777" w:rsidR="00D62403" w:rsidRDefault="00D62403">
            <w:pPr>
              <w:pStyle w:val="TableParagraph"/>
              <w:spacing w:line="119" w:lineRule="exact"/>
              <w:ind w:left="8" w:right="36"/>
              <w:rPr>
                <w:sz w:val="14"/>
              </w:rPr>
            </w:pPr>
            <w:r>
              <w:rPr>
                <w:spacing w:val="-4"/>
                <w:sz w:val="14"/>
              </w:rPr>
              <w:t>0.39</w:t>
            </w:r>
          </w:p>
        </w:tc>
        <w:tc>
          <w:tcPr>
            <w:tcW w:w="647" w:type="dxa"/>
            <w:tcBorders>
              <w:top w:val="single" w:sz="4" w:space="0" w:color="000000"/>
            </w:tcBorders>
          </w:tcPr>
          <w:p w14:paraId="6A87FE06" w14:textId="77777777" w:rsidR="00D62403" w:rsidRDefault="00D62403">
            <w:pPr>
              <w:pStyle w:val="TableParagraph"/>
              <w:spacing w:line="119" w:lineRule="exact"/>
              <w:ind w:left="7" w:right="8"/>
              <w:rPr>
                <w:sz w:val="14"/>
              </w:rPr>
            </w:pPr>
            <w:r>
              <w:rPr>
                <w:spacing w:val="-4"/>
                <w:sz w:val="14"/>
              </w:rPr>
              <w:t>0.13</w:t>
            </w:r>
          </w:p>
        </w:tc>
        <w:tc>
          <w:tcPr>
            <w:tcW w:w="774" w:type="dxa"/>
            <w:tcBorders>
              <w:top w:val="single" w:sz="4" w:space="0" w:color="000000"/>
            </w:tcBorders>
          </w:tcPr>
          <w:p w14:paraId="7E290976" w14:textId="77777777" w:rsidR="00D62403" w:rsidRDefault="00D62403">
            <w:pPr>
              <w:pStyle w:val="TableParagraph"/>
              <w:spacing w:line="119" w:lineRule="exact"/>
              <w:ind w:left="23"/>
              <w:rPr>
                <w:sz w:val="14"/>
              </w:rPr>
            </w:pPr>
            <w:r>
              <w:rPr>
                <w:sz w:val="14"/>
              </w:rPr>
              <w:t>-</w:t>
            </w:r>
            <w:r>
              <w:rPr>
                <w:spacing w:val="-2"/>
                <w:sz w:val="14"/>
              </w:rPr>
              <w:t>0.26***</w:t>
            </w:r>
          </w:p>
        </w:tc>
        <w:tc>
          <w:tcPr>
            <w:tcW w:w="617" w:type="dxa"/>
            <w:tcBorders>
              <w:top w:val="single" w:sz="4" w:space="0" w:color="000000"/>
            </w:tcBorders>
          </w:tcPr>
          <w:p w14:paraId="075CF98B" w14:textId="77777777" w:rsidR="00D62403" w:rsidRDefault="00D62403">
            <w:pPr>
              <w:pStyle w:val="TableParagraph"/>
              <w:spacing w:line="119" w:lineRule="exact"/>
              <w:ind w:left="2" w:right="36"/>
              <w:rPr>
                <w:sz w:val="14"/>
              </w:rPr>
            </w:pPr>
            <w:r>
              <w:rPr>
                <w:spacing w:val="-4"/>
                <w:sz w:val="14"/>
              </w:rPr>
              <w:t>0.33</w:t>
            </w:r>
          </w:p>
        </w:tc>
        <w:tc>
          <w:tcPr>
            <w:tcW w:w="647" w:type="dxa"/>
            <w:tcBorders>
              <w:top w:val="single" w:sz="4" w:space="0" w:color="000000"/>
            </w:tcBorders>
          </w:tcPr>
          <w:p w14:paraId="14DDFEC6" w14:textId="77777777" w:rsidR="00D62403" w:rsidRDefault="00D62403">
            <w:pPr>
              <w:pStyle w:val="TableParagraph"/>
              <w:spacing w:line="119" w:lineRule="exact"/>
              <w:ind w:left="2" w:right="8"/>
              <w:rPr>
                <w:sz w:val="14"/>
              </w:rPr>
            </w:pPr>
            <w:r>
              <w:rPr>
                <w:spacing w:val="-4"/>
                <w:sz w:val="14"/>
              </w:rPr>
              <w:t>0.12</w:t>
            </w:r>
          </w:p>
        </w:tc>
        <w:tc>
          <w:tcPr>
            <w:tcW w:w="774" w:type="dxa"/>
            <w:tcBorders>
              <w:top w:val="single" w:sz="4" w:space="0" w:color="000000"/>
            </w:tcBorders>
          </w:tcPr>
          <w:p w14:paraId="2383AB07" w14:textId="77777777" w:rsidR="00D62403" w:rsidRDefault="00D62403">
            <w:pPr>
              <w:pStyle w:val="TableParagraph"/>
              <w:spacing w:line="119" w:lineRule="exact"/>
              <w:ind w:left="23" w:right="6"/>
              <w:rPr>
                <w:sz w:val="14"/>
              </w:rPr>
            </w:pPr>
            <w:r>
              <w:rPr>
                <w:sz w:val="14"/>
              </w:rPr>
              <w:t>-</w:t>
            </w:r>
            <w:r>
              <w:rPr>
                <w:spacing w:val="-2"/>
                <w:sz w:val="14"/>
              </w:rPr>
              <w:t>0.21***</w:t>
            </w:r>
          </w:p>
        </w:tc>
      </w:tr>
      <w:tr w:rsidR="00D62403" w14:paraId="56F7D662" w14:textId="77777777">
        <w:trPr>
          <w:trHeight w:val="165"/>
        </w:trPr>
        <w:tc>
          <w:tcPr>
            <w:tcW w:w="3872" w:type="dxa"/>
          </w:tcPr>
          <w:p w14:paraId="28883955" w14:textId="77777777" w:rsidR="00D62403" w:rsidRDefault="00D62403">
            <w:pPr>
              <w:pStyle w:val="TableParagraph"/>
              <w:spacing w:before="12" w:line="133" w:lineRule="exact"/>
              <w:ind w:right="131"/>
              <w:jc w:val="right"/>
              <w:rPr>
                <w:sz w:val="14"/>
              </w:rPr>
            </w:pPr>
            <w:r>
              <w:rPr>
                <w:spacing w:val="-2"/>
                <w:sz w:val="14"/>
              </w:rPr>
              <w:t>(0.40)</w:t>
            </w:r>
          </w:p>
        </w:tc>
        <w:tc>
          <w:tcPr>
            <w:tcW w:w="646" w:type="dxa"/>
          </w:tcPr>
          <w:p w14:paraId="0D0C35D8" w14:textId="77777777" w:rsidR="00D62403" w:rsidRDefault="00D62403">
            <w:pPr>
              <w:pStyle w:val="TableParagraph"/>
              <w:spacing w:before="12" w:line="133" w:lineRule="exact"/>
              <w:ind w:left="1" w:right="1"/>
              <w:rPr>
                <w:sz w:val="14"/>
              </w:rPr>
            </w:pPr>
            <w:r>
              <w:rPr>
                <w:spacing w:val="-2"/>
                <w:sz w:val="14"/>
              </w:rPr>
              <w:t>(0.32)</w:t>
            </w:r>
          </w:p>
        </w:tc>
        <w:tc>
          <w:tcPr>
            <w:tcW w:w="773" w:type="dxa"/>
          </w:tcPr>
          <w:p w14:paraId="287A4948" w14:textId="77777777" w:rsidR="00D62403" w:rsidRDefault="00D62403">
            <w:pPr>
              <w:pStyle w:val="TableParagraph"/>
              <w:spacing w:before="12" w:line="133" w:lineRule="exact"/>
              <w:ind w:left="28" w:right="1"/>
              <w:rPr>
                <w:sz w:val="14"/>
              </w:rPr>
            </w:pPr>
            <w:r>
              <w:rPr>
                <w:spacing w:val="-2"/>
                <w:sz w:val="14"/>
              </w:rPr>
              <w:t>(0.01)</w:t>
            </w:r>
          </w:p>
        </w:tc>
        <w:tc>
          <w:tcPr>
            <w:tcW w:w="617" w:type="dxa"/>
          </w:tcPr>
          <w:p w14:paraId="765A1044" w14:textId="77777777" w:rsidR="00D62403" w:rsidRDefault="00D62403">
            <w:pPr>
              <w:pStyle w:val="TableParagraph"/>
              <w:spacing w:before="12" w:line="133" w:lineRule="exact"/>
              <w:ind w:left="7" w:right="36"/>
              <w:rPr>
                <w:sz w:val="14"/>
              </w:rPr>
            </w:pPr>
            <w:r>
              <w:rPr>
                <w:spacing w:val="-2"/>
                <w:sz w:val="14"/>
              </w:rPr>
              <w:t>(0.49)</w:t>
            </w:r>
          </w:p>
        </w:tc>
        <w:tc>
          <w:tcPr>
            <w:tcW w:w="647" w:type="dxa"/>
          </w:tcPr>
          <w:p w14:paraId="782EFAFC" w14:textId="77777777" w:rsidR="00D62403" w:rsidRDefault="00D62403">
            <w:pPr>
              <w:pStyle w:val="TableParagraph"/>
              <w:spacing w:before="12" w:line="133" w:lineRule="exact"/>
              <w:ind w:left="6" w:right="8"/>
              <w:rPr>
                <w:sz w:val="14"/>
              </w:rPr>
            </w:pPr>
            <w:r>
              <w:rPr>
                <w:spacing w:val="-2"/>
                <w:sz w:val="14"/>
              </w:rPr>
              <w:t>(0.34)</w:t>
            </w:r>
          </w:p>
        </w:tc>
        <w:tc>
          <w:tcPr>
            <w:tcW w:w="774" w:type="dxa"/>
          </w:tcPr>
          <w:p w14:paraId="3D5F802C" w14:textId="77777777" w:rsidR="00D62403" w:rsidRDefault="00D62403">
            <w:pPr>
              <w:pStyle w:val="TableParagraph"/>
              <w:spacing w:before="12" w:line="133" w:lineRule="exact"/>
              <w:ind w:left="23" w:right="1"/>
              <w:rPr>
                <w:sz w:val="14"/>
              </w:rPr>
            </w:pPr>
            <w:r>
              <w:rPr>
                <w:spacing w:val="-2"/>
                <w:sz w:val="14"/>
              </w:rPr>
              <w:t>(0.00)</w:t>
            </w:r>
          </w:p>
        </w:tc>
        <w:tc>
          <w:tcPr>
            <w:tcW w:w="617" w:type="dxa"/>
          </w:tcPr>
          <w:p w14:paraId="13C4DDBF" w14:textId="77777777" w:rsidR="00D62403" w:rsidRDefault="00D62403">
            <w:pPr>
              <w:pStyle w:val="TableParagraph"/>
              <w:spacing w:before="12" w:line="133" w:lineRule="exact"/>
              <w:ind w:left="1" w:right="36"/>
              <w:rPr>
                <w:sz w:val="14"/>
              </w:rPr>
            </w:pPr>
            <w:r>
              <w:rPr>
                <w:spacing w:val="-2"/>
                <w:sz w:val="14"/>
              </w:rPr>
              <w:t>(0.47)</w:t>
            </w:r>
          </w:p>
        </w:tc>
        <w:tc>
          <w:tcPr>
            <w:tcW w:w="647" w:type="dxa"/>
          </w:tcPr>
          <w:p w14:paraId="027B9FFD" w14:textId="77777777" w:rsidR="00D62403" w:rsidRDefault="00D62403">
            <w:pPr>
              <w:pStyle w:val="TableParagraph"/>
              <w:spacing w:before="12" w:line="133" w:lineRule="exact"/>
              <w:ind w:right="8"/>
              <w:rPr>
                <w:sz w:val="14"/>
              </w:rPr>
            </w:pPr>
            <w:r>
              <w:rPr>
                <w:spacing w:val="-2"/>
                <w:sz w:val="14"/>
              </w:rPr>
              <w:t>(0.33)</w:t>
            </w:r>
          </w:p>
        </w:tc>
        <w:tc>
          <w:tcPr>
            <w:tcW w:w="774" w:type="dxa"/>
          </w:tcPr>
          <w:p w14:paraId="5BB557D8" w14:textId="77777777" w:rsidR="00D62403" w:rsidRDefault="00D62403">
            <w:pPr>
              <w:pStyle w:val="TableParagraph"/>
              <w:spacing w:before="12" w:line="133" w:lineRule="exact"/>
              <w:ind w:left="23" w:right="7"/>
              <w:rPr>
                <w:sz w:val="14"/>
              </w:rPr>
            </w:pPr>
            <w:r>
              <w:rPr>
                <w:spacing w:val="-2"/>
                <w:sz w:val="14"/>
              </w:rPr>
              <w:t>(0.00)</w:t>
            </w:r>
          </w:p>
        </w:tc>
      </w:tr>
      <w:tr w:rsidR="00D62403" w14:paraId="43BBB777" w14:textId="77777777">
        <w:trPr>
          <w:trHeight w:val="165"/>
        </w:trPr>
        <w:tc>
          <w:tcPr>
            <w:tcW w:w="3872" w:type="dxa"/>
          </w:tcPr>
          <w:p w14:paraId="7CE84111" w14:textId="77777777" w:rsidR="00D62403" w:rsidRDefault="00D62403">
            <w:pPr>
              <w:pStyle w:val="TableParagraph"/>
              <w:tabs>
                <w:tab w:val="right" w:pos="3575"/>
              </w:tabs>
              <w:spacing w:before="12" w:line="133" w:lineRule="exact"/>
              <w:ind w:right="189"/>
              <w:jc w:val="right"/>
              <w:rPr>
                <w:sz w:val="14"/>
              </w:rPr>
            </w:pPr>
            <w:r>
              <w:rPr>
                <w:sz w:val="14"/>
              </w:rPr>
              <w:t>Maximum</w:t>
            </w:r>
            <w:r>
              <w:rPr>
                <w:spacing w:val="24"/>
                <w:sz w:val="14"/>
              </w:rPr>
              <w:t xml:space="preserve"> </w:t>
            </w:r>
            <w:r>
              <w:rPr>
                <w:sz w:val="14"/>
              </w:rPr>
              <w:t>Livelihood</w:t>
            </w:r>
            <w:r>
              <w:rPr>
                <w:spacing w:val="24"/>
                <w:sz w:val="14"/>
              </w:rPr>
              <w:t xml:space="preserve"> </w:t>
            </w:r>
            <w:r>
              <w:rPr>
                <w:sz w:val="14"/>
              </w:rPr>
              <w:t>Coping:</w:t>
            </w:r>
            <w:r>
              <w:rPr>
                <w:spacing w:val="43"/>
                <w:sz w:val="14"/>
              </w:rPr>
              <w:t xml:space="preserve"> </w:t>
            </w:r>
            <w:r>
              <w:rPr>
                <w:sz w:val="14"/>
              </w:rPr>
              <w:t>Stress</w:t>
            </w:r>
            <w:r>
              <w:rPr>
                <w:spacing w:val="24"/>
                <w:sz w:val="14"/>
              </w:rPr>
              <w:t xml:space="preserve"> </w:t>
            </w:r>
            <w:r>
              <w:rPr>
                <w:spacing w:val="-2"/>
                <w:sz w:val="14"/>
              </w:rPr>
              <w:t>level</w:t>
            </w:r>
            <w:r>
              <w:rPr>
                <w:rFonts w:ascii="Times New Roman"/>
                <w:sz w:val="14"/>
              </w:rPr>
              <w:tab/>
            </w:r>
            <w:r>
              <w:rPr>
                <w:spacing w:val="-4"/>
                <w:sz w:val="14"/>
              </w:rPr>
              <w:t>0.61</w:t>
            </w:r>
          </w:p>
        </w:tc>
        <w:tc>
          <w:tcPr>
            <w:tcW w:w="646" w:type="dxa"/>
          </w:tcPr>
          <w:p w14:paraId="751536B6" w14:textId="77777777" w:rsidR="00D62403" w:rsidRDefault="00D62403">
            <w:pPr>
              <w:pStyle w:val="TableParagraph"/>
              <w:spacing w:before="12" w:line="133" w:lineRule="exact"/>
              <w:ind w:left="1" w:right="1"/>
              <w:rPr>
                <w:sz w:val="14"/>
              </w:rPr>
            </w:pPr>
            <w:r>
              <w:rPr>
                <w:spacing w:val="-4"/>
                <w:sz w:val="14"/>
              </w:rPr>
              <w:t>0.43</w:t>
            </w:r>
          </w:p>
        </w:tc>
        <w:tc>
          <w:tcPr>
            <w:tcW w:w="773" w:type="dxa"/>
          </w:tcPr>
          <w:p w14:paraId="49E0E8F7" w14:textId="77777777" w:rsidR="00D62403" w:rsidRDefault="00D62403">
            <w:pPr>
              <w:pStyle w:val="TableParagraph"/>
              <w:spacing w:before="12" w:line="133" w:lineRule="exact"/>
              <w:ind w:left="28"/>
              <w:rPr>
                <w:sz w:val="14"/>
              </w:rPr>
            </w:pPr>
            <w:r>
              <w:rPr>
                <w:sz w:val="14"/>
              </w:rPr>
              <w:t>-</w:t>
            </w:r>
            <w:r>
              <w:rPr>
                <w:spacing w:val="-2"/>
                <w:sz w:val="14"/>
              </w:rPr>
              <w:t>0.19***</w:t>
            </w:r>
          </w:p>
        </w:tc>
        <w:tc>
          <w:tcPr>
            <w:tcW w:w="617" w:type="dxa"/>
          </w:tcPr>
          <w:p w14:paraId="54562784" w14:textId="77777777" w:rsidR="00D62403" w:rsidRDefault="00D62403">
            <w:pPr>
              <w:pStyle w:val="TableParagraph"/>
              <w:spacing w:before="12" w:line="133" w:lineRule="exact"/>
              <w:ind w:left="7" w:right="36"/>
              <w:rPr>
                <w:sz w:val="14"/>
              </w:rPr>
            </w:pPr>
            <w:r>
              <w:rPr>
                <w:spacing w:val="-4"/>
                <w:sz w:val="14"/>
              </w:rPr>
              <w:t>0.43</w:t>
            </w:r>
          </w:p>
        </w:tc>
        <w:tc>
          <w:tcPr>
            <w:tcW w:w="647" w:type="dxa"/>
          </w:tcPr>
          <w:p w14:paraId="0836E05A" w14:textId="77777777" w:rsidR="00D62403" w:rsidRDefault="00D62403">
            <w:pPr>
              <w:pStyle w:val="TableParagraph"/>
              <w:spacing w:before="12" w:line="133" w:lineRule="exact"/>
              <w:ind w:left="7" w:right="8"/>
              <w:rPr>
                <w:sz w:val="14"/>
              </w:rPr>
            </w:pPr>
            <w:r>
              <w:rPr>
                <w:spacing w:val="-4"/>
                <w:sz w:val="14"/>
              </w:rPr>
              <w:t>0.39</w:t>
            </w:r>
          </w:p>
        </w:tc>
        <w:tc>
          <w:tcPr>
            <w:tcW w:w="774" w:type="dxa"/>
          </w:tcPr>
          <w:p w14:paraId="3C4997AA" w14:textId="77777777" w:rsidR="00D62403" w:rsidRDefault="00D62403">
            <w:pPr>
              <w:pStyle w:val="TableParagraph"/>
              <w:spacing w:before="12" w:line="133" w:lineRule="exact"/>
              <w:ind w:left="23"/>
              <w:rPr>
                <w:sz w:val="14"/>
              </w:rPr>
            </w:pPr>
            <w:r>
              <w:rPr>
                <w:w w:val="90"/>
                <w:sz w:val="14"/>
              </w:rPr>
              <w:t>-</w:t>
            </w:r>
            <w:r>
              <w:rPr>
                <w:spacing w:val="-4"/>
                <w:w w:val="95"/>
                <w:sz w:val="14"/>
              </w:rPr>
              <w:t>0.04</w:t>
            </w:r>
          </w:p>
        </w:tc>
        <w:tc>
          <w:tcPr>
            <w:tcW w:w="617" w:type="dxa"/>
          </w:tcPr>
          <w:p w14:paraId="6E4C2CB9" w14:textId="77777777" w:rsidR="00D62403" w:rsidRDefault="00D62403">
            <w:pPr>
              <w:pStyle w:val="TableParagraph"/>
              <w:spacing w:before="12" w:line="133" w:lineRule="exact"/>
              <w:ind w:left="2" w:right="36"/>
              <w:rPr>
                <w:sz w:val="14"/>
              </w:rPr>
            </w:pPr>
            <w:r>
              <w:rPr>
                <w:spacing w:val="-4"/>
                <w:sz w:val="14"/>
              </w:rPr>
              <w:t>0.48</w:t>
            </w:r>
          </w:p>
        </w:tc>
        <w:tc>
          <w:tcPr>
            <w:tcW w:w="647" w:type="dxa"/>
          </w:tcPr>
          <w:p w14:paraId="7B5C987C" w14:textId="77777777" w:rsidR="00D62403" w:rsidRDefault="00D62403">
            <w:pPr>
              <w:pStyle w:val="TableParagraph"/>
              <w:spacing w:before="12" w:line="133" w:lineRule="exact"/>
              <w:ind w:left="1" w:right="8"/>
              <w:rPr>
                <w:sz w:val="14"/>
              </w:rPr>
            </w:pPr>
            <w:r>
              <w:rPr>
                <w:spacing w:val="-4"/>
                <w:sz w:val="14"/>
              </w:rPr>
              <w:t>0.41</w:t>
            </w:r>
          </w:p>
        </w:tc>
        <w:tc>
          <w:tcPr>
            <w:tcW w:w="774" w:type="dxa"/>
          </w:tcPr>
          <w:p w14:paraId="2A52C0D0" w14:textId="77777777" w:rsidR="00D62403" w:rsidRDefault="00D62403">
            <w:pPr>
              <w:pStyle w:val="TableParagraph"/>
              <w:spacing w:before="12" w:line="133" w:lineRule="exact"/>
              <w:ind w:left="23" w:right="6"/>
              <w:rPr>
                <w:sz w:val="14"/>
              </w:rPr>
            </w:pPr>
            <w:r>
              <w:rPr>
                <w:spacing w:val="-4"/>
                <w:sz w:val="14"/>
              </w:rPr>
              <w:t>-</w:t>
            </w:r>
            <w:r>
              <w:rPr>
                <w:spacing w:val="-2"/>
                <w:sz w:val="14"/>
              </w:rPr>
              <w:t>0.07*</w:t>
            </w:r>
          </w:p>
        </w:tc>
      </w:tr>
      <w:tr w:rsidR="00D62403" w14:paraId="044D5E98" w14:textId="77777777">
        <w:trPr>
          <w:trHeight w:val="165"/>
        </w:trPr>
        <w:tc>
          <w:tcPr>
            <w:tcW w:w="3872" w:type="dxa"/>
          </w:tcPr>
          <w:p w14:paraId="137A2A26" w14:textId="77777777" w:rsidR="00D62403" w:rsidRDefault="00D62403">
            <w:pPr>
              <w:pStyle w:val="TableParagraph"/>
              <w:spacing w:before="12" w:line="133" w:lineRule="exact"/>
              <w:ind w:right="131"/>
              <w:jc w:val="right"/>
              <w:rPr>
                <w:sz w:val="14"/>
              </w:rPr>
            </w:pPr>
            <w:r>
              <w:rPr>
                <w:spacing w:val="-2"/>
                <w:sz w:val="14"/>
              </w:rPr>
              <w:t>(0.49)</w:t>
            </w:r>
          </w:p>
        </w:tc>
        <w:tc>
          <w:tcPr>
            <w:tcW w:w="646" w:type="dxa"/>
          </w:tcPr>
          <w:p w14:paraId="50AFA615" w14:textId="77777777" w:rsidR="00D62403" w:rsidRDefault="00D62403">
            <w:pPr>
              <w:pStyle w:val="TableParagraph"/>
              <w:spacing w:before="12" w:line="133" w:lineRule="exact"/>
              <w:ind w:left="1" w:right="1"/>
              <w:rPr>
                <w:sz w:val="14"/>
              </w:rPr>
            </w:pPr>
            <w:r>
              <w:rPr>
                <w:spacing w:val="-2"/>
                <w:sz w:val="14"/>
              </w:rPr>
              <w:t>(0.50)</w:t>
            </w:r>
          </w:p>
        </w:tc>
        <w:tc>
          <w:tcPr>
            <w:tcW w:w="773" w:type="dxa"/>
          </w:tcPr>
          <w:p w14:paraId="7D8348E5" w14:textId="77777777" w:rsidR="00D62403" w:rsidRDefault="00D62403">
            <w:pPr>
              <w:pStyle w:val="TableParagraph"/>
              <w:spacing w:before="12" w:line="133" w:lineRule="exact"/>
              <w:ind w:left="28" w:right="1"/>
              <w:rPr>
                <w:sz w:val="14"/>
              </w:rPr>
            </w:pPr>
            <w:r>
              <w:rPr>
                <w:spacing w:val="-2"/>
                <w:sz w:val="14"/>
              </w:rPr>
              <w:t>(0.00)</w:t>
            </w:r>
          </w:p>
        </w:tc>
        <w:tc>
          <w:tcPr>
            <w:tcW w:w="617" w:type="dxa"/>
          </w:tcPr>
          <w:p w14:paraId="30906E28" w14:textId="77777777" w:rsidR="00D62403" w:rsidRDefault="00D62403">
            <w:pPr>
              <w:pStyle w:val="TableParagraph"/>
              <w:spacing w:before="12" w:line="133" w:lineRule="exact"/>
              <w:ind w:left="7" w:right="36"/>
              <w:rPr>
                <w:sz w:val="14"/>
              </w:rPr>
            </w:pPr>
            <w:r>
              <w:rPr>
                <w:spacing w:val="-2"/>
                <w:sz w:val="14"/>
              </w:rPr>
              <w:t>(0.50)</w:t>
            </w:r>
          </w:p>
        </w:tc>
        <w:tc>
          <w:tcPr>
            <w:tcW w:w="647" w:type="dxa"/>
          </w:tcPr>
          <w:p w14:paraId="2FDEBCD7" w14:textId="77777777" w:rsidR="00D62403" w:rsidRDefault="00D62403">
            <w:pPr>
              <w:pStyle w:val="TableParagraph"/>
              <w:spacing w:before="12" w:line="133" w:lineRule="exact"/>
              <w:ind w:left="6" w:right="8"/>
              <w:rPr>
                <w:sz w:val="14"/>
              </w:rPr>
            </w:pPr>
            <w:r>
              <w:rPr>
                <w:spacing w:val="-2"/>
                <w:sz w:val="14"/>
              </w:rPr>
              <w:t>(0.49)</w:t>
            </w:r>
          </w:p>
        </w:tc>
        <w:tc>
          <w:tcPr>
            <w:tcW w:w="774" w:type="dxa"/>
          </w:tcPr>
          <w:p w14:paraId="0EFF4273" w14:textId="77777777" w:rsidR="00D62403" w:rsidRDefault="00D62403">
            <w:pPr>
              <w:pStyle w:val="TableParagraph"/>
              <w:spacing w:before="12" w:line="133" w:lineRule="exact"/>
              <w:ind w:left="23" w:right="1"/>
              <w:rPr>
                <w:sz w:val="14"/>
              </w:rPr>
            </w:pPr>
            <w:r>
              <w:rPr>
                <w:spacing w:val="-2"/>
                <w:sz w:val="14"/>
              </w:rPr>
              <w:t>(0.39)</w:t>
            </w:r>
          </w:p>
        </w:tc>
        <w:tc>
          <w:tcPr>
            <w:tcW w:w="617" w:type="dxa"/>
          </w:tcPr>
          <w:p w14:paraId="71A4EE0C" w14:textId="77777777" w:rsidR="00D62403" w:rsidRDefault="00D62403">
            <w:pPr>
              <w:pStyle w:val="TableParagraph"/>
              <w:spacing w:before="12" w:line="133" w:lineRule="exact"/>
              <w:ind w:left="1" w:right="36"/>
              <w:rPr>
                <w:sz w:val="14"/>
              </w:rPr>
            </w:pPr>
            <w:r>
              <w:rPr>
                <w:spacing w:val="-2"/>
                <w:sz w:val="14"/>
              </w:rPr>
              <w:t>(0.50)</w:t>
            </w:r>
          </w:p>
        </w:tc>
        <w:tc>
          <w:tcPr>
            <w:tcW w:w="647" w:type="dxa"/>
          </w:tcPr>
          <w:p w14:paraId="5F4D2C02" w14:textId="77777777" w:rsidR="00D62403" w:rsidRDefault="00D62403">
            <w:pPr>
              <w:pStyle w:val="TableParagraph"/>
              <w:spacing w:before="12" w:line="133" w:lineRule="exact"/>
              <w:ind w:right="8"/>
              <w:rPr>
                <w:sz w:val="14"/>
              </w:rPr>
            </w:pPr>
            <w:r>
              <w:rPr>
                <w:spacing w:val="-2"/>
                <w:sz w:val="14"/>
              </w:rPr>
              <w:t>(0.49)</w:t>
            </w:r>
          </w:p>
        </w:tc>
        <w:tc>
          <w:tcPr>
            <w:tcW w:w="774" w:type="dxa"/>
          </w:tcPr>
          <w:p w14:paraId="2E9E2710" w14:textId="77777777" w:rsidR="00D62403" w:rsidRDefault="00D62403">
            <w:pPr>
              <w:pStyle w:val="TableParagraph"/>
              <w:spacing w:before="12" w:line="133" w:lineRule="exact"/>
              <w:ind w:left="23" w:right="7"/>
              <w:rPr>
                <w:sz w:val="14"/>
              </w:rPr>
            </w:pPr>
            <w:r>
              <w:rPr>
                <w:spacing w:val="-2"/>
                <w:sz w:val="14"/>
              </w:rPr>
              <w:t>(0.03)</w:t>
            </w:r>
          </w:p>
        </w:tc>
      </w:tr>
      <w:tr w:rsidR="00D62403" w14:paraId="30214B96" w14:textId="77777777">
        <w:trPr>
          <w:trHeight w:val="165"/>
        </w:trPr>
        <w:tc>
          <w:tcPr>
            <w:tcW w:w="3872" w:type="dxa"/>
          </w:tcPr>
          <w:p w14:paraId="27328F2A" w14:textId="77777777" w:rsidR="00D62403" w:rsidRDefault="00D62403">
            <w:pPr>
              <w:pStyle w:val="TableParagraph"/>
              <w:tabs>
                <w:tab w:val="right" w:pos="3575"/>
              </w:tabs>
              <w:spacing w:before="12" w:line="133" w:lineRule="exact"/>
              <w:ind w:right="189"/>
              <w:jc w:val="right"/>
              <w:rPr>
                <w:sz w:val="14"/>
              </w:rPr>
            </w:pPr>
            <w:r>
              <w:rPr>
                <w:sz w:val="14"/>
              </w:rPr>
              <w:t>Maximum</w:t>
            </w:r>
            <w:r>
              <w:rPr>
                <w:spacing w:val="26"/>
                <w:sz w:val="14"/>
              </w:rPr>
              <w:t xml:space="preserve"> </w:t>
            </w:r>
            <w:r>
              <w:rPr>
                <w:sz w:val="14"/>
              </w:rPr>
              <w:t>Livelihood</w:t>
            </w:r>
            <w:r>
              <w:rPr>
                <w:spacing w:val="26"/>
                <w:sz w:val="14"/>
              </w:rPr>
              <w:t xml:space="preserve"> </w:t>
            </w:r>
            <w:r>
              <w:rPr>
                <w:sz w:val="14"/>
              </w:rPr>
              <w:t>Coping:</w:t>
            </w:r>
            <w:r>
              <w:rPr>
                <w:spacing w:val="45"/>
                <w:sz w:val="14"/>
              </w:rPr>
              <w:t xml:space="preserve"> </w:t>
            </w:r>
            <w:r>
              <w:rPr>
                <w:sz w:val="14"/>
              </w:rPr>
              <w:t>Crisis</w:t>
            </w:r>
            <w:r>
              <w:rPr>
                <w:spacing w:val="26"/>
                <w:sz w:val="14"/>
              </w:rPr>
              <w:t xml:space="preserve"> </w:t>
            </w:r>
            <w:r>
              <w:rPr>
                <w:spacing w:val="-2"/>
                <w:sz w:val="14"/>
              </w:rPr>
              <w:t>level</w:t>
            </w:r>
            <w:r>
              <w:rPr>
                <w:rFonts w:ascii="Times New Roman"/>
                <w:sz w:val="14"/>
              </w:rPr>
              <w:tab/>
            </w:r>
            <w:r>
              <w:rPr>
                <w:spacing w:val="-4"/>
                <w:sz w:val="14"/>
              </w:rPr>
              <w:t>0.14</w:t>
            </w:r>
          </w:p>
        </w:tc>
        <w:tc>
          <w:tcPr>
            <w:tcW w:w="646" w:type="dxa"/>
          </w:tcPr>
          <w:p w14:paraId="59AAFC99" w14:textId="77777777" w:rsidR="00D62403" w:rsidRDefault="00D62403">
            <w:pPr>
              <w:pStyle w:val="TableParagraph"/>
              <w:spacing w:before="12" w:line="133" w:lineRule="exact"/>
              <w:ind w:left="1" w:right="1"/>
              <w:rPr>
                <w:sz w:val="14"/>
              </w:rPr>
            </w:pPr>
            <w:r>
              <w:rPr>
                <w:spacing w:val="-4"/>
                <w:sz w:val="14"/>
              </w:rPr>
              <w:t>0.26</w:t>
            </w:r>
          </w:p>
        </w:tc>
        <w:tc>
          <w:tcPr>
            <w:tcW w:w="773" w:type="dxa"/>
          </w:tcPr>
          <w:p w14:paraId="0FA95838" w14:textId="77777777" w:rsidR="00D62403" w:rsidRDefault="00D62403">
            <w:pPr>
              <w:pStyle w:val="TableParagraph"/>
              <w:spacing w:before="12" w:line="133" w:lineRule="exact"/>
              <w:ind w:left="28"/>
              <w:rPr>
                <w:sz w:val="14"/>
              </w:rPr>
            </w:pPr>
            <w:r>
              <w:rPr>
                <w:spacing w:val="-2"/>
                <w:w w:val="105"/>
                <w:sz w:val="14"/>
              </w:rPr>
              <w:t>0.13**</w:t>
            </w:r>
          </w:p>
        </w:tc>
        <w:tc>
          <w:tcPr>
            <w:tcW w:w="617" w:type="dxa"/>
          </w:tcPr>
          <w:p w14:paraId="6EAA1FA0" w14:textId="77777777" w:rsidR="00D62403" w:rsidRDefault="00D62403">
            <w:pPr>
              <w:pStyle w:val="TableParagraph"/>
              <w:spacing w:before="12" w:line="133" w:lineRule="exact"/>
              <w:ind w:left="7" w:right="36"/>
              <w:rPr>
                <w:sz w:val="14"/>
              </w:rPr>
            </w:pPr>
            <w:r>
              <w:rPr>
                <w:spacing w:val="-4"/>
                <w:sz w:val="14"/>
              </w:rPr>
              <w:t>0.13</w:t>
            </w:r>
          </w:p>
        </w:tc>
        <w:tc>
          <w:tcPr>
            <w:tcW w:w="647" w:type="dxa"/>
          </w:tcPr>
          <w:p w14:paraId="0F8C41AD" w14:textId="77777777" w:rsidR="00D62403" w:rsidRDefault="00D62403">
            <w:pPr>
              <w:pStyle w:val="TableParagraph"/>
              <w:spacing w:before="12" w:line="133" w:lineRule="exact"/>
              <w:ind w:left="7" w:right="8"/>
              <w:rPr>
                <w:sz w:val="14"/>
              </w:rPr>
            </w:pPr>
            <w:r>
              <w:rPr>
                <w:spacing w:val="-4"/>
                <w:sz w:val="14"/>
              </w:rPr>
              <w:t>0.21</w:t>
            </w:r>
          </w:p>
        </w:tc>
        <w:tc>
          <w:tcPr>
            <w:tcW w:w="774" w:type="dxa"/>
          </w:tcPr>
          <w:p w14:paraId="12C049C4" w14:textId="77777777" w:rsidR="00D62403" w:rsidRDefault="00D62403">
            <w:pPr>
              <w:pStyle w:val="TableParagraph"/>
              <w:spacing w:before="12" w:line="133" w:lineRule="exact"/>
              <w:ind w:left="23" w:right="1"/>
              <w:rPr>
                <w:sz w:val="14"/>
              </w:rPr>
            </w:pPr>
            <w:r>
              <w:rPr>
                <w:spacing w:val="-2"/>
                <w:sz w:val="14"/>
              </w:rPr>
              <w:t>0.08*</w:t>
            </w:r>
          </w:p>
        </w:tc>
        <w:tc>
          <w:tcPr>
            <w:tcW w:w="617" w:type="dxa"/>
          </w:tcPr>
          <w:p w14:paraId="75DA955A" w14:textId="77777777" w:rsidR="00D62403" w:rsidRDefault="00D62403">
            <w:pPr>
              <w:pStyle w:val="TableParagraph"/>
              <w:spacing w:before="12" w:line="133" w:lineRule="exact"/>
              <w:ind w:left="1" w:right="36"/>
              <w:rPr>
                <w:sz w:val="14"/>
              </w:rPr>
            </w:pPr>
            <w:r>
              <w:rPr>
                <w:spacing w:val="-4"/>
                <w:sz w:val="14"/>
              </w:rPr>
              <w:t>0.13</w:t>
            </w:r>
          </w:p>
        </w:tc>
        <w:tc>
          <w:tcPr>
            <w:tcW w:w="647" w:type="dxa"/>
          </w:tcPr>
          <w:p w14:paraId="5DA0A3E4" w14:textId="77777777" w:rsidR="00D62403" w:rsidRDefault="00D62403">
            <w:pPr>
              <w:pStyle w:val="TableParagraph"/>
              <w:spacing w:before="12" w:line="133" w:lineRule="exact"/>
              <w:ind w:left="1" w:right="8"/>
              <w:rPr>
                <w:sz w:val="14"/>
              </w:rPr>
            </w:pPr>
            <w:r>
              <w:rPr>
                <w:spacing w:val="-4"/>
                <w:sz w:val="14"/>
              </w:rPr>
              <w:t>0.24</w:t>
            </w:r>
          </w:p>
        </w:tc>
        <w:tc>
          <w:tcPr>
            <w:tcW w:w="774" w:type="dxa"/>
          </w:tcPr>
          <w:p w14:paraId="76BC47F4" w14:textId="77777777" w:rsidR="00D62403" w:rsidRDefault="00D62403">
            <w:pPr>
              <w:pStyle w:val="TableParagraph"/>
              <w:spacing w:before="12" w:line="133" w:lineRule="exact"/>
              <w:ind w:left="23" w:right="7"/>
              <w:rPr>
                <w:sz w:val="14"/>
              </w:rPr>
            </w:pPr>
            <w:r>
              <w:rPr>
                <w:spacing w:val="-2"/>
                <w:w w:val="110"/>
                <w:sz w:val="14"/>
              </w:rPr>
              <w:t>0.11***</w:t>
            </w:r>
          </w:p>
        </w:tc>
      </w:tr>
      <w:tr w:rsidR="00D62403" w14:paraId="41F1250C" w14:textId="77777777">
        <w:trPr>
          <w:trHeight w:val="165"/>
        </w:trPr>
        <w:tc>
          <w:tcPr>
            <w:tcW w:w="3872" w:type="dxa"/>
          </w:tcPr>
          <w:p w14:paraId="085D7B5C" w14:textId="77777777" w:rsidR="00D62403" w:rsidRDefault="00D62403">
            <w:pPr>
              <w:pStyle w:val="TableParagraph"/>
              <w:spacing w:before="12" w:line="133" w:lineRule="exact"/>
              <w:ind w:right="131"/>
              <w:jc w:val="right"/>
              <w:rPr>
                <w:sz w:val="14"/>
              </w:rPr>
            </w:pPr>
            <w:r>
              <w:rPr>
                <w:spacing w:val="-2"/>
                <w:sz w:val="14"/>
              </w:rPr>
              <w:t>(0.34)</w:t>
            </w:r>
          </w:p>
        </w:tc>
        <w:tc>
          <w:tcPr>
            <w:tcW w:w="646" w:type="dxa"/>
          </w:tcPr>
          <w:p w14:paraId="05521EF0" w14:textId="77777777" w:rsidR="00D62403" w:rsidRDefault="00D62403">
            <w:pPr>
              <w:pStyle w:val="TableParagraph"/>
              <w:spacing w:before="12" w:line="133" w:lineRule="exact"/>
              <w:ind w:left="1" w:right="1"/>
              <w:rPr>
                <w:sz w:val="14"/>
              </w:rPr>
            </w:pPr>
            <w:r>
              <w:rPr>
                <w:spacing w:val="-2"/>
                <w:sz w:val="14"/>
              </w:rPr>
              <w:t>(0.44)</w:t>
            </w:r>
          </w:p>
        </w:tc>
        <w:tc>
          <w:tcPr>
            <w:tcW w:w="773" w:type="dxa"/>
          </w:tcPr>
          <w:p w14:paraId="3A799E9A" w14:textId="77777777" w:rsidR="00D62403" w:rsidRDefault="00D62403">
            <w:pPr>
              <w:pStyle w:val="TableParagraph"/>
              <w:spacing w:before="12" w:line="133" w:lineRule="exact"/>
              <w:ind w:left="28" w:right="1"/>
              <w:rPr>
                <w:sz w:val="14"/>
              </w:rPr>
            </w:pPr>
            <w:r>
              <w:rPr>
                <w:spacing w:val="-2"/>
                <w:sz w:val="14"/>
              </w:rPr>
              <w:t>(0.00)</w:t>
            </w:r>
          </w:p>
        </w:tc>
        <w:tc>
          <w:tcPr>
            <w:tcW w:w="617" w:type="dxa"/>
          </w:tcPr>
          <w:p w14:paraId="66C6435F" w14:textId="77777777" w:rsidR="00D62403" w:rsidRDefault="00D62403">
            <w:pPr>
              <w:pStyle w:val="TableParagraph"/>
              <w:spacing w:before="12" w:line="133" w:lineRule="exact"/>
              <w:ind w:left="7" w:right="36"/>
              <w:rPr>
                <w:sz w:val="14"/>
              </w:rPr>
            </w:pPr>
            <w:r>
              <w:rPr>
                <w:spacing w:val="-2"/>
                <w:sz w:val="14"/>
              </w:rPr>
              <w:t>(0.33)</w:t>
            </w:r>
          </w:p>
        </w:tc>
        <w:tc>
          <w:tcPr>
            <w:tcW w:w="647" w:type="dxa"/>
          </w:tcPr>
          <w:p w14:paraId="5F139403" w14:textId="77777777" w:rsidR="00D62403" w:rsidRDefault="00D62403">
            <w:pPr>
              <w:pStyle w:val="TableParagraph"/>
              <w:spacing w:before="12" w:line="133" w:lineRule="exact"/>
              <w:ind w:left="6" w:right="8"/>
              <w:rPr>
                <w:sz w:val="14"/>
              </w:rPr>
            </w:pPr>
            <w:r>
              <w:rPr>
                <w:spacing w:val="-2"/>
                <w:sz w:val="14"/>
              </w:rPr>
              <w:t>(0.41)</w:t>
            </w:r>
          </w:p>
        </w:tc>
        <w:tc>
          <w:tcPr>
            <w:tcW w:w="774" w:type="dxa"/>
          </w:tcPr>
          <w:p w14:paraId="0D2224A3" w14:textId="77777777" w:rsidR="00D62403" w:rsidRDefault="00D62403">
            <w:pPr>
              <w:pStyle w:val="TableParagraph"/>
              <w:spacing w:before="12" w:line="133" w:lineRule="exact"/>
              <w:ind w:left="23" w:right="1"/>
              <w:rPr>
                <w:sz w:val="14"/>
              </w:rPr>
            </w:pPr>
            <w:r>
              <w:rPr>
                <w:spacing w:val="-2"/>
                <w:sz w:val="14"/>
              </w:rPr>
              <w:t>(0.04)</w:t>
            </w:r>
          </w:p>
        </w:tc>
        <w:tc>
          <w:tcPr>
            <w:tcW w:w="617" w:type="dxa"/>
          </w:tcPr>
          <w:p w14:paraId="71E44A1E" w14:textId="77777777" w:rsidR="00D62403" w:rsidRDefault="00D62403">
            <w:pPr>
              <w:pStyle w:val="TableParagraph"/>
              <w:spacing w:before="12" w:line="133" w:lineRule="exact"/>
              <w:ind w:left="1" w:right="36"/>
              <w:rPr>
                <w:sz w:val="14"/>
              </w:rPr>
            </w:pPr>
            <w:r>
              <w:rPr>
                <w:spacing w:val="-2"/>
                <w:sz w:val="14"/>
              </w:rPr>
              <w:t>(0.34)</w:t>
            </w:r>
          </w:p>
        </w:tc>
        <w:tc>
          <w:tcPr>
            <w:tcW w:w="647" w:type="dxa"/>
          </w:tcPr>
          <w:p w14:paraId="5DFC56FC" w14:textId="77777777" w:rsidR="00D62403" w:rsidRDefault="00D62403">
            <w:pPr>
              <w:pStyle w:val="TableParagraph"/>
              <w:spacing w:before="12" w:line="133" w:lineRule="exact"/>
              <w:ind w:right="8"/>
              <w:rPr>
                <w:sz w:val="14"/>
              </w:rPr>
            </w:pPr>
            <w:r>
              <w:rPr>
                <w:spacing w:val="-2"/>
                <w:sz w:val="14"/>
              </w:rPr>
              <w:t>(0.43)</w:t>
            </w:r>
          </w:p>
        </w:tc>
        <w:tc>
          <w:tcPr>
            <w:tcW w:w="774" w:type="dxa"/>
          </w:tcPr>
          <w:p w14:paraId="34A1E594" w14:textId="77777777" w:rsidR="00D62403" w:rsidRDefault="00D62403">
            <w:pPr>
              <w:pStyle w:val="TableParagraph"/>
              <w:spacing w:before="12" w:line="133" w:lineRule="exact"/>
              <w:ind w:left="23" w:right="7"/>
              <w:rPr>
                <w:sz w:val="14"/>
              </w:rPr>
            </w:pPr>
            <w:r>
              <w:rPr>
                <w:spacing w:val="-2"/>
                <w:sz w:val="14"/>
              </w:rPr>
              <w:t>(0.00)</w:t>
            </w:r>
          </w:p>
        </w:tc>
      </w:tr>
      <w:tr w:rsidR="00D62403" w14:paraId="52FCE4CF" w14:textId="77777777">
        <w:trPr>
          <w:trHeight w:val="165"/>
        </w:trPr>
        <w:tc>
          <w:tcPr>
            <w:tcW w:w="3872" w:type="dxa"/>
          </w:tcPr>
          <w:p w14:paraId="5B2725BC" w14:textId="77777777" w:rsidR="00D62403" w:rsidRDefault="00D62403">
            <w:pPr>
              <w:pStyle w:val="TableParagraph"/>
              <w:tabs>
                <w:tab w:val="left" w:pos="3312"/>
              </w:tabs>
              <w:spacing w:before="12" w:line="133" w:lineRule="exact"/>
              <w:ind w:right="190"/>
              <w:jc w:val="right"/>
              <w:rPr>
                <w:sz w:val="14"/>
              </w:rPr>
            </w:pPr>
            <w:r>
              <w:rPr>
                <w:sz w:val="14"/>
              </w:rPr>
              <w:t>Maximum</w:t>
            </w:r>
            <w:r>
              <w:rPr>
                <w:spacing w:val="24"/>
                <w:sz w:val="14"/>
              </w:rPr>
              <w:t xml:space="preserve"> </w:t>
            </w:r>
            <w:r>
              <w:rPr>
                <w:sz w:val="14"/>
              </w:rPr>
              <w:t>Livelihood</w:t>
            </w:r>
            <w:r>
              <w:rPr>
                <w:spacing w:val="25"/>
                <w:sz w:val="14"/>
              </w:rPr>
              <w:t xml:space="preserve"> </w:t>
            </w:r>
            <w:r>
              <w:rPr>
                <w:sz w:val="14"/>
              </w:rPr>
              <w:t>Coping:</w:t>
            </w:r>
            <w:r>
              <w:rPr>
                <w:spacing w:val="45"/>
                <w:sz w:val="14"/>
              </w:rPr>
              <w:t xml:space="preserve"> </w:t>
            </w:r>
            <w:r>
              <w:rPr>
                <w:sz w:val="14"/>
              </w:rPr>
              <w:t>Emergency</w:t>
            </w:r>
            <w:r>
              <w:rPr>
                <w:spacing w:val="25"/>
                <w:sz w:val="14"/>
              </w:rPr>
              <w:t xml:space="preserve"> </w:t>
            </w:r>
            <w:r>
              <w:rPr>
                <w:spacing w:val="-4"/>
                <w:sz w:val="14"/>
              </w:rPr>
              <w:t>level</w:t>
            </w:r>
            <w:r>
              <w:rPr>
                <w:sz w:val="14"/>
              </w:rPr>
              <w:tab/>
            </w:r>
            <w:r>
              <w:rPr>
                <w:spacing w:val="-4"/>
                <w:sz w:val="14"/>
              </w:rPr>
              <w:t>0.05</w:t>
            </w:r>
          </w:p>
        </w:tc>
        <w:tc>
          <w:tcPr>
            <w:tcW w:w="646" w:type="dxa"/>
          </w:tcPr>
          <w:p w14:paraId="07DF781D" w14:textId="77777777" w:rsidR="00D62403" w:rsidRDefault="00D62403">
            <w:pPr>
              <w:pStyle w:val="TableParagraph"/>
              <w:spacing w:before="12" w:line="133" w:lineRule="exact"/>
              <w:ind w:right="1"/>
              <w:rPr>
                <w:sz w:val="14"/>
              </w:rPr>
            </w:pPr>
            <w:r>
              <w:rPr>
                <w:spacing w:val="-4"/>
                <w:sz w:val="14"/>
              </w:rPr>
              <w:t>0.20</w:t>
            </w:r>
          </w:p>
        </w:tc>
        <w:tc>
          <w:tcPr>
            <w:tcW w:w="773" w:type="dxa"/>
          </w:tcPr>
          <w:p w14:paraId="230FA9B5" w14:textId="77777777" w:rsidR="00D62403" w:rsidRDefault="00D62403">
            <w:pPr>
              <w:pStyle w:val="TableParagraph"/>
              <w:spacing w:before="12" w:line="133" w:lineRule="exact"/>
              <w:ind w:left="28" w:right="2"/>
              <w:rPr>
                <w:sz w:val="14"/>
              </w:rPr>
            </w:pPr>
            <w:r>
              <w:rPr>
                <w:spacing w:val="-2"/>
                <w:w w:val="105"/>
                <w:sz w:val="14"/>
              </w:rPr>
              <w:t>0.15***</w:t>
            </w:r>
          </w:p>
        </w:tc>
        <w:tc>
          <w:tcPr>
            <w:tcW w:w="617" w:type="dxa"/>
          </w:tcPr>
          <w:p w14:paraId="2AEE4EEF" w14:textId="77777777" w:rsidR="00D62403" w:rsidRDefault="00D62403">
            <w:pPr>
              <w:pStyle w:val="TableParagraph"/>
              <w:spacing w:before="12" w:line="133" w:lineRule="exact"/>
              <w:ind w:left="6" w:right="36"/>
              <w:rPr>
                <w:sz w:val="14"/>
              </w:rPr>
            </w:pPr>
            <w:r>
              <w:rPr>
                <w:spacing w:val="-4"/>
                <w:sz w:val="14"/>
              </w:rPr>
              <w:t>0.05</w:t>
            </w:r>
          </w:p>
        </w:tc>
        <w:tc>
          <w:tcPr>
            <w:tcW w:w="647" w:type="dxa"/>
          </w:tcPr>
          <w:p w14:paraId="1356F9EC" w14:textId="77777777" w:rsidR="00D62403" w:rsidRDefault="00D62403">
            <w:pPr>
              <w:pStyle w:val="TableParagraph"/>
              <w:spacing w:before="12" w:line="133" w:lineRule="exact"/>
              <w:ind w:left="6" w:right="8"/>
              <w:rPr>
                <w:sz w:val="14"/>
              </w:rPr>
            </w:pPr>
            <w:r>
              <w:rPr>
                <w:spacing w:val="-4"/>
                <w:sz w:val="14"/>
              </w:rPr>
              <w:t>0.27</w:t>
            </w:r>
          </w:p>
        </w:tc>
        <w:tc>
          <w:tcPr>
            <w:tcW w:w="774" w:type="dxa"/>
          </w:tcPr>
          <w:p w14:paraId="0ABE9713" w14:textId="77777777" w:rsidR="00D62403" w:rsidRDefault="00D62403">
            <w:pPr>
              <w:pStyle w:val="TableParagraph"/>
              <w:spacing w:before="12" w:line="133" w:lineRule="exact"/>
              <w:ind w:left="23" w:right="2"/>
              <w:rPr>
                <w:sz w:val="14"/>
              </w:rPr>
            </w:pPr>
            <w:r>
              <w:rPr>
                <w:spacing w:val="-2"/>
                <w:sz w:val="14"/>
              </w:rPr>
              <w:t>0.22***</w:t>
            </w:r>
          </w:p>
        </w:tc>
        <w:tc>
          <w:tcPr>
            <w:tcW w:w="617" w:type="dxa"/>
          </w:tcPr>
          <w:p w14:paraId="4CB65A31" w14:textId="77777777" w:rsidR="00D62403" w:rsidRDefault="00D62403">
            <w:pPr>
              <w:pStyle w:val="TableParagraph"/>
              <w:spacing w:before="12" w:line="133" w:lineRule="exact"/>
              <w:ind w:right="36"/>
              <w:rPr>
                <w:sz w:val="14"/>
              </w:rPr>
            </w:pPr>
            <w:r>
              <w:rPr>
                <w:spacing w:val="-4"/>
                <w:sz w:val="14"/>
              </w:rPr>
              <w:t>0.05</w:t>
            </w:r>
          </w:p>
        </w:tc>
        <w:tc>
          <w:tcPr>
            <w:tcW w:w="647" w:type="dxa"/>
          </w:tcPr>
          <w:p w14:paraId="0AAEDCAD" w14:textId="77777777" w:rsidR="00D62403" w:rsidRDefault="00D62403">
            <w:pPr>
              <w:pStyle w:val="TableParagraph"/>
              <w:spacing w:before="12" w:line="133" w:lineRule="exact"/>
              <w:ind w:right="8"/>
              <w:rPr>
                <w:sz w:val="14"/>
              </w:rPr>
            </w:pPr>
            <w:r>
              <w:rPr>
                <w:spacing w:val="-4"/>
                <w:sz w:val="14"/>
              </w:rPr>
              <w:t>0.23</w:t>
            </w:r>
          </w:p>
        </w:tc>
        <w:tc>
          <w:tcPr>
            <w:tcW w:w="774" w:type="dxa"/>
          </w:tcPr>
          <w:p w14:paraId="71548846" w14:textId="77777777" w:rsidR="00D62403" w:rsidRDefault="00D62403">
            <w:pPr>
              <w:pStyle w:val="TableParagraph"/>
              <w:spacing w:before="12" w:line="133" w:lineRule="exact"/>
              <w:ind w:left="23" w:right="7"/>
              <w:rPr>
                <w:sz w:val="14"/>
              </w:rPr>
            </w:pPr>
            <w:r>
              <w:rPr>
                <w:spacing w:val="-2"/>
                <w:w w:val="105"/>
                <w:sz w:val="14"/>
              </w:rPr>
              <w:t>0.18***</w:t>
            </w:r>
          </w:p>
        </w:tc>
      </w:tr>
      <w:tr w:rsidR="00D62403" w14:paraId="66662D5E" w14:textId="77777777">
        <w:trPr>
          <w:trHeight w:val="176"/>
        </w:trPr>
        <w:tc>
          <w:tcPr>
            <w:tcW w:w="3872" w:type="dxa"/>
            <w:tcBorders>
              <w:bottom w:val="single" w:sz="4" w:space="0" w:color="000000"/>
            </w:tcBorders>
          </w:tcPr>
          <w:p w14:paraId="4AE2AAF2" w14:textId="77777777" w:rsidR="00D62403" w:rsidRDefault="00D62403">
            <w:pPr>
              <w:pStyle w:val="TableParagraph"/>
              <w:spacing w:before="12" w:line="156" w:lineRule="exact"/>
              <w:ind w:right="131"/>
              <w:jc w:val="right"/>
              <w:rPr>
                <w:sz w:val="14"/>
              </w:rPr>
            </w:pPr>
            <w:r>
              <w:rPr>
                <w:spacing w:val="-2"/>
                <w:sz w:val="14"/>
              </w:rPr>
              <w:t>(0.22)</w:t>
            </w:r>
          </w:p>
        </w:tc>
        <w:tc>
          <w:tcPr>
            <w:tcW w:w="646" w:type="dxa"/>
            <w:tcBorders>
              <w:bottom w:val="single" w:sz="4" w:space="0" w:color="000000"/>
            </w:tcBorders>
          </w:tcPr>
          <w:p w14:paraId="74C4E645" w14:textId="77777777" w:rsidR="00D62403" w:rsidRDefault="00D62403">
            <w:pPr>
              <w:pStyle w:val="TableParagraph"/>
              <w:spacing w:before="12" w:line="156" w:lineRule="exact"/>
              <w:ind w:left="1" w:right="1"/>
              <w:rPr>
                <w:sz w:val="14"/>
              </w:rPr>
            </w:pPr>
            <w:r>
              <w:rPr>
                <w:spacing w:val="-2"/>
                <w:sz w:val="14"/>
              </w:rPr>
              <w:t>(0.40)</w:t>
            </w:r>
          </w:p>
        </w:tc>
        <w:tc>
          <w:tcPr>
            <w:tcW w:w="773" w:type="dxa"/>
            <w:tcBorders>
              <w:bottom w:val="single" w:sz="4" w:space="0" w:color="000000"/>
            </w:tcBorders>
          </w:tcPr>
          <w:p w14:paraId="40C2D589" w14:textId="77777777" w:rsidR="00D62403" w:rsidRDefault="00D62403">
            <w:pPr>
              <w:pStyle w:val="TableParagraph"/>
              <w:spacing w:before="12" w:line="156" w:lineRule="exact"/>
              <w:ind w:left="28" w:right="1"/>
              <w:rPr>
                <w:sz w:val="14"/>
              </w:rPr>
            </w:pPr>
            <w:r>
              <w:rPr>
                <w:spacing w:val="-2"/>
                <w:sz w:val="14"/>
              </w:rPr>
              <w:t>(0.00)</w:t>
            </w:r>
          </w:p>
        </w:tc>
        <w:tc>
          <w:tcPr>
            <w:tcW w:w="617" w:type="dxa"/>
            <w:tcBorders>
              <w:bottom w:val="single" w:sz="4" w:space="0" w:color="000000"/>
            </w:tcBorders>
          </w:tcPr>
          <w:p w14:paraId="0D86B4FA" w14:textId="77777777" w:rsidR="00D62403" w:rsidRDefault="00D62403">
            <w:pPr>
              <w:pStyle w:val="TableParagraph"/>
              <w:spacing w:before="12" w:line="156" w:lineRule="exact"/>
              <w:ind w:left="7" w:right="36"/>
              <w:rPr>
                <w:sz w:val="14"/>
              </w:rPr>
            </w:pPr>
            <w:r>
              <w:rPr>
                <w:spacing w:val="-2"/>
                <w:sz w:val="14"/>
              </w:rPr>
              <w:t>(0.22)</w:t>
            </w:r>
          </w:p>
        </w:tc>
        <w:tc>
          <w:tcPr>
            <w:tcW w:w="647" w:type="dxa"/>
            <w:tcBorders>
              <w:bottom w:val="single" w:sz="4" w:space="0" w:color="000000"/>
            </w:tcBorders>
          </w:tcPr>
          <w:p w14:paraId="03D983E3" w14:textId="77777777" w:rsidR="00D62403" w:rsidRDefault="00D62403">
            <w:pPr>
              <w:pStyle w:val="TableParagraph"/>
              <w:spacing w:before="12" w:line="156" w:lineRule="exact"/>
              <w:ind w:left="6" w:right="8"/>
              <w:rPr>
                <w:sz w:val="14"/>
              </w:rPr>
            </w:pPr>
            <w:r>
              <w:rPr>
                <w:spacing w:val="-2"/>
                <w:sz w:val="14"/>
              </w:rPr>
              <w:t>(0.45)</w:t>
            </w:r>
          </w:p>
        </w:tc>
        <w:tc>
          <w:tcPr>
            <w:tcW w:w="774" w:type="dxa"/>
            <w:tcBorders>
              <w:bottom w:val="single" w:sz="4" w:space="0" w:color="000000"/>
            </w:tcBorders>
          </w:tcPr>
          <w:p w14:paraId="4AA53D42" w14:textId="77777777" w:rsidR="00D62403" w:rsidRDefault="00D62403">
            <w:pPr>
              <w:pStyle w:val="TableParagraph"/>
              <w:spacing w:before="12" w:line="156" w:lineRule="exact"/>
              <w:ind w:left="23" w:right="1"/>
              <w:rPr>
                <w:sz w:val="14"/>
              </w:rPr>
            </w:pPr>
            <w:r>
              <w:rPr>
                <w:spacing w:val="-2"/>
                <w:sz w:val="14"/>
              </w:rPr>
              <w:t>(0.00)</w:t>
            </w:r>
          </w:p>
        </w:tc>
        <w:tc>
          <w:tcPr>
            <w:tcW w:w="617" w:type="dxa"/>
            <w:tcBorders>
              <w:bottom w:val="single" w:sz="4" w:space="0" w:color="000000"/>
            </w:tcBorders>
          </w:tcPr>
          <w:p w14:paraId="402BE3BE" w14:textId="77777777" w:rsidR="00D62403" w:rsidRDefault="00D62403">
            <w:pPr>
              <w:pStyle w:val="TableParagraph"/>
              <w:spacing w:before="12" w:line="156" w:lineRule="exact"/>
              <w:ind w:left="1" w:right="36"/>
              <w:rPr>
                <w:sz w:val="14"/>
              </w:rPr>
            </w:pPr>
            <w:r>
              <w:rPr>
                <w:spacing w:val="-2"/>
                <w:sz w:val="14"/>
              </w:rPr>
              <w:t>(0.22)</w:t>
            </w:r>
          </w:p>
        </w:tc>
        <w:tc>
          <w:tcPr>
            <w:tcW w:w="647" w:type="dxa"/>
            <w:tcBorders>
              <w:bottom w:val="single" w:sz="4" w:space="0" w:color="000000"/>
            </w:tcBorders>
          </w:tcPr>
          <w:p w14:paraId="6ECCD6E6" w14:textId="77777777" w:rsidR="00D62403" w:rsidRDefault="00D62403">
            <w:pPr>
              <w:pStyle w:val="TableParagraph"/>
              <w:spacing w:before="12" w:line="156" w:lineRule="exact"/>
              <w:ind w:right="8"/>
              <w:rPr>
                <w:sz w:val="14"/>
              </w:rPr>
            </w:pPr>
            <w:r>
              <w:rPr>
                <w:spacing w:val="-2"/>
                <w:sz w:val="14"/>
              </w:rPr>
              <w:t>(0.42)</w:t>
            </w:r>
          </w:p>
        </w:tc>
        <w:tc>
          <w:tcPr>
            <w:tcW w:w="774" w:type="dxa"/>
            <w:tcBorders>
              <w:bottom w:val="single" w:sz="4" w:space="0" w:color="000000"/>
            </w:tcBorders>
          </w:tcPr>
          <w:p w14:paraId="435D1E74" w14:textId="77777777" w:rsidR="00D62403" w:rsidRDefault="00D62403">
            <w:pPr>
              <w:pStyle w:val="TableParagraph"/>
              <w:spacing w:before="12" w:line="156" w:lineRule="exact"/>
              <w:ind w:left="23" w:right="7"/>
              <w:rPr>
                <w:sz w:val="14"/>
              </w:rPr>
            </w:pPr>
            <w:r>
              <w:rPr>
                <w:spacing w:val="-2"/>
                <w:sz w:val="14"/>
              </w:rPr>
              <w:t>(0.00)</w:t>
            </w:r>
          </w:p>
        </w:tc>
      </w:tr>
      <w:tr w:rsidR="00D62403" w14:paraId="7A5D01B7" w14:textId="77777777">
        <w:trPr>
          <w:trHeight w:val="185"/>
        </w:trPr>
        <w:tc>
          <w:tcPr>
            <w:tcW w:w="3872" w:type="dxa"/>
            <w:tcBorders>
              <w:top w:val="single" w:sz="4" w:space="0" w:color="000000"/>
              <w:bottom w:val="double" w:sz="4" w:space="0" w:color="000000"/>
            </w:tcBorders>
          </w:tcPr>
          <w:p w14:paraId="78E75832" w14:textId="77777777" w:rsidR="00D62403" w:rsidRDefault="00D62403">
            <w:pPr>
              <w:pStyle w:val="TableParagraph"/>
              <w:tabs>
                <w:tab w:val="right" w:pos="3554"/>
              </w:tabs>
              <w:spacing w:line="145" w:lineRule="exact"/>
              <w:ind w:right="210"/>
              <w:jc w:val="right"/>
              <w:rPr>
                <w:sz w:val="14"/>
              </w:rPr>
            </w:pPr>
            <w:r>
              <w:rPr>
                <w:spacing w:val="-2"/>
                <w:sz w:val="14"/>
              </w:rPr>
              <w:t>Observations</w:t>
            </w:r>
            <w:r>
              <w:rPr>
                <w:rFonts w:ascii="Times New Roman"/>
                <w:sz w:val="14"/>
              </w:rPr>
              <w:tab/>
            </w:r>
            <w:r>
              <w:rPr>
                <w:spacing w:val="-5"/>
                <w:sz w:val="14"/>
              </w:rPr>
              <w:t>294</w:t>
            </w:r>
          </w:p>
        </w:tc>
        <w:tc>
          <w:tcPr>
            <w:tcW w:w="646" w:type="dxa"/>
            <w:tcBorders>
              <w:top w:val="single" w:sz="4" w:space="0" w:color="000000"/>
              <w:bottom w:val="double" w:sz="4" w:space="0" w:color="000000"/>
            </w:tcBorders>
          </w:tcPr>
          <w:p w14:paraId="5E2F6954" w14:textId="77777777" w:rsidR="00D62403" w:rsidRDefault="00D62403">
            <w:pPr>
              <w:pStyle w:val="TableParagraph"/>
              <w:spacing w:line="145" w:lineRule="exact"/>
              <w:ind w:right="1"/>
              <w:rPr>
                <w:sz w:val="14"/>
              </w:rPr>
            </w:pPr>
            <w:r>
              <w:rPr>
                <w:spacing w:val="-5"/>
                <w:w w:val="110"/>
                <w:sz w:val="14"/>
              </w:rPr>
              <w:t>157</w:t>
            </w:r>
          </w:p>
        </w:tc>
        <w:tc>
          <w:tcPr>
            <w:tcW w:w="773" w:type="dxa"/>
            <w:tcBorders>
              <w:top w:val="single" w:sz="4" w:space="0" w:color="000000"/>
              <w:bottom w:val="double" w:sz="4" w:space="0" w:color="000000"/>
            </w:tcBorders>
          </w:tcPr>
          <w:p w14:paraId="5BE89C66" w14:textId="77777777" w:rsidR="00D62403" w:rsidRDefault="00D62403">
            <w:pPr>
              <w:pStyle w:val="TableParagraph"/>
              <w:spacing w:line="145" w:lineRule="exact"/>
              <w:ind w:left="28" w:right="1"/>
              <w:rPr>
                <w:sz w:val="14"/>
              </w:rPr>
            </w:pPr>
            <w:r>
              <w:rPr>
                <w:spacing w:val="-5"/>
                <w:w w:val="105"/>
                <w:sz w:val="14"/>
              </w:rPr>
              <w:t>451</w:t>
            </w:r>
          </w:p>
        </w:tc>
        <w:tc>
          <w:tcPr>
            <w:tcW w:w="617" w:type="dxa"/>
            <w:tcBorders>
              <w:top w:val="single" w:sz="4" w:space="0" w:color="000000"/>
              <w:bottom w:val="double" w:sz="4" w:space="0" w:color="000000"/>
            </w:tcBorders>
          </w:tcPr>
          <w:p w14:paraId="05C4C994" w14:textId="77777777" w:rsidR="00D62403" w:rsidRDefault="00D62403">
            <w:pPr>
              <w:pStyle w:val="TableParagraph"/>
              <w:spacing w:line="145" w:lineRule="exact"/>
              <w:ind w:left="6" w:right="36"/>
              <w:rPr>
                <w:sz w:val="14"/>
              </w:rPr>
            </w:pPr>
            <w:r>
              <w:rPr>
                <w:spacing w:val="-5"/>
                <w:sz w:val="14"/>
              </w:rPr>
              <w:t>675</w:t>
            </w:r>
          </w:p>
        </w:tc>
        <w:tc>
          <w:tcPr>
            <w:tcW w:w="647" w:type="dxa"/>
            <w:tcBorders>
              <w:top w:val="single" w:sz="4" w:space="0" w:color="000000"/>
              <w:bottom w:val="double" w:sz="4" w:space="0" w:color="000000"/>
            </w:tcBorders>
          </w:tcPr>
          <w:p w14:paraId="6975E20B" w14:textId="77777777" w:rsidR="00D62403" w:rsidRDefault="00D62403">
            <w:pPr>
              <w:pStyle w:val="TableParagraph"/>
              <w:spacing w:line="145" w:lineRule="exact"/>
              <w:ind w:left="6" w:right="8"/>
              <w:rPr>
                <w:sz w:val="14"/>
              </w:rPr>
            </w:pPr>
            <w:r>
              <w:rPr>
                <w:spacing w:val="-5"/>
                <w:w w:val="110"/>
                <w:sz w:val="14"/>
              </w:rPr>
              <w:t>119</w:t>
            </w:r>
          </w:p>
        </w:tc>
        <w:tc>
          <w:tcPr>
            <w:tcW w:w="774" w:type="dxa"/>
            <w:tcBorders>
              <w:top w:val="single" w:sz="4" w:space="0" w:color="000000"/>
              <w:bottom w:val="double" w:sz="4" w:space="0" w:color="000000"/>
            </w:tcBorders>
          </w:tcPr>
          <w:p w14:paraId="6A6DB16F" w14:textId="77777777" w:rsidR="00D62403" w:rsidRDefault="00D62403">
            <w:pPr>
              <w:pStyle w:val="TableParagraph"/>
              <w:spacing w:line="145" w:lineRule="exact"/>
              <w:ind w:left="23" w:right="2"/>
              <w:rPr>
                <w:sz w:val="14"/>
              </w:rPr>
            </w:pPr>
            <w:r>
              <w:rPr>
                <w:spacing w:val="-5"/>
                <w:sz w:val="14"/>
              </w:rPr>
              <w:t>794</w:t>
            </w:r>
          </w:p>
        </w:tc>
        <w:tc>
          <w:tcPr>
            <w:tcW w:w="617" w:type="dxa"/>
            <w:tcBorders>
              <w:top w:val="single" w:sz="4" w:space="0" w:color="000000"/>
              <w:bottom w:val="double" w:sz="4" w:space="0" w:color="000000"/>
            </w:tcBorders>
          </w:tcPr>
          <w:p w14:paraId="0D3CEFAE" w14:textId="77777777" w:rsidR="00D62403" w:rsidRDefault="00D62403">
            <w:pPr>
              <w:pStyle w:val="TableParagraph"/>
              <w:spacing w:line="145" w:lineRule="exact"/>
              <w:ind w:right="36"/>
              <w:rPr>
                <w:sz w:val="14"/>
              </w:rPr>
            </w:pPr>
            <w:r>
              <w:rPr>
                <w:spacing w:val="-5"/>
                <w:sz w:val="14"/>
              </w:rPr>
              <w:t>969</w:t>
            </w:r>
          </w:p>
        </w:tc>
        <w:tc>
          <w:tcPr>
            <w:tcW w:w="647" w:type="dxa"/>
            <w:tcBorders>
              <w:top w:val="single" w:sz="4" w:space="0" w:color="000000"/>
              <w:bottom w:val="double" w:sz="4" w:space="0" w:color="000000"/>
            </w:tcBorders>
          </w:tcPr>
          <w:p w14:paraId="75C39F74" w14:textId="77777777" w:rsidR="00D62403" w:rsidRDefault="00D62403">
            <w:pPr>
              <w:pStyle w:val="TableParagraph"/>
              <w:spacing w:line="145" w:lineRule="exact"/>
              <w:ind w:right="8"/>
              <w:rPr>
                <w:sz w:val="14"/>
              </w:rPr>
            </w:pPr>
            <w:r>
              <w:rPr>
                <w:spacing w:val="-5"/>
                <w:sz w:val="14"/>
              </w:rPr>
              <w:t>276</w:t>
            </w:r>
          </w:p>
        </w:tc>
        <w:tc>
          <w:tcPr>
            <w:tcW w:w="774" w:type="dxa"/>
            <w:tcBorders>
              <w:top w:val="single" w:sz="4" w:space="0" w:color="000000"/>
              <w:bottom w:val="double" w:sz="4" w:space="0" w:color="000000"/>
            </w:tcBorders>
          </w:tcPr>
          <w:p w14:paraId="6CC91CA6" w14:textId="77777777" w:rsidR="00D62403" w:rsidRDefault="00D62403">
            <w:pPr>
              <w:pStyle w:val="TableParagraph"/>
              <w:spacing w:line="145" w:lineRule="exact"/>
              <w:ind w:left="23" w:right="8"/>
              <w:rPr>
                <w:sz w:val="14"/>
              </w:rPr>
            </w:pPr>
            <w:r>
              <w:rPr>
                <w:spacing w:val="-2"/>
                <w:w w:val="105"/>
                <w:sz w:val="14"/>
              </w:rPr>
              <w:t>1,245</w:t>
            </w:r>
          </w:p>
        </w:tc>
      </w:tr>
    </w:tbl>
    <w:p w14:paraId="5D17BB98" w14:textId="77777777" w:rsidR="00D62403" w:rsidRDefault="00D62403" w:rsidP="00D62403">
      <w:pPr>
        <w:spacing w:before="41"/>
        <w:ind w:left="573"/>
        <w:rPr>
          <w:sz w:val="14"/>
        </w:rPr>
      </w:pPr>
      <w:r>
        <w:rPr>
          <w:w w:val="105"/>
          <w:sz w:val="14"/>
        </w:rPr>
        <w:t>Note:</w:t>
      </w:r>
      <w:r>
        <w:rPr>
          <w:spacing w:val="23"/>
          <w:w w:val="105"/>
          <w:sz w:val="14"/>
        </w:rPr>
        <w:t xml:space="preserve"> </w:t>
      </w:r>
      <w:r>
        <w:rPr>
          <w:w w:val="105"/>
          <w:sz w:val="14"/>
        </w:rPr>
        <w:t>Robust</w:t>
      </w:r>
      <w:r>
        <w:rPr>
          <w:spacing w:val="9"/>
          <w:w w:val="105"/>
          <w:sz w:val="14"/>
        </w:rPr>
        <w:t xml:space="preserve"> </w:t>
      </w:r>
      <w:r>
        <w:rPr>
          <w:w w:val="105"/>
          <w:sz w:val="14"/>
        </w:rPr>
        <w:t>standard</w:t>
      </w:r>
      <w:r>
        <w:rPr>
          <w:spacing w:val="9"/>
          <w:w w:val="105"/>
          <w:sz w:val="14"/>
        </w:rPr>
        <w:t xml:space="preserve"> </w:t>
      </w:r>
      <w:r>
        <w:rPr>
          <w:w w:val="105"/>
          <w:sz w:val="14"/>
        </w:rPr>
        <w:t>errors</w:t>
      </w:r>
      <w:r>
        <w:rPr>
          <w:spacing w:val="9"/>
          <w:w w:val="105"/>
          <w:sz w:val="14"/>
        </w:rPr>
        <w:t xml:space="preserve"> </w:t>
      </w:r>
      <w:r>
        <w:rPr>
          <w:w w:val="105"/>
          <w:sz w:val="14"/>
        </w:rPr>
        <w:t>in</w:t>
      </w:r>
      <w:r>
        <w:rPr>
          <w:spacing w:val="9"/>
          <w:w w:val="105"/>
          <w:sz w:val="14"/>
        </w:rPr>
        <w:t xml:space="preserve"> </w:t>
      </w:r>
      <w:r>
        <w:rPr>
          <w:w w:val="105"/>
          <w:sz w:val="14"/>
        </w:rPr>
        <w:t>parentheses;</w:t>
      </w:r>
      <w:r>
        <w:rPr>
          <w:spacing w:val="9"/>
          <w:w w:val="105"/>
          <w:sz w:val="14"/>
        </w:rPr>
        <w:t xml:space="preserve"> </w:t>
      </w:r>
      <w:r>
        <w:rPr>
          <w:w w:val="105"/>
          <w:sz w:val="14"/>
        </w:rPr>
        <w:t>*</w:t>
      </w:r>
      <w:r>
        <w:rPr>
          <w:spacing w:val="9"/>
          <w:w w:val="105"/>
          <w:sz w:val="14"/>
        </w:rPr>
        <w:t xml:space="preserve"> </w:t>
      </w:r>
      <w:r>
        <w:rPr>
          <w:w w:val="105"/>
          <w:sz w:val="14"/>
        </w:rPr>
        <w:t>p</w:t>
      </w:r>
      <w:r>
        <w:rPr>
          <w:rFonts w:ascii="Calibri"/>
          <w:i/>
          <w:w w:val="105"/>
          <w:sz w:val="14"/>
        </w:rPr>
        <w:t>&lt;</w:t>
      </w:r>
      <w:r>
        <w:rPr>
          <w:w w:val="105"/>
          <w:sz w:val="14"/>
        </w:rPr>
        <w:t>0.1,</w:t>
      </w:r>
      <w:r>
        <w:rPr>
          <w:spacing w:val="8"/>
          <w:w w:val="105"/>
          <w:sz w:val="14"/>
        </w:rPr>
        <w:t xml:space="preserve"> </w:t>
      </w:r>
      <w:r>
        <w:rPr>
          <w:w w:val="105"/>
          <w:sz w:val="14"/>
        </w:rPr>
        <w:t>**</w:t>
      </w:r>
      <w:r>
        <w:rPr>
          <w:spacing w:val="9"/>
          <w:w w:val="105"/>
          <w:sz w:val="14"/>
        </w:rPr>
        <w:t xml:space="preserve"> </w:t>
      </w:r>
      <w:r>
        <w:rPr>
          <w:w w:val="105"/>
          <w:sz w:val="14"/>
        </w:rPr>
        <w:t>p</w:t>
      </w:r>
      <w:r>
        <w:rPr>
          <w:rFonts w:ascii="Calibri"/>
          <w:i/>
          <w:w w:val="105"/>
          <w:sz w:val="14"/>
        </w:rPr>
        <w:t>&lt;</w:t>
      </w:r>
      <w:r>
        <w:rPr>
          <w:w w:val="105"/>
          <w:sz w:val="14"/>
        </w:rPr>
        <w:t>0.05,</w:t>
      </w:r>
      <w:r>
        <w:rPr>
          <w:spacing w:val="9"/>
          <w:w w:val="105"/>
          <w:sz w:val="14"/>
        </w:rPr>
        <w:t xml:space="preserve"> </w:t>
      </w:r>
      <w:r>
        <w:rPr>
          <w:w w:val="105"/>
          <w:sz w:val="14"/>
        </w:rPr>
        <w:t>***</w:t>
      </w:r>
      <w:r>
        <w:rPr>
          <w:spacing w:val="9"/>
          <w:w w:val="105"/>
          <w:sz w:val="14"/>
        </w:rPr>
        <w:t xml:space="preserve"> </w:t>
      </w:r>
      <w:r>
        <w:rPr>
          <w:spacing w:val="-2"/>
          <w:w w:val="105"/>
          <w:sz w:val="14"/>
        </w:rPr>
        <w:t>p</w:t>
      </w:r>
      <w:r>
        <w:rPr>
          <w:rFonts w:ascii="Calibri"/>
          <w:i/>
          <w:spacing w:val="-2"/>
          <w:w w:val="105"/>
          <w:sz w:val="14"/>
        </w:rPr>
        <w:t>&lt;</w:t>
      </w:r>
      <w:r>
        <w:rPr>
          <w:spacing w:val="-2"/>
          <w:w w:val="105"/>
          <w:sz w:val="14"/>
        </w:rPr>
        <w:t>0.01.</w:t>
      </w:r>
    </w:p>
    <w:p w14:paraId="7284A8A2" w14:textId="77777777" w:rsidR="00D62403" w:rsidRDefault="00D62403" w:rsidP="00D62403">
      <w:pPr>
        <w:pStyle w:val="BodyText"/>
        <w:rPr>
          <w:sz w:val="14"/>
        </w:rPr>
      </w:pPr>
    </w:p>
    <w:p w14:paraId="664636B3" w14:textId="77777777" w:rsidR="00D62403" w:rsidRDefault="00D62403" w:rsidP="00D62403">
      <w:pPr>
        <w:pStyle w:val="BodyText"/>
        <w:spacing w:before="87"/>
        <w:rPr>
          <w:sz w:val="14"/>
        </w:rPr>
      </w:pPr>
    </w:p>
    <w:p w14:paraId="2EAD67F1" w14:textId="77777777" w:rsidR="00D62403" w:rsidRDefault="00D62403" w:rsidP="00D62403">
      <w:pPr>
        <w:pStyle w:val="BodyText"/>
        <w:spacing w:line="314" w:lineRule="auto"/>
        <w:ind w:left="540" w:right="416"/>
        <w:jc w:val="both"/>
      </w:pPr>
      <w:r>
        <w:t>To understand the composition of the different categories reported in Table 13, the individual strategies adopted are disaggregated and reported in Table 14 below.</w:t>
      </w:r>
      <w:r>
        <w:rPr>
          <w:spacing w:val="40"/>
        </w:rPr>
        <w:t xml:space="preserve"> </w:t>
      </w:r>
      <w:r>
        <w:t xml:space="preserve">Among the phone-owners </w:t>
      </w:r>
      <w:r>
        <w:rPr>
          <w:spacing w:val="-6"/>
        </w:rPr>
        <w:t>and non-phone owners’ sub-samples,</w:t>
      </w:r>
      <w:r>
        <w:t xml:space="preserve"> </w:t>
      </w:r>
      <w:r>
        <w:rPr>
          <w:spacing w:val="-6"/>
        </w:rPr>
        <w:t>strategies such as selling productive assets,</w:t>
      </w:r>
      <w:r>
        <w:t xml:space="preserve"> </w:t>
      </w:r>
      <w:r>
        <w:rPr>
          <w:spacing w:val="-6"/>
        </w:rPr>
        <w:t>scavenging,</w:t>
      </w:r>
      <w:r>
        <w:t xml:space="preserve"> </w:t>
      </w:r>
      <w:r>
        <w:rPr>
          <w:spacing w:val="-6"/>
        </w:rPr>
        <w:t xml:space="preserve">reduced </w:t>
      </w:r>
      <w:r>
        <w:t>health</w:t>
      </w:r>
      <w:r>
        <w:rPr>
          <w:spacing w:val="-8"/>
        </w:rPr>
        <w:t xml:space="preserve"> </w:t>
      </w:r>
      <w:r>
        <w:t>care</w:t>
      </w:r>
      <w:r>
        <w:rPr>
          <w:spacing w:val="-8"/>
        </w:rPr>
        <w:t xml:space="preserve"> </w:t>
      </w:r>
      <w:r>
        <w:t>expenditure</w:t>
      </w:r>
      <w:r>
        <w:rPr>
          <w:spacing w:val="-8"/>
        </w:rPr>
        <w:t xml:space="preserve"> </w:t>
      </w:r>
      <w:r>
        <w:t>and</w:t>
      </w:r>
      <w:r>
        <w:rPr>
          <w:spacing w:val="-8"/>
        </w:rPr>
        <w:t xml:space="preserve"> </w:t>
      </w:r>
      <w:r>
        <w:t>selling</w:t>
      </w:r>
      <w:r>
        <w:rPr>
          <w:spacing w:val="-8"/>
        </w:rPr>
        <w:t xml:space="preserve"> </w:t>
      </w:r>
      <w:r>
        <w:t>places</w:t>
      </w:r>
      <w:r>
        <w:rPr>
          <w:spacing w:val="-8"/>
        </w:rPr>
        <w:t xml:space="preserve"> </w:t>
      </w:r>
      <w:r>
        <w:t>of</w:t>
      </w:r>
      <w:r>
        <w:rPr>
          <w:spacing w:val="-8"/>
        </w:rPr>
        <w:t xml:space="preserve"> </w:t>
      </w:r>
      <w:r>
        <w:t>dwelling</w:t>
      </w:r>
      <w:r>
        <w:rPr>
          <w:spacing w:val="-8"/>
        </w:rPr>
        <w:t xml:space="preserve"> </w:t>
      </w:r>
      <w:r>
        <w:t>drive</w:t>
      </w:r>
      <w:r>
        <w:rPr>
          <w:spacing w:val="-8"/>
        </w:rPr>
        <w:t xml:space="preserve"> </w:t>
      </w:r>
      <w:r>
        <w:t>the</w:t>
      </w:r>
      <w:r>
        <w:rPr>
          <w:spacing w:val="-8"/>
        </w:rPr>
        <w:t xml:space="preserve"> </w:t>
      </w:r>
      <w:r>
        <w:t>significant</w:t>
      </w:r>
      <w:r>
        <w:rPr>
          <w:spacing w:val="-8"/>
        </w:rPr>
        <w:t xml:space="preserve"> </w:t>
      </w:r>
      <w:r>
        <w:t>difference</w:t>
      </w:r>
      <w:r>
        <w:rPr>
          <w:spacing w:val="-8"/>
        </w:rPr>
        <w:t xml:space="preserve"> </w:t>
      </w:r>
      <w:r>
        <w:t>between</w:t>
      </w:r>
      <w:r>
        <w:rPr>
          <w:spacing w:val="-8"/>
        </w:rPr>
        <w:t xml:space="preserve"> </w:t>
      </w:r>
      <w:r>
        <w:t>the remote</w:t>
      </w:r>
      <w:r>
        <w:rPr>
          <w:spacing w:val="-9"/>
        </w:rPr>
        <w:t xml:space="preserve"> </w:t>
      </w:r>
      <w:r>
        <w:t>and</w:t>
      </w:r>
      <w:r>
        <w:rPr>
          <w:spacing w:val="-9"/>
        </w:rPr>
        <w:t xml:space="preserve"> </w:t>
      </w:r>
      <w:r>
        <w:t>F2F</w:t>
      </w:r>
      <w:r>
        <w:rPr>
          <w:spacing w:val="-9"/>
        </w:rPr>
        <w:t xml:space="preserve"> </w:t>
      </w:r>
      <w:r>
        <w:t>modality. However,</w:t>
      </w:r>
      <w:r>
        <w:rPr>
          <w:spacing w:val="-9"/>
        </w:rPr>
        <w:t xml:space="preserve"> </w:t>
      </w:r>
      <w:r>
        <w:t>in</w:t>
      </w:r>
      <w:r>
        <w:rPr>
          <w:spacing w:val="-9"/>
        </w:rPr>
        <w:t xml:space="preserve"> </w:t>
      </w:r>
      <w:r>
        <w:t>the</w:t>
      </w:r>
      <w:r>
        <w:rPr>
          <w:spacing w:val="-9"/>
        </w:rPr>
        <w:t xml:space="preserve"> </w:t>
      </w:r>
      <w:r>
        <w:t>full</w:t>
      </w:r>
      <w:r>
        <w:rPr>
          <w:spacing w:val="-9"/>
        </w:rPr>
        <w:t xml:space="preserve"> </w:t>
      </w:r>
      <w:r>
        <w:t>sample,</w:t>
      </w:r>
      <w:r>
        <w:rPr>
          <w:spacing w:val="-9"/>
        </w:rPr>
        <w:t xml:space="preserve"> </w:t>
      </w:r>
      <w:r>
        <w:t>the</w:t>
      </w:r>
      <w:r>
        <w:rPr>
          <w:spacing w:val="-9"/>
        </w:rPr>
        <w:t xml:space="preserve"> </w:t>
      </w:r>
      <w:r>
        <w:t>remote</w:t>
      </w:r>
      <w:r>
        <w:rPr>
          <w:spacing w:val="-9"/>
        </w:rPr>
        <w:t xml:space="preserve"> </w:t>
      </w:r>
      <w:r>
        <w:t>modality</w:t>
      </w:r>
      <w:r>
        <w:rPr>
          <w:spacing w:val="-9"/>
        </w:rPr>
        <w:t xml:space="preserve"> </w:t>
      </w:r>
      <w:r>
        <w:t>significantly</w:t>
      </w:r>
      <w:r>
        <w:rPr>
          <w:spacing w:val="-9"/>
        </w:rPr>
        <w:t xml:space="preserve"> </w:t>
      </w:r>
      <w:r>
        <w:t>adopted more of each strategy than the F2F modality.</w:t>
      </w:r>
    </w:p>
    <w:p w14:paraId="4D794624" w14:textId="77777777" w:rsidR="00D62403" w:rsidRDefault="00D62403" w:rsidP="00D62403">
      <w:pPr>
        <w:spacing w:before="156"/>
        <w:ind w:left="630" w:right="510"/>
        <w:jc w:val="center"/>
        <w:rPr>
          <w:sz w:val="17"/>
        </w:rPr>
      </w:pPr>
      <w:r>
        <w:rPr>
          <w:sz w:val="17"/>
        </w:rPr>
        <w:t>Table</w:t>
      </w:r>
      <w:r>
        <w:rPr>
          <w:spacing w:val="19"/>
          <w:sz w:val="17"/>
        </w:rPr>
        <w:t xml:space="preserve"> </w:t>
      </w:r>
      <w:r>
        <w:rPr>
          <w:sz w:val="17"/>
        </w:rPr>
        <w:t>14:</w:t>
      </w:r>
      <w:r>
        <w:rPr>
          <w:spacing w:val="40"/>
          <w:sz w:val="17"/>
        </w:rPr>
        <w:t xml:space="preserve"> </w:t>
      </w:r>
      <w:r>
        <w:rPr>
          <w:sz w:val="17"/>
        </w:rPr>
        <w:t>CAR:</w:t>
      </w:r>
      <w:r>
        <w:rPr>
          <w:spacing w:val="20"/>
          <w:sz w:val="17"/>
        </w:rPr>
        <w:t xml:space="preserve"> </w:t>
      </w:r>
      <w:r>
        <w:rPr>
          <w:sz w:val="17"/>
        </w:rPr>
        <w:t>Each</w:t>
      </w:r>
      <w:r>
        <w:rPr>
          <w:spacing w:val="20"/>
          <w:sz w:val="17"/>
        </w:rPr>
        <w:t xml:space="preserve"> </w:t>
      </w:r>
      <w:r>
        <w:rPr>
          <w:sz w:val="17"/>
        </w:rPr>
        <w:t>Coping</w:t>
      </w:r>
      <w:r>
        <w:rPr>
          <w:spacing w:val="20"/>
          <w:sz w:val="17"/>
        </w:rPr>
        <w:t xml:space="preserve"> </w:t>
      </w:r>
      <w:r>
        <w:rPr>
          <w:sz w:val="17"/>
        </w:rPr>
        <w:t>Strategy</w:t>
      </w:r>
      <w:r>
        <w:rPr>
          <w:spacing w:val="20"/>
          <w:sz w:val="17"/>
        </w:rPr>
        <w:t xml:space="preserve"> </w:t>
      </w:r>
      <w:r>
        <w:rPr>
          <w:spacing w:val="-4"/>
          <w:sz w:val="17"/>
        </w:rPr>
        <w:t>Used</w:t>
      </w:r>
    </w:p>
    <w:p w14:paraId="4084B8C2" w14:textId="77777777" w:rsidR="00D62403" w:rsidRDefault="00D62403" w:rsidP="00D62403">
      <w:pPr>
        <w:pStyle w:val="BodyText"/>
        <w:spacing w:before="1"/>
        <w:rPr>
          <w:sz w:val="18"/>
        </w:rPr>
      </w:pPr>
    </w:p>
    <w:tbl>
      <w:tblPr>
        <w:tblW w:w="0" w:type="auto"/>
        <w:tblInd w:w="547" w:type="dxa"/>
        <w:tblLayout w:type="fixed"/>
        <w:tblCellMar>
          <w:left w:w="0" w:type="dxa"/>
          <w:right w:w="0" w:type="dxa"/>
        </w:tblCellMar>
        <w:tblLook w:val="01E0" w:firstRow="1" w:lastRow="1" w:firstColumn="1" w:lastColumn="1" w:noHBand="0" w:noVBand="0"/>
      </w:tblPr>
      <w:tblGrid>
        <w:gridCol w:w="4477"/>
        <w:gridCol w:w="645"/>
        <w:gridCol w:w="654"/>
        <w:gridCol w:w="522"/>
        <w:gridCol w:w="701"/>
        <w:gridCol w:w="571"/>
        <w:gridCol w:w="530"/>
        <w:gridCol w:w="636"/>
        <w:gridCol w:w="627"/>
      </w:tblGrid>
      <w:tr w:rsidR="00D62403" w14:paraId="2CF44462" w14:textId="77777777">
        <w:trPr>
          <w:trHeight w:val="303"/>
        </w:trPr>
        <w:tc>
          <w:tcPr>
            <w:tcW w:w="4477" w:type="dxa"/>
            <w:tcBorders>
              <w:top w:val="double" w:sz="4" w:space="0" w:color="000000"/>
              <w:bottom w:val="single" w:sz="4" w:space="0" w:color="000000"/>
            </w:tcBorders>
          </w:tcPr>
          <w:p w14:paraId="3EB0B09C" w14:textId="77777777" w:rsidR="00D62403" w:rsidRDefault="00D62403">
            <w:pPr>
              <w:pStyle w:val="TableParagraph"/>
              <w:spacing w:before="14" w:line="240" w:lineRule="auto"/>
              <w:jc w:val="left"/>
              <w:rPr>
                <w:sz w:val="12"/>
              </w:rPr>
            </w:pPr>
          </w:p>
          <w:p w14:paraId="1B742B1D" w14:textId="77777777" w:rsidR="00D62403" w:rsidRDefault="00D62403">
            <w:pPr>
              <w:pStyle w:val="TableParagraph"/>
              <w:tabs>
                <w:tab w:val="left" w:pos="4126"/>
              </w:tabs>
              <w:spacing w:line="133" w:lineRule="exact"/>
              <w:ind w:left="94"/>
              <w:jc w:val="left"/>
              <w:rPr>
                <w:sz w:val="12"/>
              </w:rPr>
            </w:pPr>
            <w:r>
              <w:rPr>
                <w:spacing w:val="-2"/>
                <w:w w:val="110"/>
                <w:sz w:val="12"/>
              </w:rPr>
              <w:t>Variable</w:t>
            </w:r>
            <w:r>
              <w:rPr>
                <w:sz w:val="12"/>
              </w:rPr>
              <w:tab/>
            </w:r>
            <w:r>
              <w:rPr>
                <w:spacing w:val="-5"/>
                <w:w w:val="110"/>
                <w:sz w:val="12"/>
              </w:rPr>
              <w:t>F2F</w:t>
            </w:r>
          </w:p>
        </w:tc>
        <w:tc>
          <w:tcPr>
            <w:tcW w:w="1299" w:type="dxa"/>
            <w:gridSpan w:val="2"/>
            <w:tcBorders>
              <w:top w:val="double" w:sz="4" w:space="0" w:color="000000"/>
              <w:bottom w:val="single" w:sz="4" w:space="0" w:color="000000"/>
            </w:tcBorders>
          </w:tcPr>
          <w:p w14:paraId="52A6B43A" w14:textId="77777777" w:rsidR="00D62403" w:rsidRDefault="00D62403">
            <w:pPr>
              <w:pStyle w:val="TableParagraph"/>
              <w:spacing w:before="1" w:line="240" w:lineRule="auto"/>
              <w:ind w:left="58"/>
              <w:jc w:val="left"/>
              <w:rPr>
                <w:sz w:val="12"/>
              </w:rPr>
            </w:pPr>
            <w:r>
              <w:rPr>
                <w:w w:val="110"/>
                <w:sz w:val="12"/>
              </w:rPr>
              <w:t>Own</w:t>
            </w:r>
            <w:r>
              <w:rPr>
                <w:spacing w:val="11"/>
                <w:w w:val="110"/>
                <w:sz w:val="12"/>
              </w:rPr>
              <w:t xml:space="preserve"> </w:t>
            </w:r>
            <w:r>
              <w:rPr>
                <w:spacing w:val="-2"/>
                <w:w w:val="110"/>
                <w:sz w:val="12"/>
              </w:rPr>
              <w:t>Phone</w:t>
            </w:r>
          </w:p>
          <w:p w14:paraId="605CF3DA" w14:textId="77777777" w:rsidR="00D62403" w:rsidRDefault="00D62403">
            <w:pPr>
              <w:pStyle w:val="TableParagraph"/>
              <w:tabs>
                <w:tab w:val="left" w:pos="875"/>
              </w:tabs>
              <w:spacing w:before="13" w:line="133" w:lineRule="exact"/>
              <w:ind w:left="129"/>
              <w:jc w:val="left"/>
              <w:rPr>
                <w:sz w:val="12"/>
              </w:rPr>
            </w:pPr>
            <w:r>
              <w:rPr>
                <w:spacing w:val="-2"/>
                <w:w w:val="105"/>
                <w:sz w:val="12"/>
              </w:rPr>
              <w:t>Remote</w:t>
            </w:r>
            <w:r>
              <w:rPr>
                <w:sz w:val="12"/>
              </w:rPr>
              <w:tab/>
            </w:r>
            <w:r>
              <w:rPr>
                <w:spacing w:val="-4"/>
                <w:w w:val="105"/>
                <w:sz w:val="12"/>
              </w:rPr>
              <w:t>Diff</w:t>
            </w:r>
          </w:p>
        </w:tc>
        <w:tc>
          <w:tcPr>
            <w:tcW w:w="522" w:type="dxa"/>
            <w:tcBorders>
              <w:top w:val="double" w:sz="4" w:space="0" w:color="000000"/>
              <w:bottom w:val="single" w:sz="4" w:space="0" w:color="000000"/>
            </w:tcBorders>
          </w:tcPr>
          <w:p w14:paraId="6903E9C7" w14:textId="77777777" w:rsidR="00D62403" w:rsidRDefault="00D62403">
            <w:pPr>
              <w:pStyle w:val="TableParagraph"/>
              <w:spacing w:before="14" w:line="240" w:lineRule="auto"/>
              <w:jc w:val="left"/>
              <w:rPr>
                <w:sz w:val="12"/>
              </w:rPr>
            </w:pPr>
          </w:p>
          <w:p w14:paraId="562C7399" w14:textId="77777777" w:rsidR="00D62403" w:rsidRDefault="00D62403">
            <w:pPr>
              <w:pStyle w:val="TableParagraph"/>
              <w:spacing w:line="133" w:lineRule="exact"/>
              <w:ind w:left="6" w:right="1"/>
              <w:rPr>
                <w:sz w:val="12"/>
              </w:rPr>
            </w:pPr>
            <w:r>
              <w:rPr>
                <w:spacing w:val="-5"/>
                <w:w w:val="115"/>
                <w:sz w:val="12"/>
              </w:rPr>
              <w:t>F2F</w:t>
            </w:r>
          </w:p>
        </w:tc>
        <w:tc>
          <w:tcPr>
            <w:tcW w:w="701" w:type="dxa"/>
            <w:tcBorders>
              <w:top w:val="double" w:sz="4" w:space="0" w:color="000000"/>
              <w:bottom w:val="single" w:sz="4" w:space="0" w:color="000000"/>
            </w:tcBorders>
          </w:tcPr>
          <w:p w14:paraId="025B9B8A" w14:textId="77777777" w:rsidR="00D62403" w:rsidRDefault="00D62403">
            <w:pPr>
              <w:pStyle w:val="TableParagraph"/>
              <w:spacing w:before="1" w:line="240" w:lineRule="auto"/>
              <w:ind w:left="84"/>
              <w:jc w:val="left"/>
              <w:rPr>
                <w:sz w:val="12"/>
              </w:rPr>
            </w:pPr>
            <w:r>
              <w:rPr>
                <w:w w:val="105"/>
                <w:sz w:val="12"/>
              </w:rPr>
              <w:t>No</w:t>
            </w:r>
            <w:r>
              <w:rPr>
                <w:spacing w:val="14"/>
                <w:w w:val="105"/>
                <w:sz w:val="12"/>
              </w:rPr>
              <w:t xml:space="preserve"> </w:t>
            </w:r>
            <w:r>
              <w:rPr>
                <w:spacing w:val="-4"/>
                <w:w w:val="105"/>
                <w:sz w:val="12"/>
              </w:rPr>
              <w:t>Phone</w:t>
            </w:r>
          </w:p>
          <w:p w14:paraId="0F6AA047" w14:textId="77777777" w:rsidR="00D62403" w:rsidRDefault="00D62403">
            <w:pPr>
              <w:pStyle w:val="TableParagraph"/>
              <w:spacing w:before="13" w:line="133" w:lineRule="exact"/>
              <w:ind w:left="100"/>
              <w:jc w:val="left"/>
              <w:rPr>
                <w:sz w:val="12"/>
              </w:rPr>
            </w:pPr>
            <w:r>
              <w:rPr>
                <w:spacing w:val="-2"/>
                <w:w w:val="110"/>
                <w:sz w:val="12"/>
              </w:rPr>
              <w:t>Remote</w:t>
            </w:r>
          </w:p>
        </w:tc>
        <w:tc>
          <w:tcPr>
            <w:tcW w:w="571" w:type="dxa"/>
            <w:tcBorders>
              <w:top w:val="double" w:sz="4" w:space="0" w:color="000000"/>
              <w:bottom w:val="single" w:sz="4" w:space="0" w:color="000000"/>
            </w:tcBorders>
          </w:tcPr>
          <w:p w14:paraId="08937E8B" w14:textId="77777777" w:rsidR="00D62403" w:rsidRDefault="00D62403">
            <w:pPr>
              <w:pStyle w:val="TableParagraph"/>
              <w:spacing w:before="14" w:line="240" w:lineRule="auto"/>
              <w:jc w:val="left"/>
              <w:rPr>
                <w:sz w:val="12"/>
              </w:rPr>
            </w:pPr>
          </w:p>
          <w:p w14:paraId="1D6A4E33" w14:textId="77777777" w:rsidR="00D62403" w:rsidRDefault="00D62403">
            <w:pPr>
              <w:pStyle w:val="TableParagraph"/>
              <w:spacing w:line="133" w:lineRule="exact"/>
              <w:ind w:right="59"/>
              <w:rPr>
                <w:sz w:val="12"/>
              </w:rPr>
            </w:pPr>
            <w:r>
              <w:rPr>
                <w:spacing w:val="-4"/>
                <w:w w:val="105"/>
                <w:sz w:val="12"/>
              </w:rPr>
              <w:t>Diff</w:t>
            </w:r>
          </w:p>
        </w:tc>
        <w:tc>
          <w:tcPr>
            <w:tcW w:w="530" w:type="dxa"/>
            <w:tcBorders>
              <w:top w:val="double" w:sz="4" w:space="0" w:color="000000"/>
              <w:bottom w:val="single" w:sz="4" w:space="0" w:color="000000"/>
            </w:tcBorders>
          </w:tcPr>
          <w:p w14:paraId="1246BABE" w14:textId="77777777" w:rsidR="00D62403" w:rsidRDefault="00D62403">
            <w:pPr>
              <w:pStyle w:val="TableParagraph"/>
              <w:spacing w:before="14" w:line="240" w:lineRule="auto"/>
              <w:jc w:val="left"/>
              <w:rPr>
                <w:sz w:val="12"/>
              </w:rPr>
            </w:pPr>
          </w:p>
          <w:p w14:paraId="3E76D80D" w14:textId="77777777" w:rsidR="00D62403" w:rsidRDefault="00D62403">
            <w:pPr>
              <w:pStyle w:val="TableParagraph"/>
              <w:spacing w:line="133" w:lineRule="exact"/>
              <w:ind w:right="3"/>
              <w:rPr>
                <w:sz w:val="12"/>
              </w:rPr>
            </w:pPr>
            <w:r>
              <w:rPr>
                <w:spacing w:val="-5"/>
                <w:w w:val="115"/>
                <w:sz w:val="12"/>
              </w:rPr>
              <w:t>F2F</w:t>
            </w:r>
          </w:p>
        </w:tc>
        <w:tc>
          <w:tcPr>
            <w:tcW w:w="636" w:type="dxa"/>
            <w:tcBorders>
              <w:top w:val="double" w:sz="4" w:space="0" w:color="000000"/>
              <w:bottom w:val="single" w:sz="4" w:space="0" w:color="000000"/>
            </w:tcBorders>
          </w:tcPr>
          <w:p w14:paraId="704B3A12" w14:textId="77777777" w:rsidR="00D62403" w:rsidRDefault="00D62403">
            <w:pPr>
              <w:pStyle w:val="TableParagraph"/>
              <w:spacing w:before="1" w:line="240" w:lineRule="auto"/>
              <w:ind w:right="116"/>
              <w:jc w:val="right"/>
              <w:rPr>
                <w:sz w:val="12"/>
              </w:rPr>
            </w:pPr>
            <w:r>
              <w:rPr>
                <w:spacing w:val="-2"/>
                <w:w w:val="115"/>
                <w:sz w:val="12"/>
              </w:rPr>
              <w:t>Total</w:t>
            </w:r>
          </w:p>
          <w:p w14:paraId="10FFAC18" w14:textId="77777777" w:rsidR="00D62403" w:rsidRDefault="00D62403">
            <w:pPr>
              <w:pStyle w:val="TableParagraph"/>
              <w:spacing w:before="13" w:line="133" w:lineRule="exact"/>
              <w:ind w:right="94"/>
              <w:jc w:val="right"/>
              <w:rPr>
                <w:sz w:val="12"/>
              </w:rPr>
            </w:pPr>
            <w:r>
              <w:rPr>
                <w:spacing w:val="-2"/>
                <w:w w:val="110"/>
                <w:sz w:val="12"/>
              </w:rPr>
              <w:t>Remote</w:t>
            </w:r>
          </w:p>
        </w:tc>
        <w:tc>
          <w:tcPr>
            <w:tcW w:w="627" w:type="dxa"/>
            <w:tcBorders>
              <w:top w:val="double" w:sz="4" w:space="0" w:color="000000"/>
              <w:bottom w:val="single" w:sz="4" w:space="0" w:color="000000"/>
            </w:tcBorders>
          </w:tcPr>
          <w:p w14:paraId="3B79C965" w14:textId="77777777" w:rsidR="00D62403" w:rsidRDefault="00D62403">
            <w:pPr>
              <w:pStyle w:val="TableParagraph"/>
              <w:spacing w:before="14" w:line="240" w:lineRule="auto"/>
              <w:jc w:val="left"/>
              <w:rPr>
                <w:sz w:val="12"/>
              </w:rPr>
            </w:pPr>
          </w:p>
          <w:p w14:paraId="4A2FF5C4" w14:textId="77777777" w:rsidR="00D62403" w:rsidRDefault="00D62403">
            <w:pPr>
              <w:pStyle w:val="TableParagraph"/>
              <w:spacing w:line="133" w:lineRule="exact"/>
              <w:ind w:right="3"/>
              <w:rPr>
                <w:sz w:val="12"/>
              </w:rPr>
            </w:pPr>
            <w:r>
              <w:rPr>
                <w:spacing w:val="-4"/>
                <w:w w:val="105"/>
                <w:sz w:val="12"/>
              </w:rPr>
              <w:t>Diff</w:t>
            </w:r>
          </w:p>
        </w:tc>
      </w:tr>
      <w:tr w:rsidR="00D62403" w14:paraId="151D8533" w14:textId="77777777">
        <w:trPr>
          <w:trHeight w:val="124"/>
        </w:trPr>
        <w:tc>
          <w:tcPr>
            <w:tcW w:w="4477" w:type="dxa"/>
          </w:tcPr>
          <w:p w14:paraId="31F037D2" w14:textId="77777777" w:rsidR="00D62403" w:rsidRDefault="00D62403">
            <w:pPr>
              <w:pStyle w:val="TableParagraph"/>
              <w:tabs>
                <w:tab w:val="right" w:pos="4365"/>
              </w:tabs>
              <w:spacing w:line="105" w:lineRule="exact"/>
              <w:ind w:left="94"/>
              <w:jc w:val="left"/>
              <w:rPr>
                <w:sz w:val="12"/>
              </w:rPr>
            </w:pPr>
            <w:r>
              <w:rPr>
                <w:sz w:val="12"/>
              </w:rPr>
              <w:t>Used</w:t>
            </w:r>
            <w:r>
              <w:rPr>
                <w:spacing w:val="33"/>
                <w:sz w:val="12"/>
              </w:rPr>
              <w:t xml:space="preserve"> </w:t>
            </w:r>
            <w:r>
              <w:rPr>
                <w:sz w:val="12"/>
              </w:rPr>
              <w:t>Stress</w:t>
            </w:r>
            <w:r>
              <w:rPr>
                <w:spacing w:val="33"/>
                <w:sz w:val="12"/>
              </w:rPr>
              <w:t xml:space="preserve"> </w:t>
            </w:r>
            <w:r>
              <w:rPr>
                <w:sz w:val="12"/>
              </w:rPr>
              <w:t>coping:</w:t>
            </w:r>
            <w:r>
              <w:rPr>
                <w:spacing w:val="54"/>
                <w:sz w:val="12"/>
              </w:rPr>
              <w:t xml:space="preserve"> </w:t>
            </w:r>
            <w:r>
              <w:rPr>
                <w:sz w:val="12"/>
              </w:rPr>
              <w:t>Sold</w:t>
            </w:r>
            <w:r>
              <w:rPr>
                <w:spacing w:val="34"/>
                <w:sz w:val="12"/>
              </w:rPr>
              <w:t xml:space="preserve"> </w:t>
            </w:r>
            <w:r>
              <w:rPr>
                <w:sz w:val="12"/>
              </w:rPr>
              <w:t>household</w:t>
            </w:r>
            <w:r>
              <w:rPr>
                <w:spacing w:val="33"/>
                <w:sz w:val="12"/>
              </w:rPr>
              <w:t xml:space="preserve"> </w:t>
            </w:r>
            <w:r>
              <w:rPr>
                <w:spacing w:val="-2"/>
                <w:sz w:val="12"/>
              </w:rPr>
              <w:t>assets/goods</w:t>
            </w:r>
            <w:r>
              <w:rPr>
                <w:rFonts w:ascii="Times New Roman"/>
                <w:sz w:val="12"/>
              </w:rPr>
              <w:tab/>
            </w:r>
            <w:r>
              <w:rPr>
                <w:spacing w:val="-4"/>
                <w:sz w:val="12"/>
              </w:rPr>
              <w:t>0.28</w:t>
            </w:r>
          </w:p>
        </w:tc>
        <w:tc>
          <w:tcPr>
            <w:tcW w:w="645" w:type="dxa"/>
          </w:tcPr>
          <w:p w14:paraId="679A536C" w14:textId="77777777" w:rsidR="00D62403" w:rsidRDefault="00D62403">
            <w:pPr>
              <w:pStyle w:val="TableParagraph"/>
              <w:spacing w:line="105" w:lineRule="exact"/>
              <w:ind w:left="61" w:right="1"/>
              <w:rPr>
                <w:sz w:val="12"/>
              </w:rPr>
            </w:pPr>
            <w:r>
              <w:rPr>
                <w:spacing w:val="-4"/>
                <w:sz w:val="12"/>
              </w:rPr>
              <w:t>0.46</w:t>
            </w:r>
          </w:p>
        </w:tc>
        <w:tc>
          <w:tcPr>
            <w:tcW w:w="654" w:type="dxa"/>
          </w:tcPr>
          <w:p w14:paraId="267F31CC" w14:textId="77777777" w:rsidR="00D62403" w:rsidRDefault="00D62403">
            <w:pPr>
              <w:pStyle w:val="TableParagraph"/>
              <w:spacing w:line="105" w:lineRule="exact"/>
              <w:ind w:left="25" w:right="1"/>
              <w:rPr>
                <w:sz w:val="12"/>
              </w:rPr>
            </w:pPr>
            <w:r>
              <w:rPr>
                <w:spacing w:val="-2"/>
                <w:w w:val="110"/>
                <w:sz w:val="12"/>
              </w:rPr>
              <w:t>0.18***</w:t>
            </w:r>
          </w:p>
        </w:tc>
        <w:tc>
          <w:tcPr>
            <w:tcW w:w="522" w:type="dxa"/>
          </w:tcPr>
          <w:p w14:paraId="78A63799" w14:textId="77777777" w:rsidR="00D62403" w:rsidRDefault="00D62403">
            <w:pPr>
              <w:pStyle w:val="TableParagraph"/>
              <w:spacing w:line="105" w:lineRule="exact"/>
              <w:ind w:left="6" w:right="1"/>
              <w:rPr>
                <w:sz w:val="12"/>
              </w:rPr>
            </w:pPr>
            <w:r>
              <w:rPr>
                <w:spacing w:val="-4"/>
                <w:w w:val="105"/>
                <w:sz w:val="12"/>
              </w:rPr>
              <w:t>0.15</w:t>
            </w:r>
          </w:p>
        </w:tc>
        <w:tc>
          <w:tcPr>
            <w:tcW w:w="701" w:type="dxa"/>
          </w:tcPr>
          <w:p w14:paraId="1BAFD648" w14:textId="77777777" w:rsidR="00D62403" w:rsidRDefault="00D62403">
            <w:pPr>
              <w:pStyle w:val="TableParagraph"/>
              <w:spacing w:line="105" w:lineRule="exact"/>
              <w:ind w:left="1" w:right="50"/>
              <w:rPr>
                <w:sz w:val="12"/>
              </w:rPr>
            </w:pPr>
            <w:r>
              <w:rPr>
                <w:spacing w:val="-4"/>
                <w:sz w:val="12"/>
              </w:rPr>
              <w:t>0.29</w:t>
            </w:r>
          </w:p>
        </w:tc>
        <w:tc>
          <w:tcPr>
            <w:tcW w:w="571" w:type="dxa"/>
          </w:tcPr>
          <w:p w14:paraId="43BC38A3" w14:textId="77777777" w:rsidR="00D62403" w:rsidRDefault="00D62403">
            <w:pPr>
              <w:pStyle w:val="TableParagraph"/>
              <w:spacing w:line="105" w:lineRule="exact"/>
              <w:ind w:left="1" w:right="59"/>
              <w:rPr>
                <w:sz w:val="12"/>
              </w:rPr>
            </w:pPr>
            <w:r>
              <w:rPr>
                <w:spacing w:val="-2"/>
                <w:w w:val="110"/>
                <w:sz w:val="12"/>
              </w:rPr>
              <w:t>0.14**</w:t>
            </w:r>
          </w:p>
        </w:tc>
        <w:tc>
          <w:tcPr>
            <w:tcW w:w="530" w:type="dxa"/>
          </w:tcPr>
          <w:p w14:paraId="26D58CB3" w14:textId="77777777" w:rsidR="00D62403" w:rsidRDefault="00D62403">
            <w:pPr>
              <w:pStyle w:val="TableParagraph"/>
              <w:spacing w:line="105" w:lineRule="exact"/>
              <w:ind w:left="1" w:right="3"/>
              <w:rPr>
                <w:sz w:val="12"/>
              </w:rPr>
            </w:pPr>
            <w:r>
              <w:rPr>
                <w:spacing w:val="-4"/>
                <w:w w:val="105"/>
                <w:sz w:val="12"/>
              </w:rPr>
              <w:t>0.19</w:t>
            </w:r>
          </w:p>
        </w:tc>
        <w:tc>
          <w:tcPr>
            <w:tcW w:w="636" w:type="dxa"/>
          </w:tcPr>
          <w:p w14:paraId="69836D71" w14:textId="77777777" w:rsidR="00D62403" w:rsidRDefault="00D62403">
            <w:pPr>
              <w:pStyle w:val="TableParagraph"/>
              <w:spacing w:line="105" w:lineRule="exact"/>
              <w:ind w:left="1" w:right="3"/>
              <w:rPr>
                <w:sz w:val="12"/>
              </w:rPr>
            </w:pPr>
            <w:r>
              <w:rPr>
                <w:spacing w:val="-4"/>
                <w:sz w:val="12"/>
              </w:rPr>
              <w:t>0.38</w:t>
            </w:r>
          </w:p>
        </w:tc>
        <w:tc>
          <w:tcPr>
            <w:tcW w:w="627" w:type="dxa"/>
          </w:tcPr>
          <w:p w14:paraId="720A6DA7" w14:textId="77777777" w:rsidR="00D62403" w:rsidRDefault="00D62403">
            <w:pPr>
              <w:pStyle w:val="TableParagraph"/>
              <w:spacing w:line="105" w:lineRule="exact"/>
              <w:ind w:left="1" w:right="3"/>
              <w:rPr>
                <w:sz w:val="12"/>
              </w:rPr>
            </w:pPr>
            <w:r>
              <w:rPr>
                <w:spacing w:val="-2"/>
                <w:w w:val="105"/>
                <w:sz w:val="12"/>
              </w:rPr>
              <w:t>0.20***</w:t>
            </w:r>
          </w:p>
        </w:tc>
      </w:tr>
      <w:tr w:rsidR="00D62403" w14:paraId="1A669098" w14:textId="77777777">
        <w:trPr>
          <w:trHeight w:val="149"/>
        </w:trPr>
        <w:tc>
          <w:tcPr>
            <w:tcW w:w="4477" w:type="dxa"/>
          </w:tcPr>
          <w:p w14:paraId="288BADCD" w14:textId="77777777" w:rsidR="00D62403" w:rsidRDefault="00D62403">
            <w:pPr>
              <w:pStyle w:val="TableParagraph"/>
              <w:spacing w:before="17" w:line="112" w:lineRule="exact"/>
              <w:ind w:right="57"/>
              <w:jc w:val="right"/>
              <w:rPr>
                <w:sz w:val="12"/>
              </w:rPr>
            </w:pPr>
            <w:r>
              <w:rPr>
                <w:spacing w:val="-2"/>
                <w:w w:val="105"/>
                <w:sz w:val="12"/>
              </w:rPr>
              <w:t>(0.45)</w:t>
            </w:r>
          </w:p>
        </w:tc>
        <w:tc>
          <w:tcPr>
            <w:tcW w:w="645" w:type="dxa"/>
          </w:tcPr>
          <w:p w14:paraId="119754C3" w14:textId="77777777" w:rsidR="00D62403" w:rsidRDefault="00D62403">
            <w:pPr>
              <w:pStyle w:val="TableParagraph"/>
              <w:spacing w:before="17" w:line="112" w:lineRule="exact"/>
              <w:ind w:left="61" w:right="1"/>
              <w:rPr>
                <w:sz w:val="12"/>
              </w:rPr>
            </w:pPr>
            <w:r>
              <w:rPr>
                <w:spacing w:val="-2"/>
                <w:sz w:val="12"/>
              </w:rPr>
              <w:t>(0.50)</w:t>
            </w:r>
          </w:p>
        </w:tc>
        <w:tc>
          <w:tcPr>
            <w:tcW w:w="654" w:type="dxa"/>
          </w:tcPr>
          <w:p w14:paraId="759B74A9" w14:textId="77777777" w:rsidR="00D62403" w:rsidRDefault="00D62403">
            <w:pPr>
              <w:pStyle w:val="TableParagraph"/>
              <w:spacing w:before="17" w:line="112" w:lineRule="exact"/>
              <w:ind w:left="25" w:right="1"/>
              <w:rPr>
                <w:sz w:val="12"/>
              </w:rPr>
            </w:pPr>
            <w:r>
              <w:rPr>
                <w:spacing w:val="-2"/>
                <w:sz w:val="12"/>
              </w:rPr>
              <w:t>(0.00)</w:t>
            </w:r>
          </w:p>
        </w:tc>
        <w:tc>
          <w:tcPr>
            <w:tcW w:w="522" w:type="dxa"/>
          </w:tcPr>
          <w:p w14:paraId="67D75D98" w14:textId="77777777" w:rsidR="00D62403" w:rsidRDefault="00D62403">
            <w:pPr>
              <w:pStyle w:val="TableParagraph"/>
              <w:spacing w:before="17" w:line="112" w:lineRule="exact"/>
              <w:ind w:left="6" w:right="1"/>
              <w:rPr>
                <w:sz w:val="12"/>
              </w:rPr>
            </w:pPr>
            <w:r>
              <w:rPr>
                <w:spacing w:val="-2"/>
                <w:w w:val="105"/>
                <w:sz w:val="12"/>
              </w:rPr>
              <w:t>(0.35)</w:t>
            </w:r>
          </w:p>
        </w:tc>
        <w:tc>
          <w:tcPr>
            <w:tcW w:w="701" w:type="dxa"/>
          </w:tcPr>
          <w:p w14:paraId="4C2E8721" w14:textId="77777777" w:rsidR="00D62403" w:rsidRDefault="00D62403">
            <w:pPr>
              <w:pStyle w:val="TableParagraph"/>
              <w:spacing w:before="17" w:line="112" w:lineRule="exact"/>
              <w:ind w:left="1" w:right="50"/>
              <w:rPr>
                <w:sz w:val="12"/>
              </w:rPr>
            </w:pPr>
            <w:r>
              <w:rPr>
                <w:spacing w:val="-2"/>
                <w:w w:val="105"/>
                <w:sz w:val="12"/>
              </w:rPr>
              <w:t>(0.45)</w:t>
            </w:r>
          </w:p>
        </w:tc>
        <w:tc>
          <w:tcPr>
            <w:tcW w:w="571" w:type="dxa"/>
          </w:tcPr>
          <w:p w14:paraId="3002E0F2" w14:textId="77777777" w:rsidR="00D62403" w:rsidRDefault="00D62403">
            <w:pPr>
              <w:pStyle w:val="TableParagraph"/>
              <w:spacing w:before="17" w:line="112" w:lineRule="exact"/>
              <w:ind w:right="59"/>
              <w:rPr>
                <w:sz w:val="12"/>
              </w:rPr>
            </w:pPr>
            <w:r>
              <w:rPr>
                <w:spacing w:val="-2"/>
                <w:sz w:val="12"/>
              </w:rPr>
              <w:t>(0.00)</w:t>
            </w:r>
          </w:p>
        </w:tc>
        <w:tc>
          <w:tcPr>
            <w:tcW w:w="530" w:type="dxa"/>
          </w:tcPr>
          <w:p w14:paraId="797C633A" w14:textId="77777777" w:rsidR="00D62403" w:rsidRDefault="00D62403">
            <w:pPr>
              <w:pStyle w:val="TableParagraph"/>
              <w:spacing w:before="17" w:line="112" w:lineRule="exact"/>
              <w:ind w:right="3"/>
              <w:rPr>
                <w:sz w:val="12"/>
              </w:rPr>
            </w:pPr>
            <w:r>
              <w:rPr>
                <w:spacing w:val="-2"/>
                <w:w w:val="105"/>
                <w:sz w:val="12"/>
              </w:rPr>
              <w:t>(0.39)</w:t>
            </w:r>
          </w:p>
        </w:tc>
        <w:tc>
          <w:tcPr>
            <w:tcW w:w="636" w:type="dxa"/>
          </w:tcPr>
          <w:p w14:paraId="33F79491" w14:textId="77777777" w:rsidR="00D62403" w:rsidRDefault="00D62403">
            <w:pPr>
              <w:pStyle w:val="TableParagraph"/>
              <w:spacing w:before="17" w:line="112" w:lineRule="exact"/>
              <w:ind w:right="3"/>
              <w:rPr>
                <w:sz w:val="12"/>
              </w:rPr>
            </w:pPr>
            <w:r>
              <w:rPr>
                <w:spacing w:val="-2"/>
                <w:sz w:val="12"/>
              </w:rPr>
              <w:t>(0.49)</w:t>
            </w:r>
          </w:p>
        </w:tc>
        <w:tc>
          <w:tcPr>
            <w:tcW w:w="627" w:type="dxa"/>
          </w:tcPr>
          <w:p w14:paraId="3C0B591D" w14:textId="77777777" w:rsidR="00D62403" w:rsidRDefault="00D62403">
            <w:pPr>
              <w:pStyle w:val="TableParagraph"/>
              <w:spacing w:before="17" w:line="112" w:lineRule="exact"/>
              <w:ind w:right="3"/>
              <w:rPr>
                <w:sz w:val="12"/>
              </w:rPr>
            </w:pPr>
            <w:r>
              <w:rPr>
                <w:spacing w:val="-2"/>
                <w:sz w:val="12"/>
              </w:rPr>
              <w:t>(0.00)</w:t>
            </w:r>
          </w:p>
        </w:tc>
      </w:tr>
      <w:tr w:rsidR="00D62403" w14:paraId="59DCB50A" w14:textId="77777777">
        <w:trPr>
          <w:trHeight w:val="149"/>
        </w:trPr>
        <w:tc>
          <w:tcPr>
            <w:tcW w:w="4477" w:type="dxa"/>
          </w:tcPr>
          <w:p w14:paraId="6BC5CFA3" w14:textId="77777777" w:rsidR="00D62403" w:rsidRDefault="00D62403">
            <w:pPr>
              <w:pStyle w:val="TableParagraph"/>
              <w:tabs>
                <w:tab w:val="right" w:pos="4365"/>
              </w:tabs>
              <w:spacing w:before="17" w:line="112" w:lineRule="exact"/>
              <w:ind w:left="94"/>
              <w:jc w:val="left"/>
              <w:rPr>
                <w:sz w:val="12"/>
              </w:rPr>
            </w:pPr>
            <w:r>
              <w:rPr>
                <w:sz w:val="12"/>
              </w:rPr>
              <w:t>Used</w:t>
            </w:r>
            <w:r>
              <w:rPr>
                <w:spacing w:val="33"/>
                <w:sz w:val="12"/>
              </w:rPr>
              <w:t xml:space="preserve"> </w:t>
            </w:r>
            <w:r>
              <w:rPr>
                <w:sz w:val="12"/>
              </w:rPr>
              <w:t>Stress</w:t>
            </w:r>
            <w:r>
              <w:rPr>
                <w:spacing w:val="34"/>
                <w:sz w:val="12"/>
              </w:rPr>
              <w:t xml:space="preserve"> </w:t>
            </w:r>
            <w:r>
              <w:rPr>
                <w:sz w:val="12"/>
              </w:rPr>
              <w:t>coping:</w:t>
            </w:r>
            <w:r>
              <w:rPr>
                <w:spacing w:val="56"/>
                <w:sz w:val="12"/>
              </w:rPr>
              <w:t xml:space="preserve"> </w:t>
            </w:r>
            <w:r>
              <w:rPr>
                <w:sz w:val="12"/>
              </w:rPr>
              <w:t>Reduced</w:t>
            </w:r>
            <w:r>
              <w:rPr>
                <w:spacing w:val="34"/>
                <w:sz w:val="12"/>
              </w:rPr>
              <w:t xml:space="preserve"> </w:t>
            </w:r>
            <w:r>
              <w:rPr>
                <w:sz w:val="12"/>
              </w:rPr>
              <w:t>expenses</w:t>
            </w:r>
            <w:r>
              <w:rPr>
                <w:spacing w:val="34"/>
                <w:sz w:val="12"/>
              </w:rPr>
              <w:t xml:space="preserve"> </w:t>
            </w:r>
            <w:r>
              <w:rPr>
                <w:sz w:val="12"/>
              </w:rPr>
              <w:t>on</w:t>
            </w:r>
            <w:r>
              <w:rPr>
                <w:spacing w:val="33"/>
                <w:sz w:val="12"/>
              </w:rPr>
              <w:t xml:space="preserve"> </w:t>
            </w:r>
            <w:r>
              <w:rPr>
                <w:sz w:val="12"/>
              </w:rPr>
              <w:t>health</w:t>
            </w:r>
            <w:r>
              <w:rPr>
                <w:spacing w:val="34"/>
                <w:sz w:val="12"/>
              </w:rPr>
              <w:t xml:space="preserve"> </w:t>
            </w:r>
            <w:r>
              <w:rPr>
                <w:sz w:val="12"/>
              </w:rPr>
              <w:t>and</w:t>
            </w:r>
            <w:r>
              <w:rPr>
                <w:spacing w:val="34"/>
                <w:sz w:val="12"/>
              </w:rPr>
              <w:t xml:space="preserve"> </w:t>
            </w:r>
            <w:r>
              <w:rPr>
                <w:spacing w:val="-2"/>
                <w:sz w:val="12"/>
              </w:rPr>
              <w:t>education</w:t>
            </w:r>
            <w:r>
              <w:rPr>
                <w:rFonts w:ascii="Times New Roman"/>
                <w:sz w:val="12"/>
              </w:rPr>
              <w:tab/>
            </w:r>
            <w:r>
              <w:rPr>
                <w:spacing w:val="-4"/>
                <w:sz w:val="12"/>
              </w:rPr>
              <w:t>0.23</w:t>
            </w:r>
          </w:p>
        </w:tc>
        <w:tc>
          <w:tcPr>
            <w:tcW w:w="645" w:type="dxa"/>
          </w:tcPr>
          <w:p w14:paraId="1EBB97CE" w14:textId="77777777" w:rsidR="00D62403" w:rsidRDefault="00D62403">
            <w:pPr>
              <w:pStyle w:val="TableParagraph"/>
              <w:spacing w:before="17" w:line="112" w:lineRule="exact"/>
              <w:ind w:left="61"/>
              <w:rPr>
                <w:sz w:val="12"/>
              </w:rPr>
            </w:pPr>
            <w:r>
              <w:rPr>
                <w:spacing w:val="-4"/>
                <w:sz w:val="12"/>
              </w:rPr>
              <w:t>0.43</w:t>
            </w:r>
          </w:p>
        </w:tc>
        <w:tc>
          <w:tcPr>
            <w:tcW w:w="654" w:type="dxa"/>
          </w:tcPr>
          <w:p w14:paraId="1DBB696B" w14:textId="77777777" w:rsidR="00D62403" w:rsidRDefault="00D62403">
            <w:pPr>
              <w:pStyle w:val="TableParagraph"/>
              <w:spacing w:before="17" w:line="112" w:lineRule="exact"/>
              <w:ind w:left="25" w:right="1"/>
              <w:rPr>
                <w:sz w:val="12"/>
              </w:rPr>
            </w:pPr>
            <w:r>
              <w:rPr>
                <w:spacing w:val="-2"/>
                <w:w w:val="105"/>
                <w:sz w:val="12"/>
              </w:rPr>
              <w:t>0.20***</w:t>
            </w:r>
          </w:p>
        </w:tc>
        <w:tc>
          <w:tcPr>
            <w:tcW w:w="522" w:type="dxa"/>
          </w:tcPr>
          <w:p w14:paraId="39C7EE76" w14:textId="77777777" w:rsidR="00D62403" w:rsidRDefault="00D62403">
            <w:pPr>
              <w:pStyle w:val="TableParagraph"/>
              <w:spacing w:before="17" w:line="112" w:lineRule="exact"/>
              <w:ind w:left="6" w:right="1"/>
              <w:rPr>
                <w:sz w:val="12"/>
              </w:rPr>
            </w:pPr>
            <w:r>
              <w:rPr>
                <w:spacing w:val="-4"/>
                <w:w w:val="105"/>
                <w:sz w:val="12"/>
              </w:rPr>
              <w:t>0.18</w:t>
            </w:r>
          </w:p>
        </w:tc>
        <w:tc>
          <w:tcPr>
            <w:tcW w:w="701" w:type="dxa"/>
          </w:tcPr>
          <w:p w14:paraId="4613EE5F" w14:textId="77777777" w:rsidR="00D62403" w:rsidRDefault="00D62403">
            <w:pPr>
              <w:pStyle w:val="TableParagraph"/>
              <w:spacing w:before="17" w:line="112" w:lineRule="exact"/>
              <w:ind w:left="2" w:right="50"/>
              <w:rPr>
                <w:sz w:val="12"/>
              </w:rPr>
            </w:pPr>
            <w:r>
              <w:rPr>
                <w:spacing w:val="-4"/>
                <w:sz w:val="12"/>
              </w:rPr>
              <w:t>0.40</w:t>
            </w:r>
          </w:p>
        </w:tc>
        <w:tc>
          <w:tcPr>
            <w:tcW w:w="571" w:type="dxa"/>
          </w:tcPr>
          <w:p w14:paraId="05AC939F" w14:textId="77777777" w:rsidR="00D62403" w:rsidRDefault="00D62403">
            <w:pPr>
              <w:pStyle w:val="TableParagraph"/>
              <w:spacing w:before="17" w:line="112" w:lineRule="exact"/>
              <w:ind w:left="1" w:right="59"/>
              <w:rPr>
                <w:sz w:val="12"/>
              </w:rPr>
            </w:pPr>
            <w:r>
              <w:rPr>
                <w:spacing w:val="-2"/>
                <w:w w:val="105"/>
                <w:sz w:val="12"/>
              </w:rPr>
              <w:t>0.23***</w:t>
            </w:r>
          </w:p>
        </w:tc>
        <w:tc>
          <w:tcPr>
            <w:tcW w:w="530" w:type="dxa"/>
          </w:tcPr>
          <w:p w14:paraId="48A7FDD3" w14:textId="77777777" w:rsidR="00D62403" w:rsidRDefault="00D62403">
            <w:pPr>
              <w:pStyle w:val="TableParagraph"/>
              <w:spacing w:before="17" w:line="112" w:lineRule="exact"/>
              <w:ind w:left="1" w:right="3"/>
              <w:rPr>
                <w:sz w:val="12"/>
              </w:rPr>
            </w:pPr>
            <w:r>
              <w:rPr>
                <w:spacing w:val="-4"/>
                <w:w w:val="105"/>
                <w:sz w:val="12"/>
              </w:rPr>
              <w:t>0.19</w:t>
            </w:r>
          </w:p>
        </w:tc>
        <w:tc>
          <w:tcPr>
            <w:tcW w:w="636" w:type="dxa"/>
          </w:tcPr>
          <w:p w14:paraId="6FC150EE" w14:textId="77777777" w:rsidR="00D62403" w:rsidRDefault="00D62403">
            <w:pPr>
              <w:pStyle w:val="TableParagraph"/>
              <w:spacing w:before="17" w:line="112" w:lineRule="exact"/>
              <w:ind w:left="1" w:right="3"/>
              <w:rPr>
                <w:sz w:val="12"/>
              </w:rPr>
            </w:pPr>
            <w:r>
              <w:rPr>
                <w:spacing w:val="-4"/>
                <w:sz w:val="12"/>
              </w:rPr>
              <w:t>0.42</w:t>
            </w:r>
          </w:p>
        </w:tc>
        <w:tc>
          <w:tcPr>
            <w:tcW w:w="627" w:type="dxa"/>
          </w:tcPr>
          <w:p w14:paraId="664AAD06" w14:textId="77777777" w:rsidR="00D62403" w:rsidRDefault="00D62403">
            <w:pPr>
              <w:pStyle w:val="TableParagraph"/>
              <w:spacing w:before="17" w:line="112" w:lineRule="exact"/>
              <w:ind w:left="1" w:right="3"/>
              <w:rPr>
                <w:sz w:val="12"/>
              </w:rPr>
            </w:pPr>
            <w:r>
              <w:rPr>
                <w:spacing w:val="-2"/>
                <w:w w:val="105"/>
                <w:sz w:val="12"/>
              </w:rPr>
              <w:t>0.22***</w:t>
            </w:r>
          </w:p>
        </w:tc>
      </w:tr>
      <w:tr w:rsidR="00D62403" w14:paraId="6A3C44AD" w14:textId="77777777">
        <w:trPr>
          <w:trHeight w:val="149"/>
        </w:trPr>
        <w:tc>
          <w:tcPr>
            <w:tcW w:w="4477" w:type="dxa"/>
          </w:tcPr>
          <w:p w14:paraId="031A3620" w14:textId="77777777" w:rsidR="00D62403" w:rsidRDefault="00D62403">
            <w:pPr>
              <w:pStyle w:val="TableParagraph"/>
              <w:spacing w:before="17" w:line="112" w:lineRule="exact"/>
              <w:ind w:right="57"/>
              <w:jc w:val="right"/>
              <w:rPr>
                <w:sz w:val="12"/>
              </w:rPr>
            </w:pPr>
            <w:r>
              <w:rPr>
                <w:spacing w:val="-2"/>
                <w:w w:val="105"/>
                <w:sz w:val="12"/>
              </w:rPr>
              <w:t>(0.42)</w:t>
            </w:r>
          </w:p>
        </w:tc>
        <w:tc>
          <w:tcPr>
            <w:tcW w:w="645" w:type="dxa"/>
          </w:tcPr>
          <w:p w14:paraId="1F9B15E9" w14:textId="77777777" w:rsidR="00D62403" w:rsidRDefault="00D62403">
            <w:pPr>
              <w:pStyle w:val="TableParagraph"/>
              <w:spacing w:before="17" w:line="112" w:lineRule="exact"/>
              <w:ind w:left="61" w:right="1"/>
              <w:rPr>
                <w:sz w:val="12"/>
              </w:rPr>
            </w:pPr>
            <w:r>
              <w:rPr>
                <w:spacing w:val="-2"/>
                <w:sz w:val="12"/>
              </w:rPr>
              <w:t>(0.50)</w:t>
            </w:r>
          </w:p>
        </w:tc>
        <w:tc>
          <w:tcPr>
            <w:tcW w:w="654" w:type="dxa"/>
          </w:tcPr>
          <w:p w14:paraId="1BA44C8A" w14:textId="77777777" w:rsidR="00D62403" w:rsidRDefault="00D62403">
            <w:pPr>
              <w:pStyle w:val="TableParagraph"/>
              <w:spacing w:before="17" w:line="112" w:lineRule="exact"/>
              <w:ind w:left="25" w:right="1"/>
              <w:rPr>
                <w:sz w:val="12"/>
              </w:rPr>
            </w:pPr>
            <w:r>
              <w:rPr>
                <w:spacing w:val="-2"/>
                <w:sz w:val="12"/>
              </w:rPr>
              <w:t>(0.00)</w:t>
            </w:r>
          </w:p>
        </w:tc>
        <w:tc>
          <w:tcPr>
            <w:tcW w:w="522" w:type="dxa"/>
          </w:tcPr>
          <w:p w14:paraId="0918F9CA" w14:textId="77777777" w:rsidR="00D62403" w:rsidRDefault="00D62403">
            <w:pPr>
              <w:pStyle w:val="TableParagraph"/>
              <w:spacing w:before="17" w:line="112" w:lineRule="exact"/>
              <w:ind w:left="6" w:right="1"/>
              <w:rPr>
                <w:sz w:val="12"/>
              </w:rPr>
            </w:pPr>
            <w:r>
              <w:rPr>
                <w:spacing w:val="-2"/>
                <w:sz w:val="12"/>
              </w:rPr>
              <w:t>(0.38)</w:t>
            </w:r>
          </w:p>
        </w:tc>
        <w:tc>
          <w:tcPr>
            <w:tcW w:w="701" w:type="dxa"/>
          </w:tcPr>
          <w:p w14:paraId="1E3381F1" w14:textId="77777777" w:rsidR="00D62403" w:rsidRDefault="00D62403">
            <w:pPr>
              <w:pStyle w:val="TableParagraph"/>
              <w:spacing w:before="17" w:line="112" w:lineRule="exact"/>
              <w:ind w:left="1" w:right="50"/>
              <w:rPr>
                <w:sz w:val="12"/>
              </w:rPr>
            </w:pPr>
            <w:r>
              <w:rPr>
                <w:spacing w:val="-2"/>
                <w:sz w:val="12"/>
              </w:rPr>
              <w:t>(0.49)</w:t>
            </w:r>
          </w:p>
        </w:tc>
        <w:tc>
          <w:tcPr>
            <w:tcW w:w="571" w:type="dxa"/>
          </w:tcPr>
          <w:p w14:paraId="390CBFEF" w14:textId="77777777" w:rsidR="00D62403" w:rsidRDefault="00D62403">
            <w:pPr>
              <w:pStyle w:val="TableParagraph"/>
              <w:spacing w:before="17" w:line="112" w:lineRule="exact"/>
              <w:ind w:right="59"/>
              <w:rPr>
                <w:sz w:val="12"/>
              </w:rPr>
            </w:pPr>
            <w:r>
              <w:rPr>
                <w:spacing w:val="-2"/>
                <w:sz w:val="12"/>
              </w:rPr>
              <w:t>(0.00)</w:t>
            </w:r>
          </w:p>
        </w:tc>
        <w:tc>
          <w:tcPr>
            <w:tcW w:w="530" w:type="dxa"/>
          </w:tcPr>
          <w:p w14:paraId="392C154F" w14:textId="77777777" w:rsidR="00D62403" w:rsidRDefault="00D62403">
            <w:pPr>
              <w:pStyle w:val="TableParagraph"/>
              <w:spacing w:before="17" w:line="112" w:lineRule="exact"/>
              <w:ind w:right="3"/>
              <w:rPr>
                <w:sz w:val="12"/>
              </w:rPr>
            </w:pPr>
            <w:r>
              <w:rPr>
                <w:spacing w:val="-2"/>
                <w:w w:val="105"/>
                <w:sz w:val="12"/>
              </w:rPr>
              <w:t>(0.39)</w:t>
            </w:r>
          </w:p>
        </w:tc>
        <w:tc>
          <w:tcPr>
            <w:tcW w:w="636" w:type="dxa"/>
          </w:tcPr>
          <w:p w14:paraId="6B3A373C" w14:textId="77777777" w:rsidR="00D62403" w:rsidRDefault="00D62403">
            <w:pPr>
              <w:pStyle w:val="TableParagraph"/>
              <w:spacing w:before="17" w:line="112" w:lineRule="exact"/>
              <w:ind w:right="3"/>
              <w:rPr>
                <w:sz w:val="12"/>
              </w:rPr>
            </w:pPr>
            <w:r>
              <w:rPr>
                <w:spacing w:val="-2"/>
                <w:sz w:val="12"/>
              </w:rPr>
              <w:t>(0.49)</w:t>
            </w:r>
          </w:p>
        </w:tc>
        <w:tc>
          <w:tcPr>
            <w:tcW w:w="627" w:type="dxa"/>
          </w:tcPr>
          <w:p w14:paraId="3365FA33" w14:textId="77777777" w:rsidR="00D62403" w:rsidRDefault="00D62403">
            <w:pPr>
              <w:pStyle w:val="TableParagraph"/>
              <w:spacing w:before="17" w:line="112" w:lineRule="exact"/>
              <w:ind w:right="3"/>
              <w:rPr>
                <w:sz w:val="12"/>
              </w:rPr>
            </w:pPr>
            <w:r>
              <w:rPr>
                <w:spacing w:val="-2"/>
                <w:sz w:val="12"/>
              </w:rPr>
              <w:t>(0.00)</w:t>
            </w:r>
          </w:p>
        </w:tc>
      </w:tr>
      <w:tr w:rsidR="00D62403" w14:paraId="362F3E6F" w14:textId="77777777">
        <w:trPr>
          <w:trHeight w:val="149"/>
        </w:trPr>
        <w:tc>
          <w:tcPr>
            <w:tcW w:w="4477" w:type="dxa"/>
          </w:tcPr>
          <w:p w14:paraId="25238BFF" w14:textId="77777777" w:rsidR="00D62403" w:rsidRDefault="00D62403">
            <w:pPr>
              <w:pStyle w:val="TableParagraph"/>
              <w:tabs>
                <w:tab w:val="right" w:pos="4365"/>
              </w:tabs>
              <w:spacing w:before="17" w:line="112" w:lineRule="exact"/>
              <w:ind w:left="94"/>
              <w:jc w:val="left"/>
              <w:rPr>
                <w:sz w:val="12"/>
              </w:rPr>
            </w:pPr>
            <w:r>
              <w:rPr>
                <w:sz w:val="12"/>
              </w:rPr>
              <w:t>Used</w:t>
            </w:r>
            <w:r>
              <w:rPr>
                <w:spacing w:val="33"/>
                <w:sz w:val="12"/>
              </w:rPr>
              <w:t xml:space="preserve"> </w:t>
            </w:r>
            <w:r>
              <w:rPr>
                <w:sz w:val="12"/>
              </w:rPr>
              <w:t>Stress</w:t>
            </w:r>
            <w:r>
              <w:rPr>
                <w:spacing w:val="33"/>
                <w:sz w:val="12"/>
              </w:rPr>
              <w:t xml:space="preserve"> </w:t>
            </w:r>
            <w:r>
              <w:rPr>
                <w:sz w:val="12"/>
              </w:rPr>
              <w:t>coping:</w:t>
            </w:r>
            <w:r>
              <w:rPr>
                <w:spacing w:val="55"/>
                <w:sz w:val="12"/>
              </w:rPr>
              <w:t xml:space="preserve"> </w:t>
            </w:r>
            <w:r>
              <w:rPr>
                <w:sz w:val="12"/>
              </w:rPr>
              <w:t>Spent</w:t>
            </w:r>
            <w:r>
              <w:rPr>
                <w:spacing w:val="33"/>
                <w:sz w:val="12"/>
              </w:rPr>
              <w:t xml:space="preserve"> </w:t>
            </w:r>
            <w:r>
              <w:rPr>
                <w:spacing w:val="-2"/>
                <w:sz w:val="12"/>
              </w:rPr>
              <w:t>savings</w:t>
            </w:r>
            <w:r>
              <w:rPr>
                <w:rFonts w:ascii="Times New Roman"/>
                <w:sz w:val="12"/>
              </w:rPr>
              <w:tab/>
            </w:r>
            <w:r>
              <w:rPr>
                <w:spacing w:val="-4"/>
                <w:sz w:val="12"/>
              </w:rPr>
              <w:t>0.47</w:t>
            </w:r>
          </w:p>
        </w:tc>
        <w:tc>
          <w:tcPr>
            <w:tcW w:w="645" w:type="dxa"/>
          </w:tcPr>
          <w:p w14:paraId="5FBE85BC" w14:textId="77777777" w:rsidR="00D62403" w:rsidRDefault="00D62403">
            <w:pPr>
              <w:pStyle w:val="TableParagraph"/>
              <w:spacing w:before="17" w:line="112" w:lineRule="exact"/>
              <w:ind w:left="61" w:right="1"/>
              <w:rPr>
                <w:sz w:val="12"/>
              </w:rPr>
            </w:pPr>
            <w:r>
              <w:rPr>
                <w:spacing w:val="-4"/>
                <w:sz w:val="12"/>
              </w:rPr>
              <w:t>0.50</w:t>
            </w:r>
          </w:p>
        </w:tc>
        <w:tc>
          <w:tcPr>
            <w:tcW w:w="654" w:type="dxa"/>
          </w:tcPr>
          <w:p w14:paraId="2B1D5DCE" w14:textId="77777777" w:rsidR="00D62403" w:rsidRDefault="00D62403">
            <w:pPr>
              <w:pStyle w:val="TableParagraph"/>
              <w:spacing w:before="17" w:line="112" w:lineRule="exact"/>
              <w:ind w:left="25" w:right="1"/>
              <w:rPr>
                <w:sz w:val="12"/>
              </w:rPr>
            </w:pPr>
            <w:r>
              <w:rPr>
                <w:spacing w:val="-4"/>
                <w:sz w:val="12"/>
              </w:rPr>
              <w:t>0.03</w:t>
            </w:r>
          </w:p>
        </w:tc>
        <w:tc>
          <w:tcPr>
            <w:tcW w:w="522" w:type="dxa"/>
          </w:tcPr>
          <w:p w14:paraId="20A47FE1" w14:textId="77777777" w:rsidR="00D62403" w:rsidRDefault="00D62403">
            <w:pPr>
              <w:pStyle w:val="TableParagraph"/>
              <w:spacing w:before="17" w:line="112" w:lineRule="exact"/>
              <w:ind w:left="6" w:right="1"/>
              <w:rPr>
                <w:sz w:val="12"/>
              </w:rPr>
            </w:pPr>
            <w:r>
              <w:rPr>
                <w:spacing w:val="-4"/>
                <w:sz w:val="12"/>
              </w:rPr>
              <w:t>0.22</w:t>
            </w:r>
          </w:p>
        </w:tc>
        <w:tc>
          <w:tcPr>
            <w:tcW w:w="701" w:type="dxa"/>
          </w:tcPr>
          <w:p w14:paraId="61CA9E9F" w14:textId="77777777" w:rsidR="00D62403" w:rsidRDefault="00D62403">
            <w:pPr>
              <w:pStyle w:val="TableParagraph"/>
              <w:spacing w:before="17" w:line="112" w:lineRule="exact"/>
              <w:ind w:left="1" w:right="50"/>
              <w:rPr>
                <w:sz w:val="12"/>
              </w:rPr>
            </w:pPr>
            <w:r>
              <w:rPr>
                <w:spacing w:val="-4"/>
                <w:w w:val="105"/>
                <w:sz w:val="12"/>
              </w:rPr>
              <w:t>0.31</w:t>
            </w:r>
          </w:p>
        </w:tc>
        <w:tc>
          <w:tcPr>
            <w:tcW w:w="571" w:type="dxa"/>
          </w:tcPr>
          <w:p w14:paraId="35342955" w14:textId="77777777" w:rsidR="00D62403" w:rsidRDefault="00D62403">
            <w:pPr>
              <w:pStyle w:val="TableParagraph"/>
              <w:spacing w:before="17" w:line="112" w:lineRule="exact"/>
              <w:ind w:left="1" w:right="59"/>
              <w:rPr>
                <w:sz w:val="12"/>
              </w:rPr>
            </w:pPr>
            <w:r>
              <w:rPr>
                <w:spacing w:val="-4"/>
                <w:sz w:val="12"/>
              </w:rPr>
              <w:t>0.09</w:t>
            </w:r>
          </w:p>
        </w:tc>
        <w:tc>
          <w:tcPr>
            <w:tcW w:w="530" w:type="dxa"/>
          </w:tcPr>
          <w:p w14:paraId="2D22671D" w14:textId="77777777" w:rsidR="00D62403" w:rsidRDefault="00D62403">
            <w:pPr>
              <w:pStyle w:val="TableParagraph"/>
              <w:spacing w:before="17" w:line="112" w:lineRule="exact"/>
              <w:ind w:left="1" w:right="3"/>
              <w:rPr>
                <w:sz w:val="12"/>
              </w:rPr>
            </w:pPr>
            <w:r>
              <w:rPr>
                <w:spacing w:val="-4"/>
                <w:sz w:val="12"/>
              </w:rPr>
              <w:t>0.30</w:t>
            </w:r>
          </w:p>
        </w:tc>
        <w:tc>
          <w:tcPr>
            <w:tcW w:w="636" w:type="dxa"/>
          </w:tcPr>
          <w:p w14:paraId="1BDA9715" w14:textId="77777777" w:rsidR="00D62403" w:rsidRDefault="00D62403">
            <w:pPr>
              <w:pStyle w:val="TableParagraph"/>
              <w:spacing w:before="17" w:line="112" w:lineRule="exact"/>
              <w:ind w:left="1" w:right="3"/>
              <w:rPr>
                <w:sz w:val="12"/>
              </w:rPr>
            </w:pPr>
            <w:r>
              <w:rPr>
                <w:spacing w:val="-4"/>
                <w:sz w:val="12"/>
              </w:rPr>
              <w:t>0.42</w:t>
            </w:r>
          </w:p>
        </w:tc>
        <w:tc>
          <w:tcPr>
            <w:tcW w:w="627" w:type="dxa"/>
          </w:tcPr>
          <w:p w14:paraId="2BE2C869" w14:textId="77777777" w:rsidR="00D62403" w:rsidRDefault="00D62403">
            <w:pPr>
              <w:pStyle w:val="TableParagraph"/>
              <w:spacing w:before="17" w:line="112" w:lineRule="exact"/>
              <w:ind w:left="1" w:right="3"/>
              <w:rPr>
                <w:sz w:val="12"/>
              </w:rPr>
            </w:pPr>
            <w:r>
              <w:rPr>
                <w:spacing w:val="-2"/>
                <w:w w:val="110"/>
                <w:sz w:val="12"/>
              </w:rPr>
              <w:t>0.12***</w:t>
            </w:r>
          </w:p>
        </w:tc>
      </w:tr>
      <w:tr w:rsidR="00D62403" w14:paraId="1D503D96" w14:textId="77777777">
        <w:trPr>
          <w:trHeight w:val="149"/>
        </w:trPr>
        <w:tc>
          <w:tcPr>
            <w:tcW w:w="4477" w:type="dxa"/>
          </w:tcPr>
          <w:p w14:paraId="4D7AFD71" w14:textId="77777777" w:rsidR="00D62403" w:rsidRDefault="00D62403">
            <w:pPr>
              <w:pStyle w:val="TableParagraph"/>
              <w:spacing w:before="17" w:line="112" w:lineRule="exact"/>
              <w:ind w:right="57"/>
              <w:jc w:val="right"/>
              <w:rPr>
                <w:sz w:val="12"/>
              </w:rPr>
            </w:pPr>
            <w:r>
              <w:rPr>
                <w:spacing w:val="-2"/>
                <w:sz w:val="12"/>
              </w:rPr>
              <w:t>(0.50)</w:t>
            </w:r>
          </w:p>
        </w:tc>
        <w:tc>
          <w:tcPr>
            <w:tcW w:w="645" w:type="dxa"/>
          </w:tcPr>
          <w:p w14:paraId="0259BF15" w14:textId="77777777" w:rsidR="00D62403" w:rsidRDefault="00D62403">
            <w:pPr>
              <w:pStyle w:val="TableParagraph"/>
              <w:spacing w:before="17" w:line="112" w:lineRule="exact"/>
              <w:ind w:left="61" w:right="1"/>
              <w:rPr>
                <w:sz w:val="12"/>
              </w:rPr>
            </w:pPr>
            <w:r>
              <w:rPr>
                <w:spacing w:val="-2"/>
                <w:sz w:val="12"/>
              </w:rPr>
              <w:t>(0.50)</w:t>
            </w:r>
          </w:p>
        </w:tc>
        <w:tc>
          <w:tcPr>
            <w:tcW w:w="654" w:type="dxa"/>
          </w:tcPr>
          <w:p w14:paraId="480432BD" w14:textId="77777777" w:rsidR="00D62403" w:rsidRDefault="00D62403">
            <w:pPr>
              <w:pStyle w:val="TableParagraph"/>
              <w:spacing w:before="17" w:line="112" w:lineRule="exact"/>
              <w:ind w:left="25" w:right="1"/>
              <w:rPr>
                <w:sz w:val="12"/>
              </w:rPr>
            </w:pPr>
            <w:r>
              <w:rPr>
                <w:spacing w:val="-2"/>
                <w:sz w:val="12"/>
              </w:rPr>
              <w:t>(0.50)</w:t>
            </w:r>
          </w:p>
        </w:tc>
        <w:tc>
          <w:tcPr>
            <w:tcW w:w="522" w:type="dxa"/>
          </w:tcPr>
          <w:p w14:paraId="641B59A6" w14:textId="77777777" w:rsidR="00D62403" w:rsidRDefault="00D62403">
            <w:pPr>
              <w:pStyle w:val="TableParagraph"/>
              <w:spacing w:before="17" w:line="112" w:lineRule="exact"/>
              <w:ind w:left="6" w:right="1"/>
              <w:rPr>
                <w:sz w:val="12"/>
              </w:rPr>
            </w:pPr>
            <w:r>
              <w:rPr>
                <w:spacing w:val="-2"/>
                <w:w w:val="105"/>
                <w:sz w:val="12"/>
              </w:rPr>
              <w:t>(0.42)</w:t>
            </w:r>
          </w:p>
        </w:tc>
        <w:tc>
          <w:tcPr>
            <w:tcW w:w="701" w:type="dxa"/>
          </w:tcPr>
          <w:p w14:paraId="084B0FBF" w14:textId="77777777" w:rsidR="00D62403" w:rsidRDefault="00D62403">
            <w:pPr>
              <w:pStyle w:val="TableParagraph"/>
              <w:spacing w:before="17" w:line="112" w:lineRule="exact"/>
              <w:ind w:left="1" w:right="50"/>
              <w:rPr>
                <w:sz w:val="12"/>
              </w:rPr>
            </w:pPr>
            <w:r>
              <w:rPr>
                <w:spacing w:val="-2"/>
                <w:sz w:val="12"/>
              </w:rPr>
              <w:t>(0.46)</w:t>
            </w:r>
          </w:p>
        </w:tc>
        <w:tc>
          <w:tcPr>
            <w:tcW w:w="571" w:type="dxa"/>
          </w:tcPr>
          <w:p w14:paraId="42A7CF14" w14:textId="77777777" w:rsidR="00D62403" w:rsidRDefault="00D62403">
            <w:pPr>
              <w:pStyle w:val="TableParagraph"/>
              <w:spacing w:before="17" w:line="112" w:lineRule="exact"/>
              <w:ind w:right="59"/>
              <w:rPr>
                <w:sz w:val="12"/>
              </w:rPr>
            </w:pPr>
            <w:r>
              <w:rPr>
                <w:spacing w:val="-2"/>
                <w:sz w:val="12"/>
              </w:rPr>
              <w:t>(0.06)</w:t>
            </w:r>
          </w:p>
        </w:tc>
        <w:tc>
          <w:tcPr>
            <w:tcW w:w="530" w:type="dxa"/>
          </w:tcPr>
          <w:p w14:paraId="3AC0110D" w14:textId="77777777" w:rsidR="00D62403" w:rsidRDefault="00D62403">
            <w:pPr>
              <w:pStyle w:val="TableParagraph"/>
              <w:spacing w:before="17" w:line="112" w:lineRule="exact"/>
              <w:ind w:right="3"/>
              <w:rPr>
                <w:sz w:val="12"/>
              </w:rPr>
            </w:pPr>
            <w:r>
              <w:rPr>
                <w:spacing w:val="-2"/>
                <w:w w:val="105"/>
                <w:sz w:val="12"/>
              </w:rPr>
              <w:t>(0.46)</w:t>
            </w:r>
          </w:p>
        </w:tc>
        <w:tc>
          <w:tcPr>
            <w:tcW w:w="636" w:type="dxa"/>
          </w:tcPr>
          <w:p w14:paraId="755AF0F1" w14:textId="77777777" w:rsidR="00D62403" w:rsidRDefault="00D62403">
            <w:pPr>
              <w:pStyle w:val="TableParagraph"/>
              <w:spacing w:before="17" w:line="112" w:lineRule="exact"/>
              <w:ind w:right="3"/>
              <w:rPr>
                <w:sz w:val="12"/>
              </w:rPr>
            </w:pPr>
            <w:r>
              <w:rPr>
                <w:spacing w:val="-2"/>
                <w:sz w:val="12"/>
              </w:rPr>
              <w:t>(0.49)</w:t>
            </w:r>
          </w:p>
        </w:tc>
        <w:tc>
          <w:tcPr>
            <w:tcW w:w="627" w:type="dxa"/>
          </w:tcPr>
          <w:p w14:paraId="3CDA49DB" w14:textId="77777777" w:rsidR="00D62403" w:rsidRDefault="00D62403">
            <w:pPr>
              <w:pStyle w:val="TableParagraph"/>
              <w:spacing w:before="17" w:line="112" w:lineRule="exact"/>
              <w:ind w:right="3"/>
              <w:rPr>
                <w:sz w:val="12"/>
              </w:rPr>
            </w:pPr>
            <w:r>
              <w:rPr>
                <w:spacing w:val="-2"/>
                <w:sz w:val="12"/>
              </w:rPr>
              <w:t>(0.00)</w:t>
            </w:r>
          </w:p>
        </w:tc>
      </w:tr>
      <w:tr w:rsidR="00D62403" w14:paraId="69540B23" w14:textId="77777777">
        <w:trPr>
          <w:trHeight w:val="149"/>
        </w:trPr>
        <w:tc>
          <w:tcPr>
            <w:tcW w:w="4477" w:type="dxa"/>
          </w:tcPr>
          <w:p w14:paraId="2A5773F8" w14:textId="77777777" w:rsidR="00D62403" w:rsidRDefault="00D62403">
            <w:pPr>
              <w:pStyle w:val="TableParagraph"/>
              <w:tabs>
                <w:tab w:val="right" w:pos="4365"/>
              </w:tabs>
              <w:spacing w:before="17" w:line="112" w:lineRule="exact"/>
              <w:ind w:left="94"/>
              <w:jc w:val="left"/>
              <w:rPr>
                <w:sz w:val="12"/>
              </w:rPr>
            </w:pPr>
            <w:r>
              <w:rPr>
                <w:sz w:val="12"/>
              </w:rPr>
              <w:t>Used</w:t>
            </w:r>
            <w:r>
              <w:rPr>
                <w:spacing w:val="34"/>
                <w:sz w:val="12"/>
              </w:rPr>
              <w:t xml:space="preserve"> </w:t>
            </w:r>
            <w:r>
              <w:rPr>
                <w:sz w:val="12"/>
              </w:rPr>
              <w:t>Stress</w:t>
            </w:r>
            <w:r>
              <w:rPr>
                <w:spacing w:val="34"/>
                <w:sz w:val="12"/>
              </w:rPr>
              <w:t xml:space="preserve"> </w:t>
            </w:r>
            <w:r>
              <w:rPr>
                <w:sz w:val="12"/>
              </w:rPr>
              <w:t>coping:</w:t>
            </w:r>
            <w:r>
              <w:rPr>
                <w:spacing w:val="57"/>
                <w:sz w:val="12"/>
              </w:rPr>
              <w:t xml:space="preserve"> </w:t>
            </w:r>
            <w:r>
              <w:rPr>
                <w:sz w:val="12"/>
              </w:rPr>
              <w:t>Borrowed</w:t>
            </w:r>
            <w:r>
              <w:rPr>
                <w:spacing w:val="34"/>
                <w:sz w:val="12"/>
              </w:rPr>
              <w:t xml:space="preserve"> </w:t>
            </w:r>
            <w:r>
              <w:rPr>
                <w:spacing w:val="-2"/>
                <w:sz w:val="12"/>
              </w:rPr>
              <w:t>money</w:t>
            </w:r>
            <w:r>
              <w:rPr>
                <w:rFonts w:ascii="Times New Roman"/>
                <w:sz w:val="12"/>
              </w:rPr>
              <w:tab/>
            </w:r>
            <w:r>
              <w:rPr>
                <w:spacing w:val="-4"/>
                <w:sz w:val="12"/>
              </w:rPr>
              <w:t>0.46</w:t>
            </w:r>
          </w:p>
        </w:tc>
        <w:tc>
          <w:tcPr>
            <w:tcW w:w="645" w:type="dxa"/>
          </w:tcPr>
          <w:p w14:paraId="7808A7B7" w14:textId="77777777" w:rsidR="00D62403" w:rsidRDefault="00D62403">
            <w:pPr>
              <w:pStyle w:val="TableParagraph"/>
              <w:spacing w:before="17" w:line="112" w:lineRule="exact"/>
              <w:ind w:left="61" w:right="1"/>
              <w:rPr>
                <w:sz w:val="12"/>
              </w:rPr>
            </w:pPr>
            <w:r>
              <w:rPr>
                <w:spacing w:val="-4"/>
                <w:sz w:val="12"/>
              </w:rPr>
              <w:t>0.53</w:t>
            </w:r>
          </w:p>
        </w:tc>
        <w:tc>
          <w:tcPr>
            <w:tcW w:w="654" w:type="dxa"/>
          </w:tcPr>
          <w:p w14:paraId="7F170147" w14:textId="77777777" w:rsidR="00D62403" w:rsidRDefault="00D62403">
            <w:pPr>
              <w:pStyle w:val="TableParagraph"/>
              <w:spacing w:before="17" w:line="112" w:lineRule="exact"/>
              <w:ind w:left="25" w:right="2"/>
              <w:rPr>
                <w:sz w:val="12"/>
              </w:rPr>
            </w:pPr>
            <w:r>
              <w:rPr>
                <w:spacing w:val="-4"/>
                <w:sz w:val="12"/>
              </w:rPr>
              <w:t>0.07</w:t>
            </w:r>
          </w:p>
        </w:tc>
        <w:tc>
          <w:tcPr>
            <w:tcW w:w="522" w:type="dxa"/>
          </w:tcPr>
          <w:p w14:paraId="3098ECEA" w14:textId="77777777" w:rsidR="00D62403" w:rsidRDefault="00D62403">
            <w:pPr>
              <w:pStyle w:val="TableParagraph"/>
              <w:spacing w:before="17" w:line="112" w:lineRule="exact"/>
              <w:ind w:left="6" w:right="2"/>
              <w:rPr>
                <w:sz w:val="12"/>
              </w:rPr>
            </w:pPr>
            <w:r>
              <w:rPr>
                <w:spacing w:val="-4"/>
                <w:w w:val="105"/>
                <w:sz w:val="12"/>
              </w:rPr>
              <w:t>0.31</w:t>
            </w:r>
          </w:p>
        </w:tc>
        <w:tc>
          <w:tcPr>
            <w:tcW w:w="701" w:type="dxa"/>
          </w:tcPr>
          <w:p w14:paraId="75C5AB0A" w14:textId="77777777" w:rsidR="00D62403" w:rsidRDefault="00D62403">
            <w:pPr>
              <w:pStyle w:val="TableParagraph"/>
              <w:spacing w:before="17" w:line="112" w:lineRule="exact"/>
              <w:ind w:right="50"/>
              <w:rPr>
                <w:sz w:val="12"/>
              </w:rPr>
            </w:pPr>
            <w:r>
              <w:rPr>
                <w:spacing w:val="-4"/>
                <w:sz w:val="12"/>
              </w:rPr>
              <w:t>0.34</w:t>
            </w:r>
          </w:p>
        </w:tc>
        <w:tc>
          <w:tcPr>
            <w:tcW w:w="571" w:type="dxa"/>
          </w:tcPr>
          <w:p w14:paraId="3B3F9D43" w14:textId="77777777" w:rsidR="00D62403" w:rsidRDefault="00D62403">
            <w:pPr>
              <w:pStyle w:val="TableParagraph"/>
              <w:spacing w:before="17" w:line="112" w:lineRule="exact"/>
              <w:ind w:right="59"/>
              <w:rPr>
                <w:sz w:val="12"/>
              </w:rPr>
            </w:pPr>
            <w:r>
              <w:rPr>
                <w:spacing w:val="-4"/>
                <w:sz w:val="12"/>
              </w:rPr>
              <w:t>0.02</w:t>
            </w:r>
          </w:p>
        </w:tc>
        <w:tc>
          <w:tcPr>
            <w:tcW w:w="530" w:type="dxa"/>
          </w:tcPr>
          <w:p w14:paraId="1280EC48" w14:textId="77777777" w:rsidR="00D62403" w:rsidRDefault="00D62403">
            <w:pPr>
              <w:pStyle w:val="TableParagraph"/>
              <w:spacing w:before="17" w:line="112" w:lineRule="exact"/>
              <w:ind w:right="3"/>
              <w:rPr>
                <w:sz w:val="12"/>
              </w:rPr>
            </w:pPr>
            <w:r>
              <w:rPr>
                <w:spacing w:val="-4"/>
                <w:sz w:val="12"/>
              </w:rPr>
              <w:t>0.36</w:t>
            </w:r>
          </w:p>
        </w:tc>
        <w:tc>
          <w:tcPr>
            <w:tcW w:w="636" w:type="dxa"/>
          </w:tcPr>
          <w:p w14:paraId="76F550EF" w14:textId="77777777" w:rsidR="00D62403" w:rsidRDefault="00D62403">
            <w:pPr>
              <w:pStyle w:val="TableParagraph"/>
              <w:spacing w:before="17" w:line="112" w:lineRule="exact"/>
              <w:ind w:right="3"/>
              <w:rPr>
                <w:sz w:val="12"/>
              </w:rPr>
            </w:pPr>
            <w:r>
              <w:rPr>
                <w:spacing w:val="-4"/>
                <w:sz w:val="12"/>
              </w:rPr>
              <w:t>0.45</w:t>
            </w:r>
          </w:p>
        </w:tc>
        <w:tc>
          <w:tcPr>
            <w:tcW w:w="627" w:type="dxa"/>
          </w:tcPr>
          <w:p w14:paraId="3C2EC54E" w14:textId="77777777" w:rsidR="00D62403" w:rsidRDefault="00D62403">
            <w:pPr>
              <w:pStyle w:val="TableParagraph"/>
              <w:spacing w:before="17" w:line="112" w:lineRule="exact"/>
              <w:ind w:right="3"/>
              <w:rPr>
                <w:sz w:val="12"/>
              </w:rPr>
            </w:pPr>
            <w:r>
              <w:rPr>
                <w:spacing w:val="-2"/>
                <w:sz w:val="12"/>
              </w:rPr>
              <w:t>0.09**</w:t>
            </w:r>
          </w:p>
        </w:tc>
      </w:tr>
      <w:tr w:rsidR="00D62403" w14:paraId="6EBC9FD9" w14:textId="77777777">
        <w:trPr>
          <w:trHeight w:val="149"/>
        </w:trPr>
        <w:tc>
          <w:tcPr>
            <w:tcW w:w="4477" w:type="dxa"/>
          </w:tcPr>
          <w:p w14:paraId="583C3AB2" w14:textId="77777777" w:rsidR="00D62403" w:rsidRDefault="00D62403">
            <w:pPr>
              <w:pStyle w:val="TableParagraph"/>
              <w:spacing w:before="17" w:line="112" w:lineRule="exact"/>
              <w:ind w:right="57"/>
              <w:jc w:val="right"/>
              <w:rPr>
                <w:sz w:val="12"/>
              </w:rPr>
            </w:pPr>
            <w:r>
              <w:rPr>
                <w:spacing w:val="-2"/>
                <w:sz w:val="12"/>
              </w:rPr>
              <w:t>(0.50)</w:t>
            </w:r>
          </w:p>
        </w:tc>
        <w:tc>
          <w:tcPr>
            <w:tcW w:w="645" w:type="dxa"/>
          </w:tcPr>
          <w:p w14:paraId="19A4979B" w14:textId="77777777" w:rsidR="00D62403" w:rsidRDefault="00D62403">
            <w:pPr>
              <w:pStyle w:val="TableParagraph"/>
              <w:spacing w:before="17" w:line="112" w:lineRule="exact"/>
              <w:ind w:left="61" w:right="1"/>
              <w:rPr>
                <w:sz w:val="12"/>
              </w:rPr>
            </w:pPr>
            <w:r>
              <w:rPr>
                <w:spacing w:val="-2"/>
                <w:sz w:val="12"/>
              </w:rPr>
              <w:t>(0.50)</w:t>
            </w:r>
          </w:p>
        </w:tc>
        <w:tc>
          <w:tcPr>
            <w:tcW w:w="654" w:type="dxa"/>
          </w:tcPr>
          <w:p w14:paraId="5A58E016" w14:textId="77777777" w:rsidR="00D62403" w:rsidRDefault="00D62403">
            <w:pPr>
              <w:pStyle w:val="TableParagraph"/>
              <w:spacing w:before="17" w:line="112" w:lineRule="exact"/>
              <w:ind w:left="25" w:right="1"/>
              <w:rPr>
                <w:sz w:val="12"/>
              </w:rPr>
            </w:pPr>
            <w:r>
              <w:rPr>
                <w:spacing w:val="-2"/>
                <w:w w:val="105"/>
                <w:sz w:val="12"/>
              </w:rPr>
              <w:t>(0.18)</w:t>
            </w:r>
          </w:p>
        </w:tc>
        <w:tc>
          <w:tcPr>
            <w:tcW w:w="522" w:type="dxa"/>
          </w:tcPr>
          <w:p w14:paraId="1E999079" w14:textId="77777777" w:rsidR="00D62403" w:rsidRDefault="00D62403">
            <w:pPr>
              <w:pStyle w:val="TableParagraph"/>
              <w:spacing w:before="17" w:line="112" w:lineRule="exact"/>
              <w:ind w:left="6" w:right="1"/>
              <w:rPr>
                <w:sz w:val="12"/>
              </w:rPr>
            </w:pPr>
            <w:r>
              <w:rPr>
                <w:spacing w:val="-2"/>
                <w:sz w:val="12"/>
              </w:rPr>
              <w:t>(0.46)</w:t>
            </w:r>
          </w:p>
        </w:tc>
        <w:tc>
          <w:tcPr>
            <w:tcW w:w="701" w:type="dxa"/>
          </w:tcPr>
          <w:p w14:paraId="04483BB1" w14:textId="77777777" w:rsidR="00D62403" w:rsidRDefault="00D62403">
            <w:pPr>
              <w:pStyle w:val="TableParagraph"/>
              <w:spacing w:before="17" w:line="112" w:lineRule="exact"/>
              <w:ind w:left="1" w:right="50"/>
              <w:rPr>
                <w:sz w:val="12"/>
              </w:rPr>
            </w:pPr>
            <w:r>
              <w:rPr>
                <w:spacing w:val="-2"/>
                <w:w w:val="105"/>
                <w:sz w:val="12"/>
              </w:rPr>
              <w:t>(0.47)</w:t>
            </w:r>
          </w:p>
        </w:tc>
        <w:tc>
          <w:tcPr>
            <w:tcW w:w="571" w:type="dxa"/>
          </w:tcPr>
          <w:p w14:paraId="62269E96" w14:textId="77777777" w:rsidR="00D62403" w:rsidRDefault="00D62403">
            <w:pPr>
              <w:pStyle w:val="TableParagraph"/>
              <w:spacing w:before="17" w:line="112" w:lineRule="exact"/>
              <w:ind w:right="59"/>
              <w:rPr>
                <w:sz w:val="12"/>
              </w:rPr>
            </w:pPr>
            <w:r>
              <w:rPr>
                <w:spacing w:val="-2"/>
                <w:w w:val="105"/>
                <w:sz w:val="12"/>
              </w:rPr>
              <w:t>(0.62)</w:t>
            </w:r>
          </w:p>
        </w:tc>
        <w:tc>
          <w:tcPr>
            <w:tcW w:w="530" w:type="dxa"/>
          </w:tcPr>
          <w:p w14:paraId="7E9EBD8D" w14:textId="77777777" w:rsidR="00D62403" w:rsidRDefault="00D62403">
            <w:pPr>
              <w:pStyle w:val="TableParagraph"/>
              <w:spacing w:before="17" w:line="112" w:lineRule="exact"/>
              <w:ind w:right="3"/>
              <w:rPr>
                <w:sz w:val="12"/>
              </w:rPr>
            </w:pPr>
            <w:r>
              <w:rPr>
                <w:spacing w:val="-2"/>
                <w:sz w:val="12"/>
              </w:rPr>
              <w:t>(0.48)</w:t>
            </w:r>
          </w:p>
        </w:tc>
        <w:tc>
          <w:tcPr>
            <w:tcW w:w="636" w:type="dxa"/>
          </w:tcPr>
          <w:p w14:paraId="2ADABAFE" w14:textId="77777777" w:rsidR="00D62403" w:rsidRDefault="00D62403">
            <w:pPr>
              <w:pStyle w:val="TableParagraph"/>
              <w:spacing w:before="17" w:line="112" w:lineRule="exact"/>
              <w:ind w:right="3"/>
              <w:rPr>
                <w:sz w:val="12"/>
              </w:rPr>
            </w:pPr>
            <w:r>
              <w:rPr>
                <w:spacing w:val="-2"/>
                <w:sz w:val="12"/>
              </w:rPr>
              <w:t>(0.50)</w:t>
            </w:r>
          </w:p>
        </w:tc>
        <w:tc>
          <w:tcPr>
            <w:tcW w:w="627" w:type="dxa"/>
          </w:tcPr>
          <w:p w14:paraId="244463FD" w14:textId="77777777" w:rsidR="00D62403" w:rsidRDefault="00D62403">
            <w:pPr>
              <w:pStyle w:val="TableParagraph"/>
              <w:spacing w:before="17" w:line="112" w:lineRule="exact"/>
              <w:ind w:right="3"/>
              <w:rPr>
                <w:sz w:val="12"/>
              </w:rPr>
            </w:pPr>
            <w:r>
              <w:rPr>
                <w:spacing w:val="-2"/>
                <w:w w:val="105"/>
                <w:sz w:val="12"/>
              </w:rPr>
              <w:t>(0.01)</w:t>
            </w:r>
          </w:p>
        </w:tc>
      </w:tr>
      <w:tr w:rsidR="00D62403" w14:paraId="2EAB382E" w14:textId="77777777">
        <w:trPr>
          <w:trHeight w:val="149"/>
        </w:trPr>
        <w:tc>
          <w:tcPr>
            <w:tcW w:w="4477" w:type="dxa"/>
          </w:tcPr>
          <w:p w14:paraId="554D37D9" w14:textId="77777777" w:rsidR="00D62403" w:rsidRDefault="00D62403">
            <w:pPr>
              <w:pStyle w:val="TableParagraph"/>
              <w:tabs>
                <w:tab w:val="left" w:pos="4127"/>
              </w:tabs>
              <w:spacing w:before="17" w:line="112" w:lineRule="exact"/>
              <w:ind w:left="94"/>
              <w:jc w:val="left"/>
              <w:rPr>
                <w:sz w:val="12"/>
              </w:rPr>
            </w:pPr>
            <w:r>
              <w:rPr>
                <w:w w:val="105"/>
                <w:sz w:val="12"/>
              </w:rPr>
              <w:t>Used</w:t>
            </w:r>
            <w:r>
              <w:rPr>
                <w:spacing w:val="15"/>
                <w:w w:val="105"/>
                <w:sz w:val="12"/>
              </w:rPr>
              <w:t xml:space="preserve"> </w:t>
            </w:r>
            <w:r>
              <w:rPr>
                <w:w w:val="105"/>
                <w:sz w:val="12"/>
              </w:rPr>
              <w:t>Crisis</w:t>
            </w:r>
            <w:r>
              <w:rPr>
                <w:spacing w:val="16"/>
                <w:w w:val="105"/>
                <w:sz w:val="12"/>
              </w:rPr>
              <w:t xml:space="preserve"> </w:t>
            </w:r>
            <w:r>
              <w:rPr>
                <w:w w:val="105"/>
                <w:sz w:val="12"/>
              </w:rPr>
              <w:t>coping:</w:t>
            </w:r>
            <w:r>
              <w:rPr>
                <w:spacing w:val="32"/>
                <w:w w:val="105"/>
                <w:sz w:val="12"/>
              </w:rPr>
              <w:t xml:space="preserve"> </w:t>
            </w:r>
            <w:r>
              <w:rPr>
                <w:w w:val="105"/>
                <w:sz w:val="12"/>
              </w:rPr>
              <w:t>Sold</w:t>
            </w:r>
            <w:r>
              <w:rPr>
                <w:spacing w:val="16"/>
                <w:w w:val="105"/>
                <w:sz w:val="12"/>
              </w:rPr>
              <w:t xml:space="preserve"> </w:t>
            </w:r>
            <w:r>
              <w:rPr>
                <w:w w:val="105"/>
                <w:sz w:val="12"/>
              </w:rPr>
              <w:t>productive</w:t>
            </w:r>
            <w:r>
              <w:rPr>
                <w:spacing w:val="16"/>
                <w:w w:val="105"/>
                <w:sz w:val="12"/>
              </w:rPr>
              <w:t xml:space="preserve"> </w:t>
            </w:r>
            <w:r>
              <w:rPr>
                <w:w w:val="105"/>
                <w:sz w:val="12"/>
              </w:rPr>
              <w:t>assets</w:t>
            </w:r>
            <w:r>
              <w:rPr>
                <w:spacing w:val="15"/>
                <w:w w:val="105"/>
                <w:sz w:val="12"/>
              </w:rPr>
              <w:t xml:space="preserve"> </w:t>
            </w:r>
            <w:r>
              <w:rPr>
                <w:w w:val="105"/>
                <w:sz w:val="12"/>
              </w:rPr>
              <w:t>or</w:t>
            </w:r>
            <w:r>
              <w:rPr>
                <w:spacing w:val="16"/>
                <w:w w:val="105"/>
                <w:sz w:val="12"/>
              </w:rPr>
              <w:t xml:space="preserve"> </w:t>
            </w:r>
            <w:r>
              <w:rPr>
                <w:w w:val="105"/>
                <w:sz w:val="12"/>
              </w:rPr>
              <w:t>means</w:t>
            </w:r>
            <w:r>
              <w:rPr>
                <w:spacing w:val="16"/>
                <w:w w:val="105"/>
                <w:sz w:val="12"/>
              </w:rPr>
              <w:t xml:space="preserve"> </w:t>
            </w:r>
            <w:r>
              <w:rPr>
                <w:w w:val="105"/>
                <w:sz w:val="12"/>
              </w:rPr>
              <w:t>of</w:t>
            </w:r>
            <w:r>
              <w:rPr>
                <w:spacing w:val="16"/>
                <w:w w:val="105"/>
                <w:sz w:val="12"/>
              </w:rPr>
              <w:t xml:space="preserve"> </w:t>
            </w:r>
            <w:r>
              <w:rPr>
                <w:spacing w:val="-2"/>
                <w:w w:val="105"/>
                <w:sz w:val="12"/>
              </w:rPr>
              <w:t>transport</w:t>
            </w:r>
            <w:r>
              <w:rPr>
                <w:sz w:val="12"/>
              </w:rPr>
              <w:tab/>
            </w:r>
            <w:r>
              <w:rPr>
                <w:spacing w:val="-4"/>
                <w:w w:val="105"/>
                <w:sz w:val="12"/>
              </w:rPr>
              <w:t>0.07</w:t>
            </w:r>
          </w:p>
        </w:tc>
        <w:tc>
          <w:tcPr>
            <w:tcW w:w="645" w:type="dxa"/>
          </w:tcPr>
          <w:p w14:paraId="0E646EF4" w14:textId="77777777" w:rsidR="00D62403" w:rsidRDefault="00D62403">
            <w:pPr>
              <w:pStyle w:val="TableParagraph"/>
              <w:spacing w:before="17" w:line="112" w:lineRule="exact"/>
              <w:ind w:left="61" w:right="2"/>
              <w:rPr>
                <w:sz w:val="12"/>
              </w:rPr>
            </w:pPr>
            <w:r>
              <w:rPr>
                <w:spacing w:val="-4"/>
                <w:sz w:val="12"/>
              </w:rPr>
              <w:t>0.26</w:t>
            </w:r>
          </w:p>
        </w:tc>
        <w:tc>
          <w:tcPr>
            <w:tcW w:w="654" w:type="dxa"/>
          </w:tcPr>
          <w:p w14:paraId="3E01486E" w14:textId="77777777" w:rsidR="00D62403" w:rsidRDefault="00D62403">
            <w:pPr>
              <w:pStyle w:val="TableParagraph"/>
              <w:spacing w:before="17" w:line="112" w:lineRule="exact"/>
              <w:ind w:left="25" w:right="2"/>
              <w:rPr>
                <w:sz w:val="12"/>
              </w:rPr>
            </w:pPr>
            <w:r>
              <w:rPr>
                <w:spacing w:val="-2"/>
                <w:w w:val="110"/>
                <w:sz w:val="12"/>
              </w:rPr>
              <w:t>0.19***</w:t>
            </w:r>
          </w:p>
        </w:tc>
        <w:tc>
          <w:tcPr>
            <w:tcW w:w="522" w:type="dxa"/>
          </w:tcPr>
          <w:p w14:paraId="524469DE" w14:textId="77777777" w:rsidR="00D62403" w:rsidRDefault="00D62403">
            <w:pPr>
              <w:pStyle w:val="TableParagraph"/>
              <w:spacing w:before="17" w:line="112" w:lineRule="exact"/>
              <w:ind w:left="6" w:right="2"/>
              <w:rPr>
                <w:sz w:val="12"/>
              </w:rPr>
            </w:pPr>
            <w:r>
              <w:rPr>
                <w:spacing w:val="-4"/>
                <w:sz w:val="12"/>
              </w:rPr>
              <w:t>0.02</w:t>
            </w:r>
          </w:p>
        </w:tc>
        <w:tc>
          <w:tcPr>
            <w:tcW w:w="701" w:type="dxa"/>
          </w:tcPr>
          <w:p w14:paraId="259E558C" w14:textId="77777777" w:rsidR="00D62403" w:rsidRDefault="00D62403">
            <w:pPr>
              <w:pStyle w:val="TableParagraph"/>
              <w:spacing w:before="17" w:line="112" w:lineRule="exact"/>
              <w:ind w:right="50"/>
              <w:rPr>
                <w:sz w:val="12"/>
              </w:rPr>
            </w:pPr>
            <w:r>
              <w:rPr>
                <w:spacing w:val="-4"/>
                <w:sz w:val="12"/>
              </w:rPr>
              <w:t>0.07</w:t>
            </w:r>
          </w:p>
        </w:tc>
        <w:tc>
          <w:tcPr>
            <w:tcW w:w="571" w:type="dxa"/>
          </w:tcPr>
          <w:p w14:paraId="4644A4EA" w14:textId="77777777" w:rsidR="00D62403" w:rsidRDefault="00D62403">
            <w:pPr>
              <w:pStyle w:val="TableParagraph"/>
              <w:spacing w:before="17" w:line="112" w:lineRule="exact"/>
              <w:ind w:right="59"/>
              <w:rPr>
                <w:sz w:val="12"/>
              </w:rPr>
            </w:pPr>
            <w:r>
              <w:rPr>
                <w:spacing w:val="-2"/>
                <w:sz w:val="12"/>
              </w:rPr>
              <w:t>0.05*</w:t>
            </w:r>
          </w:p>
        </w:tc>
        <w:tc>
          <w:tcPr>
            <w:tcW w:w="530" w:type="dxa"/>
          </w:tcPr>
          <w:p w14:paraId="527782AB" w14:textId="77777777" w:rsidR="00D62403" w:rsidRDefault="00D62403">
            <w:pPr>
              <w:pStyle w:val="TableParagraph"/>
              <w:spacing w:before="17" w:line="112" w:lineRule="exact"/>
              <w:ind w:right="3"/>
              <w:rPr>
                <w:sz w:val="12"/>
              </w:rPr>
            </w:pPr>
            <w:r>
              <w:rPr>
                <w:spacing w:val="-4"/>
                <w:sz w:val="12"/>
              </w:rPr>
              <w:t>0.04</w:t>
            </w:r>
          </w:p>
        </w:tc>
        <w:tc>
          <w:tcPr>
            <w:tcW w:w="636" w:type="dxa"/>
          </w:tcPr>
          <w:p w14:paraId="4DDCB5E8" w14:textId="77777777" w:rsidR="00D62403" w:rsidRDefault="00D62403">
            <w:pPr>
              <w:pStyle w:val="TableParagraph"/>
              <w:spacing w:before="17" w:line="112" w:lineRule="exact"/>
              <w:ind w:right="3"/>
              <w:rPr>
                <w:sz w:val="12"/>
              </w:rPr>
            </w:pPr>
            <w:r>
              <w:rPr>
                <w:spacing w:val="-4"/>
                <w:w w:val="105"/>
                <w:sz w:val="12"/>
              </w:rPr>
              <w:t>0.18</w:t>
            </w:r>
          </w:p>
        </w:tc>
        <w:tc>
          <w:tcPr>
            <w:tcW w:w="627" w:type="dxa"/>
          </w:tcPr>
          <w:p w14:paraId="273B72AE" w14:textId="77777777" w:rsidR="00D62403" w:rsidRDefault="00D62403">
            <w:pPr>
              <w:pStyle w:val="TableParagraph"/>
              <w:spacing w:before="17" w:line="112" w:lineRule="exact"/>
              <w:ind w:right="3"/>
              <w:rPr>
                <w:sz w:val="12"/>
              </w:rPr>
            </w:pPr>
            <w:r>
              <w:rPr>
                <w:spacing w:val="-2"/>
                <w:w w:val="110"/>
                <w:sz w:val="12"/>
              </w:rPr>
              <w:t>0.14***</w:t>
            </w:r>
          </w:p>
        </w:tc>
      </w:tr>
      <w:tr w:rsidR="00D62403" w14:paraId="41F62E74" w14:textId="77777777">
        <w:trPr>
          <w:trHeight w:val="149"/>
        </w:trPr>
        <w:tc>
          <w:tcPr>
            <w:tcW w:w="4477" w:type="dxa"/>
          </w:tcPr>
          <w:p w14:paraId="799714AC" w14:textId="77777777" w:rsidR="00D62403" w:rsidRDefault="00D62403">
            <w:pPr>
              <w:pStyle w:val="TableParagraph"/>
              <w:spacing w:before="17" w:line="112" w:lineRule="exact"/>
              <w:ind w:right="57"/>
              <w:jc w:val="right"/>
              <w:rPr>
                <w:sz w:val="12"/>
              </w:rPr>
            </w:pPr>
            <w:r>
              <w:rPr>
                <w:spacing w:val="-2"/>
                <w:w w:val="105"/>
                <w:sz w:val="12"/>
              </w:rPr>
              <w:t>(0.26)</w:t>
            </w:r>
          </w:p>
        </w:tc>
        <w:tc>
          <w:tcPr>
            <w:tcW w:w="645" w:type="dxa"/>
          </w:tcPr>
          <w:p w14:paraId="34011421" w14:textId="77777777" w:rsidR="00D62403" w:rsidRDefault="00D62403">
            <w:pPr>
              <w:pStyle w:val="TableParagraph"/>
              <w:spacing w:before="17" w:line="112" w:lineRule="exact"/>
              <w:ind w:left="61" w:right="1"/>
              <w:rPr>
                <w:sz w:val="12"/>
              </w:rPr>
            </w:pPr>
            <w:r>
              <w:rPr>
                <w:spacing w:val="-2"/>
                <w:sz w:val="12"/>
              </w:rPr>
              <w:t>(0.44)</w:t>
            </w:r>
          </w:p>
        </w:tc>
        <w:tc>
          <w:tcPr>
            <w:tcW w:w="654" w:type="dxa"/>
          </w:tcPr>
          <w:p w14:paraId="286E0364" w14:textId="77777777" w:rsidR="00D62403" w:rsidRDefault="00D62403">
            <w:pPr>
              <w:pStyle w:val="TableParagraph"/>
              <w:spacing w:before="17" w:line="112" w:lineRule="exact"/>
              <w:ind w:left="25" w:right="1"/>
              <w:rPr>
                <w:sz w:val="12"/>
              </w:rPr>
            </w:pPr>
            <w:r>
              <w:rPr>
                <w:spacing w:val="-2"/>
                <w:sz w:val="12"/>
              </w:rPr>
              <w:t>(0.00)</w:t>
            </w:r>
          </w:p>
        </w:tc>
        <w:tc>
          <w:tcPr>
            <w:tcW w:w="522" w:type="dxa"/>
          </w:tcPr>
          <w:p w14:paraId="1F84DF28" w14:textId="77777777" w:rsidR="00D62403" w:rsidRDefault="00D62403">
            <w:pPr>
              <w:pStyle w:val="TableParagraph"/>
              <w:spacing w:before="17" w:line="112" w:lineRule="exact"/>
              <w:ind w:left="6" w:right="1"/>
              <w:rPr>
                <w:sz w:val="12"/>
              </w:rPr>
            </w:pPr>
            <w:r>
              <w:rPr>
                <w:spacing w:val="-2"/>
                <w:w w:val="110"/>
                <w:sz w:val="12"/>
              </w:rPr>
              <w:t>(0.14)</w:t>
            </w:r>
          </w:p>
        </w:tc>
        <w:tc>
          <w:tcPr>
            <w:tcW w:w="701" w:type="dxa"/>
          </w:tcPr>
          <w:p w14:paraId="4771D47A" w14:textId="77777777" w:rsidR="00D62403" w:rsidRDefault="00D62403">
            <w:pPr>
              <w:pStyle w:val="TableParagraph"/>
              <w:spacing w:before="17" w:line="112" w:lineRule="exact"/>
              <w:ind w:left="1" w:right="50"/>
              <w:rPr>
                <w:sz w:val="12"/>
              </w:rPr>
            </w:pPr>
            <w:r>
              <w:rPr>
                <w:spacing w:val="-2"/>
                <w:w w:val="105"/>
                <w:sz w:val="12"/>
              </w:rPr>
              <w:t>(0.25)</w:t>
            </w:r>
          </w:p>
        </w:tc>
        <w:tc>
          <w:tcPr>
            <w:tcW w:w="571" w:type="dxa"/>
          </w:tcPr>
          <w:p w14:paraId="74F12914" w14:textId="77777777" w:rsidR="00D62403" w:rsidRDefault="00D62403">
            <w:pPr>
              <w:pStyle w:val="TableParagraph"/>
              <w:spacing w:before="17" w:line="112" w:lineRule="exact"/>
              <w:ind w:right="59"/>
              <w:rPr>
                <w:sz w:val="12"/>
              </w:rPr>
            </w:pPr>
            <w:r>
              <w:rPr>
                <w:spacing w:val="-2"/>
                <w:sz w:val="12"/>
              </w:rPr>
              <w:t>(0.05)</w:t>
            </w:r>
          </w:p>
        </w:tc>
        <w:tc>
          <w:tcPr>
            <w:tcW w:w="530" w:type="dxa"/>
          </w:tcPr>
          <w:p w14:paraId="62C1DF85" w14:textId="77777777" w:rsidR="00D62403" w:rsidRDefault="00D62403">
            <w:pPr>
              <w:pStyle w:val="TableParagraph"/>
              <w:spacing w:before="17" w:line="112" w:lineRule="exact"/>
              <w:ind w:right="3"/>
              <w:rPr>
                <w:sz w:val="12"/>
              </w:rPr>
            </w:pPr>
            <w:r>
              <w:rPr>
                <w:spacing w:val="-2"/>
                <w:w w:val="110"/>
                <w:sz w:val="12"/>
              </w:rPr>
              <w:t>(0.19)</w:t>
            </w:r>
          </w:p>
        </w:tc>
        <w:tc>
          <w:tcPr>
            <w:tcW w:w="636" w:type="dxa"/>
          </w:tcPr>
          <w:p w14:paraId="42A8E9E0" w14:textId="77777777" w:rsidR="00D62403" w:rsidRDefault="00D62403">
            <w:pPr>
              <w:pStyle w:val="TableParagraph"/>
              <w:spacing w:before="17" w:line="112" w:lineRule="exact"/>
              <w:ind w:right="3"/>
              <w:rPr>
                <w:sz w:val="12"/>
              </w:rPr>
            </w:pPr>
            <w:r>
              <w:rPr>
                <w:spacing w:val="-2"/>
                <w:sz w:val="12"/>
              </w:rPr>
              <w:t>(0.38)</w:t>
            </w:r>
          </w:p>
        </w:tc>
        <w:tc>
          <w:tcPr>
            <w:tcW w:w="627" w:type="dxa"/>
          </w:tcPr>
          <w:p w14:paraId="65211A2D" w14:textId="77777777" w:rsidR="00D62403" w:rsidRDefault="00D62403">
            <w:pPr>
              <w:pStyle w:val="TableParagraph"/>
              <w:spacing w:before="17" w:line="112" w:lineRule="exact"/>
              <w:ind w:right="3"/>
              <w:rPr>
                <w:sz w:val="12"/>
              </w:rPr>
            </w:pPr>
            <w:r>
              <w:rPr>
                <w:spacing w:val="-2"/>
                <w:sz w:val="12"/>
              </w:rPr>
              <w:t>(0.00)</w:t>
            </w:r>
          </w:p>
        </w:tc>
      </w:tr>
      <w:tr w:rsidR="00D62403" w14:paraId="6FCD4FA5" w14:textId="77777777">
        <w:trPr>
          <w:trHeight w:val="149"/>
        </w:trPr>
        <w:tc>
          <w:tcPr>
            <w:tcW w:w="4477" w:type="dxa"/>
          </w:tcPr>
          <w:p w14:paraId="1C60E685" w14:textId="77777777" w:rsidR="00D62403" w:rsidRDefault="00D62403">
            <w:pPr>
              <w:pStyle w:val="TableParagraph"/>
              <w:tabs>
                <w:tab w:val="right" w:pos="4365"/>
              </w:tabs>
              <w:spacing w:before="17" w:line="112" w:lineRule="exact"/>
              <w:ind w:left="94"/>
              <w:jc w:val="left"/>
              <w:rPr>
                <w:sz w:val="12"/>
              </w:rPr>
            </w:pPr>
            <w:r>
              <w:rPr>
                <w:sz w:val="12"/>
              </w:rPr>
              <w:t>Used</w:t>
            </w:r>
            <w:r>
              <w:rPr>
                <w:spacing w:val="32"/>
                <w:sz w:val="12"/>
              </w:rPr>
              <w:t xml:space="preserve"> </w:t>
            </w:r>
            <w:r>
              <w:rPr>
                <w:sz w:val="12"/>
              </w:rPr>
              <w:t>Crisis</w:t>
            </w:r>
            <w:r>
              <w:rPr>
                <w:spacing w:val="33"/>
                <w:sz w:val="12"/>
              </w:rPr>
              <w:t xml:space="preserve"> </w:t>
            </w:r>
            <w:r>
              <w:rPr>
                <w:sz w:val="12"/>
              </w:rPr>
              <w:t>coping:</w:t>
            </w:r>
            <w:r>
              <w:rPr>
                <w:spacing w:val="55"/>
                <w:sz w:val="12"/>
              </w:rPr>
              <w:t xml:space="preserve"> </w:t>
            </w:r>
            <w:r>
              <w:rPr>
                <w:sz w:val="12"/>
              </w:rPr>
              <w:t>Moved</w:t>
            </w:r>
            <w:r>
              <w:rPr>
                <w:spacing w:val="33"/>
                <w:sz w:val="12"/>
              </w:rPr>
              <w:t xml:space="preserve"> </w:t>
            </w:r>
            <w:r>
              <w:rPr>
                <w:sz w:val="12"/>
              </w:rPr>
              <w:t>to</w:t>
            </w:r>
            <w:r>
              <w:rPr>
                <w:spacing w:val="33"/>
                <w:sz w:val="12"/>
              </w:rPr>
              <w:t xml:space="preserve"> </w:t>
            </w:r>
            <w:r>
              <w:rPr>
                <w:sz w:val="12"/>
              </w:rPr>
              <w:t>somewhere</w:t>
            </w:r>
            <w:r>
              <w:rPr>
                <w:spacing w:val="33"/>
                <w:sz w:val="12"/>
              </w:rPr>
              <w:t xml:space="preserve"> </w:t>
            </w:r>
            <w:r>
              <w:rPr>
                <w:spacing w:val="-4"/>
                <w:sz w:val="12"/>
              </w:rPr>
              <w:t>else</w:t>
            </w:r>
            <w:r>
              <w:rPr>
                <w:rFonts w:ascii="Times New Roman"/>
                <w:sz w:val="12"/>
              </w:rPr>
              <w:tab/>
            </w:r>
            <w:r>
              <w:rPr>
                <w:spacing w:val="-4"/>
                <w:sz w:val="12"/>
              </w:rPr>
              <w:t>0.05</w:t>
            </w:r>
          </w:p>
        </w:tc>
        <w:tc>
          <w:tcPr>
            <w:tcW w:w="645" w:type="dxa"/>
          </w:tcPr>
          <w:p w14:paraId="4C782FA4" w14:textId="77777777" w:rsidR="00D62403" w:rsidRDefault="00D62403">
            <w:pPr>
              <w:pStyle w:val="TableParagraph"/>
              <w:spacing w:before="17" w:line="112" w:lineRule="exact"/>
              <w:ind w:left="61" w:right="1"/>
              <w:rPr>
                <w:sz w:val="12"/>
              </w:rPr>
            </w:pPr>
            <w:r>
              <w:rPr>
                <w:spacing w:val="-4"/>
                <w:w w:val="105"/>
                <w:sz w:val="12"/>
              </w:rPr>
              <w:t>0.14</w:t>
            </w:r>
          </w:p>
        </w:tc>
        <w:tc>
          <w:tcPr>
            <w:tcW w:w="654" w:type="dxa"/>
          </w:tcPr>
          <w:p w14:paraId="39C890AD" w14:textId="77777777" w:rsidR="00D62403" w:rsidRDefault="00D62403">
            <w:pPr>
              <w:pStyle w:val="TableParagraph"/>
              <w:spacing w:before="17" w:line="112" w:lineRule="exact"/>
              <w:ind w:left="25" w:right="1"/>
              <w:rPr>
                <w:sz w:val="12"/>
              </w:rPr>
            </w:pPr>
            <w:r>
              <w:rPr>
                <w:spacing w:val="-2"/>
                <w:sz w:val="12"/>
              </w:rPr>
              <w:t>0.09**</w:t>
            </w:r>
          </w:p>
        </w:tc>
        <w:tc>
          <w:tcPr>
            <w:tcW w:w="522" w:type="dxa"/>
          </w:tcPr>
          <w:p w14:paraId="5E631E7A" w14:textId="77777777" w:rsidR="00D62403" w:rsidRDefault="00D62403">
            <w:pPr>
              <w:pStyle w:val="TableParagraph"/>
              <w:spacing w:before="17" w:line="112" w:lineRule="exact"/>
              <w:ind w:left="6" w:right="1"/>
              <w:rPr>
                <w:sz w:val="12"/>
              </w:rPr>
            </w:pPr>
            <w:r>
              <w:rPr>
                <w:spacing w:val="-4"/>
                <w:w w:val="115"/>
                <w:sz w:val="12"/>
              </w:rPr>
              <w:t>0.11</w:t>
            </w:r>
          </w:p>
        </w:tc>
        <w:tc>
          <w:tcPr>
            <w:tcW w:w="701" w:type="dxa"/>
          </w:tcPr>
          <w:p w14:paraId="1B952229" w14:textId="77777777" w:rsidR="00D62403" w:rsidRDefault="00D62403">
            <w:pPr>
              <w:pStyle w:val="TableParagraph"/>
              <w:spacing w:before="17" w:line="112" w:lineRule="exact"/>
              <w:ind w:left="1" w:right="50"/>
              <w:rPr>
                <w:sz w:val="12"/>
              </w:rPr>
            </w:pPr>
            <w:r>
              <w:rPr>
                <w:spacing w:val="-4"/>
                <w:sz w:val="12"/>
              </w:rPr>
              <w:t>0.24</w:t>
            </w:r>
          </w:p>
        </w:tc>
        <w:tc>
          <w:tcPr>
            <w:tcW w:w="571" w:type="dxa"/>
          </w:tcPr>
          <w:p w14:paraId="434C51B1" w14:textId="77777777" w:rsidR="00D62403" w:rsidRDefault="00D62403">
            <w:pPr>
              <w:pStyle w:val="TableParagraph"/>
              <w:spacing w:before="17" w:line="112" w:lineRule="exact"/>
              <w:ind w:left="1" w:right="59"/>
              <w:rPr>
                <w:sz w:val="12"/>
              </w:rPr>
            </w:pPr>
            <w:r>
              <w:rPr>
                <w:spacing w:val="-2"/>
                <w:w w:val="110"/>
                <w:sz w:val="12"/>
              </w:rPr>
              <w:t>0.13**</w:t>
            </w:r>
          </w:p>
        </w:tc>
        <w:tc>
          <w:tcPr>
            <w:tcW w:w="530" w:type="dxa"/>
          </w:tcPr>
          <w:p w14:paraId="61E6C220" w14:textId="77777777" w:rsidR="00D62403" w:rsidRDefault="00D62403">
            <w:pPr>
              <w:pStyle w:val="TableParagraph"/>
              <w:spacing w:before="17" w:line="112" w:lineRule="exact"/>
              <w:ind w:left="1" w:right="3"/>
              <w:rPr>
                <w:sz w:val="12"/>
              </w:rPr>
            </w:pPr>
            <w:r>
              <w:rPr>
                <w:spacing w:val="-4"/>
                <w:sz w:val="12"/>
              </w:rPr>
              <w:t>0.09</w:t>
            </w:r>
          </w:p>
        </w:tc>
        <w:tc>
          <w:tcPr>
            <w:tcW w:w="636" w:type="dxa"/>
          </w:tcPr>
          <w:p w14:paraId="6CB222C2" w14:textId="77777777" w:rsidR="00D62403" w:rsidRDefault="00D62403">
            <w:pPr>
              <w:pStyle w:val="TableParagraph"/>
              <w:spacing w:before="17" w:line="112" w:lineRule="exact"/>
              <w:ind w:left="1" w:right="3"/>
              <w:rPr>
                <w:sz w:val="12"/>
              </w:rPr>
            </w:pPr>
            <w:r>
              <w:rPr>
                <w:spacing w:val="-4"/>
                <w:w w:val="105"/>
                <w:sz w:val="12"/>
              </w:rPr>
              <w:t>0.18</w:t>
            </w:r>
          </w:p>
        </w:tc>
        <w:tc>
          <w:tcPr>
            <w:tcW w:w="627" w:type="dxa"/>
          </w:tcPr>
          <w:p w14:paraId="08EC6437" w14:textId="77777777" w:rsidR="00D62403" w:rsidRDefault="00D62403">
            <w:pPr>
              <w:pStyle w:val="TableParagraph"/>
              <w:spacing w:before="17" w:line="112" w:lineRule="exact"/>
              <w:ind w:left="1" w:right="3"/>
              <w:rPr>
                <w:sz w:val="12"/>
              </w:rPr>
            </w:pPr>
            <w:r>
              <w:rPr>
                <w:spacing w:val="-2"/>
                <w:w w:val="105"/>
                <w:sz w:val="12"/>
              </w:rPr>
              <w:t>0.09***</w:t>
            </w:r>
          </w:p>
        </w:tc>
      </w:tr>
      <w:tr w:rsidR="00D62403" w14:paraId="753BEB41" w14:textId="77777777">
        <w:trPr>
          <w:trHeight w:val="149"/>
        </w:trPr>
        <w:tc>
          <w:tcPr>
            <w:tcW w:w="4477" w:type="dxa"/>
          </w:tcPr>
          <w:p w14:paraId="32755997" w14:textId="77777777" w:rsidR="00D62403" w:rsidRDefault="00D62403">
            <w:pPr>
              <w:pStyle w:val="TableParagraph"/>
              <w:spacing w:before="17" w:line="112" w:lineRule="exact"/>
              <w:ind w:right="57"/>
              <w:jc w:val="right"/>
              <w:rPr>
                <w:sz w:val="12"/>
              </w:rPr>
            </w:pPr>
            <w:r>
              <w:rPr>
                <w:spacing w:val="-2"/>
                <w:w w:val="105"/>
                <w:sz w:val="12"/>
              </w:rPr>
              <w:t>(0.23)</w:t>
            </w:r>
          </w:p>
        </w:tc>
        <w:tc>
          <w:tcPr>
            <w:tcW w:w="645" w:type="dxa"/>
          </w:tcPr>
          <w:p w14:paraId="5AFAB804" w14:textId="77777777" w:rsidR="00D62403" w:rsidRDefault="00D62403">
            <w:pPr>
              <w:pStyle w:val="TableParagraph"/>
              <w:spacing w:before="17" w:line="112" w:lineRule="exact"/>
              <w:ind w:left="61" w:right="1"/>
              <w:rPr>
                <w:sz w:val="12"/>
              </w:rPr>
            </w:pPr>
            <w:r>
              <w:rPr>
                <w:spacing w:val="-2"/>
                <w:w w:val="105"/>
                <w:sz w:val="12"/>
              </w:rPr>
              <w:t>(0.35)</w:t>
            </w:r>
          </w:p>
        </w:tc>
        <w:tc>
          <w:tcPr>
            <w:tcW w:w="654" w:type="dxa"/>
          </w:tcPr>
          <w:p w14:paraId="5F725A34" w14:textId="77777777" w:rsidR="00D62403" w:rsidRDefault="00D62403">
            <w:pPr>
              <w:pStyle w:val="TableParagraph"/>
              <w:spacing w:before="17" w:line="112" w:lineRule="exact"/>
              <w:ind w:left="25" w:right="1"/>
              <w:rPr>
                <w:sz w:val="12"/>
              </w:rPr>
            </w:pPr>
            <w:r>
              <w:rPr>
                <w:spacing w:val="-2"/>
                <w:w w:val="105"/>
                <w:sz w:val="12"/>
              </w:rPr>
              <w:t>(0.01)</w:t>
            </w:r>
          </w:p>
        </w:tc>
        <w:tc>
          <w:tcPr>
            <w:tcW w:w="522" w:type="dxa"/>
          </w:tcPr>
          <w:p w14:paraId="40FB542F" w14:textId="77777777" w:rsidR="00D62403" w:rsidRDefault="00D62403">
            <w:pPr>
              <w:pStyle w:val="TableParagraph"/>
              <w:spacing w:before="17" w:line="112" w:lineRule="exact"/>
              <w:ind w:left="6" w:right="1"/>
              <w:rPr>
                <w:sz w:val="12"/>
              </w:rPr>
            </w:pPr>
            <w:r>
              <w:rPr>
                <w:spacing w:val="-2"/>
                <w:w w:val="110"/>
                <w:sz w:val="12"/>
              </w:rPr>
              <w:t>(0.31)</w:t>
            </w:r>
          </w:p>
        </w:tc>
        <w:tc>
          <w:tcPr>
            <w:tcW w:w="701" w:type="dxa"/>
          </w:tcPr>
          <w:p w14:paraId="04D95A02" w14:textId="77777777" w:rsidR="00D62403" w:rsidRDefault="00D62403">
            <w:pPr>
              <w:pStyle w:val="TableParagraph"/>
              <w:spacing w:before="17" w:line="112" w:lineRule="exact"/>
              <w:ind w:left="1" w:right="50"/>
              <w:rPr>
                <w:sz w:val="12"/>
              </w:rPr>
            </w:pPr>
            <w:r>
              <w:rPr>
                <w:spacing w:val="-2"/>
                <w:w w:val="105"/>
                <w:sz w:val="12"/>
              </w:rPr>
              <w:t>(0.43)</w:t>
            </w:r>
          </w:p>
        </w:tc>
        <w:tc>
          <w:tcPr>
            <w:tcW w:w="571" w:type="dxa"/>
          </w:tcPr>
          <w:p w14:paraId="215EA46B" w14:textId="77777777" w:rsidR="00D62403" w:rsidRDefault="00D62403">
            <w:pPr>
              <w:pStyle w:val="TableParagraph"/>
              <w:spacing w:before="17" w:line="112" w:lineRule="exact"/>
              <w:ind w:right="59"/>
              <w:rPr>
                <w:sz w:val="12"/>
              </w:rPr>
            </w:pPr>
            <w:r>
              <w:rPr>
                <w:spacing w:val="-2"/>
                <w:sz w:val="12"/>
              </w:rPr>
              <w:t>(0.00)</w:t>
            </w:r>
          </w:p>
        </w:tc>
        <w:tc>
          <w:tcPr>
            <w:tcW w:w="530" w:type="dxa"/>
          </w:tcPr>
          <w:p w14:paraId="46D65E5C" w14:textId="77777777" w:rsidR="00D62403" w:rsidRDefault="00D62403">
            <w:pPr>
              <w:pStyle w:val="TableParagraph"/>
              <w:spacing w:before="17" w:line="112" w:lineRule="exact"/>
              <w:ind w:right="3"/>
              <w:rPr>
                <w:sz w:val="12"/>
              </w:rPr>
            </w:pPr>
            <w:r>
              <w:rPr>
                <w:spacing w:val="-2"/>
                <w:w w:val="105"/>
                <w:sz w:val="12"/>
              </w:rPr>
              <w:t>(0.29)</w:t>
            </w:r>
          </w:p>
        </w:tc>
        <w:tc>
          <w:tcPr>
            <w:tcW w:w="636" w:type="dxa"/>
          </w:tcPr>
          <w:p w14:paraId="28EEBFD2" w14:textId="77777777" w:rsidR="00D62403" w:rsidRDefault="00D62403">
            <w:pPr>
              <w:pStyle w:val="TableParagraph"/>
              <w:spacing w:before="17" w:line="112" w:lineRule="exact"/>
              <w:ind w:right="3"/>
              <w:rPr>
                <w:sz w:val="12"/>
              </w:rPr>
            </w:pPr>
            <w:r>
              <w:rPr>
                <w:spacing w:val="-2"/>
                <w:w w:val="105"/>
                <w:sz w:val="12"/>
              </w:rPr>
              <w:t>(0.39)</w:t>
            </w:r>
          </w:p>
        </w:tc>
        <w:tc>
          <w:tcPr>
            <w:tcW w:w="627" w:type="dxa"/>
          </w:tcPr>
          <w:p w14:paraId="6A41B14E" w14:textId="77777777" w:rsidR="00D62403" w:rsidRDefault="00D62403">
            <w:pPr>
              <w:pStyle w:val="TableParagraph"/>
              <w:spacing w:before="17" w:line="112" w:lineRule="exact"/>
              <w:ind w:right="3"/>
              <w:rPr>
                <w:sz w:val="12"/>
              </w:rPr>
            </w:pPr>
            <w:r>
              <w:rPr>
                <w:spacing w:val="-2"/>
                <w:sz w:val="12"/>
              </w:rPr>
              <w:t>(0.00)</w:t>
            </w:r>
          </w:p>
        </w:tc>
      </w:tr>
      <w:tr w:rsidR="00D62403" w14:paraId="6B0C6B94" w14:textId="77777777">
        <w:trPr>
          <w:trHeight w:val="149"/>
        </w:trPr>
        <w:tc>
          <w:tcPr>
            <w:tcW w:w="4477" w:type="dxa"/>
          </w:tcPr>
          <w:p w14:paraId="16BD085D" w14:textId="77777777" w:rsidR="00D62403" w:rsidRDefault="00D62403">
            <w:pPr>
              <w:pStyle w:val="TableParagraph"/>
              <w:tabs>
                <w:tab w:val="right" w:pos="4365"/>
              </w:tabs>
              <w:spacing w:before="17" w:line="112" w:lineRule="exact"/>
              <w:ind w:left="94"/>
              <w:jc w:val="left"/>
              <w:rPr>
                <w:sz w:val="12"/>
              </w:rPr>
            </w:pPr>
            <w:r>
              <w:rPr>
                <w:sz w:val="12"/>
              </w:rPr>
              <w:t>Used</w:t>
            </w:r>
            <w:r>
              <w:rPr>
                <w:spacing w:val="36"/>
                <w:sz w:val="12"/>
              </w:rPr>
              <w:t xml:space="preserve"> </w:t>
            </w:r>
            <w:r>
              <w:rPr>
                <w:sz w:val="12"/>
              </w:rPr>
              <w:t>Crisis</w:t>
            </w:r>
            <w:r>
              <w:rPr>
                <w:spacing w:val="37"/>
                <w:sz w:val="12"/>
              </w:rPr>
              <w:t xml:space="preserve"> </w:t>
            </w:r>
            <w:r>
              <w:rPr>
                <w:sz w:val="12"/>
              </w:rPr>
              <w:t>coping:</w:t>
            </w:r>
            <w:r>
              <w:rPr>
                <w:spacing w:val="60"/>
                <w:sz w:val="12"/>
              </w:rPr>
              <w:t xml:space="preserve"> </w:t>
            </w:r>
            <w:r>
              <w:rPr>
                <w:sz w:val="12"/>
              </w:rPr>
              <w:t>Withdrew</w:t>
            </w:r>
            <w:r>
              <w:rPr>
                <w:spacing w:val="37"/>
                <w:sz w:val="12"/>
              </w:rPr>
              <w:t xml:space="preserve"> </w:t>
            </w:r>
            <w:r>
              <w:rPr>
                <w:sz w:val="12"/>
              </w:rPr>
              <w:t>children</w:t>
            </w:r>
            <w:r>
              <w:rPr>
                <w:spacing w:val="37"/>
                <w:sz w:val="12"/>
              </w:rPr>
              <w:t xml:space="preserve"> </w:t>
            </w:r>
            <w:r>
              <w:rPr>
                <w:sz w:val="12"/>
              </w:rPr>
              <w:t>from</w:t>
            </w:r>
            <w:r>
              <w:rPr>
                <w:spacing w:val="37"/>
                <w:sz w:val="12"/>
              </w:rPr>
              <w:t xml:space="preserve"> </w:t>
            </w:r>
            <w:r>
              <w:rPr>
                <w:spacing w:val="-2"/>
                <w:sz w:val="12"/>
              </w:rPr>
              <w:t>school</w:t>
            </w:r>
            <w:r>
              <w:rPr>
                <w:rFonts w:ascii="Times New Roman"/>
                <w:sz w:val="12"/>
              </w:rPr>
              <w:tab/>
            </w:r>
            <w:r>
              <w:rPr>
                <w:spacing w:val="-4"/>
                <w:sz w:val="12"/>
              </w:rPr>
              <w:t>0.03</w:t>
            </w:r>
          </w:p>
        </w:tc>
        <w:tc>
          <w:tcPr>
            <w:tcW w:w="645" w:type="dxa"/>
          </w:tcPr>
          <w:p w14:paraId="6CF6930D" w14:textId="77777777" w:rsidR="00D62403" w:rsidRDefault="00D62403">
            <w:pPr>
              <w:pStyle w:val="TableParagraph"/>
              <w:spacing w:before="17" w:line="112" w:lineRule="exact"/>
              <w:ind w:left="61"/>
              <w:rPr>
                <w:sz w:val="12"/>
              </w:rPr>
            </w:pPr>
            <w:r>
              <w:rPr>
                <w:spacing w:val="-4"/>
                <w:sz w:val="12"/>
              </w:rPr>
              <w:t>0.05</w:t>
            </w:r>
          </w:p>
        </w:tc>
        <w:tc>
          <w:tcPr>
            <w:tcW w:w="654" w:type="dxa"/>
          </w:tcPr>
          <w:p w14:paraId="4A744D90" w14:textId="77777777" w:rsidR="00D62403" w:rsidRDefault="00D62403">
            <w:pPr>
              <w:pStyle w:val="TableParagraph"/>
              <w:spacing w:before="17" w:line="112" w:lineRule="exact"/>
              <w:ind w:left="25"/>
              <w:rPr>
                <w:sz w:val="12"/>
              </w:rPr>
            </w:pPr>
            <w:r>
              <w:rPr>
                <w:spacing w:val="-4"/>
                <w:sz w:val="12"/>
              </w:rPr>
              <w:t>0.02</w:t>
            </w:r>
          </w:p>
        </w:tc>
        <w:tc>
          <w:tcPr>
            <w:tcW w:w="522" w:type="dxa"/>
          </w:tcPr>
          <w:p w14:paraId="6AD06041" w14:textId="77777777" w:rsidR="00D62403" w:rsidRDefault="00D62403">
            <w:pPr>
              <w:pStyle w:val="TableParagraph"/>
              <w:spacing w:before="17" w:line="112" w:lineRule="exact"/>
              <w:ind w:left="6"/>
              <w:rPr>
                <w:sz w:val="12"/>
              </w:rPr>
            </w:pPr>
            <w:r>
              <w:rPr>
                <w:spacing w:val="-4"/>
                <w:sz w:val="12"/>
              </w:rPr>
              <w:t>0.03</w:t>
            </w:r>
          </w:p>
        </w:tc>
        <w:tc>
          <w:tcPr>
            <w:tcW w:w="701" w:type="dxa"/>
          </w:tcPr>
          <w:p w14:paraId="5709A0BD" w14:textId="77777777" w:rsidR="00D62403" w:rsidRDefault="00D62403">
            <w:pPr>
              <w:pStyle w:val="TableParagraph"/>
              <w:spacing w:before="17" w:line="112" w:lineRule="exact"/>
              <w:ind w:left="2" w:right="50"/>
              <w:rPr>
                <w:sz w:val="12"/>
              </w:rPr>
            </w:pPr>
            <w:r>
              <w:rPr>
                <w:spacing w:val="-4"/>
                <w:sz w:val="12"/>
              </w:rPr>
              <w:t>0.09</w:t>
            </w:r>
          </w:p>
        </w:tc>
        <w:tc>
          <w:tcPr>
            <w:tcW w:w="571" w:type="dxa"/>
          </w:tcPr>
          <w:p w14:paraId="276847B5" w14:textId="77777777" w:rsidR="00D62403" w:rsidRDefault="00D62403">
            <w:pPr>
              <w:pStyle w:val="TableParagraph"/>
              <w:spacing w:before="17" w:line="112" w:lineRule="exact"/>
              <w:ind w:left="2" w:right="59"/>
              <w:rPr>
                <w:sz w:val="12"/>
              </w:rPr>
            </w:pPr>
            <w:r>
              <w:rPr>
                <w:spacing w:val="-2"/>
                <w:sz w:val="12"/>
              </w:rPr>
              <w:t>0.06*</w:t>
            </w:r>
          </w:p>
        </w:tc>
        <w:tc>
          <w:tcPr>
            <w:tcW w:w="530" w:type="dxa"/>
          </w:tcPr>
          <w:p w14:paraId="6693A472" w14:textId="77777777" w:rsidR="00D62403" w:rsidRDefault="00D62403">
            <w:pPr>
              <w:pStyle w:val="TableParagraph"/>
              <w:spacing w:before="17" w:line="112" w:lineRule="exact"/>
              <w:ind w:right="3"/>
              <w:rPr>
                <w:sz w:val="12"/>
              </w:rPr>
            </w:pPr>
            <w:r>
              <w:rPr>
                <w:spacing w:val="-4"/>
                <w:sz w:val="12"/>
              </w:rPr>
              <w:t>0.03</w:t>
            </w:r>
          </w:p>
        </w:tc>
        <w:tc>
          <w:tcPr>
            <w:tcW w:w="636" w:type="dxa"/>
          </w:tcPr>
          <w:p w14:paraId="4918A45F" w14:textId="77777777" w:rsidR="00D62403" w:rsidRDefault="00D62403">
            <w:pPr>
              <w:pStyle w:val="TableParagraph"/>
              <w:spacing w:before="17" w:line="112" w:lineRule="exact"/>
              <w:ind w:left="2" w:right="3"/>
              <w:rPr>
                <w:sz w:val="12"/>
              </w:rPr>
            </w:pPr>
            <w:r>
              <w:rPr>
                <w:spacing w:val="-4"/>
                <w:sz w:val="12"/>
              </w:rPr>
              <w:t>0.07</w:t>
            </w:r>
          </w:p>
        </w:tc>
        <w:tc>
          <w:tcPr>
            <w:tcW w:w="627" w:type="dxa"/>
          </w:tcPr>
          <w:p w14:paraId="5166AD1F" w14:textId="77777777" w:rsidR="00D62403" w:rsidRDefault="00D62403">
            <w:pPr>
              <w:pStyle w:val="TableParagraph"/>
              <w:spacing w:before="17" w:line="112" w:lineRule="exact"/>
              <w:ind w:left="2" w:right="3"/>
              <w:rPr>
                <w:sz w:val="12"/>
              </w:rPr>
            </w:pPr>
            <w:r>
              <w:rPr>
                <w:spacing w:val="-2"/>
                <w:sz w:val="12"/>
              </w:rPr>
              <w:t>0.04*</w:t>
            </w:r>
          </w:p>
        </w:tc>
      </w:tr>
      <w:tr w:rsidR="00D62403" w14:paraId="62A72C90" w14:textId="77777777">
        <w:trPr>
          <w:trHeight w:val="149"/>
        </w:trPr>
        <w:tc>
          <w:tcPr>
            <w:tcW w:w="4477" w:type="dxa"/>
          </w:tcPr>
          <w:p w14:paraId="56880D7E" w14:textId="77777777" w:rsidR="00D62403" w:rsidRDefault="00D62403">
            <w:pPr>
              <w:pStyle w:val="TableParagraph"/>
              <w:spacing w:before="17" w:line="112" w:lineRule="exact"/>
              <w:ind w:right="57"/>
              <w:jc w:val="right"/>
              <w:rPr>
                <w:sz w:val="12"/>
              </w:rPr>
            </w:pPr>
            <w:r>
              <w:rPr>
                <w:spacing w:val="-2"/>
                <w:w w:val="110"/>
                <w:sz w:val="12"/>
              </w:rPr>
              <w:t>(0.17)</w:t>
            </w:r>
          </w:p>
        </w:tc>
        <w:tc>
          <w:tcPr>
            <w:tcW w:w="645" w:type="dxa"/>
          </w:tcPr>
          <w:p w14:paraId="3C7A7703" w14:textId="77777777" w:rsidR="00D62403" w:rsidRDefault="00D62403">
            <w:pPr>
              <w:pStyle w:val="TableParagraph"/>
              <w:spacing w:before="17" w:line="112" w:lineRule="exact"/>
              <w:ind w:left="61" w:right="1"/>
              <w:rPr>
                <w:sz w:val="12"/>
              </w:rPr>
            </w:pPr>
            <w:r>
              <w:rPr>
                <w:spacing w:val="-2"/>
                <w:w w:val="105"/>
                <w:sz w:val="12"/>
              </w:rPr>
              <w:t>(0.22)</w:t>
            </w:r>
          </w:p>
        </w:tc>
        <w:tc>
          <w:tcPr>
            <w:tcW w:w="654" w:type="dxa"/>
          </w:tcPr>
          <w:p w14:paraId="41347892" w14:textId="77777777" w:rsidR="00D62403" w:rsidRDefault="00D62403">
            <w:pPr>
              <w:pStyle w:val="TableParagraph"/>
              <w:spacing w:before="17" w:line="112" w:lineRule="exact"/>
              <w:ind w:left="25" w:right="1"/>
              <w:rPr>
                <w:sz w:val="12"/>
              </w:rPr>
            </w:pPr>
            <w:r>
              <w:rPr>
                <w:spacing w:val="-2"/>
                <w:w w:val="105"/>
                <w:sz w:val="12"/>
              </w:rPr>
              <w:t>(0.32)</w:t>
            </w:r>
          </w:p>
        </w:tc>
        <w:tc>
          <w:tcPr>
            <w:tcW w:w="522" w:type="dxa"/>
          </w:tcPr>
          <w:p w14:paraId="150241A6" w14:textId="77777777" w:rsidR="00D62403" w:rsidRDefault="00D62403">
            <w:pPr>
              <w:pStyle w:val="TableParagraph"/>
              <w:spacing w:before="17" w:line="112" w:lineRule="exact"/>
              <w:ind w:left="6" w:right="1"/>
              <w:rPr>
                <w:sz w:val="12"/>
              </w:rPr>
            </w:pPr>
            <w:r>
              <w:rPr>
                <w:spacing w:val="-2"/>
                <w:w w:val="110"/>
                <w:sz w:val="12"/>
              </w:rPr>
              <w:t>(0.17)</w:t>
            </w:r>
          </w:p>
        </w:tc>
        <w:tc>
          <w:tcPr>
            <w:tcW w:w="701" w:type="dxa"/>
          </w:tcPr>
          <w:p w14:paraId="129D3128" w14:textId="77777777" w:rsidR="00D62403" w:rsidRDefault="00D62403">
            <w:pPr>
              <w:pStyle w:val="TableParagraph"/>
              <w:spacing w:before="17" w:line="112" w:lineRule="exact"/>
              <w:ind w:left="1" w:right="50"/>
              <w:rPr>
                <w:sz w:val="12"/>
              </w:rPr>
            </w:pPr>
            <w:r>
              <w:rPr>
                <w:spacing w:val="-2"/>
                <w:w w:val="105"/>
                <w:sz w:val="12"/>
              </w:rPr>
              <w:t>(0.29)</w:t>
            </w:r>
          </w:p>
        </w:tc>
        <w:tc>
          <w:tcPr>
            <w:tcW w:w="571" w:type="dxa"/>
          </w:tcPr>
          <w:p w14:paraId="337399AF" w14:textId="77777777" w:rsidR="00D62403" w:rsidRDefault="00D62403">
            <w:pPr>
              <w:pStyle w:val="TableParagraph"/>
              <w:spacing w:before="17" w:line="112" w:lineRule="exact"/>
              <w:ind w:right="59"/>
              <w:rPr>
                <w:sz w:val="12"/>
              </w:rPr>
            </w:pPr>
            <w:r>
              <w:rPr>
                <w:spacing w:val="-2"/>
                <w:sz w:val="12"/>
              </w:rPr>
              <w:t>(0.02)</w:t>
            </w:r>
          </w:p>
        </w:tc>
        <w:tc>
          <w:tcPr>
            <w:tcW w:w="530" w:type="dxa"/>
          </w:tcPr>
          <w:p w14:paraId="74DB935B" w14:textId="77777777" w:rsidR="00D62403" w:rsidRDefault="00D62403">
            <w:pPr>
              <w:pStyle w:val="TableParagraph"/>
              <w:spacing w:before="17" w:line="112" w:lineRule="exact"/>
              <w:ind w:right="3"/>
              <w:rPr>
                <w:sz w:val="12"/>
              </w:rPr>
            </w:pPr>
            <w:r>
              <w:rPr>
                <w:spacing w:val="-2"/>
                <w:w w:val="110"/>
                <w:sz w:val="12"/>
              </w:rPr>
              <w:t>(0.17)</w:t>
            </w:r>
          </w:p>
        </w:tc>
        <w:tc>
          <w:tcPr>
            <w:tcW w:w="636" w:type="dxa"/>
          </w:tcPr>
          <w:p w14:paraId="26B10086" w14:textId="77777777" w:rsidR="00D62403" w:rsidRDefault="00D62403">
            <w:pPr>
              <w:pStyle w:val="TableParagraph"/>
              <w:spacing w:before="17" w:line="112" w:lineRule="exact"/>
              <w:ind w:right="3"/>
              <w:rPr>
                <w:sz w:val="12"/>
              </w:rPr>
            </w:pPr>
            <w:r>
              <w:rPr>
                <w:spacing w:val="-2"/>
                <w:w w:val="105"/>
                <w:sz w:val="12"/>
              </w:rPr>
              <w:t>(0.25)</w:t>
            </w:r>
          </w:p>
        </w:tc>
        <w:tc>
          <w:tcPr>
            <w:tcW w:w="627" w:type="dxa"/>
          </w:tcPr>
          <w:p w14:paraId="6F6DCEE5" w14:textId="77777777" w:rsidR="00D62403" w:rsidRDefault="00D62403">
            <w:pPr>
              <w:pStyle w:val="TableParagraph"/>
              <w:spacing w:before="17" w:line="112" w:lineRule="exact"/>
              <w:ind w:right="3"/>
              <w:rPr>
                <w:sz w:val="12"/>
              </w:rPr>
            </w:pPr>
            <w:r>
              <w:rPr>
                <w:spacing w:val="-2"/>
                <w:w w:val="105"/>
                <w:sz w:val="12"/>
              </w:rPr>
              <w:t>(0.01)</w:t>
            </w:r>
          </w:p>
        </w:tc>
      </w:tr>
      <w:tr w:rsidR="00D62403" w14:paraId="25664FB0" w14:textId="77777777">
        <w:trPr>
          <w:trHeight w:val="149"/>
        </w:trPr>
        <w:tc>
          <w:tcPr>
            <w:tcW w:w="4477" w:type="dxa"/>
          </w:tcPr>
          <w:p w14:paraId="42657671" w14:textId="77777777" w:rsidR="00D62403" w:rsidRDefault="00D62403">
            <w:pPr>
              <w:pStyle w:val="TableParagraph"/>
              <w:tabs>
                <w:tab w:val="right" w:pos="4364"/>
              </w:tabs>
              <w:spacing w:before="17" w:line="112" w:lineRule="exact"/>
              <w:ind w:left="94"/>
              <w:jc w:val="left"/>
              <w:rPr>
                <w:sz w:val="12"/>
              </w:rPr>
            </w:pPr>
            <w:r>
              <w:rPr>
                <w:sz w:val="12"/>
              </w:rPr>
              <w:t>Used</w:t>
            </w:r>
            <w:r>
              <w:rPr>
                <w:spacing w:val="35"/>
                <w:sz w:val="12"/>
              </w:rPr>
              <w:t xml:space="preserve"> </w:t>
            </w:r>
            <w:r>
              <w:rPr>
                <w:sz w:val="12"/>
              </w:rPr>
              <w:t>Emergency</w:t>
            </w:r>
            <w:r>
              <w:rPr>
                <w:spacing w:val="35"/>
                <w:sz w:val="12"/>
              </w:rPr>
              <w:t xml:space="preserve"> </w:t>
            </w:r>
            <w:r>
              <w:rPr>
                <w:sz w:val="12"/>
              </w:rPr>
              <w:t>coping:</w:t>
            </w:r>
            <w:r>
              <w:rPr>
                <w:spacing w:val="57"/>
                <w:sz w:val="12"/>
              </w:rPr>
              <w:t xml:space="preserve"> </w:t>
            </w:r>
            <w:r>
              <w:rPr>
                <w:sz w:val="12"/>
              </w:rPr>
              <w:t>Sold</w:t>
            </w:r>
            <w:r>
              <w:rPr>
                <w:spacing w:val="35"/>
                <w:sz w:val="12"/>
              </w:rPr>
              <w:t xml:space="preserve"> </w:t>
            </w:r>
            <w:r>
              <w:rPr>
                <w:spacing w:val="-2"/>
                <w:sz w:val="12"/>
              </w:rPr>
              <w:t>houses</w:t>
            </w:r>
            <w:r>
              <w:rPr>
                <w:rFonts w:ascii="Times New Roman"/>
                <w:sz w:val="12"/>
              </w:rPr>
              <w:tab/>
            </w:r>
            <w:r>
              <w:rPr>
                <w:spacing w:val="-4"/>
                <w:sz w:val="12"/>
              </w:rPr>
              <w:t>0.03</w:t>
            </w:r>
          </w:p>
        </w:tc>
        <w:tc>
          <w:tcPr>
            <w:tcW w:w="645" w:type="dxa"/>
          </w:tcPr>
          <w:p w14:paraId="497D96A1" w14:textId="77777777" w:rsidR="00D62403" w:rsidRDefault="00D62403">
            <w:pPr>
              <w:pStyle w:val="TableParagraph"/>
              <w:spacing w:before="17" w:line="112" w:lineRule="exact"/>
              <w:ind w:left="61" w:right="2"/>
              <w:rPr>
                <w:sz w:val="12"/>
              </w:rPr>
            </w:pPr>
            <w:r>
              <w:rPr>
                <w:spacing w:val="-4"/>
                <w:w w:val="105"/>
                <w:sz w:val="12"/>
              </w:rPr>
              <w:t>0.14</w:t>
            </w:r>
          </w:p>
        </w:tc>
        <w:tc>
          <w:tcPr>
            <w:tcW w:w="654" w:type="dxa"/>
          </w:tcPr>
          <w:p w14:paraId="72088690" w14:textId="77777777" w:rsidR="00D62403" w:rsidRDefault="00D62403">
            <w:pPr>
              <w:pStyle w:val="TableParagraph"/>
              <w:spacing w:before="17" w:line="112" w:lineRule="exact"/>
              <w:ind w:left="25" w:right="2"/>
              <w:rPr>
                <w:sz w:val="12"/>
              </w:rPr>
            </w:pPr>
            <w:r>
              <w:rPr>
                <w:spacing w:val="-2"/>
                <w:w w:val="115"/>
                <w:sz w:val="12"/>
              </w:rPr>
              <w:t>0.11***</w:t>
            </w:r>
          </w:p>
        </w:tc>
        <w:tc>
          <w:tcPr>
            <w:tcW w:w="522" w:type="dxa"/>
          </w:tcPr>
          <w:p w14:paraId="4C1F279D" w14:textId="77777777" w:rsidR="00D62403" w:rsidRDefault="00D62403">
            <w:pPr>
              <w:pStyle w:val="TableParagraph"/>
              <w:spacing w:before="17" w:line="112" w:lineRule="exact"/>
              <w:ind w:left="6" w:right="2"/>
              <w:rPr>
                <w:sz w:val="12"/>
              </w:rPr>
            </w:pPr>
            <w:r>
              <w:rPr>
                <w:spacing w:val="-4"/>
                <w:sz w:val="12"/>
              </w:rPr>
              <w:t>0.02</w:t>
            </w:r>
          </w:p>
        </w:tc>
        <w:tc>
          <w:tcPr>
            <w:tcW w:w="701" w:type="dxa"/>
          </w:tcPr>
          <w:p w14:paraId="623FA20D" w14:textId="77777777" w:rsidR="00D62403" w:rsidRDefault="00D62403">
            <w:pPr>
              <w:pStyle w:val="TableParagraph"/>
              <w:spacing w:before="17" w:line="112" w:lineRule="exact"/>
              <w:ind w:right="50"/>
              <w:rPr>
                <w:sz w:val="12"/>
              </w:rPr>
            </w:pPr>
            <w:r>
              <w:rPr>
                <w:spacing w:val="-4"/>
                <w:sz w:val="12"/>
              </w:rPr>
              <w:t>0.22</w:t>
            </w:r>
          </w:p>
        </w:tc>
        <w:tc>
          <w:tcPr>
            <w:tcW w:w="571" w:type="dxa"/>
          </w:tcPr>
          <w:p w14:paraId="3E38BBC4" w14:textId="77777777" w:rsidR="00D62403" w:rsidRDefault="00D62403">
            <w:pPr>
              <w:pStyle w:val="TableParagraph"/>
              <w:spacing w:before="17" w:line="112" w:lineRule="exact"/>
              <w:ind w:right="59"/>
              <w:rPr>
                <w:sz w:val="12"/>
              </w:rPr>
            </w:pPr>
            <w:r>
              <w:rPr>
                <w:spacing w:val="-2"/>
                <w:w w:val="105"/>
                <w:sz w:val="12"/>
              </w:rPr>
              <w:t>0.20***</w:t>
            </w:r>
          </w:p>
        </w:tc>
        <w:tc>
          <w:tcPr>
            <w:tcW w:w="530" w:type="dxa"/>
          </w:tcPr>
          <w:p w14:paraId="21882F63" w14:textId="77777777" w:rsidR="00D62403" w:rsidRDefault="00D62403">
            <w:pPr>
              <w:pStyle w:val="TableParagraph"/>
              <w:spacing w:before="17" w:line="112" w:lineRule="exact"/>
              <w:ind w:right="3"/>
              <w:rPr>
                <w:sz w:val="12"/>
              </w:rPr>
            </w:pPr>
            <w:r>
              <w:rPr>
                <w:spacing w:val="-4"/>
                <w:sz w:val="12"/>
              </w:rPr>
              <w:t>0.02</w:t>
            </w:r>
          </w:p>
        </w:tc>
        <w:tc>
          <w:tcPr>
            <w:tcW w:w="636" w:type="dxa"/>
          </w:tcPr>
          <w:p w14:paraId="008EB300" w14:textId="77777777" w:rsidR="00D62403" w:rsidRDefault="00D62403">
            <w:pPr>
              <w:pStyle w:val="TableParagraph"/>
              <w:spacing w:before="17" w:line="112" w:lineRule="exact"/>
              <w:ind w:right="3"/>
              <w:rPr>
                <w:sz w:val="12"/>
              </w:rPr>
            </w:pPr>
            <w:r>
              <w:rPr>
                <w:spacing w:val="-4"/>
                <w:w w:val="110"/>
                <w:sz w:val="12"/>
              </w:rPr>
              <w:t>0.17</w:t>
            </w:r>
          </w:p>
        </w:tc>
        <w:tc>
          <w:tcPr>
            <w:tcW w:w="627" w:type="dxa"/>
          </w:tcPr>
          <w:p w14:paraId="7D75A5CB" w14:textId="77777777" w:rsidR="00D62403" w:rsidRDefault="00D62403">
            <w:pPr>
              <w:pStyle w:val="TableParagraph"/>
              <w:spacing w:before="17" w:line="112" w:lineRule="exact"/>
              <w:ind w:right="3"/>
              <w:rPr>
                <w:sz w:val="12"/>
              </w:rPr>
            </w:pPr>
            <w:r>
              <w:rPr>
                <w:spacing w:val="-2"/>
                <w:w w:val="110"/>
                <w:sz w:val="12"/>
              </w:rPr>
              <w:t>0.15***</w:t>
            </w:r>
          </w:p>
        </w:tc>
      </w:tr>
      <w:tr w:rsidR="00D62403" w14:paraId="41732B09" w14:textId="77777777">
        <w:trPr>
          <w:trHeight w:val="149"/>
        </w:trPr>
        <w:tc>
          <w:tcPr>
            <w:tcW w:w="4477" w:type="dxa"/>
          </w:tcPr>
          <w:p w14:paraId="610BEA61" w14:textId="77777777" w:rsidR="00D62403" w:rsidRDefault="00D62403">
            <w:pPr>
              <w:pStyle w:val="TableParagraph"/>
              <w:spacing w:before="17" w:line="112" w:lineRule="exact"/>
              <w:ind w:right="57"/>
              <w:jc w:val="right"/>
              <w:rPr>
                <w:sz w:val="12"/>
              </w:rPr>
            </w:pPr>
            <w:r>
              <w:rPr>
                <w:spacing w:val="-2"/>
                <w:w w:val="110"/>
                <w:sz w:val="12"/>
              </w:rPr>
              <w:t>(0.17)</w:t>
            </w:r>
          </w:p>
        </w:tc>
        <w:tc>
          <w:tcPr>
            <w:tcW w:w="645" w:type="dxa"/>
          </w:tcPr>
          <w:p w14:paraId="212B641B" w14:textId="77777777" w:rsidR="00D62403" w:rsidRDefault="00D62403">
            <w:pPr>
              <w:pStyle w:val="TableParagraph"/>
              <w:spacing w:before="17" w:line="112" w:lineRule="exact"/>
              <w:ind w:left="61" w:right="1"/>
              <w:rPr>
                <w:sz w:val="12"/>
              </w:rPr>
            </w:pPr>
            <w:r>
              <w:rPr>
                <w:spacing w:val="-2"/>
                <w:w w:val="105"/>
                <w:sz w:val="12"/>
              </w:rPr>
              <w:t>(0.35)</w:t>
            </w:r>
          </w:p>
        </w:tc>
        <w:tc>
          <w:tcPr>
            <w:tcW w:w="654" w:type="dxa"/>
          </w:tcPr>
          <w:p w14:paraId="18AC239F" w14:textId="77777777" w:rsidR="00D62403" w:rsidRDefault="00D62403">
            <w:pPr>
              <w:pStyle w:val="TableParagraph"/>
              <w:spacing w:before="17" w:line="112" w:lineRule="exact"/>
              <w:ind w:left="25" w:right="1"/>
              <w:rPr>
                <w:sz w:val="12"/>
              </w:rPr>
            </w:pPr>
            <w:r>
              <w:rPr>
                <w:spacing w:val="-2"/>
                <w:sz w:val="12"/>
              </w:rPr>
              <w:t>(0.00)</w:t>
            </w:r>
          </w:p>
        </w:tc>
        <w:tc>
          <w:tcPr>
            <w:tcW w:w="522" w:type="dxa"/>
          </w:tcPr>
          <w:p w14:paraId="1EDF4D00" w14:textId="77777777" w:rsidR="00D62403" w:rsidRDefault="00D62403">
            <w:pPr>
              <w:pStyle w:val="TableParagraph"/>
              <w:spacing w:before="17" w:line="112" w:lineRule="exact"/>
              <w:ind w:left="6" w:right="1"/>
              <w:rPr>
                <w:sz w:val="12"/>
              </w:rPr>
            </w:pPr>
            <w:r>
              <w:rPr>
                <w:spacing w:val="-2"/>
                <w:w w:val="110"/>
                <w:sz w:val="12"/>
              </w:rPr>
              <w:t>(0.15)</w:t>
            </w:r>
          </w:p>
        </w:tc>
        <w:tc>
          <w:tcPr>
            <w:tcW w:w="701" w:type="dxa"/>
          </w:tcPr>
          <w:p w14:paraId="7799C25A" w14:textId="77777777" w:rsidR="00D62403" w:rsidRDefault="00D62403">
            <w:pPr>
              <w:pStyle w:val="TableParagraph"/>
              <w:spacing w:before="17" w:line="112" w:lineRule="exact"/>
              <w:ind w:left="1" w:right="50"/>
              <w:rPr>
                <w:sz w:val="12"/>
              </w:rPr>
            </w:pPr>
            <w:r>
              <w:rPr>
                <w:spacing w:val="-2"/>
                <w:w w:val="110"/>
                <w:sz w:val="12"/>
              </w:rPr>
              <w:t>(0.41)</w:t>
            </w:r>
          </w:p>
        </w:tc>
        <w:tc>
          <w:tcPr>
            <w:tcW w:w="571" w:type="dxa"/>
          </w:tcPr>
          <w:p w14:paraId="60C1F03A" w14:textId="77777777" w:rsidR="00D62403" w:rsidRDefault="00D62403">
            <w:pPr>
              <w:pStyle w:val="TableParagraph"/>
              <w:spacing w:before="17" w:line="112" w:lineRule="exact"/>
              <w:ind w:right="59"/>
              <w:rPr>
                <w:sz w:val="12"/>
              </w:rPr>
            </w:pPr>
            <w:r>
              <w:rPr>
                <w:spacing w:val="-2"/>
                <w:sz w:val="12"/>
              </w:rPr>
              <w:t>(0.00)</w:t>
            </w:r>
          </w:p>
        </w:tc>
        <w:tc>
          <w:tcPr>
            <w:tcW w:w="530" w:type="dxa"/>
          </w:tcPr>
          <w:p w14:paraId="0B29D2E4" w14:textId="77777777" w:rsidR="00D62403" w:rsidRDefault="00D62403">
            <w:pPr>
              <w:pStyle w:val="TableParagraph"/>
              <w:spacing w:before="17" w:line="112" w:lineRule="exact"/>
              <w:ind w:right="3"/>
              <w:rPr>
                <w:sz w:val="12"/>
              </w:rPr>
            </w:pPr>
            <w:r>
              <w:rPr>
                <w:spacing w:val="-2"/>
                <w:w w:val="110"/>
                <w:sz w:val="12"/>
              </w:rPr>
              <w:t>(0.16)</w:t>
            </w:r>
          </w:p>
        </w:tc>
        <w:tc>
          <w:tcPr>
            <w:tcW w:w="636" w:type="dxa"/>
          </w:tcPr>
          <w:p w14:paraId="5E8C24EE" w14:textId="77777777" w:rsidR="00D62403" w:rsidRDefault="00D62403">
            <w:pPr>
              <w:pStyle w:val="TableParagraph"/>
              <w:spacing w:before="17" w:line="112" w:lineRule="exact"/>
              <w:ind w:right="3"/>
              <w:rPr>
                <w:sz w:val="12"/>
              </w:rPr>
            </w:pPr>
            <w:r>
              <w:rPr>
                <w:spacing w:val="-2"/>
                <w:sz w:val="12"/>
              </w:rPr>
              <w:t>(0.38)</w:t>
            </w:r>
          </w:p>
        </w:tc>
        <w:tc>
          <w:tcPr>
            <w:tcW w:w="627" w:type="dxa"/>
          </w:tcPr>
          <w:p w14:paraId="4171AFD4" w14:textId="77777777" w:rsidR="00D62403" w:rsidRDefault="00D62403">
            <w:pPr>
              <w:pStyle w:val="TableParagraph"/>
              <w:spacing w:before="17" w:line="112" w:lineRule="exact"/>
              <w:ind w:right="3"/>
              <w:rPr>
                <w:sz w:val="12"/>
              </w:rPr>
            </w:pPr>
            <w:r>
              <w:rPr>
                <w:spacing w:val="-2"/>
                <w:sz w:val="12"/>
              </w:rPr>
              <w:t>(0.00)</w:t>
            </w:r>
          </w:p>
        </w:tc>
      </w:tr>
      <w:tr w:rsidR="00D62403" w14:paraId="5B1C54F2" w14:textId="77777777">
        <w:trPr>
          <w:trHeight w:val="149"/>
        </w:trPr>
        <w:tc>
          <w:tcPr>
            <w:tcW w:w="4477" w:type="dxa"/>
          </w:tcPr>
          <w:p w14:paraId="7A46DBFF" w14:textId="77777777" w:rsidR="00D62403" w:rsidRDefault="00D62403">
            <w:pPr>
              <w:pStyle w:val="TableParagraph"/>
              <w:tabs>
                <w:tab w:val="right" w:pos="4365"/>
              </w:tabs>
              <w:spacing w:before="17" w:line="112" w:lineRule="exact"/>
              <w:ind w:left="94"/>
              <w:jc w:val="left"/>
              <w:rPr>
                <w:sz w:val="12"/>
              </w:rPr>
            </w:pPr>
            <w:r>
              <w:rPr>
                <w:sz w:val="12"/>
              </w:rPr>
              <w:t>Used</w:t>
            </w:r>
            <w:r>
              <w:rPr>
                <w:spacing w:val="40"/>
                <w:sz w:val="12"/>
              </w:rPr>
              <w:t xml:space="preserve"> </w:t>
            </w:r>
            <w:r>
              <w:rPr>
                <w:sz w:val="12"/>
              </w:rPr>
              <w:t>Emergency</w:t>
            </w:r>
            <w:r>
              <w:rPr>
                <w:spacing w:val="40"/>
                <w:sz w:val="12"/>
              </w:rPr>
              <w:t xml:space="preserve"> </w:t>
            </w:r>
            <w:r>
              <w:rPr>
                <w:sz w:val="12"/>
              </w:rPr>
              <w:t>coping:</w:t>
            </w:r>
            <w:r>
              <w:rPr>
                <w:spacing w:val="64"/>
                <w:sz w:val="12"/>
              </w:rPr>
              <w:t xml:space="preserve"> </w:t>
            </w:r>
            <w:r>
              <w:rPr>
                <w:sz w:val="12"/>
              </w:rPr>
              <w:t>Begged</w:t>
            </w:r>
            <w:r>
              <w:rPr>
                <w:spacing w:val="40"/>
                <w:sz w:val="12"/>
              </w:rPr>
              <w:t xml:space="preserve"> </w:t>
            </w:r>
            <w:r>
              <w:rPr>
                <w:sz w:val="12"/>
              </w:rPr>
              <w:t>and/or</w:t>
            </w:r>
            <w:r>
              <w:rPr>
                <w:spacing w:val="40"/>
                <w:sz w:val="12"/>
              </w:rPr>
              <w:t xml:space="preserve"> </w:t>
            </w:r>
            <w:r>
              <w:rPr>
                <w:spacing w:val="-2"/>
                <w:sz w:val="12"/>
              </w:rPr>
              <w:t>scavenged</w:t>
            </w:r>
            <w:r>
              <w:rPr>
                <w:rFonts w:ascii="Times New Roman"/>
                <w:sz w:val="12"/>
              </w:rPr>
              <w:tab/>
            </w:r>
            <w:r>
              <w:rPr>
                <w:spacing w:val="-4"/>
                <w:sz w:val="12"/>
              </w:rPr>
              <w:t>0.01</w:t>
            </w:r>
          </w:p>
        </w:tc>
        <w:tc>
          <w:tcPr>
            <w:tcW w:w="645" w:type="dxa"/>
          </w:tcPr>
          <w:p w14:paraId="0B72BCC7" w14:textId="77777777" w:rsidR="00D62403" w:rsidRDefault="00D62403">
            <w:pPr>
              <w:pStyle w:val="TableParagraph"/>
              <w:spacing w:before="17" w:line="112" w:lineRule="exact"/>
              <w:ind w:left="61" w:right="2"/>
              <w:rPr>
                <w:sz w:val="12"/>
              </w:rPr>
            </w:pPr>
            <w:r>
              <w:rPr>
                <w:spacing w:val="-4"/>
                <w:sz w:val="12"/>
              </w:rPr>
              <w:t>0.07</w:t>
            </w:r>
          </w:p>
        </w:tc>
        <w:tc>
          <w:tcPr>
            <w:tcW w:w="654" w:type="dxa"/>
          </w:tcPr>
          <w:p w14:paraId="4BC0CA93" w14:textId="77777777" w:rsidR="00D62403" w:rsidRDefault="00D62403">
            <w:pPr>
              <w:pStyle w:val="TableParagraph"/>
              <w:spacing w:before="17" w:line="112" w:lineRule="exact"/>
              <w:ind w:left="25" w:right="2"/>
              <w:rPr>
                <w:sz w:val="12"/>
              </w:rPr>
            </w:pPr>
            <w:r>
              <w:rPr>
                <w:spacing w:val="-2"/>
                <w:sz w:val="12"/>
              </w:rPr>
              <w:t>0.06**</w:t>
            </w:r>
          </w:p>
        </w:tc>
        <w:tc>
          <w:tcPr>
            <w:tcW w:w="522" w:type="dxa"/>
          </w:tcPr>
          <w:p w14:paraId="3E2850A7" w14:textId="77777777" w:rsidR="00D62403" w:rsidRDefault="00D62403">
            <w:pPr>
              <w:pStyle w:val="TableParagraph"/>
              <w:spacing w:before="17" w:line="112" w:lineRule="exact"/>
              <w:ind w:left="6" w:right="2"/>
              <w:rPr>
                <w:sz w:val="12"/>
              </w:rPr>
            </w:pPr>
            <w:r>
              <w:rPr>
                <w:spacing w:val="-4"/>
                <w:sz w:val="12"/>
              </w:rPr>
              <w:t>0.02</w:t>
            </w:r>
          </w:p>
        </w:tc>
        <w:tc>
          <w:tcPr>
            <w:tcW w:w="701" w:type="dxa"/>
          </w:tcPr>
          <w:p w14:paraId="2BAAFC0C" w14:textId="77777777" w:rsidR="00D62403" w:rsidRDefault="00D62403">
            <w:pPr>
              <w:pStyle w:val="TableParagraph"/>
              <w:spacing w:before="17" w:line="112" w:lineRule="exact"/>
              <w:ind w:right="50"/>
              <w:rPr>
                <w:sz w:val="12"/>
              </w:rPr>
            </w:pPr>
            <w:r>
              <w:rPr>
                <w:spacing w:val="-4"/>
                <w:sz w:val="12"/>
              </w:rPr>
              <w:t>0.08</w:t>
            </w:r>
          </w:p>
        </w:tc>
        <w:tc>
          <w:tcPr>
            <w:tcW w:w="571" w:type="dxa"/>
          </w:tcPr>
          <w:p w14:paraId="599428FB" w14:textId="77777777" w:rsidR="00D62403" w:rsidRDefault="00D62403">
            <w:pPr>
              <w:pStyle w:val="TableParagraph"/>
              <w:spacing w:before="17" w:line="112" w:lineRule="exact"/>
              <w:ind w:right="59"/>
              <w:rPr>
                <w:sz w:val="12"/>
              </w:rPr>
            </w:pPr>
            <w:r>
              <w:rPr>
                <w:spacing w:val="-2"/>
                <w:sz w:val="12"/>
              </w:rPr>
              <w:t>0.05*</w:t>
            </w:r>
          </w:p>
        </w:tc>
        <w:tc>
          <w:tcPr>
            <w:tcW w:w="530" w:type="dxa"/>
          </w:tcPr>
          <w:p w14:paraId="23F5101C" w14:textId="77777777" w:rsidR="00D62403" w:rsidRDefault="00D62403">
            <w:pPr>
              <w:pStyle w:val="TableParagraph"/>
              <w:spacing w:before="17" w:line="112" w:lineRule="exact"/>
              <w:ind w:right="3"/>
              <w:rPr>
                <w:sz w:val="12"/>
              </w:rPr>
            </w:pPr>
            <w:r>
              <w:rPr>
                <w:spacing w:val="-4"/>
                <w:sz w:val="12"/>
              </w:rPr>
              <w:t>0.02</w:t>
            </w:r>
          </w:p>
        </w:tc>
        <w:tc>
          <w:tcPr>
            <w:tcW w:w="636" w:type="dxa"/>
          </w:tcPr>
          <w:p w14:paraId="0B77BD5E" w14:textId="77777777" w:rsidR="00D62403" w:rsidRDefault="00D62403">
            <w:pPr>
              <w:pStyle w:val="TableParagraph"/>
              <w:spacing w:before="17" w:line="112" w:lineRule="exact"/>
              <w:ind w:right="3"/>
              <w:rPr>
                <w:sz w:val="12"/>
              </w:rPr>
            </w:pPr>
            <w:r>
              <w:rPr>
                <w:spacing w:val="-4"/>
                <w:sz w:val="12"/>
              </w:rPr>
              <w:t>0.07</w:t>
            </w:r>
          </w:p>
        </w:tc>
        <w:tc>
          <w:tcPr>
            <w:tcW w:w="627" w:type="dxa"/>
          </w:tcPr>
          <w:p w14:paraId="0BA885A9" w14:textId="77777777" w:rsidR="00D62403" w:rsidRDefault="00D62403">
            <w:pPr>
              <w:pStyle w:val="TableParagraph"/>
              <w:spacing w:before="17" w:line="112" w:lineRule="exact"/>
              <w:ind w:right="3"/>
              <w:rPr>
                <w:sz w:val="12"/>
              </w:rPr>
            </w:pPr>
            <w:r>
              <w:rPr>
                <w:spacing w:val="-2"/>
                <w:w w:val="105"/>
                <w:sz w:val="12"/>
              </w:rPr>
              <w:t>0.05**</w:t>
            </w:r>
          </w:p>
        </w:tc>
      </w:tr>
      <w:tr w:rsidR="00D62403" w14:paraId="3F417323" w14:textId="77777777">
        <w:trPr>
          <w:trHeight w:val="149"/>
        </w:trPr>
        <w:tc>
          <w:tcPr>
            <w:tcW w:w="4477" w:type="dxa"/>
          </w:tcPr>
          <w:p w14:paraId="68F3BCBA" w14:textId="77777777" w:rsidR="00D62403" w:rsidRDefault="00D62403">
            <w:pPr>
              <w:pStyle w:val="TableParagraph"/>
              <w:spacing w:before="17" w:line="112" w:lineRule="exact"/>
              <w:ind w:right="57"/>
              <w:jc w:val="right"/>
              <w:rPr>
                <w:sz w:val="12"/>
              </w:rPr>
            </w:pPr>
            <w:r>
              <w:rPr>
                <w:spacing w:val="-2"/>
                <w:w w:val="110"/>
                <w:sz w:val="12"/>
              </w:rPr>
              <w:t>(0.12)</w:t>
            </w:r>
          </w:p>
        </w:tc>
        <w:tc>
          <w:tcPr>
            <w:tcW w:w="645" w:type="dxa"/>
          </w:tcPr>
          <w:p w14:paraId="699C0C3A" w14:textId="77777777" w:rsidR="00D62403" w:rsidRDefault="00D62403">
            <w:pPr>
              <w:pStyle w:val="TableParagraph"/>
              <w:spacing w:before="17" w:line="112" w:lineRule="exact"/>
              <w:ind w:left="61" w:right="1"/>
              <w:rPr>
                <w:sz w:val="12"/>
              </w:rPr>
            </w:pPr>
            <w:r>
              <w:rPr>
                <w:spacing w:val="-2"/>
                <w:w w:val="105"/>
                <w:sz w:val="12"/>
              </w:rPr>
              <w:t>(0.26)</w:t>
            </w:r>
          </w:p>
        </w:tc>
        <w:tc>
          <w:tcPr>
            <w:tcW w:w="654" w:type="dxa"/>
          </w:tcPr>
          <w:p w14:paraId="228DF30D" w14:textId="77777777" w:rsidR="00D62403" w:rsidRDefault="00D62403">
            <w:pPr>
              <w:pStyle w:val="TableParagraph"/>
              <w:spacing w:before="17" w:line="112" w:lineRule="exact"/>
              <w:ind w:left="25" w:right="1"/>
              <w:rPr>
                <w:sz w:val="12"/>
              </w:rPr>
            </w:pPr>
            <w:r>
              <w:rPr>
                <w:spacing w:val="-2"/>
                <w:w w:val="105"/>
                <w:sz w:val="12"/>
              </w:rPr>
              <w:t>(0.01)</w:t>
            </w:r>
          </w:p>
        </w:tc>
        <w:tc>
          <w:tcPr>
            <w:tcW w:w="522" w:type="dxa"/>
          </w:tcPr>
          <w:p w14:paraId="3AB1F55E" w14:textId="77777777" w:rsidR="00D62403" w:rsidRDefault="00D62403">
            <w:pPr>
              <w:pStyle w:val="TableParagraph"/>
              <w:spacing w:before="17" w:line="112" w:lineRule="exact"/>
              <w:ind w:left="6" w:right="1"/>
              <w:rPr>
                <w:sz w:val="12"/>
              </w:rPr>
            </w:pPr>
            <w:r>
              <w:rPr>
                <w:spacing w:val="-2"/>
                <w:w w:val="110"/>
                <w:sz w:val="12"/>
              </w:rPr>
              <w:t>(0.15)</w:t>
            </w:r>
          </w:p>
        </w:tc>
        <w:tc>
          <w:tcPr>
            <w:tcW w:w="701" w:type="dxa"/>
          </w:tcPr>
          <w:p w14:paraId="581EE11A" w14:textId="77777777" w:rsidR="00D62403" w:rsidRDefault="00D62403">
            <w:pPr>
              <w:pStyle w:val="TableParagraph"/>
              <w:spacing w:before="17" w:line="112" w:lineRule="exact"/>
              <w:ind w:left="1" w:right="50"/>
              <w:rPr>
                <w:sz w:val="12"/>
              </w:rPr>
            </w:pPr>
            <w:r>
              <w:rPr>
                <w:spacing w:val="-2"/>
                <w:w w:val="105"/>
                <w:sz w:val="12"/>
              </w:rPr>
              <w:t>(0.27)</w:t>
            </w:r>
          </w:p>
        </w:tc>
        <w:tc>
          <w:tcPr>
            <w:tcW w:w="571" w:type="dxa"/>
          </w:tcPr>
          <w:p w14:paraId="33AE8700" w14:textId="77777777" w:rsidR="00D62403" w:rsidRDefault="00D62403">
            <w:pPr>
              <w:pStyle w:val="TableParagraph"/>
              <w:spacing w:before="17" w:line="112" w:lineRule="exact"/>
              <w:ind w:right="59"/>
              <w:rPr>
                <w:sz w:val="12"/>
              </w:rPr>
            </w:pPr>
            <w:r>
              <w:rPr>
                <w:spacing w:val="-2"/>
                <w:sz w:val="12"/>
              </w:rPr>
              <w:t>(0.04)</w:t>
            </w:r>
          </w:p>
        </w:tc>
        <w:tc>
          <w:tcPr>
            <w:tcW w:w="530" w:type="dxa"/>
          </w:tcPr>
          <w:p w14:paraId="497DDBB3" w14:textId="77777777" w:rsidR="00D62403" w:rsidRDefault="00D62403">
            <w:pPr>
              <w:pStyle w:val="TableParagraph"/>
              <w:spacing w:before="17" w:line="112" w:lineRule="exact"/>
              <w:ind w:right="3"/>
              <w:rPr>
                <w:sz w:val="12"/>
              </w:rPr>
            </w:pPr>
            <w:r>
              <w:rPr>
                <w:spacing w:val="-2"/>
                <w:w w:val="110"/>
                <w:sz w:val="12"/>
              </w:rPr>
              <w:t>(0.14)</w:t>
            </w:r>
          </w:p>
        </w:tc>
        <w:tc>
          <w:tcPr>
            <w:tcW w:w="636" w:type="dxa"/>
          </w:tcPr>
          <w:p w14:paraId="7C622D8D" w14:textId="77777777" w:rsidR="00D62403" w:rsidRDefault="00D62403">
            <w:pPr>
              <w:pStyle w:val="TableParagraph"/>
              <w:spacing w:before="17" w:line="112" w:lineRule="exact"/>
              <w:ind w:right="3"/>
              <w:rPr>
                <w:sz w:val="12"/>
              </w:rPr>
            </w:pPr>
            <w:r>
              <w:rPr>
                <w:spacing w:val="-2"/>
                <w:w w:val="105"/>
                <w:sz w:val="12"/>
              </w:rPr>
              <w:t>(0.26)</w:t>
            </w:r>
          </w:p>
        </w:tc>
        <w:tc>
          <w:tcPr>
            <w:tcW w:w="627" w:type="dxa"/>
          </w:tcPr>
          <w:p w14:paraId="5D7A7E05" w14:textId="77777777" w:rsidR="00D62403" w:rsidRDefault="00D62403">
            <w:pPr>
              <w:pStyle w:val="TableParagraph"/>
              <w:spacing w:before="17" w:line="112" w:lineRule="exact"/>
              <w:ind w:right="3"/>
              <w:rPr>
                <w:sz w:val="12"/>
              </w:rPr>
            </w:pPr>
            <w:r>
              <w:rPr>
                <w:spacing w:val="-2"/>
                <w:sz w:val="12"/>
              </w:rPr>
              <w:t>(0.00)</w:t>
            </w:r>
          </w:p>
        </w:tc>
      </w:tr>
      <w:tr w:rsidR="00D62403" w14:paraId="10266458" w14:textId="77777777">
        <w:trPr>
          <w:trHeight w:val="149"/>
        </w:trPr>
        <w:tc>
          <w:tcPr>
            <w:tcW w:w="4477" w:type="dxa"/>
          </w:tcPr>
          <w:p w14:paraId="4CEAE014" w14:textId="77777777" w:rsidR="00D62403" w:rsidRDefault="00D62403">
            <w:pPr>
              <w:pStyle w:val="TableParagraph"/>
              <w:tabs>
                <w:tab w:val="right" w:pos="4365"/>
              </w:tabs>
              <w:spacing w:before="17" w:line="112" w:lineRule="exact"/>
              <w:ind w:left="94"/>
              <w:jc w:val="left"/>
              <w:rPr>
                <w:sz w:val="12"/>
              </w:rPr>
            </w:pPr>
            <w:r>
              <w:rPr>
                <w:sz w:val="12"/>
              </w:rPr>
              <w:t>Used</w:t>
            </w:r>
            <w:r>
              <w:rPr>
                <w:spacing w:val="34"/>
                <w:sz w:val="12"/>
              </w:rPr>
              <w:t xml:space="preserve"> </w:t>
            </w:r>
            <w:r>
              <w:rPr>
                <w:sz w:val="12"/>
              </w:rPr>
              <w:t>Emergency</w:t>
            </w:r>
            <w:r>
              <w:rPr>
                <w:spacing w:val="35"/>
                <w:sz w:val="12"/>
              </w:rPr>
              <w:t xml:space="preserve"> </w:t>
            </w:r>
            <w:r>
              <w:rPr>
                <w:sz w:val="12"/>
              </w:rPr>
              <w:t>coping:</w:t>
            </w:r>
            <w:r>
              <w:rPr>
                <w:spacing w:val="58"/>
                <w:sz w:val="12"/>
              </w:rPr>
              <w:t xml:space="preserve"> </w:t>
            </w:r>
            <w:r>
              <w:rPr>
                <w:sz w:val="12"/>
              </w:rPr>
              <w:t>Engaged</w:t>
            </w:r>
            <w:r>
              <w:rPr>
                <w:spacing w:val="35"/>
                <w:sz w:val="12"/>
              </w:rPr>
              <w:t xml:space="preserve"> </w:t>
            </w:r>
            <w:r>
              <w:rPr>
                <w:sz w:val="12"/>
              </w:rPr>
              <w:t>in</w:t>
            </w:r>
            <w:r>
              <w:rPr>
                <w:spacing w:val="35"/>
                <w:sz w:val="12"/>
              </w:rPr>
              <w:t xml:space="preserve"> </w:t>
            </w:r>
            <w:r>
              <w:rPr>
                <w:sz w:val="12"/>
              </w:rPr>
              <w:t>illegal</w:t>
            </w:r>
            <w:r>
              <w:rPr>
                <w:spacing w:val="35"/>
                <w:sz w:val="12"/>
              </w:rPr>
              <w:t xml:space="preserve"> </w:t>
            </w:r>
            <w:r>
              <w:rPr>
                <w:sz w:val="12"/>
              </w:rPr>
              <w:t>income</w:t>
            </w:r>
            <w:r>
              <w:rPr>
                <w:spacing w:val="35"/>
                <w:sz w:val="12"/>
              </w:rPr>
              <w:t xml:space="preserve"> </w:t>
            </w:r>
            <w:r>
              <w:rPr>
                <w:spacing w:val="-2"/>
                <w:sz w:val="12"/>
              </w:rPr>
              <w:t>activities</w:t>
            </w:r>
            <w:r>
              <w:rPr>
                <w:rFonts w:ascii="Times New Roman"/>
                <w:sz w:val="12"/>
              </w:rPr>
              <w:tab/>
            </w:r>
            <w:r>
              <w:rPr>
                <w:spacing w:val="-4"/>
                <w:sz w:val="12"/>
              </w:rPr>
              <w:t>0.01</w:t>
            </w:r>
          </w:p>
        </w:tc>
        <w:tc>
          <w:tcPr>
            <w:tcW w:w="645" w:type="dxa"/>
          </w:tcPr>
          <w:p w14:paraId="69A33B5A" w14:textId="77777777" w:rsidR="00D62403" w:rsidRDefault="00D62403">
            <w:pPr>
              <w:pStyle w:val="TableParagraph"/>
              <w:spacing w:before="17" w:line="112" w:lineRule="exact"/>
              <w:ind w:left="61" w:right="2"/>
              <w:rPr>
                <w:sz w:val="12"/>
              </w:rPr>
            </w:pPr>
            <w:r>
              <w:rPr>
                <w:spacing w:val="-4"/>
                <w:sz w:val="12"/>
              </w:rPr>
              <w:t>0.03</w:t>
            </w:r>
          </w:p>
        </w:tc>
        <w:tc>
          <w:tcPr>
            <w:tcW w:w="654" w:type="dxa"/>
          </w:tcPr>
          <w:p w14:paraId="3628CE9A" w14:textId="77777777" w:rsidR="00D62403" w:rsidRDefault="00D62403">
            <w:pPr>
              <w:pStyle w:val="TableParagraph"/>
              <w:spacing w:before="17" w:line="112" w:lineRule="exact"/>
              <w:ind w:left="25" w:right="2"/>
              <w:rPr>
                <w:sz w:val="12"/>
              </w:rPr>
            </w:pPr>
            <w:r>
              <w:rPr>
                <w:spacing w:val="-4"/>
                <w:sz w:val="12"/>
              </w:rPr>
              <w:t>0.02</w:t>
            </w:r>
          </w:p>
        </w:tc>
        <w:tc>
          <w:tcPr>
            <w:tcW w:w="522" w:type="dxa"/>
          </w:tcPr>
          <w:p w14:paraId="568ABACB" w14:textId="77777777" w:rsidR="00D62403" w:rsidRDefault="00D62403">
            <w:pPr>
              <w:pStyle w:val="TableParagraph"/>
              <w:spacing w:before="17" w:line="112" w:lineRule="exact"/>
              <w:ind w:left="6" w:right="2"/>
              <w:rPr>
                <w:sz w:val="12"/>
              </w:rPr>
            </w:pPr>
            <w:r>
              <w:rPr>
                <w:spacing w:val="-4"/>
                <w:sz w:val="12"/>
              </w:rPr>
              <w:t>0.01</w:t>
            </w:r>
          </w:p>
        </w:tc>
        <w:tc>
          <w:tcPr>
            <w:tcW w:w="701" w:type="dxa"/>
          </w:tcPr>
          <w:p w14:paraId="232CD736" w14:textId="77777777" w:rsidR="00D62403" w:rsidRDefault="00D62403">
            <w:pPr>
              <w:pStyle w:val="TableParagraph"/>
              <w:spacing w:before="17" w:line="112" w:lineRule="exact"/>
              <w:ind w:right="50"/>
              <w:rPr>
                <w:sz w:val="12"/>
              </w:rPr>
            </w:pPr>
            <w:r>
              <w:rPr>
                <w:spacing w:val="-4"/>
                <w:sz w:val="12"/>
              </w:rPr>
              <w:t>0.05</w:t>
            </w:r>
          </w:p>
        </w:tc>
        <w:tc>
          <w:tcPr>
            <w:tcW w:w="571" w:type="dxa"/>
          </w:tcPr>
          <w:p w14:paraId="0A4907D0" w14:textId="77777777" w:rsidR="00D62403" w:rsidRDefault="00D62403">
            <w:pPr>
              <w:pStyle w:val="TableParagraph"/>
              <w:spacing w:before="17" w:line="112" w:lineRule="exact"/>
              <w:ind w:right="59"/>
              <w:rPr>
                <w:sz w:val="12"/>
              </w:rPr>
            </w:pPr>
            <w:r>
              <w:rPr>
                <w:spacing w:val="-2"/>
                <w:sz w:val="12"/>
              </w:rPr>
              <w:t>0.04*</w:t>
            </w:r>
          </w:p>
        </w:tc>
        <w:tc>
          <w:tcPr>
            <w:tcW w:w="530" w:type="dxa"/>
          </w:tcPr>
          <w:p w14:paraId="2EBD7E32" w14:textId="77777777" w:rsidR="00D62403" w:rsidRDefault="00D62403">
            <w:pPr>
              <w:pStyle w:val="TableParagraph"/>
              <w:spacing w:before="17" w:line="112" w:lineRule="exact"/>
              <w:ind w:right="3"/>
              <w:rPr>
                <w:sz w:val="12"/>
              </w:rPr>
            </w:pPr>
            <w:r>
              <w:rPr>
                <w:spacing w:val="-4"/>
                <w:w w:val="105"/>
                <w:sz w:val="12"/>
              </w:rPr>
              <w:t>0.01</w:t>
            </w:r>
          </w:p>
        </w:tc>
        <w:tc>
          <w:tcPr>
            <w:tcW w:w="636" w:type="dxa"/>
          </w:tcPr>
          <w:p w14:paraId="369F1084" w14:textId="77777777" w:rsidR="00D62403" w:rsidRDefault="00D62403">
            <w:pPr>
              <w:pStyle w:val="TableParagraph"/>
              <w:spacing w:before="17" w:line="112" w:lineRule="exact"/>
              <w:ind w:right="3"/>
              <w:rPr>
                <w:sz w:val="12"/>
              </w:rPr>
            </w:pPr>
            <w:r>
              <w:rPr>
                <w:spacing w:val="-4"/>
                <w:sz w:val="12"/>
              </w:rPr>
              <w:t>0.04</w:t>
            </w:r>
          </w:p>
        </w:tc>
        <w:tc>
          <w:tcPr>
            <w:tcW w:w="627" w:type="dxa"/>
          </w:tcPr>
          <w:p w14:paraId="0F497551" w14:textId="77777777" w:rsidR="00D62403" w:rsidRDefault="00D62403">
            <w:pPr>
              <w:pStyle w:val="TableParagraph"/>
              <w:spacing w:before="17" w:line="112" w:lineRule="exact"/>
              <w:ind w:right="3"/>
              <w:rPr>
                <w:sz w:val="12"/>
              </w:rPr>
            </w:pPr>
            <w:r>
              <w:rPr>
                <w:spacing w:val="-2"/>
                <w:sz w:val="12"/>
              </w:rPr>
              <w:t>0.03*</w:t>
            </w:r>
          </w:p>
        </w:tc>
      </w:tr>
      <w:tr w:rsidR="00D62403" w14:paraId="156AD4EA" w14:textId="77777777">
        <w:trPr>
          <w:trHeight w:val="170"/>
        </w:trPr>
        <w:tc>
          <w:tcPr>
            <w:tcW w:w="4477" w:type="dxa"/>
            <w:tcBorders>
              <w:bottom w:val="single" w:sz="4" w:space="0" w:color="000000"/>
            </w:tcBorders>
          </w:tcPr>
          <w:p w14:paraId="2BE43520" w14:textId="77777777" w:rsidR="00D62403" w:rsidRDefault="00D62403">
            <w:pPr>
              <w:pStyle w:val="TableParagraph"/>
              <w:spacing w:before="17" w:line="133" w:lineRule="exact"/>
              <w:ind w:right="57"/>
              <w:jc w:val="right"/>
              <w:rPr>
                <w:sz w:val="12"/>
              </w:rPr>
            </w:pPr>
            <w:r>
              <w:rPr>
                <w:spacing w:val="-2"/>
                <w:w w:val="105"/>
                <w:sz w:val="12"/>
              </w:rPr>
              <w:t>(0.10)</w:t>
            </w:r>
          </w:p>
        </w:tc>
        <w:tc>
          <w:tcPr>
            <w:tcW w:w="645" w:type="dxa"/>
            <w:tcBorders>
              <w:bottom w:val="single" w:sz="4" w:space="0" w:color="000000"/>
            </w:tcBorders>
          </w:tcPr>
          <w:p w14:paraId="6CD6C618" w14:textId="77777777" w:rsidR="00D62403" w:rsidRDefault="00D62403">
            <w:pPr>
              <w:pStyle w:val="TableParagraph"/>
              <w:spacing w:before="17" w:line="133" w:lineRule="exact"/>
              <w:ind w:left="61" w:right="1"/>
              <w:rPr>
                <w:sz w:val="12"/>
              </w:rPr>
            </w:pPr>
            <w:r>
              <w:rPr>
                <w:spacing w:val="-2"/>
                <w:w w:val="110"/>
                <w:sz w:val="12"/>
              </w:rPr>
              <w:t>(0.16)</w:t>
            </w:r>
          </w:p>
        </w:tc>
        <w:tc>
          <w:tcPr>
            <w:tcW w:w="654" w:type="dxa"/>
            <w:tcBorders>
              <w:bottom w:val="single" w:sz="4" w:space="0" w:color="000000"/>
            </w:tcBorders>
          </w:tcPr>
          <w:p w14:paraId="067A6CC6" w14:textId="77777777" w:rsidR="00D62403" w:rsidRDefault="00D62403">
            <w:pPr>
              <w:pStyle w:val="TableParagraph"/>
              <w:spacing w:before="17" w:line="133" w:lineRule="exact"/>
              <w:ind w:left="25" w:right="1"/>
              <w:rPr>
                <w:sz w:val="12"/>
              </w:rPr>
            </w:pPr>
            <w:r>
              <w:rPr>
                <w:spacing w:val="-2"/>
                <w:w w:val="105"/>
                <w:sz w:val="12"/>
              </w:rPr>
              <w:t>(0.27)</w:t>
            </w:r>
          </w:p>
        </w:tc>
        <w:tc>
          <w:tcPr>
            <w:tcW w:w="522" w:type="dxa"/>
            <w:tcBorders>
              <w:bottom w:val="single" w:sz="4" w:space="0" w:color="000000"/>
            </w:tcBorders>
          </w:tcPr>
          <w:p w14:paraId="21ABAAB1" w14:textId="77777777" w:rsidR="00D62403" w:rsidRDefault="00D62403">
            <w:pPr>
              <w:pStyle w:val="TableParagraph"/>
              <w:spacing w:before="17" w:line="133" w:lineRule="exact"/>
              <w:ind w:left="6" w:right="1"/>
              <w:rPr>
                <w:sz w:val="12"/>
              </w:rPr>
            </w:pPr>
            <w:r>
              <w:rPr>
                <w:spacing w:val="-2"/>
                <w:sz w:val="12"/>
              </w:rPr>
              <w:t>(0.09)</w:t>
            </w:r>
          </w:p>
        </w:tc>
        <w:tc>
          <w:tcPr>
            <w:tcW w:w="701" w:type="dxa"/>
            <w:tcBorders>
              <w:bottom w:val="single" w:sz="4" w:space="0" w:color="000000"/>
            </w:tcBorders>
          </w:tcPr>
          <w:p w14:paraId="51C01C12" w14:textId="77777777" w:rsidR="00D62403" w:rsidRDefault="00D62403">
            <w:pPr>
              <w:pStyle w:val="TableParagraph"/>
              <w:spacing w:before="17" w:line="133" w:lineRule="exact"/>
              <w:ind w:left="1" w:right="50"/>
              <w:rPr>
                <w:sz w:val="12"/>
              </w:rPr>
            </w:pPr>
            <w:r>
              <w:rPr>
                <w:spacing w:val="-2"/>
                <w:w w:val="105"/>
                <w:sz w:val="12"/>
              </w:rPr>
              <w:t>(0.22)</w:t>
            </w:r>
          </w:p>
        </w:tc>
        <w:tc>
          <w:tcPr>
            <w:tcW w:w="571" w:type="dxa"/>
            <w:tcBorders>
              <w:bottom w:val="single" w:sz="4" w:space="0" w:color="000000"/>
            </w:tcBorders>
          </w:tcPr>
          <w:p w14:paraId="5201BB39" w14:textId="77777777" w:rsidR="00D62403" w:rsidRDefault="00D62403">
            <w:pPr>
              <w:pStyle w:val="TableParagraph"/>
              <w:spacing w:before="17" w:line="133" w:lineRule="exact"/>
              <w:ind w:right="59"/>
              <w:rPr>
                <w:sz w:val="12"/>
              </w:rPr>
            </w:pPr>
            <w:r>
              <w:rPr>
                <w:spacing w:val="-2"/>
                <w:sz w:val="12"/>
              </w:rPr>
              <w:t>(0.04)</w:t>
            </w:r>
          </w:p>
        </w:tc>
        <w:tc>
          <w:tcPr>
            <w:tcW w:w="530" w:type="dxa"/>
            <w:tcBorders>
              <w:bottom w:val="single" w:sz="4" w:space="0" w:color="000000"/>
            </w:tcBorders>
          </w:tcPr>
          <w:p w14:paraId="27786DFF" w14:textId="77777777" w:rsidR="00D62403" w:rsidRDefault="00D62403">
            <w:pPr>
              <w:pStyle w:val="TableParagraph"/>
              <w:spacing w:before="17" w:line="133" w:lineRule="exact"/>
              <w:ind w:right="3"/>
              <w:rPr>
                <w:sz w:val="12"/>
              </w:rPr>
            </w:pPr>
            <w:r>
              <w:rPr>
                <w:spacing w:val="-2"/>
                <w:w w:val="105"/>
                <w:sz w:val="12"/>
              </w:rPr>
              <w:t>(0.10)</w:t>
            </w:r>
          </w:p>
        </w:tc>
        <w:tc>
          <w:tcPr>
            <w:tcW w:w="636" w:type="dxa"/>
            <w:tcBorders>
              <w:bottom w:val="single" w:sz="4" w:space="0" w:color="000000"/>
            </w:tcBorders>
          </w:tcPr>
          <w:p w14:paraId="5220A5E1" w14:textId="77777777" w:rsidR="00D62403" w:rsidRDefault="00D62403">
            <w:pPr>
              <w:pStyle w:val="TableParagraph"/>
              <w:spacing w:before="17" w:line="133" w:lineRule="exact"/>
              <w:ind w:right="3"/>
              <w:rPr>
                <w:sz w:val="12"/>
              </w:rPr>
            </w:pPr>
            <w:r>
              <w:rPr>
                <w:spacing w:val="-2"/>
                <w:w w:val="110"/>
                <w:sz w:val="12"/>
              </w:rPr>
              <w:t>(0.19)</w:t>
            </w:r>
          </w:p>
        </w:tc>
        <w:tc>
          <w:tcPr>
            <w:tcW w:w="627" w:type="dxa"/>
            <w:tcBorders>
              <w:bottom w:val="single" w:sz="4" w:space="0" w:color="000000"/>
            </w:tcBorders>
          </w:tcPr>
          <w:p w14:paraId="49888533" w14:textId="77777777" w:rsidR="00D62403" w:rsidRDefault="00D62403">
            <w:pPr>
              <w:pStyle w:val="TableParagraph"/>
              <w:spacing w:before="17" w:line="133" w:lineRule="exact"/>
              <w:ind w:right="3"/>
              <w:rPr>
                <w:sz w:val="12"/>
              </w:rPr>
            </w:pPr>
            <w:r>
              <w:rPr>
                <w:spacing w:val="-2"/>
                <w:sz w:val="12"/>
              </w:rPr>
              <w:t>(0.02)</w:t>
            </w:r>
          </w:p>
        </w:tc>
      </w:tr>
      <w:tr w:rsidR="00D62403" w14:paraId="7423C74C" w14:textId="77777777">
        <w:trPr>
          <w:trHeight w:val="154"/>
        </w:trPr>
        <w:tc>
          <w:tcPr>
            <w:tcW w:w="4477" w:type="dxa"/>
            <w:tcBorders>
              <w:top w:val="single" w:sz="4" w:space="0" w:color="000000"/>
              <w:bottom w:val="double" w:sz="4" w:space="0" w:color="000000"/>
            </w:tcBorders>
          </w:tcPr>
          <w:p w14:paraId="3E76D140" w14:textId="77777777" w:rsidR="00D62403" w:rsidRDefault="00D62403">
            <w:pPr>
              <w:pStyle w:val="TableParagraph"/>
              <w:tabs>
                <w:tab w:val="right" w:pos="4346"/>
              </w:tabs>
              <w:spacing w:line="129" w:lineRule="exact"/>
              <w:ind w:left="94"/>
              <w:jc w:val="left"/>
              <w:rPr>
                <w:sz w:val="12"/>
              </w:rPr>
            </w:pPr>
            <w:r>
              <w:rPr>
                <w:spacing w:val="-2"/>
                <w:sz w:val="12"/>
              </w:rPr>
              <w:t>Observations</w:t>
            </w:r>
            <w:r>
              <w:rPr>
                <w:rFonts w:ascii="Times New Roman"/>
                <w:sz w:val="12"/>
              </w:rPr>
              <w:tab/>
            </w:r>
            <w:r>
              <w:rPr>
                <w:spacing w:val="-5"/>
                <w:sz w:val="12"/>
              </w:rPr>
              <w:t>294</w:t>
            </w:r>
          </w:p>
        </w:tc>
        <w:tc>
          <w:tcPr>
            <w:tcW w:w="645" w:type="dxa"/>
            <w:tcBorders>
              <w:top w:val="single" w:sz="4" w:space="0" w:color="000000"/>
              <w:bottom w:val="double" w:sz="4" w:space="0" w:color="000000"/>
            </w:tcBorders>
          </w:tcPr>
          <w:p w14:paraId="6F465F96" w14:textId="77777777" w:rsidR="00D62403" w:rsidRDefault="00D62403">
            <w:pPr>
              <w:pStyle w:val="TableParagraph"/>
              <w:spacing w:line="129" w:lineRule="exact"/>
              <w:ind w:left="61" w:right="2"/>
              <w:rPr>
                <w:sz w:val="12"/>
              </w:rPr>
            </w:pPr>
            <w:r>
              <w:rPr>
                <w:spacing w:val="-5"/>
                <w:w w:val="115"/>
                <w:sz w:val="12"/>
              </w:rPr>
              <w:t>157</w:t>
            </w:r>
          </w:p>
        </w:tc>
        <w:tc>
          <w:tcPr>
            <w:tcW w:w="654" w:type="dxa"/>
            <w:tcBorders>
              <w:top w:val="single" w:sz="4" w:space="0" w:color="000000"/>
              <w:bottom w:val="double" w:sz="4" w:space="0" w:color="000000"/>
            </w:tcBorders>
          </w:tcPr>
          <w:p w14:paraId="79CDE770" w14:textId="77777777" w:rsidR="00D62403" w:rsidRDefault="00D62403">
            <w:pPr>
              <w:pStyle w:val="TableParagraph"/>
              <w:spacing w:line="129" w:lineRule="exact"/>
              <w:ind w:left="25" w:right="2"/>
              <w:rPr>
                <w:sz w:val="12"/>
              </w:rPr>
            </w:pPr>
            <w:r>
              <w:rPr>
                <w:spacing w:val="-5"/>
                <w:w w:val="110"/>
                <w:sz w:val="12"/>
              </w:rPr>
              <w:t>451</w:t>
            </w:r>
          </w:p>
        </w:tc>
        <w:tc>
          <w:tcPr>
            <w:tcW w:w="522" w:type="dxa"/>
            <w:tcBorders>
              <w:top w:val="single" w:sz="4" w:space="0" w:color="000000"/>
              <w:bottom w:val="double" w:sz="4" w:space="0" w:color="000000"/>
            </w:tcBorders>
          </w:tcPr>
          <w:p w14:paraId="6B34ADE5" w14:textId="77777777" w:rsidR="00D62403" w:rsidRDefault="00D62403">
            <w:pPr>
              <w:pStyle w:val="TableParagraph"/>
              <w:spacing w:line="129" w:lineRule="exact"/>
              <w:ind w:left="6" w:right="2"/>
              <w:rPr>
                <w:sz w:val="12"/>
              </w:rPr>
            </w:pPr>
            <w:r>
              <w:rPr>
                <w:spacing w:val="-5"/>
                <w:w w:val="105"/>
                <w:sz w:val="12"/>
              </w:rPr>
              <w:t>675</w:t>
            </w:r>
          </w:p>
        </w:tc>
        <w:tc>
          <w:tcPr>
            <w:tcW w:w="701" w:type="dxa"/>
            <w:tcBorders>
              <w:top w:val="single" w:sz="4" w:space="0" w:color="000000"/>
              <w:bottom w:val="double" w:sz="4" w:space="0" w:color="000000"/>
            </w:tcBorders>
          </w:tcPr>
          <w:p w14:paraId="5F000DEB" w14:textId="77777777" w:rsidR="00D62403" w:rsidRDefault="00D62403">
            <w:pPr>
              <w:pStyle w:val="TableParagraph"/>
              <w:spacing w:line="129" w:lineRule="exact"/>
              <w:ind w:right="50"/>
              <w:rPr>
                <w:sz w:val="12"/>
              </w:rPr>
            </w:pPr>
            <w:r>
              <w:rPr>
                <w:spacing w:val="-5"/>
                <w:w w:val="115"/>
                <w:sz w:val="12"/>
              </w:rPr>
              <w:t>119</w:t>
            </w:r>
          </w:p>
        </w:tc>
        <w:tc>
          <w:tcPr>
            <w:tcW w:w="571" w:type="dxa"/>
            <w:tcBorders>
              <w:top w:val="single" w:sz="4" w:space="0" w:color="000000"/>
              <w:bottom w:val="double" w:sz="4" w:space="0" w:color="000000"/>
            </w:tcBorders>
          </w:tcPr>
          <w:p w14:paraId="2022E796" w14:textId="77777777" w:rsidR="00D62403" w:rsidRDefault="00D62403">
            <w:pPr>
              <w:pStyle w:val="TableParagraph"/>
              <w:spacing w:line="129" w:lineRule="exact"/>
              <w:ind w:right="59"/>
              <w:rPr>
                <w:sz w:val="12"/>
              </w:rPr>
            </w:pPr>
            <w:r>
              <w:rPr>
                <w:spacing w:val="-5"/>
                <w:sz w:val="12"/>
              </w:rPr>
              <w:t>794</w:t>
            </w:r>
          </w:p>
        </w:tc>
        <w:tc>
          <w:tcPr>
            <w:tcW w:w="530" w:type="dxa"/>
            <w:tcBorders>
              <w:top w:val="single" w:sz="4" w:space="0" w:color="000000"/>
              <w:bottom w:val="double" w:sz="4" w:space="0" w:color="000000"/>
            </w:tcBorders>
          </w:tcPr>
          <w:p w14:paraId="761B1897" w14:textId="77777777" w:rsidR="00D62403" w:rsidRDefault="00D62403">
            <w:pPr>
              <w:pStyle w:val="TableParagraph"/>
              <w:spacing w:line="129" w:lineRule="exact"/>
              <w:ind w:right="3"/>
              <w:rPr>
                <w:sz w:val="12"/>
              </w:rPr>
            </w:pPr>
            <w:r>
              <w:rPr>
                <w:spacing w:val="-5"/>
                <w:sz w:val="12"/>
              </w:rPr>
              <w:t>969</w:t>
            </w:r>
          </w:p>
        </w:tc>
        <w:tc>
          <w:tcPr>
            <w:tcW w:w="636" w:type="dxa"/>
            <w:tcBorders>
              <w:top w:val="single" w:sz="4" w:space="0" w:color="000000"/>
              <w:bottom w:val="double" w:sz="4" w:space="0" w:color="000000"/>
            </w:tcBorders>
          </w:tcPr>
          <w:p w14:paraId="088B546A" w14:textId="77777777" w:rsidR="00D62403" w:rsidRDefault="00D62403">
            <w:pPr>
              <w:pStyle w:val="TableParagraph"/>
              <w:spacing w:line="129" w:lineRule="exact"/>
              <w:ind w:right="3"/>
              <w:rPr>
                <w:sz w:val="12"/>
              </w:rPr>
            </w:pPr>
            <w:r>
              <w:rPr>
                <w:spacing w:val="-5"/>
                <w:sz w:val="12"/>
              </w:rPr>
              <w:t>276</w:t>
            </w:r>
          </w:p>
        </w:tc>
        <w:tc>
          <w:tcPr>
            <w:tcW w:w="627" w:type="dxa"/>
            <w:tcBorders>
              <w:top w:val="single" w:sz="4" w:space="0" w:color="000000"/>
              <w:bottom w:val="double" w:sz="4" w:space="0" w:color="000000"/>
            </w:tcBorders>
          </w:tcPr>
          <w:p w14:paraId="64322E36" w14:textId="77777777" w:rsidR="00D62403" w:rsidRDefault="00D62403">
            <w:pPr>
              <w:pStyle w:val="TableParagraph"/>
              <w:spacing w:line="129" w:lineRule="exact"/>
              <w:ind w:right="3"/>
              <w:rPr>
                <w:sz w:val="12"/>
              </w:rPr>
            </w:pPr>
            <w:r>
              <w:rPr>
                <w:spacing w:val="-2"/>
                <w:w w:val="105"/>
                <w:sz w:val="12"/>
              </w:rPr>
              <w:t>1,245</w:t>
            </w:r>
          </w:p>
        </w:tc>
      </w:tr>
    </w:tbl>
    <w:p w14:paraId="1BA1AE37" w14:textId="77777777" w:rsidR="00D62403" w:rsidRDefault="00D62403" w:rsidP="00D62403">
      <w:pPr>
        <w:spacing w:before="36"/>
        <w:ind w:left="570"/>
        <w:rPr>
          <w:sz w:val="12"/>
        </w:rPr>
      </w:pPr>
      <w:r>
        <w:rPr>
          <w:w w:val="110"/>
          <w:sz w:val="12"/>
        </w:rPr>
        <w:t>Note:</w:t>
      </w:r>
      <w:r>
        <w:rPr>
          <w:spacing w:val="24"/>
          <w:w w:val="110"/>
          <w:sz w:val="12"/>
        </w:rPr>
        <w:t xml:space="preserve"> </w:t>
      </w:r>
      <w:r>
        <w:rPr>
          <w:w w:val="110"/>
          <w:sz w:val="12"/>
        </w:rPr>
        <w:t>Robust</w:t>
      </w:r>
      <w:r>
        <w:rPr>
          <w:spacing w:val="10"/>
          <w:w w:val="110"/>
          <w:sz w:val="12"/>
        </w:rPr>
        <w:t xml:space="preserve"> </w:t>
      </w:r>
      <w:r>
        <w:rPr>
          <w:w w:val="110"/>
          <w:sz w:val="12"/>
        </w:rPr>
        <w:t>standard</w:t>
      </w:r>
      <w:r>
        <w:rPr>
          <w:spacing w:val="9"/>
          <w:w w:val="110"/>
          <w:sz w:val="12"/>
        </w:rPr>
        <w:t xml:space="preserve"> </w:t>
      </w:r>
      <w:r>
        <w:rPr>
          <w:w w:val="110"/>
          <w:sz w:val="12"/>
        </w:rPr>
        <w:t>errors</w:t>
      </w:r>
      <w:r>
        <w:rPr>
          <w:spacing w:val="10"/>
          <w:w w:val="110"/>
          <w:sz w:val="12"/>
        </w:rPr>
        <w:t xml:space="preserve"> </w:t>
      </w:r>
      <w:r>
        <w:rPr>
          <w:w w:val="110"/>
          <w:sz w:val="12"/>
        </w:rPr>
        <w:t>in</w:t>
      </w:r>
      <w:r>
        <w:rPr>
          <w:spacing w:val="10"/>
          <w:w w:val="110"/>
          <w:sz w:val="12"/>
        </w:rPr>
        <w:t xml:space="preserve"> </w:t>
      </w:r>
      <w:r>
        <w:rPr>
          <w:w w:val="110"/>
          <w:sz w:val="12"/>
        </w:rPr>
        <w:t>parentheses;</w:t>
      </w:r>
      <w:r>
        <w:rPr>
          <w:spacing w:val="9"/>
          <w:w w:val="110"/>
          <w:sz w:val="12"/>
        </w:rPr>
        <w:t xml:space="preserve"> </w:t>
      </w:r>
      <w:r>
        <w:rPr>
          <w:w w:val="110"/>
          <w:sz w:val="12"/>
        </w:rPr>
        <w:t>*</w:t>
      </w:r>
      <w:r>
        <w:rPr>
          <w:spacing w:val="10"/>
          <w:w w:val="110"/>
          <w:sz w:val="12"/>
        </w:rPr>
        <w:t xml:space="preserve"> </w:t>
      </w:r>
      <w:r>
        <w:rPr>
          <w:w w:val="110"/>
          <w:sz w:val="12"/>
        </w:rPr>
        <w:t>p</w:t>
      </w:r>
      <w:r>
        <w:rPr>
          <w:rFonts w:ascii="Calibri"/>
          <w:i/>
          <w:w w:val="110"/>
          <w:sz w:val="12"/>
        </w:rPr>
        <w:t>&lt;</w:t>
      </w:r>
      <w:r>
        <w:rPr>
          <w:w w:val="110"/>
          <w:sz w:val="12"/>
        </w:rPr>
        <w:t>0.1,</w:t>
      </w:r>
      <w:r>
        <w:rPr>
          <w:spacing w:val="10"/>
          <w:w w:val="110"/>
          <w:sz w:val="12"/>
        </w:rPr>
        <w:t xml:space="preserve"> </w:t>
      </w:r>
      <w:r>
        <w:rPr>
          <w:w w:val="110"/>
          <w:sz w:val="12"/>
        </w:rPr>
        <w:t>**</w:t>
      </w:r>
      <w:r>
        <w:rPr>
          <w:spacing w:val="10"/>
          <w:w w:val="110"/>
          <w:sz w:val="12"/>
        </w:rPr>
        <w:t xml:space="preserve"> </w:t>
      </w:r>
      <w:r>
        <w:rPr>
          <w:w w:val="110"/>
          <w:sz w:val="12"/>
        </w:rPr>
        <w:t>p</w:t>
      </w:r>
      <w:r>
        <w:rPr>
          <w:rFonts w:ascii="Calibri"/>
          <w:i/>
          <w:w w:val="110"/>
          <w:sz w:val="12"/>
        </w:rPr>
        <w:t>&lt;</w:t>
      </w:r>
      <w:r>
        <w:rPr>
          <w:w w:val="110"/>
          <w:sz w:val="12"/>
        </w:rPr>
        <w:t>0.05,</w:t>
      </w:r>
      <w:r>
        <w:rPr>
          <w:spacing w:val="9"/>
          <w:w w:val="110"/>
          <w:sz w:val="12"/>
        </w:rPr>
        <w:t xml:space="preserve"> </w:t>
      </w:r>
      <w:r>
        <w:rPr>
          <w:w w:val="110"/>
          <w:sz w:val="12"/>
        </w:rPr>
        <w:t>***</w:t>
      </w:r>
      <w:r>
        <w:rPr>
          <w:spacing w:val="10"/>
          <w:w w:val="110"/>
          <w:sz w:val="12"/>
        </w:rPr>
        <w:t xml:space="preserve"> </w:t>
      </w:r>
      <w:r>
        <w:rPr>
          <w:spacing w:val="-2"/>
          <w:w w:val="110"/>
          <w:sz w:val="12"/>
        </w:rPr>
        <w:t>p</w:t>
      </w:r>
      <w:r>
        <w:rPr>
          <w:rFonts w:ascii="Calibri"/>
          <w:i/>
          <w:spacing w:val="-2"/>
          <w:w w:val="110"/>
          <w:sz w:val="12"/>
        </w:rPr>
        <w:t>&lt;</w:t>
      </w:r>
      <w:r>
        <w:rPr>
          <w:spacing w:val="-2"/>
          <w:w w:val="110"/>
          <w:sz w:val="12"/>
        </w:rPr>
        <w:t>0.01.</w:t>
      </w:r>
    </w:p>
    <w:p w14:paraId="24A53459" w14:textId="77777777" w:rsidR="00D62403" w:rsidRDefault="00D62403" w:rsidP="00D62403">
      <w:pPr>
        <w:pStyle w:val="BodyText"/>
        <w:rPr>
          <w:sz w:val="12"/>
        </w:rPr>
      </w:pPr>
    </w:p>
    <w:p w14:paraId="70D5EEEE" w14:textId="77777777" w:rsidR="00D62403" w:rsidRDefault="00D62403" w:rsidP="00D62403">
      <w:pPr>
        <w:pStyle w:val="BodyText"/>
        <w:rPr>
          <w:sz w:val="12"/>
        </w:rPr>
      </w:pPr>
    </w:p>
    <w:p w14:paraId="5A3C0DEE" w14:textId="77777777" w:rsidR="00D62403" w:rsidRDefault="00D62403" w:rsidP="00D62403">
      <w:pPr>
        <w:pStyle w:val="BodyText"/>
        <w:spacing w:before="92"/>
        <w:rPr>
          <w:sz w:val="12"/>
        </w:rPr>
      </w:pPr>
    </w:p>
    <w:p w14:paraId="4CEF4BD6" w14:textId="77777777" w:rsidR="00D62403" w:rsidRDefault="00D62403" w:rsidP="00D62403">
      <w:pPr>
        <w:pStyle w:val="Heading4"/>
        <w:numPr>
          <w:ilvl w:val="2"/>
          <w:numId w:val="8"/>
        </w:numPr>
        <w:tabs>
          <w:tab w:val="left" w:pos="1306"/>
        </w:tabs>
        <w:ind w:hanging="766"/>
      </w:pPr>
      <w:bookmarkStart w:id="3204" w:name="Food_Expenditure_Share_(FES)"/>
      <w:bookmarkStart w:id="3205" w:name="_bookmark15"/>
      <w:bookmarkEnd w:id="3204"/>
      <w:bookmarkEnd w:id="3205"/>
      <w:r>
        <w:rPr>
          <w:spacing w:val="-4"/>
        </w:rPr>
        <w:t>Food</w:t>
      </w:r>
      <w:r>
        <w:rPr>
          <w:spacing w:val="4"/>
        </w:rPr>
        <w:t xml:space="preserve"> </w:t>
      </w:r>
      <w:r>
        <w:rPr>
          <w:spacing w:val="-4"/>
        </w:rPr>
        <w:t>Expenditure</w:t>
      </w:r>
      <w:r>
        <w:rPr>
          <w:spacing w:val="4"/>
        </w:rPr>
        <w:t xml:space="preserve"> </w:t>
      </w:r>
      <w:r>
        <w:rPr>
          <w:spacing w:val="-4"/>
        </w:rPr>
        <w:t>Share</w:t>
      </w:r>
      <w:r>
        <w:rPr>
          <w:spacing w:val="5"/>
        </w:rPr>
        <w:t xml:space="preserve"> </w:t>
      </w:r>
      <w:r>
        <w:rPr>
          <w:spacing w:val="-4"/>
        </w:rPr>
        <w:t>(FES)</w:t>
      </w:r>
    </w:p>
    <w:p w14:paraId="133D2B8F" w14:textId="77777777" w:rsidR="00D62403" w:rsidRDefault="00D62403" w:rsidP="00D62403">
      <w:pPr>
        <w:pStyle w:val="BodyText"/>
        <w:spacing w:before="220" w:line="314" w:lineRule="auto"/>
        <w:ind w:left="540" w:right="414"/>
        <w:jc w:val="both"/>
      </w:pPr>
      <w:r>
        <w:t>The</w:t>
      </w:r>
      <w:r>
        <w:rPr>
          <w:spacing w:val="-12"/>
        </w:rPr>
        <w:t xml:space="preserve"> </w:t>
      </w:r>
      <w:r>
        <w:t>food</w:t>
      </w:r>
      <w:r>
        <w:rPr>
          <w:spacing w:val="-12"/>
        </w:rPr>
        <w:t xml:space="preserve"> </w:t>
      </w:r>
      <w:r>
        <w:t>expenditure</w:t>
      </w:r>
      <w:r>
        <w:rPr>
          <w:spacing w:val="-12"/>
        </w:rPr>
        <w:t xml:space="preserve"> </w:t>
      </w:r>
      <w:r>
        <w:t>share</w:t>
      </w:r>
      <w:r>
        <w:rPr>
          <w:spacing w:val="-12"/>
        </w:rPr>
        <w:t xml:space="preserve"> </w:t>
      </w:r>
      <w:r>
        <w:t>(FES)</w:t>
      </w:r>
      <w:r>
        <w:rPr>
          <w:spacing w:val="-12"/>
        </w:rPr>
        <w:t xml:space="preserve"> </w:t>
      </w:r>
      <w:r>
        <w:t>is</w:t>
      </w:r>
      <w:r>
        <w:rPr>
          <w:spacing w:val="-12"/>
        </w:rPr>
        <w:t xml:space="preserve"> </w:t>
      </w:r>
      <w:r>
        <w:t>a</w:t>
      </w:r>
      <w:r>
        <w:rPr>
          <w:spacing w:val="-12"/>
        </w:rPr>
        <w:t xml:space="preserve"> </w:t>
      </w:r>
      <w:r>
        <w:t>proxy</w:t>
      </w:r>
      <w:r>
        <w:rPr>
          <w:spacing w:val="-12"/>
        </w:rPr>
        <w:t xml:space="preserve"> </w:t>
      </w:r>
      <w:r>
        <w:t>food</w:t>
      </w:r>
      <w:r>
        <w:rPr>
          <w:spacing w:val="-12"/>
        </w:rPr>
        <w:t xml:space="preserve"> </w:t>
      </w:r>
      <w:r>
        <w:t>security</w:t>
      </w:r>
      <w:r>
        <w:rPr>
          <w:spacing w:val="-12"/>
        </w:rPr>
        <w:t xml:space="preserve"> </w:t>
      </w:r>
      <w:r>
        <w:t>indicator</w:t>
      </w:r>
      <w:r>
        <w:rPr>
          <w:spacing w:val="-12"/>
        </w:rPr>
        <w:t xml:space="preserve"> </w:t>
      </w:r>
      <w:r>
        <w:t>used</w:t>
      </w:r>
      <w:r>
        <w:rPr>
          <w:spacing w:val="-12"/>
        </w:rPr>
        <w:t xml:space="preserve"> </w:t>
      </w:r>
      <w:r>
        <w:t>to</w:t>
      </w:r>
      <w:r>
        <w:rPr>
          <w:spacing w:val="-12"/>
        </w:rPr>
        <w:t xml:space="preserve"> </w:t>
      </w:r>
      <w:r>
        <w:t>measure</w:t>
      </w:r>
      <w:r>
        <w:rPr>
          <w:spacing w:val="-12"/>
        </w:rPr>
        <w:t xml:space="preserve"> </w:t>
      </w:r>
      <w:r>
        <w:t>the</w:t>
      </w:r>
      <w:r>
        <w:rPr>
          <w:spacing w:val="-12"/>
        </w:rPr>
        <w:t xml:space="preserve"> </w:t>
      </w:r>
      <w:r>
        <w:t>economic vulnerability</w:t>
      </w:r>
      <w:r>
        <w:rPr>
          <w:spacing w:val="-12"/>
        </w:rPr>
        <w:t xml:space="preserve"> </w:t>
      </w:r>
      <w:r>
        <w:t>of</w:t>
      </w:r>
      <w:r>
        <w:rPr>
          <w:spacing w:val="-12"/>
        </w:rPr>
        <w:t xml:space="preserve"> </w:t>
      </w:r>
      <w:r>
        <w:t>a</w:t>
      </w:r>
      <w:r>
        <w:rPr>
          <w:spacing w:val="-12"/>
        </w:rPr>
        <w:t xml:space="preserve"> </w:t>
      </w:r>
      <w:r>
        <w:t>household.</w:t>
      </w:r>
      <w:r>
        <w:rPr>
          <w:spacing w:val="3"/>
        </w:rPr>
        <w:t xml:space="preserve"> </w:t>
      </w:r>
      <w:r>
        <w:t>It</w:t>
      </w:r>
      <w:r>
        <w:rPr>
          <w:spacing w:val="-12"/>
        </w:rPr>
        <w:t xml:space="preserve"> </w:t>
      </w:r>
      <w:r>
        <w:t>is</w:t>
      </w:r>
      <w:r>
        <w:rPr>
          <w:spacing w:val="-12"/>
        </w:rPr>
        <w:t xml:space="preserve"> </w:t>
      </w:r>
      <w:r>
        <w:t>given</w:t>
      </w:r>
      <w:r>
        <w:rPr>
          <w:spacing w:val="-12"/>
        </w:rPr>
        <w:t xml:space="preserve"> </w:t>
      </w:r>
      <w:r>
        <w:t>as</w:t>
      </w:r>
      <w:r>
        <w:rPr>
          <w:spacing w:val="-12"/>
        </w:rPr>
        <w:t xml:space="preserve"> </w:t>
      </w:r>
      <w:r>
        <w:t>the</w:t>
      </w:r>
      <w:r>
        <w:rPr>
          <w:spacing w:val="-12"/>
        </w:rPr>
        <w:t xml:space="preserve"> </w:t>
      </w:r>
      <w:r>
        <w:t>share</w:t>
      </w:r>
      <w:r>
        <w:rPr>
          <w:spacing w:val="-12"/>
        </w:rPr>
        <w:t xml:space="preserve"> </w:t>
      </w:r>
      <w:r>
        <w:t>of</w:t>
      </w:r>
      <w:r>
        <w:rPr>
          <w:spacing w:val="-12"/>
        </w:rPr>
        <w:t xml:space="preserve"> </w:t>
      </w:r>
      <w:r>
        <w:t>household’s</w:t>
      </w:r>
      <w:r>
        <w:rPr>
          <w:spacing w:val="-12"/>
        </w:rPr>
        <w:t xml:space="preserve"> </w:t>
      </w:r>
      <w:r>
        <w:t>total</w:t>
      </w:r>
      <w:r>
        <w:rPr>
          <w:spacing w:val="-12"/>
        </w:rPr>
        <w:t xml:space="preserve"> </w:t>
      </w:r>
      <w:r>
        <w:t>consumption</w:t>
      </w:r>
      <w:r>
        <w:rPr>
          <w:spacing w:val="-12"/>
        </w:rPr>
        <w:t xml:space="preserve"> </w:t>
      </w:r>
      <w:r>
        <w:t>expenditure spent</w:t>
      </w:r>
      <w:r>
        <w:rPr>
          <w:spacing w:val="-11"/>
        </w:rPr>
        <w:t xml:space="preserve"> </w:t>
      </w:r>
      <w:r>
        <w:t>on</w:t>
      </w:r>
      <w:r>
        <w:rPr>
          <w:spacing w:val="-11"/>
        </w:rPr>
        <w:t xml:space="preserve"> </w:t>
      </w:r>
      <w:r>
        <w:t>food.</w:t>
      </w:r>
      <w:r>
        <w:rPr>
          <w:spacing w:val="6"/>
        </w:rPr>
        <w:t xml:space="preserve"> </w:t>
      </w:r>
      <w:r>
        <w:t>The</w:t>
      </w:r>
      <w:r>
        <w:rPr>
          <w:spacing w:val="-11"/>
        </w:rPr>
        <w:t xml:space="preserve"> </w:t>
      </w:r>
      <w:r>
        <w:t>higher</w:t>
      </w:r>
      <w:r>
        <w:rPr>
          <w:spacing w:val="-11"/>
        </w:rPr>
        <w:t xml:space="preserve"> </w:t>
      </w:r>
      <w:r>
        <w:t>the</w:t>
      </w:r>
      <w:r>
        <w:rPr>
          <w:spacing w:val="-11"/>
        </w:rPr>
        <w:t xml:space="preserve"> </w:t>
      </w:r>
      <w:r>
        <w:t>share</w:t>
      </w:r>
      <w:r>
        <w:rPr>
          <w:spacing w:val="-11"/>
        </w:rPr>
        <w:t xml:space="preserve"> </w:t>
      </w:r>
      <w:r>
        <w:t>of</w:t>
      </w:r>
      <w:r>
        <w:rPr>
          <w:spacing w:val="-11"/>
        </w:rPr>
        <w:t xml:space="preserve"> </w:t>
      </w:r>
      <w:r>
        <w:t>food</w:t>
      </w:r>
      <w:r>
        <w:rPr>
          <w:spacing w:val="-11"/>
        </w:rPr>
        <w:t xml:space="preserve"> </w:t>
      </w:r>
      <w:r>
        <w:t>expenditure</w:t>
      </w:r>
      <w:r>
        <w:rPr>
          <w:spacing w:val="-11"/>
        </w:rPr>
        <w:t xml:space="preserve"> </w:t>
      </w:r>
      <w:r>
        <w:t>of</w:t>
      </w:r>
      <w:r>
        <w:rPr>
          <w:spacing w:val="-11"/>
        </w:rPr>
        <w:t xml:space="preserve"> </w:t>
      </w:r>
      <w:r>
        <w:t>a</w:t>
      </w:r>
      <w:r>
        <w:rPr>
          <w:spacing w:val="-10"/>
        </w:rPr>
        <w:t xml:space="preserve"> </w:t>
      </w:r>
      <w:r>
        <w:t>household,</w:t>
      </w:r>
      <w:r>
        <w:rPr>
          <w:spacing w:val="-10"/>
        </w:rPr>
        <w:t xml:space="preserve"> </w:t>
      </w:r>
      <w:r>
        <w:t>the</w:t>
      </w:r>
      <w:r>
        <w:rPr>
          <w:spacing w:val="-11"/>
        </w:rPr>
        <w:t xml:space="preserve"> </w:t>
      </w:r>
      <w:r>
        <w:t>more</w:t>
      </w:r>
      <w:r>
        <w:rPr>
          <w:spacing w:val="-11"/>
        </w:rPr>
        <w:t xml:space="preserve"> </w:t>
      </w:r>
      <w:r>
        <w:t>vulnerable/food insecure the household.</w:t>
      </w:r>
    </w:p>
    <w:p w14:paraId="2CBCC61F" w14:textId="77777777" w:rsidR="00D62403" w:rsidRDefault="00D62403" w:rsidP="00D62403">
      <w:pPr>
        <w:pStyle w:val="BodyText"/>
        <w:spacing w:before="125" w:line="314" w:lineRule="auto"/>
        <w:ind w:left="540" w:right="416"/>
        <w:jc w:val="both"/>
        <w:sectPr w:rsidR="00D62403">
          <w:pgSz w:w="12240" w:h="15840"/>
          <w:pgMar w:top="1320" w:right="1020" w:bottom="1080" w:left="900" w:header="0" w:footer="888" w:gutter="0"/>
          <w:cols w:space="720"/>
        </w:sectPr>
      </w:pPr>
      <w:r>
        <w:t>Table</w:t>
      </w:r>
      <w:r>
        <w:rPr>
          <w:spacing w:val="18"/>
        </w:rPr>
        <w:t xml:space="preserve"> </w:t>
      </w:r>
      <w:r>
        <w:t>15</w:t>
      </w:r>
      <w:r>
        <w:rPr>
          <w:spacing w:val="18"/>
        </w:rPr>
        <w:t xml:space="preserve"> </w:t>
      </w:r>
      <w:r>
        <w:t>presents</w:t>
      </w:r>
      <w:r>
        <w:rPr>
          <w:spacing w:val="18"/>
        </w:rPr>
        <w:t xml:space="preserve"> </w:t>
      </w:r>
      <w:r>
        <w:t>the</w:t>
      </w:r>
      <w:r>
        <w:rPr>
          <w:spacing w:val="18"/>
        </w:rPr>
        <w:t xml:space="preserve"> </w:t>
      </w:r>
      <w:r>
        <w:t>summarize</w:t>
      </w:r>
      <w:r>
        <w:rPr>
          <w:spacing w:val="18"/>
        </w:rPr>
        <w:t xml:space="preserve"> </w:t>
      </w:r>
      <w:r>
        <w:t>FES</w:t>
      </w:r>
      <w:r>
        <w:rPr>
          <w:spacing w:val="18"/>
        </w:rPr>
        <w:t xml:space="preserve"> </w:t>
      </w:r>
      <w:r>
        <w:t>variable</w:t>
      </w:r>
      <w:r>
        <w:rPr>
          <w:spacing w:val="18"/>
        </w:rPr>
        <w:t xml:space="preserve"> </w:t>
      </w:r>
      <w:r>
        <w:t>across</w:t>
      </w:r>
      <w:r>
        <w:rPr>
          <w:spacing w:val="18"/>
        </w:rPr>
        <w:t xml:space="preserve"> </w:t>
      </w:r>
      <w:r>
        <w:t>the</w:t>
      </w:r>
      <w:r>
        <w:rPr>
          <w:spacing w:val="18"/>
        </w:rPr>
        <w:t xml:space="preserve"> </w:t>
      </w:r>
      <w:r>
        <w:t>different</w:t>
      </w:r>
      <w:r>
        <w:rPr>
          <w:spacing w:val="18"/>
        </w:rPr>
        <w:t xml:space="preserve"> </w:t>
      </w:r>
      <w:r>
        <w:t>groups.</w:t>
      </w:r>
      <w:r>
        <w:rPr>
          <w:spacing w:val="71"/>
        </w:rPr>
        <w:t xml:space="preserve"> </w:t>
      </w:r>
      <w:r>
        <w:t>The</w:t>
      </w:r>
      <w:r>
        <w:rPr>
          <w:spacing w:val="18"/>
        </w:rPr>
        <w:t xml:space="preserve"> </w:t>
      </w:r>
      <w:r>
        <w:t>aggregate</w:t>
      </w:r>
      <w:r>
        <w:rPr>
          <w:spacing w:val="18"/>
        </w:rPr>
        <w:t xml:space="preserve"> </w:t>
      </w:r>
      <w:r>
        <w:t>FES is ranging from 67 to 73 percentage depending on the whether the respondent is coming from the</w:t>
      </w:r>
      <w:r>
        <w:rPr>
          <w:spacing w:val="-14"/>
        </w:rPr>
        <w:t xml:space="preserve"> </w:t>
      </w:r>
      <w:r>
        <w:t>phone-owners’</w:t>
      </w:r>
      <w:r>
        <w:rPr>
          <w:spacing w:val="-13"/>
        </w:rPr>
        <w:t xml:space="preserve"> </w:t>
      </w:r>
      <w:r>
        <w:t>or</w:t>
      </w:r>
      <w:r>
        <w:rPr>
          <w:spacing w:val="-13"/>
        </w:rPr>
        <w:t xml:space="preserve"> </w:t>
      </w:r>
      <w:r>
        <w:t>non-phone</w:t>
      </w:r>
      <w:r>
        <w:rPr>
          <w:spacing w:val="-14"/>
        </w:rPr>
        <w:t xml:space="preserve"> </w:t>
      </w:r>
      <w:r>
        <w:t>owners’</w:t>
      </w:r>
      <w:r>
        <w:rPr>
          <w:spacing w:val="-13"/>
        </w:rPr>
        <w:t xml:space="preserve"> </w:t>
      </w:r>
      <w:r>
        <w:t>sub-samples.</w:t>
      </w:r>
      <w:r>
        <w:rPr>
          <w:spacing w:val="5"/>
        </w:rPr>
        <w:t xml:space="preserve"> </w:t>
      </w:r>
      <w:r>
        <w:t>For</w:t>
      </w:r>
      <w:r>
        <w:rPr>
          <w:spacing w:val="-13"/>
        </w:rPr>
        <w:t xml:space="preserve"> </w:t>
      </w:r>
      <w:r>
        <w:t>the</w:t>
      </w:r>
      <w:r>
        <w:rPr>
          <w:spacing w:val="-14"/>
        </w:rPr>
        <w:t xml:space="preserve"> </w:t>
      </w:r>
      <w:r>
        <w:t>phone</w:t>
      </w:r>
      <w:r>
        <w:rPr>
          <w:spacing w:val="-13"/>
        </w:rPr>
        <w:t xml:space="preserve"> </w:t>
      </w:r>
      <w:r>
        <w:t>owners’</w:t>
      </w:r>
      <w:r>
        <w:rPr>
          <w:spacing w:val="-13"/>
        </w:rPr>
        <w:t xml:space="preserve"> </w:t>
      </w:r>
      <w:r>
        <w:t>sample,</w:t>
      </w:r>
      <w:r>
        <w:rPr>
          <w:spacing w:val="-13"/>
        </w:rPr>
        <w:t xml:space="preserve"> </w:t>
      </w:r>
      <w:r>
        <w:t>the</w:t>
      </w:r>
      <w:r>
        <w:rPr>
          <w:spacing w:val="-14"/>
        </w:rPr>
        <w:t xml:space="preserve"> </w:t>
      </w:r>
      <w:r>
        <w:t>remote modality</w:t>
      </w:r>
      <w:r>
        <w:rPr>
          <w:spacing w:val="26"/>
        </w:rPr>
        <w:t xml:space="preserve"> </w:t>
      </w:r>
      <w:r>
        <w:t>estimates</w:t>
      </w:r>
      <w:r>
        <w:rPr>
          <w:spacing w:val="26"/>
        </w:rPr>
        <w:t xml:space="preserve"> </w:t>
      </w:r>
      <w:r>
        <w:t>FES</w:t>
      </w:r>
      <w:r>
        <w:rPr>
          <w:spacing w:val="26"/>
        </w:rPr>
        <w:t xml:space="preserve"> </w:t>
      </w:r>
      <w:r>
        <w:t>at</w:t>
      </w:r>
      <w:r>
        <w:rPr>
          <w:spacing w:val="26"/>
        </w:rPr>
        <w:t xml:space="preserve"> </w:t>
      </w:r>
      <w:r>
        <w:t>73</w:t>
      </w:r>
      <w:r>
        <w:rPr>
          <w:spacing w:val="26"/>
        </w:rPr>
        <w:t xml:space="preserve"> </w:t>
      </w:r>
      <w:r>
        <w:t>percentage</w:t>
      </w:r>
      <w:r>
        <w:rPr>
          <w:spacing w:val="26"/>
        </w:rPr>
        <w:t xml:space="preserve"> </w:t>
      </w:r>
      <w:r>
        <w:t>(6</w:t>
      </w:r>
      <w:r>
        <w:rPr>
          <w:spacing w:val="26"/>
        </w:rPr>
        <w:t xml:space="preserve"> </w:t>
      </w:r>
      <w:r>
        <w:t>percentage</w:t>
      </w:r>
      <w:r>
        <w:rPr>
          <w:spacing w:val="26"/>
        </w:rPr>
        <w:t xml:space="preserve"> </w:t>
      </w:r>
      <w:r>
        <w:t>points</w:t>
      </w:r>
      <w:r>
        <w:rPr>
          <w:spacing w:val="26"/>
        </w:rPr>
        <w:t xml:space="preserve"> </w:t>
      </w:r>
      <w:r>
        <w:t>higher</w:t>
      </w:r>
      <w:r>
        <w:rPr>
          <w:spacing w:val="26"/>
        </w:rPr>
        <w:t xml:space="preserve"> </w:t>
      </w:r>
      <w:r>
        <w:t>than</w:t>
      </w:r>
      <w:r>
        <w:rPr>
          <w:spacing w:val="26"/>
        </w:rPr>
        <w:t xml:space="preserve"> </w:t>
      </w:r>
      <w:r>
        <w:t>F2F).</w:t>
      </w:r>
      <w:r>
        <w:rPr>
          <w:spacing w:val="26"/>
        </w:rPr>
        <w:t xml:space="preserve"> </w:t>
      </w:r>
      <w:r>
        <w:t>The</w:t>
      </w:r>
      <w:r>
        <w:rPr>
          <w:spacing w:val="26"/>
        </w:rPr>
        <w:t xml:space="preserve"> </w:t>
      </w:r>
      <w:r>
        <w:t>effect</w:t>
      </w:r>
      <w:r>
        <w:rPr>
          <w:spacing w:val="26"/>
        </w:rPr>
        <w:t xml:space="preserve"> </w:t>
      </w:r>
      <w:r>
        <w:t>is</w:t>
      </w:r>
    </w:p>
    <w:p w14:paraId="61095D70" w14:textId="77777777" w:rsidR="00D62403" w:rsidRDefault="00D62403" w:rsidP="00D62403">
      <w:pPr>
        <w:pStyle w:val="BodyText"/>
        <w:spacing w:before="117" w:line="314" w:lineRule="auto"/>
        <w:ind w:left="540" w:right="417"/>
        <w:jc w:val="both"/>
      </w:pPr>
      <w:r>
        <w:t>that, it significantly overestimates the number of households in category 4 (&gt;= 75%) severely food insecure by 10 percentage points.</w:t>
      </w:r>
      <w:r>
        <w:rPr>
          <w:spacing w:val="30"/>
        </w:rPr>
        <w:t xml:space="preserve"> </w:t>
      </w:r>
      <w:r>
        <w:t>On the non-phone owners’ sub-sample, the aggregate FES is significantly lower in remote modality compared to the F2F modality by 6 percentage points reflected in the FES category 4 (underestimating this category by 11 percentage points).</w:t>
      </w:r>
    </w:p>
    <w:p w14:paraId="3F528B26" w14:textId="77777777" w:rsidR="00D62403" w:rsidRDefault="00D62403" w:rsidP="00D62403">
      <w:pPr>
        <w:pStyle w:val="BodyText"/>
        <w:spacing w:before="125" w:line="314" w:lineRule="auto"/>
        <w:ind w:left="540" w:right="415"/>
        <w:jc w:val="both"/>
      </w:pPr>
      <w:r>
        <w:t>Once</w:t>
      </w:r>
      <w:r>
        <w:rPr>
          <w:spacing w:val="-5"/>
        </w:rPr>
        <w:t xml:space="preserve"> </w:t>
      </w:r>
      <w:r>
        <w:t>the</w:t>
      </w:r>
      <w:r>
        <w:rPr>
          <w:spacing w:val="-5"/>
        </w:rPr>
        <w:t xml:space="preserve"> </w:t>
      </w:r>
      <w:r>
        <w:t>two</w:t>
      </w:r>
      <w:r>
        <w:rPr>
          <w:spacing w:val="-5"/>
        </w:rPr>
        <w:t xml:space="preserve"> </w:t>
      </w:r>
      <w:r>
        <w:t>samples</w:t>
      </w:r>
      <w:r>
        <w:rPr>
          <w:spacing w:val="-5"/>
        </w:rPr>
        <w:t xml:space="preserve"> </w:t>
      </w:r>
      <w:r>
        <w:t>are</w:t>
      </w:r>
      <w:r>
        <w:rPr>
          <w:spacing w:val="-5"/>
        </w:rPr>
        <w:t xml:space="preserve"> </w:t>
      </w:r>
      <w:r>
        <w:t>combined,</w:t>
      </w:r>
      <w:r>
        <w:rPr>
          <w:spacing w:val="-5"/>
        </w:rPr>
        <w:t xml:space="preserve"> </w:t>
      </w:r>
      <w:r>
        <w:t>there</w:t>
      </w:r>
      <w:r>
        <w:rPr>
          <w:spacing w:val="-5"/>
        </w:rPr>
        <w:t xml:space="preserve"> </w:t>
      </w:r>
      <w:r>
        <w:t>is</w:t>
      </w:r>
      <w:r>
        <w:rPr>
          <w:spacing w:val="-5"/>
        </w:rPr>
        <w:t xml:space="preserve"> </w:t>
      </w:r>
      <w:r>
        <w:t>no</w:t>
      </w:r>
      <w:r>
        <w:rPr>
          <w:spacing w:val="-5"/>
        </w:rPr>
        <w:t xml:space="preserve"> </w:t>
      </w:r>
      <w:r>
        <w:t>significant</w:t>
      </w:r>
      <w:r>
        <w:rPr>
          <w:spacing w:val="-5"/>
        </w:rPr>
        <w:t xml:space="preserve"> </w:t>
      </w:r>
      <w:r>
        <w:t>difference</w:t>
      </w:r>
      <w:r>
        <w:rPr>
          <w:spacing w:val="-5"/>
        </w:rPr>
        <w:t xml:space="preserve"> </w:t>
      </w:r>
      <w:r>
        <w:t>between</w:t>
      </w:r>
      <w:r>
        <w:rPr>
          <w:spacing w:val="-5"/>
        </w:rPr>
        <w:t xml:space="preserve"> </w:t>
      </w:r>
      <w:r>
        <w:t>the</w:t>
      </w:r>
      <w:r>
        <w:rPr>
          <w:spacing w:val="-5"/>
        </w:rPr>
        <w:t xml:space="preserve"> </w:t>
      </w:r>
      <w:r>
        <w:t>aggregate</w:t>
      </w:r>
      <w:r>
        <w:rPr>
          <w:spacing w:val="-5"/>
        </w:rPr>
        <w:t xml:space="preserve"> </w:t>
      </w:r>
      <w:r>
        <w:t>FES from remote and F2F modalities.</w:t>
      </w:r>
    </w:p>
    <w:p w14:paraId="5CB0F523" w14:textId="77777777" w:rsidR="00D62403" w:rsidRDefault="00D62403" w:rsidP="00D62403">
      <w:pPr>
        <w:pStyle w:val="BodyText"/>
        <w:spacing w:before="102"/>
        <w:ind w:left="1250"/>
        <w:jc w:val="both"/>
      </w:pPr>
      <w:r>
        <w:t>Table</w:t>
      </w:r>
      <w:r>
        <w:rPr>
          <w:spacing w:val="-3"/>
        </w:rPr>
        <w:t xml:space="preserve"> </w:t>
      </w:r>
      <w:r>
        <w:t>15:</w:t>
      </w:r>
      <w:r>
        <w:rPr>
          <w:spacing w:val="15"/>
        </w:rPr>
        <w:t xml:space="preserve"> </w:t>
      </w:r>
      <w:r>
        <w:t>Impact</w:t>
      </w:r>
      <w:r>
        <w:rPr>
          <w:spacing w:val="-2"/>
        </w:rPr>
        <w:t xml:space="preserve"> </w:t>
      </w:r>
      <w:r>
        <w:t>of</w:t>
      </w:r>
      <w:r>
        <w:rPr>
          <w:spacing w:val="-2"/>
        </w:rPr>
        <w:t xml:space="preserve"> </w:t>
      </w:r>
      <w:r>
        <w:t>Survey</w:t>
      </w:r>
      <w:r>
        <w:rPr>
          <w:spacing w:val="-2"/>
        </w:rPr>
        <w:t xml:space="preserve"> </w:t>
      </w:r>
      <w:r>
        <w:t>Modality</w:t>
      </w:r>
      <w:r>
        <w:rPr>
          <w:spacing w:val="-2"/>
        </w:rPr>
        <w:t xml:space="preserve"> </w:t>
      </w:r>
      <w:r>
        <w:t>on</w:t>
      </w:r>
      <w:r>
        <w:rPr>
          <w:spacing w:val="-3"/>
        </w:rPr>
        <w:t xml:space="preserve"> </w:t>
      </w:r>
      <w:r>
        <w:t>Expenditure</w:t>
      </w:r>
      <w:r>
        <w:rPr>
          <w:spacing w:val="-2"/>
        </w:rPr>
        <w:t xml:space="preserve"> </w:t>
      </w:r>
      <w:r>
        <w:t>and</w:t>
      </w:r>
      <w:r>
        <w:rPr>
          <w:spacing w:val="-2"/>
        </w:rPr>
        <w:t xml:space="preserve"> </w:t>
      </w:r>
      <w:r>
        <w:t>Food</w:t>
      </w:r>
      <w:r>
        <w:rPr>
          <w:spacing w:val="-2"/>
        </w:rPr>
        <w:t xml:space="preserve"> </w:t>
      </w:r>
      <w:r>
        <w:t>Expenditure</w:t>
      </w:r>
      <w:r>
        <w:rPr>
          <w:spacing w:val="-2"/>
        </w:rPr>
        <w:t xml:space="preserve"> Share</w:t>
      </w:r>
    </w:p>
    <w:p w14:paraId="0BB932BC" w14:textId="77777777" w:rsidR="00D62403" w:rsidRDefault="00D62403" w:rsidP="00D62403">
      <w:pPr>
        <w:pStyle w:val="BodyText"/>
        <w:spacing w:before="33"/>
        <w:rPr>
          <w:sz w:val="20"/>
        </w:rPr>
      </w:pPr>
    </w:p>
    <w:tbl>
      <w:tblPr>
        <w:tblW w:w="0" w:type="auto"/>
        <w:tblInd w:w="916" w:type="dxa"/>
        <w:tblLayout w:type="fixed"/>
        <w:tblCellMar>
          <w:left w:w="0" w:type="dxa"/>
          <w:right w:w="0" w:type="dxa"/>
        </w:tblCellMar>
        <w:tblLook w:val="01E0" w:firstRow="1" w:lastRow="1" w:firstColumn="1" w:lastColumn="1" w:noHBand="0" w:noVBand="0"/>
      </w:tblPr>
      <w:tblGrid>
        <w:gridCol w:w="2050"/>
        <w:gridCol w:w="671"/>
        <w:gridCol w:w="805"/>
        <w:gridCol w:w="671"/>
        <w:gridCol w:w="671"/>
        <w:gridCol w:w="805"/>
        <w:gridCol w:w="793"/>
        <w:gridCol w:w="670"/>
        <w:gridCol w:w="804"/>
        <w:gridCol w:w="670"/>
      </w:tblGrid>
      <w:tr w:rsidR="00D62403" w14:paraId="250AF857" w14:textId="77777777">
        <w:trPr>
          <w:trHeight w:val="376"/>
        </w:trPr>
        <w:tc>
          <w:tcPr>
            <w:tcW w:w="2050" w:type="dxa"/>
            <w:tcBorders>
              <w:top w:val="double" w:sz="4" w:space="0" w:color="000000"/>
              <w:bottom w:val="single" w:sz="4" w:space="0" w:color="000000"/>
            </w:tcBorders>
          </w:tcPr>
          <w:p w14:paraId="5ADC02CE" w14:textId="77777777" w:rsidR="00D62403" w:rsidRDefault="00D62403">
            <w:pPr>
              <w:pStyle w:val="TableParagraph"/>
              <w:spacing w:before="6" w:line="240" w:lineRule="auto"/>
              <w:jc w:val="left"/>
              <w:rPr>
                <w:sz w:val="16"/>
              </w:rPr>
            </w:pPr>
          </w:p>
          <w:p w14:paraId="45646EA1" w14:textId="77777777" w:rsidR="00D62403" w:rsidRDefault="00D62403">
            <w:pPr>
              <w:pStyle w:val="TableParagraph"/>
              <w:spacing w:line="240" w:lineRule="auto"/>
              <w:ind w:left="119"/>
              <w:jc w:val="left"/>
              <w:rPr>
                <w:sz w:val="16"/>
              </w:rPr>
            </w:pPr>
            <w:r>
              <w:rPr>
                <w:spacing w:val="-2"/>
                <w:w w:val="105"/>
                <w:sz w:val="16"/>
              </w:rPr>
              <w:t>Variable</w:t>
            </w:r>
          </w:p>
        </w:tc>
        <w:tc>
          <w:tcPr>
            <w:tcW w:w="671" w:type="dxa"/>
            <w:tcBorders>
              <w:top w:val="double" w:sz="4" w:space="0" w:color="000000"/>
              <w:bottom w:val="single" w:sz="4" w:space="0" w:color="000000"/>
            </w:tcBorders>
          </w:tcPr>
          <w:p w14:paraId="38F4EF81" w14:textId="77777777" w:rsidR="00D62403" w:rsidRDefault="00D62403">
            <w:pPr>
              <w:pStyle w:val="TableParagraph"/>
              <w:spacing w:before="6" w:line="240" w:lineRule="auto"/>
              <w:jc w:val="left"/>
              <w:rPr>
                <w:sz w:val="16"/>
              </w:rPr>
            </w:pPr>
          </w:p>
          <w:p w14:paraId="2794F99D" w14:textId="77777777" w:rsidR="00D62403" w:rsidRDefault="00D62403">
            <w:pPr>
              <w:pStyle w:val="TableParagraph"/>
              <w:spacing w:line="240" w:lineRule="auto"/>
              <w:ind w:left="7" w:right="6"/>
              <w:rPr>
                <w:sz w:val="16"/>
              </w:rPr>
            </w:pPr>
            <w:r>
              <w:rPr>
                <w:spacing w:val="-5"/>
                <w:w w:val="110"/>
                <w:sz w:val="16"/>
              </w:rPr>
              <w:t>F2F</w:t>
            </w:r>
          </w:p>
        </w:tc>
        <w:tc>
          <w:tcPr>
            <w:tcW w:w="805" w:type="dxa"/>
            <w:tcBorders>
              <w:top w:val="double" w:sz="4" w:space="0" w:color="000000"/>
              <w:bottom w:val="single" w:sz="4" w:space="0" w:color="000000"/>
            </w:tcBorders>
          </w:tcPr>
          <w:p w14:paraId="1938B608" w14:textId="77777777" w:rsidR="00D62403" w:rsidRDefault="00D62403">
            <w:pPr>
              <w:pStyle w:val="TableParagraph"/>
              <w:spacing w:line="180" w:lineRule="exact"/>
              <w:ind w:left="-30" w:right="-44"/>
              <w:rPr>
                <w:sz w:val="16"/>
              </w:rPr>
            </w:pPr>
            <w:r>
              <w:rPr>
                <w:w w:val="105"/>
                <w:sz w:val="16"/>
              </w:rPr>
              <w:t>Own</w:t>
            </w:r>
            <w:r>
              <w:rPr>
                <w:spacing w:val="11"/>
                <w:w w:val="105"/>
                <w:sz w:val="16"/>
              </w:rPr>
              <w:t xml:space="preserve"> </w:t>
            </w:r>
            <w:r>
              <w:rPr>
                <w:spacing w:val="-2"/>
                <w:w w:val="105"/>
                <w:sz w:val="16"/>
              </w:rPr>
              <w:t>Phone</w:t>
            </w:r>
          </w:p>
          <w:p w14:paraId="2FAC1B03" w14:textId="77777777" w:rsidR="00D62403" w:rsidRDefault="00D62403">
            <w:pPr>
              <w:pStyle w:val="TableParagraph"/>
              <w:spacing w:before="7" w:line="240" w:lineRule="auto"/>
              <w:ind w:left="10" w:right="7"/>
              <w:rPr>
                <w:sz w:val="16"/>
              </w:rPr>
            </w:pPr>
            <w:r>
              <w:rPr>
                <w:spacing w:val="-2"/>
                <w:w w:val="105"/>
                <w:sz w:val="16"/>
              </w:rPr>
              <w:t>Remote</w:t>
            </w:r>
          </w:p>
        </w:tc>
        <w:tc>
          <w:tcPr>
            <w:tcW w:w="671" w:type="dxa"/>
            <w:tcBorders>
              <w:top w:val="double" w:sz="4" w:space="0" w:color="000000"/>
              <w:bottom w:val="single" w:sz="4" w:space="0" w:color="000000"/>
            </w:tcBorders>
          </w:tcPr>
          <w:p w14:paraId="78950E37" w14:textId="77777777" w:rsidR="00D62403" w:rsidRDefault="00D62403">
            <w:pPr>
              <w:pStyle w:val="TableParagraph"/>
              <w:spacing w:before="6" w:line="240" w:lineRule="auto"/>
              <w:jc w:val="left"/>
              <w:rPr>
                <w:sz w:val="16"/>
              </w:rPr>
            </w:pPr>
          </w:p>
          <w:p w14:paraId="094F42CE" w14:textId="77777777" w:rsidR="00D62403" w:rsidRDefault="00D62403">
            <w:pPr>
              <w:pStyle w:val="TableParagraph"/>
              <w:spacing w:line="240" w:lineRule="auto"/>
              <w:ind w:left="7" w:right="2"/>
              <w:rPr>
                <w:sz w:val="16"/>
              </w:rPr>
            </w:pPr>
            <w:r>
              <w:rPr>
                <w:spacing w:val="-4"/>
                <w:sz w:val="16"/>
              </w:rPr>
              <w:t>Diff</w:t>
            </w:r>
          </w:p>
        </w:tc>
        <w:tc>
          <w:tcPr>
            <w:tcW w:w="671" w:type="dxa"/>
            <w:tcBorders>
              <w:top w:val="double" w:sz="4" w:space="0" w:color="000000"/>
              <w:bottom w:val="single" w:sz="4" w:space="0" w:color="000000"/>
            </w:tcBorders>
          </w:tcPr>
          <w:p w14:paraId="40C27ED3" w14:textId="77777777" w:rsidR="00D62403" w:rsidRDefault="00D62403">
            <w:pPr>
              <w:pStyle w:val="TableParagraph"/>
              <w:spacing w:before="6" w:line="240" w:lineRule="auto"/>
              <w:jc w:val="left"/>
              <w:rPr>
                <w:sz w:val="16"/>
              </w:rPr>
            </w:pPr>
          </w:p>
          <w:p w14:paraId="00884204" w14:textId="77777777" w:rsidR="00D62403" w:rsidRDefault="00D62403">
            <w:pPr>
              <w:pStyle w:val="TableParagraph"/>
              <w:spacing w:line="240" w:lineRule="auto"/>
              <w:ind w:left="7"/>
              <w:rPr>
                <w:sz w:val="16"/>
              </w:rPr>
            </w:pPr>
            <w:r>
              <w:rPr>
                <w:spacing w:val="-5"/>
                <w:w w:val="110"/>
                <w:sz w:val="16"/>
              </w:rPr>
              <w:t>F2F</w:t>
            </w:r>
          </w:p>
        </w:tc>
        <w:tc>
          <w:tcPr>
            <w:tcW w:w="805" w:type="dxa"/>
            <w:tcBorders>
              <w:top w:val="double" w:sz="4" w:space="0" w:color="000000"/>
              <w:bottom w:val="single" w:sz="4" w:space="0" w:color="000000"/>
            </w:tcBorders>
          </w:tcPr>
          <w:p w14:paraId="0659535F" w14:textId="77777777" w:rsidR="00D62403" w:rsidRDefault="00D62403">
            <w:pPr>
              <w:pStyle w:val="TableParagraph"/>
              <w:spacing w:line="180" w:lineRule="exact"/>
              <w:ind w:left="102" w:right="-44"/>
              <w:jc w:val="left"/>
              <w:rPr>
                <w:sz w:val="16"/>
              </w:rPr>
            </w:pPr>
            <w:r>
              <w:rPr>
                <w:sz w:val="16"/>
              </w:rPr>
              <w:t>No</w:t>
            </w:r>
            <w:r>
              <w:rPr>
                <w:spacing w:val="19"/>
                <w:sz w:val="16"/>
              </w:rPr>
              <w:t xml:space="preserve"> </w:t>
            </w:r>
            <w:r>
              <w:rPr>
                <w:spacing w:val="-2"/>
                <w:sz w:val="16"/>
              </w:rPr>
              <w:t>Phone</w:t>
            </w:r>
          </w:p>
          <w:p w14:paraId="2BE014AB" w14:textId="77777777" w:rsidR="00D62403" w:rsidRDefault="00D62403">
            <w:pPr>
              <w:pStyle w:val="TableParagraph"/>
              <w:spacing w:before="7" w:line="240" w:lineRule="auto"/>
              <w:ind w:left="123"/>
              <w:jc w:val="left"/>
              <w:rPr>
                <w:sz w:val="16"/>
              </w:rPr>
            </w:pPr>
            <w:r>
              <w:rPr>
                <w:spacing w:val="-2"/>
                <w:w w:val="105"/>
                <w:sz w:val="16"/>
              </w:rPr>
              <w:t>Remote</w:t>
            </w:r>
          </w:p>
        </w:tc>
        <w:tc>
          <w:tcPr>
            <w:tcW w:w="793" w:type="dxa"/>
            <w:tcBorders>
              <w:top w:val="double" w:sz="4" w:space="0" w:color="000000"/>
              <w:bottom w:val="single" w:sz="4" w:space="0" w:color="000000"/>
            </w:tcBorders>
          </w:tcPr>
          <w:p w14:paraId="4E85A916" w14:textId="77777777" w:rsidR="00D62403" w:rsidRDefault="00D62403">
            <w:pPr>
              <w:pStyle w:val="TableParagraph"/>
              <w:spacing w:before="6" w:line="240" w:lineRule="auto"/>
              <w:jc w:val="left"/>
              <w:rPr>
                <w:sz w:val="16"/>
              </w:rPr>
            </w:pPr>
          </w:p>
          <w:p w14:paraId="78B49E0C" w14:textId="77777777" w:rsidR="00D62403" w:rsidRDefault="00D62403">
            <w:pPr>
              <w:pStyle w:val="TableParagraph"/>
              <w:spacing w:line="240" w:lineRule="auto"/>
              <w:ind w:left="82" w:right="71"/>
              <w:rPr>
                <w:sz w:val="16"/>
              </w:rPr>
            </w:pPr>
            <w:r>
              <w:rPr>
                <w:spacing w:val="-4"/>
                <w:sz w:val="16"/>
              </w:rPr>
              <w:t>Diff</w:t>
            </w:r>
          </w:p>
        </w:tc>
        <w:tc>
          <w:tcPr>
            <w:tcW w:w="670" w:type="dxa"/>
            <w:tcBorders>
              <w:top w:val="double" w:sz="4" w:space="0" w:color="000000"/>
              <w:bottom w:val="single" w:sz="4" w:space="0" w:color="000000"/>
            </w:tcBorders>
          </w:tcPr>
          <w:p w14:paraId="44202DD7" w14:textId="77777777" w:rsidR="00D62403" w:rsidRDefault="00D62403">
            <w:pPr>
              <w:pStyle w:val="TableParagraph"/>
              <w:spacing w:before="6" w:line="240" w:lineRule="auto"/>
              <w:jc w:val="left"/>
              <w:rPr>
                <w:sz w:val="16"/>
              </w:rPr>
            </w:pPr>
          </w:p>
          <w:p w14:paraId="218B7822" w14:textId="77777777" w:rsidR="00D62403" w:rsidRDefault="00D62403">
            <w:pPr>
              <w:pStyle w:val="TableParagraph"/>
              <w:spacing w:line="240" w:lineRule="auto"/>
              <w:ind w:left="39" w:right="25"/>
              <w:rPr>
                <w:sz w:val="16"/>
              </w:rPr>
            </w:pPr>
            <w:r>
              <w:rPr>
                <w:spacing w:val="-5"/>
                <w:w w:val="110"/>
                <w:sz w:val="16"/>
              </w:rPr>
              <w:t>F2F</w:t>
            </w:r>
          </w:p>
        </w:tc>
        <w:tc>
          <w:tcPr>
            <w:tcW w:w="804" w:type="dxa"/>
            <w:tcBorders>
              <w:top w:val="double" w:sz="4" w:space="0" w:color="000000"/>
              <w:bottom w:val="single" w:sz="4" w:space="0" w:color="000000"/>
            </w:tcBorders>
          </w:tcPr>
          <w:p w14:paraId="7E8C80D2" w14:textId="77777777" w:rsidR="00D62403" w:rsidRDefault="00D62403">
            <w:pPr>
              <w:pStyle w:val="TableParagraph"/>
              <w:spacing w:line="180" w:lineRule="exact"/>
              <w:ind w:left="216"/>
              <w:jc w:val="left"/>
              <w:rPr>
                <w:sz w:val="16"/>
              </w:rPr>
            </w:pPr>
            <w:r>
              <w:rPr>
                <w:spacing w:val="-2"/>
                <w:w w:val="110"/>
                <w:sz w:val="16"/>
              </w:rPr>
              <w:t>Total</w:t>
            </w:r>
          </w:p>
          <w:p w14:paraId="6F36FBA3" w14:textId="77777777" w:rsidR="00D62403" w:rsidRDefault="00D62403">
            <w:pPr>
              <w:pStyle w:val="TableParagraph"/>
              <w:spacing w:before="7" w:line="240" w:lineRule="auto"/>
              <w:ind w:left="127"/>
              <w:jc w:val="left"/>
              <w:rPr>
                <w:sz w:val="16"/>
              </w:rPr>
            </w:pPr>
            <w:r>
              <w:rPr>
                <w:spacing w:val="-2"/>
                <w:w w:val="105"/>
                <w:sz w:val="16"/>
              </w:rPr>
              <w:t>Remote</w:t>
            </w:r>
          </w:p>
        </w:tc>
        <w:tc>
          <w:tcPr>
            <w:tcW w:w="670" w:type="dxa"/>
            <w:tcBorders>
              <w:top w:val="double" w:sz="4" w:space="0" w:color="000000"/>
              <w:bottom w:val="single" w:sz="4" w:space="0" w:color="000000"/>
            </w:tcBorders>
          </w:tcPr>
          <w:p w14:paraId="2B608617" w14:textId="77777777" w:rsidR="00D62403" w:rsidRDefault="00D62403">
            <w:pPr>
              <w:pStyle w:val="TableParagraph"/>
              <w:spacing w:before="6" w:line="240" w:lineRule="auto"/>
              <w:jc w:val="left"/>
              <w:rPr>
                <w:sz w:val="16"/>
              </w:rPr>
            </w:pPr>
          </w:p>
          <w:p w14:paraId="3104ED29" w14:textId="77777777" w:rsidR="00D62403" w:rsidRDefault="00D62403">
            <w:pPr>
              <w:pStyle w:val="TableParagraph"/>
              <w:spacing w:line="240" w:lineRule="auto"/>
              <w:ind w:left="39" w:right="18"/>
              <w:rPr>
                <w:sz w:val="16"/>
              </w:rPr>
            </w:pPr>
            <w:r>
              <w:rPr>
                <w:spacing w:val="-4"/>
                <w:sz w:val="16"/>
              </w:rPr>
              <w:t>Diff</w:t>
            </w:r>
          </w:p>
        </w:tc>
      </w:tr>
      <w:tr w:rsidR="00D62403" w14:paraId="16ABD161" w14:textId="77777777">
        <w:trPr>
          <w:trHeight w:val="173"/>
        </w:trPr>
        <w:tc>
          <w:tcPr>
            <w:tcW w:w="2050" w:type="dxa"/>
            <w:tcBorders>
              <w:top w:val="single" w:sz="4" w:space="0" w:color="000000"/>
            </w:tcBorders>
          </w:tcPr>
          <w:p w14:paraId="30E5EF28" w14:textId="77777777" w:rsidR="00D62403" w:rsidRDefault="00D62403">
            <w:pPr>
              <w:pStyle w:val="TableParagraph"/>
              <w:spacing w:line="140" w:lineRule="exact"/>
              <w:ind w:left="119"/>
              <w:jc w:val="left"/>
              <w:rPr>
                <w:sz w:val="16"/>
              </w:rPr>
            </w:pPr>
            <w:r>
              <w:rPr>
                <w:sz w:val="16"/>
              </w:rPr>
              <w:t>Food</w:t>
            </w:r>
            <w:r>
              <w:rPr>
                <w:spacing w:val="35"/>
                <w:sz w:val="16"/>
              </w:rPr>
              <w:t xml:space="preserve"> </w:t>
            </w:r>
            <w:r>
              <w:rPr>
                <w:sz w:val="16"/>
              </w:rPr>
              <w:t>Expenditure</w:t>
            </w:r>
            <w:r>
              <w:rPr>
                <w:spacing w:val="35"/>
                <w:sz w:val="16"/>
              </w:rPr>
              <w:t xml:space="preserve"> </w:t>
            </w:r>
            <w:r>
              <w:rPr>
                <w:spacing w:val="-2"/>
                <w:sz w:val="16"/>
              </w:rPr>
              <w:t>Share</w:t>
            </w:r>
          </w:p>
        </w:tc>
        <w:tc>
          <w:tcPr>
            <w:tcW w:w="671" w:type="dxa"/>
            <w:tcBorders>
              <w:top w:val="single" w:sz="4" w:space="0" w:color="000000"/>
            </w:tcBorders>
          </w:tcPr>
          <w:p w14:paraId="0014AB4D" w14:textId="77777777" w:rsidR="00D62403" w:rsidRDefault="00D62403">
            <w:pPr>
              <w:pStyle w:val="TableParagraph"/>
              <w:spacing w:line="140" w:lineRule="exact"/>
              <w:ind w:left="7" w:right="6"/>
              <w:rPr>
                <w:sz w:val="16"/>
              </w:rPr>
            </w:pPr>
            <w:r>
              <w:rPr>
                <w:spacing w:val="-4"/>
                <w:sz w:val="16"/>
              </w:rPr>
              <w:t>0.67</w:t>
            </w:r>
          </w:p>
        </w:tc>
        <w:tc>
          <w:tcPr>
            <w:tcW w:w="805" w:type="dxa"/>
            <w:tcBorders>
              <w:top w:val="single" w:sz="4" w:space="0" w:color="000000"/>
            </w:tcBorders>
          </w:tcPr>
          <w:p w14:paraId="33FC4D50" w14:textId="77777777" w:rsidR="00D62403" w:rsidRDefault="00D62403">
            <w:pPr>
              <w:pStyle w:val="TableParagraph"/>
              <w:spacing w:line="140" w:lineRule="exact"/>
              <w:ind w:left="10" w:right="7"/>
              <w:rPr>
                <w:sz w:val="16"/>
              </w:rPr>
            </w:pPr>
            <w:r>
              <w:rPr>
                <w:spacing w:val="-4"/>
                <w:sz w:val="16"/>
              </w:rPr>
              <w:t>0.73</w:t>
            </w:r>
          </w:p>
        </w:tc>
        <w:tc>
          <w:tcPr>
            <w:tcW w:w="671" w:type="dxa"/>
            <w:tcBorders>
              <w:top w:val="single" w:sz="4" w:space="0" w:color="000000"/>
            </w:tcBorders>
          </w:tcPr>
          <w:p w14:paraId="712ED392" w14:textId="77777777" w:rsidR="00D62403" w:rsidRDefault="00D62403">
            <w:pPr>
              <w:pStyle w:val="TableParagraph"/>
              <w:spacing w:line="140" w:lineRule="exact"/>
              <w:ind w:left="7" w:right="2"/>
              <w:rPr>
                <w:sz w:val="16"/>
              </w:rPr>
            </w:pPr>
            <w:r>
              <w:rPr>
                <w:spacing w:val="-2"/>
                <w:sz w:val="16"/>
              </w:rPr>
              <w:t>0.06*</w:t>
            </w:r>
          </w:p>
        </w:tc>
        <w:tc>
          <w:tcPr>
            <w:tcW w:w="671" w:type="dxa"/>
            <w:tcBorders>
              <w:top w:val="single" w:sz="4" w:space="0" w:color="000000"/>
            </w:tcBorders>
          </w:tcPr>
          <w:p w14:paraId="2C7789E4" w14:textId="77777777" w:rsidR="00D62403" w:rsidRDefault="00D62403">
            <w:pPr>
              <w:pStyle w:val="TableParagraph"/>
              <w:spacing w:line="140" w:lineRule="exact"/>
              <w:ind w:left="7"/>
              <w:rPr>
                <w:sz w:val="16"/>
              </w:rPr>
            </w:pPr>
            <w:r>
              <w:rPr>
                <w:spacing w:val="-4"/>
                <w:sz w:val="16"/>
              </w:rPr>
              <w:t>0.73</w:t>
            </w:r>
          </w:p>
        </w:tc>
        <w:tc>
          <w:tcPr>
            <w:tcW w:w="805" w:type="dxa"/>
            <w:tcBorders>
              <w:top w:val="single" w:sz="4" w:space="0" w:color="000000"/>
            </w:tcBorders>
          </w:tcPr>
          <w:p w14:paraId="00F1C16E" w14:textId="77777777" w:rsidR="00D62403" w:rsidRDefault="00D62403">
            <w:pPr>
              <w:pStyle w:val="TableParagraph"/>
              <w:spacing w:line="140" w:lineRule="exact"/>
              <w:ind w:left="10" w:right="1"/>
              <w:rPr>
                <w:sz w:val="16"/>
              </w:rPr>
            </w:pPr>
            <w:r>
              <w:rPr>
                <w:spacing w:val="-4"/>
                <w:sz w:val="16"/>
              </w:rPr>
              <w:t>0.68</w:t>
            </w:r>
          </w:p>
        </w:tc>
        <w:tc>
          <w:tcPr>
            <w:tcW w:w="793" w:type="dxa"/>
            <w:tcBorders>
              <w:top w:val="single" w:sz="4" w:space="0" w:color="000000"/>
            </w:tcBorders>
          </w:tcPr>
          <w:p w14:paraId="55964505" w14:textId="77777777" w:rsidR="00D62403" w:rsidRDefault="00D62403">
            <w:pPr>
              <w:pStyle w:val="TableParagraph"/>
              <w:spacing w:line="140" w:lineRule="exact"/>
              <w:ind w:left="82" w:right="71"/>
              <w:rPr>
                <w:sz w:val="16"/>
              </w:rPr>
            </w:pPr>
            <w:r>
              <w:rPr>
                <w:w w:val="90"/>
                <w:sz w:val="16"/>
              </w:rPr>
              <w:t>-</w:t>
            </w:r>
            <w:r>
              <w:rPr>
                <w:spacing w:val="-2"/>
                <w:sz w:val="16"/>
              </w:rPr>
              <w:t>0.06*</w:t>
            </w:r>
          </w:p>
        </w:tc>
        <w:tc>
          <w:tcPr>
            <w:tcW w:w="670" w:type="dxa"/>
            <w:tcBorders>
              <w:top w:val="single" w:sz="4" w:space="0" w:color="000000"/>
            </w:tcBorders>
          </w:tcPr>
          <w:p w14:paraId="00E2A32B" w14:textId="77777777" w:rsidR="00D62403" w:rsidRDefault="00D62403">
            <w:pPr>
              <w:pStyle w:val="TableParagraph"/>
              <w:spacing w:line="140" w:lineRule="exact"/>
              <w:ind w:left="39" w:right="24"/>
              <w:rPr>
                <w:sz w:val="16"/>
              </w:rPr>
            </w:pPr>
            <w:r>
              <w:rPr>
                <w:spacing w:val="-4"/>
                <w:w w:val="105"/>
                <w:sz w:val="16"/>
              </w:rPr>
              <w:t>0.71</w:t>
            </w:r>
          </w:p>
        </w:tc>
        <w:tc>
          <w:tcPr>
            <w:tcW w:w="804" w:type="dxa"/>
            <w:tcBorders>
              <w:top w:val="single" w:sz="4" w:space="0" w:color="000000"/>
            </w:tcBorders>
          </w:tcPr>
          <w:p w14:paraId="119A591A" w14:textId="77777777" w:rsidR="00D62403" w:rsidRDefault="00D62403">
            <w:pPr>
              <w:pStyle w:val="TableParagraph"/>
              <w:spacing w:line="140" w:lineRule="exact"/>
              <w:ind w:left="58" w:right="39"/>
              <w:rPr>
                <w:sz w:val="16"/>
              </w:rPr>
            </w:pPr>
            <w:r>
              <w:rPr>
                <w:spacing w:val="-4"/>
                <w:sz w:val="16"/>
              </w:rPr>
              <w:t>0.70</w:t>
            </w:r>
          </w:p>
        </w:tc>
        <w:tc>
          <w:tcPr>
            <w:tcW w:w="670" w:type="dxa"/>
            <w:tcBorders>
              <w:top w:val="single" w:sz="4" w:space="0" w:color="000000"/>
            </w:tcBorders>
          </w:tcPr>
          <w:p w14:paraId="695901ED" w14:textId="77777777" w:rsidR="00D62403" w:rsidRDefault="00D62403">
            <w:pPr>
              <w:pStyle w:val="TableParagraph"/>
              <w:spacing w:line="140" w:lineRule="exact"/>
              <w:ind w:left="39" w:right="16"/>
              <w:rPr>
                <w:sz w:val="16"/>
              </w:rPr>
            </w:pPr>
            <w:r>
              <w:rPr>
                <w:w w:val="90"/>
                <w:sz w:val="16"/>
              </w:rPr>
              <w:t>-</w:t>
            </w:r>
            <w:r>
              <w:rPr>
                <w:spacing w:val="-4"/>
                <w:w w:val="95"/>
                <w:sz w:val="16"/>
              </w:rPr>
              <w:t>0.01</w:t>
            </w:r>
          </w:p>
        </w:tc>
      </w:tr>
      <w:tr w:rsidR="00D62403" w14:paraId="520DE15C" w14:textId="77777777">
        <w:trPr>
          <w:trHeight w:val="189"/>
        </w:trPr>
        <w:tc>
          <w:tcPr>
            <w:tcW w:w="2050" w:type="dxa"/>
          </w:tcPr>
          <w:p w14:paraId="588C442A" w14:textId="77777777" w:rsidR="00D62403" w:rsidRDefault="00D62403">
            <w:pPr>
              <w:pStyle w:val="TableParagraph"/>
              <w:spacing w:line="240" w:lineRule="auto"/>
              <w:jc w:val="left"/>
              <w:rPr>
                <w:rFonts w:ascii="Times New Roman"/>
                <w:sz w:val="12"/>
              </w:rPr>
            </w:pPr>
          </w:p>
        </w:tc>
        <w:tc>
          <w:tcPr>
            <w:tcW w:w="671" w:type="dxa"/>
          </w:tcPr>
          <w:p w14:paraId="181FD581" w14:textId="77777777" w:rsidR="00D62403" w:rsidRDefault="00D62403">
            <w:pPr>
              <w:pStyle w:val="TableParagraph"/>
              <w:spacing w:before="14" w:line="155" w:lineRule="exact"/>
              <w:ind w:left="7" w:right="6"/>
              <w:rPr>
                <w:sz w:val="16"/>
              </w:rPr>
            </w:pPr>
            <w:r>
              <w:rPr>
                <w:spacing w:val="-2"/>
                <w:sz w:val="16"/>
              </w:rPr>
              <w:t>(0.20)</w:t>
            </w:r>
          </w:p>
        </w:tc>
        <w:tc>
          <w:tcPr>
            <w:tcW w:w="805" w:type="dxa"/>
          </w:tcPr>
          <w:p w14:paraId="184E6BF7" w14:textId="77777777" w:rsidR="00D62403" w:rsidRDefault="00D62403">
            <w:pPr>
              <w:pStyle w:val="TableParagraph"/>
              <w:spacing w:before="14" w:line="155" w:lineRule="exact"/>
              <w:ind w:left="10" w:right="7"/>
              <w:rPr>
                <w:sz w:val="16"/>
              </w:rPr>
            </w:pPr>
            <w:r>
              <w:rPr>
                <w:spacing w:val="-2"/>
                <w:sz w:val="16"/>
              </w:rPr>
              <w:t>(0.24)</w:t>
            </w:r>
          </w:p>
        </w:tc>
        <w:tc>
          <w:tcPr>
            <w:tcW w:w="671" w:type="dxa"/>
          </w:tcPr>
          <w:p w14:paraId="13909BC1" w14:textId="77777777" w:rsidR="00D62403" w:rsidRDefault="00D62403">
            <w:pPr>
              <w:pStyle w:val="TableParagraph"/>
              <w:spacing w:before="14" w:line="155" w:lineRule="exact"/>
              <w:ind w:left="7" w:right="2"/>
              <w:rPr>
                <w:sz w:val="16"/>
              </w:rPr>
            </w:pPr>
            <w:r>
              <w:rPr>
                <w:spacing w:val="-2"/>
                <w:sz w:val="16"/>
              </w:rPr>
              <w:t>(0.01)</w:t>
            </w:r>
          </w:p>
        </w:tc>
        <w:tc>
          <w:tcPr>
            <w:tcW w:w="671" w:type="dxa"/>
          </w:tcPr>
          <w:p w14:paraId="2DB3F75B" w14:textId="77777777" w:rsidR="00D62403" w:rsidRDefault="00D62403">
            <w:pPr>
              <w:pStyle w:val="TableParagraph"/>
              <w:spacing w:before="14" w:line="155" w:lineRule="exact"/>
              <w:ind w:left="7"/>
              <w:rPr>
                <w:sz w:val="16"/>
              </w:rPr>
            </w:pPr>
            <w:r>
              <w:rPr>
                <w:spacing w:val="-2"/>
                <w:w w:val="105"/>
                <w:sz w:val="16"/>
              </w:rPr>
              <w:t>(0.17)</w:t>
            </w:r>
          </w:p>
        </w:tc>
        <w:tc>
          <w:tcPr>
            <w:tcW w:w="805" w:type="dxa"/>
          </w:tcPr>
          <w:p w14:paraId="6C253965" w14:textId="77777777" w:rsidR="00D62403" w:rsidRDefault="00D62403">
            <w:pPr>
              <w:pStyle w:val="TableParagraph"/>
              <w:spacing w:before="14" w:line="155" w:lineRule="exact"/>
              <w:ind w:left="10" w:right="1"/>
              <w:rPr>
                <w:sz w:val="16"/>
              </w:rPr>
            </w:pPr>
            <w:r>
              <w:rPr>
                <w:spacing w:val="-2"/>
                <w:sz w:val="16"/>
              </w:rPr>
              <w:t>(0.25)</w:t>
            </w:r>
          </w:p>
        </w:tc>
        <w:tc>
          <w:tcPr>
            <w:tcW w:w="793" w:type="dxa"/>
          </w:tcPr>
          <w:p w14:paraId="6B17C1A3" w14:textId="77777777" w:rsidR="00D62403" w:rsidRDefault="00D62403">
            <w:pPr>
              <w:pStyle w:val="TableParagraph"/>
              <w:spacing w:before="14" w:line="155" w:lineRule="exact"/>
              <w:ind w:left="82" w:right="71"/>
              <w:rPr>
                <w:sz w:val="16"/>
              </w:rPr>
            </w:pPr>
            <w:r>
              <w:rPr>
                <w:spacing w:val="-2"/>
                <w:sz w:val="16"/>
              </w:rPr>
              <w:t>(0.02)</w:t>
            </w:r>
          </w:p>
        </w:tc>
        <w:tc>
          <w:tcPr>
            <w:tcW w:w="670" w:type="dxa"/>
          </w:tcPr>
          <w:p w14:paraId="096C846D" w14:textId="77777777" w:rsidR="00D62403" w:rsidRDefault="00D62403">
            <w:pPr>
              <w:pStyle w:val="TableParagraph"/>
              <w:spacing w:before="14" w:line="155" w:lineRule="exact"/>
              <w:ind w:left="39" w:right="25"/>
              <w:rPr>
                <w:sz w:val="16"/>
              </w:rPr>
            </w:pPr>
            <w:r>
              <w:rPr>
                <w:spacing w:val="-2"/>
                <w:sz w:val="16"/>
              </w:rPr>
              <w:t>(0.18)</w:t>
            </w:r>
          </w:p>
        </w:tc>
        <w:tc>
          <w:tcPr>
            <w:tcW w:w="804" w:type="dxa"/>
          </w:tcPr>
          <w:p w14:paraId="232106F7" w14:textId="77777777" w:rsidR="00D62403" w:rsidRDefault="00D62403">
            <w:pPr>
              <w:pStyle w:val="TableParagraph"/>
              <w:spacing w:before="14" w:line="155" w:lineRule="exact"/>
              <w:ind w:left="58" w:right="40"/>
              <w:rPr>
                <w:sz w:val="16"/>
              </w:rPr>
            </w:pPr>
            <w:r>
              <w:rPr>
                <w:spacing w:val="-2"/>
                <w:sz w:val="16"/>
              </w:rPr>
              <w:t>(0.24)</w:t>
            </w:r>
          </w:p>
        </w:tc>
        <w:tc>
          <w:tcPr>
            <w:tcW w:w="670" w:type="dxa"/>
          </w:tcPr>
          <w:p w14:paraId="45150281" w14:textId="77777777" w:rsidR="00D62403" w:rsidRDefault="00D62403">
            <w:pPr>
              <w:pStyle w:val="TableParagraph"/>
              <w:spacing w:before="14" w:line="155" w:lineRule="exact"/>
              <w:ind w:left="39" w:right="17"/>
              <w:rPr>
                <w:sz w:val="16"/>
              </w:rPr>
            </w:pPr>
            <w:r>
              <w:rPr>
                <w:spacing w:val="-2"/>
                <w:sz w:val="16"/>
              </w:rPr>
              <w:t>(0.52)</w:t>
            </w:r>
          </w:p>
        </w:tc>
      </w:tr>
      <w:tr w:rsidR="00D62403" w14:paraId="561422BE" w14:textId="77777777">
        <w:trPr>
          <w:trHeight w:val="360"/>
        </w:trPr>
        <w:tc>
          <w:tcPr>
            <w:tcW w:w="2050" w:type="dxa"/>
          </w:tcPr>
          <w:p w14:paraId="798B5FBC" w14:textId="77777777" w:rsidR="00D62403" w:rsidRDefault="00D62403">
            <w:pPr>
              <w:pStyle w:val="TableParagraph"/>
              <w:spacing w:before="14" w:line="240" w:lineRule="auto"/>
              <w:ind w:left="119"/>
              <w:jc w:val="left"/>
              <w:rPr>
                <w:sz w:val="16"/>
              </w:rPr>
            </w:pPr>
            <w:r>
              <w:rPr>
                <w:w w:val="110"/>
                <w:sz w:val="16"/>
              </w:rPr>
              <w:t>FES</w:t>
            </w:r>
            <w:r>
              <w:rPr>
                <w:spacing w:val="8"/>
                <w:w w:val="110"/>
                <w:sz w:val="16"/>
              </w:rPr>
              <w:t xml:space="preserve"> </w:t>
            </w:r>
            <w:r>
              <w:rPr>
                <w:w w:val="110"/>
                <w:sz w:val="16"/>
              </w:rPr>
              <w:t>&lt;</w:t>
            </w:r>
            <w:r>
              <w:rPr>
                <w:spacing w:val="8"/>
                <w:w w:val="110"/>
                <w:sz w:val="16"/>
              </w:rPr>
              <w:t xml:space="preserve"> </w:t>
            </w:r>
            <w:r>
              <w:rPr>
                <w:w w:val="110"/>
                <w:sz w:val="16"/>
              </w:rPr>
              <w:t>50</w:t>
            </w:r>
            <w:r>
              <w:rPr>
                <w:spacing w:val="8"/>
                <w:w w:val="110"/>
                <w:sz w:val="16"/>
              </w:rPr>
              <w:t xml:space="preserve"> </w:t>
            </w:r>
            <w:r>
              <w:rPr>
                <w:spacing w:val="-2"/>
                <w:w w:val="110"/>
                <w:sz w:val="16"/>
              </w:rPr>
              <w:t>percent</w:t>
            </w:r>
          </w:p>
        </w:tc>
        <w:tc>
          <w:tcPr>
            <w:tcW w:w="671" w:type="dxa"/>
          </w:tcPr>
          <w:p w14:paraId="72E49CEA" w14:textId="77777777" w:rsidR="00D62403" w:rsidRDefault="00D62403">
            <w:pPr>
              <w:pStyle w:val="TableParagraph"/>
              <w:spacing w:before="14" w:line="240" w:lineRule="auto"/>
              <w:ind w:left="186"/>
              <w:jc w:val="left"/>
              <w:rPr>
                <w:sz w:val="16"/>
              </w:rPr>
            </w:pPr>
            <w:r>
              <w:rPr>
                <w:spacing w:val="-4"/>
                <w:sz w:val="16"/>
              </w:rPr>
              <w:t>0.20</w:t>
            </w:r>
          </w:p>
          <w:p w14:paraId="4764B352" w14:textId="77777777" w:rsidR="00D62403" w:rsidRDefault="00D62403">
            <w:pPr>
              <w:pStyle w:val="TableParagraph"/>
              <w:spacing w:before="8" w:line="137" w:lineRule="exact"/>
              <w:ind w:left="120"/>
              <w:jc w:val="left"/>
              <w:rPr>
                <w:sz w:val="16"/>
              </w:rPr>
            </w:pPr>
            <w:r>
              <w:rPr>
                <w:spacing w:val="-2"/>
                <w:sz w:val="16"/>
              </w:rPr>
              <w:t>(0.40)</w:t>
            </w:r>
          </w:p>
        </w:tc>
        <w:tc>
          <w:tcPr>
            <w:tcW w:w="805" w:type="dxa"/>
          </w:tcPr>
          <w:p w14:paraId="7D40236E" w14:textId="77777777" w:rsidR="00D62403" w:rsidRDefault="00D62403">
            <w:pPr>
              <w:pStyle w:val="TableParagraph"/>
              <w:spacing w:before="14" w:line="240" w:lineRule="auto"/>
              <w:ind w:left="254"/>
              <w:jc w:val="left"/>
              <w:rPr>
                <w:sz w:val="16"/>
              </w:rPr>
            </w:pPr>
            <w:r>
              <w:rPr>
                <w:spacing w:val="-4"/>
                <w:sz w:val="16"/>
              </w:rPr>
              <w:t>0.16</w:t>
            </w:r>
          </w:p>
          <w:p w14:paraId="209C4094" w14:textId="77777777" w:rsidR="00D62403" w:rsidRDefault="00D62403">
            <w:pPr>
              <w:pStyle w:val="TableParagraph"/>
              <w:spacing w:before="8" w:line="137" w:lineRule="exact"/>
              <w:ind w:left="187"/>
              <w:jc w:val="left"/>
              <w:rPr>
                <w:sz w:val="16"/>
              </w:rPr>
            </w:pPr>
            <w:r>
              <w:rPr>
                <w:spacing w:val="-2"/>
                <w:sz w:val="16"/>
              </w:rPr>
              <w:t>(0.37)</w:t>
            </w:r>
          </w:p>
        </w:tc>
        <w:tc>
          <w:tcPr>
            <w:tcW w:w="671" w:type="dxa"/>
          </w:tcPr>
          <w:p w14:paraId="25662CEF" w14:textId="77777777" w:rsidR="00D62403" w:rsidRDefault="00D62403">
            <w:pPr>
              <w:pStyle w:val="TableParagraph"/>
              <w:spacing w:before="14" w:line="240" w:lineRule="auto"/>
              <w:ind w:left="159"/>
              <w:jc w:val="left"/>
              <w:rPr>
                <w:sz w:val="16"/>
              </w:rPr>
            </w:pPr>
            <w:r>
              <w:rPr>
                <w:w w:val="90"/>
                <w:sz w:val="16"/>
              </w:rPr>
              <w:t>-</w:t>
            </w:r>
            <w:r>
              <w:rPr>
                <w:spacing w:val="-4"/>
                <w:sz w:val="16"/>
              </w:rPr>
              <w:t>0.04</w:t>
            </w:r>
          </w:p>
          <w:p w14:paraId="5BD68505" w14:textId="77777777" w:rsidR="00D62403" w:rsidRDefault="00D62403">
            <w:pPr>
              <w:pStyle w:val="TableParagraph"/>
              <w:spacing w:before="8" w:line="137" w:lineRule="exact"/>
              <w:ind w:left="121"/>
              <w:jc w:val="left"/>
              <w:rPr>
                <w:sz w:val="16"/>
              </w:rPr>
            </w:pPr>
            <w:r>
              <w:rPr>
                <w:spacing w:val="-2"/>
                <w:sz w:val="16"/>
              </w:rPr>
              <w:t>(0.27)</w:t>
            </w:r>
          </w:p>
        </w:tc>
        <w:tc>
          <w:tcPr>
            <w:tcW w:w="671" w:type="dxa"/>
          </w:tcPr>
          <w:p w14:paraId="4FB9F37F" w14:textId="77777777" w:rsidR="00D62403" w:rsidRDefault="00D62403">
            <w:pPr>
              <w:pStyle w:val="TableParagraph"/>
              <w:spacing w:before="14" w:line="240" w:lineRule="auto"/>
              <w:ind w:left="189"/>
              <w:jc w:val="left"/>
              <w:rPr>
                <w:sz w:val="16"/>
              </w:rPr>
            </w:pPr>
            <w:r>
              <w:rPr>
                <w:spacing w:val="-4"/>
                <w:sz w:val="16"/>
              </w:rPr>
              <w:t>0.10</w:t>
            </w:r>
          </w:p>
          <w:p w14:paraId="2BBF3172" w14:textId="77777777" w:rsidR="00D62403" w:rsidRDefault="00D62403">
            <w:pPr>
              <w:pStyle w:val="TableParagraph"/>
              <w:spacing w:before="8" w:line="137" w:lineRule="exact"/>
              <w:ind w:left="122"/>
              <w:jc w:val="left"/>
              <w:rPr>
                <w:sz w:val="16"/>
              </w:rPr>
            </w:pPr>
            <w:r>
              <w:rPr>
                <w:spacing w:val="-2"/>
                <w:sz w:val="16"/>
              </w:rPr>
              <w:t>(0.30)</w:t>
            </w:r>
          </w:p>
        </w:tc>
        <w:tc>
          <w:tcPr>
            <w:tcW w:w="805" w:type="dxa"/>
          </w:tcPr>
          <w:p w14:paraId="60D8A1E0" w14:textId="77777777" w:rsidR="00D62403" w:rsidRDefault="00D62403">
            <w:pPr>
              <w:pStyle w:val="TableParagraph"/>
              <w:spacing w:before="14" w:line="240" w:lineRule="auto"/>
              <w:ind w:left="257"/>
              <w:jc w:val="left"/>
              <w:rPr>
                <w:sz w:val="16"/>
              </w:rPr>
            </w:pPr>
            <w:r>
              <w:rPr>
                <w:spacing w:val="-4"/>
                <w:sz w:val="16"/>
              </w:rPr>
              <w:t>0.25</w:t>
            </w:r>
          </w:p>
          <w:p w14:paraId="71C708CE" w14:textId="77777777" w:rsidR="00D62403" w:rsidRDefault="00D62403">
            <w:pPr>
              <w:pStyle w:val="TableParagraph"/>
              <w:spacing w:before="8" w:line="137" w:lineRule="exact"/>
              <w:ind w:left="190"/>
              <w:jc w:val="left"/>
              <w:rPr>
                <w:sz w:val="16"/>
              </w:rPr>
            </w:pPr>
            <w:r>
              <w:rPr>
                <w:spacing w:val="-2"/>
                <w:sz w:val="16"/>
              </w:rPr>
              <w:t>(0.44)</w:t>
            </w:r>
          </w:p>
        </w:tc>
        <w:tc>
          <w:tcPr>
            <w:tcW w:w="793" w:type="dxa"/>
          </w:tcPr>
          <w:p w14:paraId="7BA9BF64" w14:textId="77777777" w:rsidR="00D62403" w:rsidRDefault="00D62403">
            <w:pPr>
              <w:pStyle w:val="TableParagraph"/>
              <w:spacing w:line="190" w:lineRule="atLeast"/>
              <w:ind w:left="185" w:hanging="61"/>
              <w:jc w:val="left"/>
              <w:rPr>
                <w:sz w:val="16"/>
              </w:rPr>
            </w:pPr>
            <w:r>
              <w:rPr>
                <w:spacing w:val="-2"/>
                <w:w w:val="105"/>
                <w:sz w:val="16"/>
              </w:rPr>
              <w:t>0.15***</w:t>
            </w:r>
            <w:r>
              <w:rPr>
                <w:spacing w:val="40"/>
                <w:w w:val="105"/>
                <w:sz w:val="16"/>
              </w:rPr>
              <w:t xml:space="preserve"> </w:t>
            </w:r>
            <w:r>
              <w:rPr>
                <w:spacing w:val="-2"/>
                <w:w w:val="105"/>
                <w:sz w:val="16"/>
              </w:rPr>
              <w:t>(0.00)</w:t>
            </w:r>
          </w:p>
        </w:tc>
        <w:tc>
          <w:tcPr>
            <w:tcW w:w="670" w:type="dxa"/>
          </w:tcPr>
          <w:p w14:paraId="3A206992" w14:textId="77777777" w:rsidR="00D62403" w:rsidRDefault="00D62403">
            <w:pPr>
              <w:pStyle w:val="TableParagraph"/>
              <w:spacing w:before="14" w:line="240" w:lineRule="auto"/>
              <w:ind w:left="192"/>
              <w:jc w:val="left"/>
              <w:rPr>
                <w:sz w:val="16"/>
              </w:rPr>
            </w:pPr>
            <w:r>
              <w:rPr>
                <w:spacing w:val="-4"/>
                <w:sz w:val="16"/>
              </w:rPr>
              <w:t>0.13</w:t>
            </w:r>
          </w:p>
          <w:p w14:paraId="087EE4D4" w14:textId="77777777" w:rsidR="00D62403" w:rsidRDefault="00D62403">
            <w:pPr>
              <w:pStyle w:val="TableParagraph"/>
              <w:spacing w:before="8" w:line="137" w:lineRule="exact"/>
              <w:ind w:left="125"/>
              <w:jc w:val="left"/>
              <w:rPr>
                <w:sz w:val="16"/>
              </w:rPr>
            </w:pPr>
            <w:r>
              <w:rPr>
                <w:spacing w:val="-2"/>
                <w:sz w:val="16"/>
              </w:rPr>
              <w:t>(0.34)</w:t>
            </w:r>
          </w:p>
        </w:tc>
        <w:tc>
          <w:tcPr>
            <w:tcW w:w="804" w:type="dxa"/>
          </w:tcPr>
          <w:p w14:paraId="071D43E1" w14:textId="77777777" w:rsidR="00D62403" w:rsidRDefault="00D62403">
            <w:pPr>
              <w:pStyle w:val="TableParagraph"/>
              <w:spacing w:before="14" w:line="240" w:lineRule="auto"/>
              <w:ind w:left="261"/>
              <w:jc w:val="left"/>
              <w:rPr>
                <w:sz w:val="16"/>
              </w:rPr>
            </w:pPr>
            <w:r>
              <w:rPr>
                <w:spacing w:val="-4"/>
                <w:sz w:val="16"/>
              </w:rPr>
              <w:t>0.20</w:t>
            </w:r>
          </w:p>
          <w:p w14:paraId="08C1BE52" w14:textId="77777777" w:rsidR="00D62403" w:rsidRDefault="00D62403">
            <w:pPr>
              <w:pStyle w:val="TableParagraph"/>
              <w:spacing w:before="8" w:line="137" w:lineRule="exact"/>
              <w:ind w:left="194"/>
              <w:jc w:val="left"/>
              <w:rPr>
                <w:sz w:val="16"/>
              </w:rPr>
            </w:pPr>
            <w:r>
              <w:rPr>
                <w:spacing w:val="-2"/>
                <w:sz w:val="16"/>
              </w:rPr>
              <w:t>(0.40)</w:t>
            </w:r>
          </w:p>
        </w:tc>
        <w:tc>
          <w:tcPr>
            <w:tcW w:w="670" w:type="dxa"/>
          </w:tcPr>
          <w:p w14:paraId="0BAF1061" w14:textId="77777777" w:rsidR="00D62403" w:rsidRDefault="00D62403">
            <w:pPr>
              <w:pStyle w:val="TableParagraph"/>
              <w:spacing w:line="190" w:lineRule="atLeast"/>
              <w:ind w:left="129" w:right="104" w:firstLine="24"/>
              <w:jc w:val="left"/>
              <w:rPr>
                <w:sz w:val="16"/>
              </w:rPr>
            </w:pPr>
            <w:r>
              <w:rPr>
                <w:spacing w:val="-2"/>
                <w:sz w:val="16"/>
              </w:rPr>
              <w:t>0.07*</w:t>
            </w:r>
            <w:r>
              <w:rPr>
                <w:spacing w:val="40"/>
                <w:sz w:val="16"/>
              </w:rPr>
              <w:t xml:space="preserve"> </w:t>
            </w:r>
            <w:r>
              <w:rPr>
                <w:spacing w:val="-2"/>
                <w:sz w:val="16"/>
              </w:rPr>
              <w:t>(0.01)</w:t>
            </w:r>
          </w:p>
        </w:tc>
      </w:tr>
      <w:tr w:rsidR="00D62403" w14:paraId="0BBACEE2" w14:textId="77777777">
        <w:trPr>
          <w:trHeight w:val="187"/>
        </w:trPr>
        <w:tc>
          <w:tcPr>
            <w:tcW w:w="2721" w:type="dxa"/>
            <w:gridSpan w:val="2"/>
          </w:tcPr>
          <w:p w14:paraId="5D85B421" w14:textId="77777777" w:rsidR="00D62403" w:rsidRDefault="00D62403">
            <w:pPr>
              <w:pStyle w:val="TableParagraph"/>
              <w:tabs>
                <w:tab w:val="right" w:pos="2537"/>
              </w:tabs>
              <w:spacing w:before="13" w:line="155" w:lineRule="exact"/>
              <w:ind w:left="119"/>
              <w:jc w:val="left"/>
              <w:rPr>
                <w:sz w:val="16"/>
              </w:rPr>
            </w:pPr>
            <w:r>
              <w:rPr>
                <w:sz w:val="16"/>
              </w:rPr>
              <w:t>FES:</w:t>
            </w:r>
            <w:r>
              <w:rPr>
                <w:spacing w:val="16"/>
                <w:sz w:val="16"/>
              </w:rPr>
              <w:t xml:space="preserve"> </w:t>
            </w:r>
            <w:r>
              <w:rPr>
                <w:sz w:val="16"/>
              </w:rPr>
              <w:t>50-65</w:t>
            </w:r>
            <w:r>
              <w:rPr>
                <w:spacing w:val="16"/>
                <w:sz w:val="16"/>
              </w:rPr>
              <w:t xml:space="preserve"> </w:t>
            </w:r>
            <w:r>
              <w:rPr>
                <w:spacing w:val="-2"/>
                <w:sz w:val="16"/>
              </w:rPr>
              <w:t>percent</w:t>
            </w:r>
            <w:r>
              <w:rPr>
                <w:rFonts w:ascii="Times New Roman"/>
                <w:sz w:val="16"/>
              </w:rPr>
              <w:tab/>
            </w:r>
            <w:r>
              <w:rPr>
                <w:spacing w:val="-4"/>
                <w:sz w:val="16"/>
              </w:rPr>
              <w:t>0.23</w:t>
            </w:r>
          </w:p>
        </w:tc>
        <w:tc>
          <w:tcPr>
            <w:tcW w:w="805" w:type="dxa"/>
          </w:tcPr>
          <w:p w14:paraId="6D5C3F69" w14:textId="77777777" w:rsidR="00D62403" w:rsidRDefault="00D62403">
            <w:pPr>
              <w:pStyle w:val="TableParagraph"/>
              <w:spacing w:before="13" w:line="155" w:lineRule="exact"/>
              <w:ind w:left="10" w:right="6"/>
              <w:rPr>
                <w:sz w:val="16"/>
              </w:rPr>
            </w:pPr>
            <w:r>
              <w:rPr>
                <w:spacing w:val="-4"/>
                <w:w w:val="105"/>
                <w:sz w:val="16"/>
              </w:rPr>
              <w:t>0.17</w:t>
            </w:r>
          </w:p>
        </w:tc>
        <w:tc>
          <w:tcPr>
            <w:tcW w:w="671" w:type="dxa"/>
          </w:tcPr>
          <w:p w14:paraId="06F98ECB" w14:textId="77777777" w:rsidR="00D62403" w:rsidRDefault="00D62403">
            <w:pPr>
              <w:pStyle w:val="TableParagraph"/>
              <w:spacing w:before="13" w:line="155" w:lineRule="exact"/>
              <w:ind w:left="7" w:right="1"/>
              <w:rPr>
                <w:sz w:val="16"/>
              </w:rPr>
            </w:pPr>
            <w:r>
              <w:rPr>
                <w:w w:val="90"/>
                <w:sz w:val="16"/>
              </w:rPr>
              <w:t>-</w:t>
            </w:r>
            <w:r>
              <w:rPr>
                <w:spacing w:val="-4"/>
                <w:sz w:val="16"/>
              </w:rPr>
              <w:t>0.06</w:t>
            </w:r>
          </w:p>
        </w:tc>
        <w:tc>
          <w:tcPr>
            <w:tcW w:w="671" w:type="dxa"/>
          </w:tcPr>
          <w:p w14:paraId="2EE7A7BC" w14:textId="77777777" w:rsidR="00D62403" w:rsidRDefault="00D62403">
            <w:pPr>
              <w:pStyle w:val="TableParagraph"/>
              <w:spacing w:before="13" w:line="155" w:lineRule="exact"/>
              <w:ind w:left="7"/>
              <w:rPr>
                <w:sz w:val="16"/>
              </w:rPr>
            </w:pPr>
            <w:r>
              <w:rPr>
                <w:spacing w:val="-4"/>
                <w:sz w:val="16"/>
              </w:rPr>
              <w:t>0.16</w:t>
            </w:r>
          </w:p>
        </w:tc>
        <w:tc>
          <w:tcPr>
            <w:tcW w:w="805" w:type="dxa"/>
          </w:tcPr>
          <w:p w14:paraId="081AB4A9" w14:textId="77777777" w:rsidR="00D62403" w:rsidRDefault="00D62403">
            <w:pPr>
              <w:pStyle w:val="TableParagraph"/>
              <w:spacing w:before="13" w:line="155" w:lineRule="exact"/>
              <w:ind w:left="10"/>
              <w:rPr>
                <w:sz w:val="16"/>
              </w:rPr>
            </w:pPr>
            <w:r>
              <w:rPr>
                <w:spacing w:val="-4"/>
                <w:sz w:val="16"/>
              </w:rPr>
              <w:t>0.18</w:t>
            </w:r>
          </w:p>
        </w:tc>
        <w:tc>
          <w:tcPr>
            <w:tcW w:w="793" w:type="dxa"/>
          </w:tcPr>
          <w:p w14:paraId="03917750" w14:textId="77777777" w:rsidR="00D62403" w:rsidRDefault="00D62403">
            <w:pPr>
              <w:pStyle w:val="TableParagraph"/>
              <w:spacing w:before="13" w:line="155" w:lineRule="exact"/>
              <w:ind w:left="82" w:right="70"/>
              <w:rPr>
                <w:sz w:val="16"/>
              </w:rPr>
            </w:pPr>
            <w:r>
              <w:rPr>
                <w:spacing w:val="-4"/>
                <w:sz w:val="16"/>
              </w:rPr>
              <w:t>0.02</w:t>
            </w:r>
          </w:p>
        </w:tc>
        <w:tc>
          <w:tcPr>
            <w:tcW w:w="670" w:type="dxa"/>
          </w:tcPr>
          <w:p w14:paraId="7E9AE936" w14:textId="77777777" w:rsidR="00D62403" w:rsidRDefault="00D62403">
            <w:pPr>
              <w:pStyle w:val="TableParagraph"/>
              <w:spacing w:before="13" w:line="155" w:lineRule="exact"/>
              <w:ind w:left="39" w:right="24"/>
              <w:rPr>
                <w:sz w:val="16"/>
              </w:rPr>
            </w:pPr>
            <w:r>
              <w:rPr>
                <w:spacing w:val="-4"/>
                <w:sz w:val="16"/>
              </w:rPr>
              <w:t>0.18</w:t>
            </w:r>
          </w:p>
        </w:tc>
        <w:tc>
          <w:tcPr>
            <w:tcW w:w="804" w:type="dxa"/>
          </w:tcPr>
          <w:p w14:paraId="17F1C2D1" w14:textId="77777777" w:rsidR="00D62403" w:rsidRDefault="00D62403">
            <w:pPr>
              <w:pStyle w:val="TableParagraph"/>
              <w:spacing w:before="13" w:line="155" w:lineRule="exact"/>
              <w:ind w:left="58" w:right="39"/>
              <w:rPr>
                <w:sz w:val="16"/>
              </w:rPr>
            </w:pPr>
            <w:r>
              <w:rPr>
                <w:spacing w:val="-4"/>
                <w:w w:val="105"/>
                <w:sz w:val="16"/>
              </w:rPr>
              <w:t>0.17</w:t>
            </w:r>
          </w:p>
        </w:tc>
        <w:tc>
          <w:tcPr>
            <w:tcW w:w="670" w:type="dxa"/>
          </w:tcPr>
          <w:p w14:paraId="30CB8BB1" w14:textId="77777777" w:rsidR="00D62403" w:rsidRDefault="00D62403">
            <w:pPr>
              <w:pStyle w:val="TableParagraph"/>
              <w:spacing w:before="13" w:line="155" w:lineRule="exact"/>
              <w:ind w:left="39" w:right="16"/>
              <w:rPr>
                <w:sz w:val="16"/>
              </w:rPr>
            </w:pPr>
            <w:r>
              <w:rPr>
                <w:w w:val="85"/>
                <w:sz w:val="16"/>
              </w:rPr>
              <w:t>-</w:t>
            </w:r>
            <w:r>
              <w:rPr>
                <w:spacing w:val="-4"/>
                <w:w w:val="95"/>
                <w:sz w:val="16"/>
              </w:rPr>
              <w:t>0.00</w:t>
            </w:r>
          </w:p>
        </w:tc>
      </w:tr>
      <w:tr w:rsidR="00D62403" w14:paraId="7B37F428" w14:textId="77777777">
        <w:trPr>
          <w:trHeight w:val="189"/>
        </w:trPr>
        <w:tc>
          <w:tcPr>
            <w:tcW w:w="2721" w:type="dxa"/>
            <w:gridSpan w:val="2"/>
          </w:tcPr>
          <w:p w14:paraId="189F75D1" w14:textId="77777777" w:rsidR="00D62403" w:rsidRDefault="00D62403">
            <w:pPr>
              <w:pStyle w:val="TableParagraph"/>
              <w:spacing w:before="14" w:line="155" w:lineRule="exact"/>
              <w:ind w:right="116"/>
              <w:jc w:val="right"/>
              <w:rPr>
                <w:sz w:val="16"/>
              </w:rPr>
            </w:pPr>
            <w:r>
              <w:rPr>
                <w:spacing w:val="-2"/>
                <w:sz w:val="16"/>
              </w:rPr>
              <w:t>(0.42)</w:t>
            </w:r>
          </w:p>
        </w:tc>
        <w:tc>
          <w:tcPr>
            <w:tcW w:w="805" w:type="dxa"/>
          </w:tcPr>
          <w:p w14:paraId="387791DE" w14:textId="77777777" w:rsidR="00D62403" w:rsidRDefault="00D62403">
            <w:pPr>
              <w:pStyle w:val="TableParagraph"/>
              <w:spacing w:before="14" w:line="155" w:lineRule="exact"/>
              <w:ind w:left="10" w:right="7"/>
              <w:rPr>
                <w:sz w:val="16"/>
              </w:rPr>
            </w:pPr>
            <w:r>
              <w:rPr>
                <w:spacing w:val="-2"/>
                <w:sz w:val="16"/>
              </w:rPr>
              <w:t>(0.38)</w:t>
            </w:r>
          </w:p>
        </w:tc>
        <w:tc>
          <w:tcPr>
            <w:tcW w:w="671" w:type="dxa"/>
          </w:tcPr>
          <w:p w14:paraId="5E23BB4D" w14:textId="77777777" w:rsidR="00D62403" w:rsidRDefault="00D62403">
            <w:pPr>
              <w:pStyle w:val="TableParagraph"/>
              <w:spacing w:before="14" w:line="155" w:lineRule="exact"/>
              <w:ind w:left="7" w:right="2"/>
              <w:rPr>
                <w:sz w:val="16"/>
              </w:rPr>
            </w:pPr>
            <w:r>
              <w:rPr>
                <w:spacing w:val="-2"/>
                <w:w w:val="105"/>
                <w:sz w:val="16"/>
              </w:rPr>
              <w:t>(0.15)</w:t>
            </w:r>
          </w:p>
        </w:tc>
        <w:tc>
          <w:tcPr>
            <w:tcW w:w="671" w:type="dxa"/>
          </w:tcPr>
          <w:p w14:paraId="1BD56805" w14:textId="77777777" w:rsidR="00D62403" w:rsidRDefault="00D62403">
            <w:pPr>
              <w:pStyle w:val="TableParagraph"/>
              <w:spacing w:before="14" w:line="155" w:lineRule="exact"/>
              <w:ind w:left="7"/>
              <w:rPr>
                <w:sz w:val="16"/>
              </w:rPr>
            </w:pPr>
            <w:r>
              <w:rPr>
                <w:spacing w:val="-2"/>
                <w:sz w:val="16"/>
              </w:rPr>
              <w:t>(0.36)</w:t>
            </w:r>
          </w:p>
        </w:tc>
        <w:tc>
          <w:tcPr>
            <w:tcW w:w="805" w:type="dxa"/>
          </w:tcPr>
          <w:p w14:paraId="650442A2" w14:textId="77777777" w:rsidR="00D62403" w:rsidRDefault="00D62403">
            <w:pPr>
              <w:pStyle w:val="TableParagraph"/>
              <w:spacing w:before="14" w:line="155" w:lineRule="exact"/>
              <w:ind w:left="10" w:right="1"/>
              <w:rPr>
                <w:sz w:val="16"/>
              </w:rPr>
            </w:pPr>
            <w:r>
              <w:rPr>
                <w:spacing w:val="-2"/>
                <w:sz w:val="16"/>
              </w:rPr>
              <w:t>(0.38)</w:t>
            </w:r>
          </w:p>
        </w:tc>
        <w:tc>
          <w:tcPr>
            <w:tcW w:w="793" w:type="dxa"/>
          </w:tcPr>
          <w:p w14:paraId="6F7D313E" w14:textId="77777777" w:rsidR="00D62403" w:rsidRDefault="00D62403">
            <w:pPr>
              <w:pStyle w:val="TableParagraph"/>
              <w:spacing w:before="14" w:line="155" w:lineRule="exact"/>
              <w:ind w:left="82" w:right="71"/>
              <w:rPr>
                <w:sz w:val="16"/>
              </w:rPr>
            </w:pPr>
            <w:r>
              <w:rPr>
                <w:spacing w:val="-2"/>
                <w:sz w:val="16"/>
              </w:rPr>
              <w:t>(0.61)</w:t>
            </w:r>
          </w:p>
        </w:tc>
        <w:tc>
          <w:tcPr>
            <w:tcW w:w="670" w:type="dxa"/>
          </w:tcPr>
          <w:p w14:paraId="30D7030C" w14:textId="77777777" w:rsidR="00D62403" w:rsidRDefault="00D62403">
            <w:pPr>
              <w:pStyle w:val="TableParagraph"/>
              <w:spacing w:before="14" w:line="155" w:lineRule="exact"/>
              <w:ind w:left="39" w:right="25"/>
              <w:rPr>
                <w:sz w:val="16"/>
              </w:rPr>
            </w:pPr>
            <w:r>
              <w:rPr>
                <w:spacing w:val="-2"/>
                <w:sz w:val="16"/>
              </w:rPr>
              <w:t>(0.38)</w:t>
            </w:r>
          </w:p>
        </w:tc>
        <w:tc>
          <w:tcPr>
            <w:tcW w:w="804" w:type="dxa"/>
          </w:tcPr>
          <w:p w14:paraId="439CB003" w14:textId="77777777" w:rsidR="00D62403" w:rsidRDefault="00D62403">
            <w:pPr>
              <w:pStyle w:val="TableParagraph"/>
              <w:spacing w:before="14" w:line="155" w:lineRule="exact"/>
              <w:ind w:left="58" w:right="40"/>
              <w:rPr>
                <w:sz w:val="16"/>
              </w:rPr>
            </w:pPr>
            <w:r>
              <w:rPr>
                <w:spacing w:val="-2"/>
                <w:sz w:val="16"/>
              </w:rPr>
              <w:t>(0.38)</w:t>
            </w:r>
          </w:p>
        </w:tc>
        <w:tc>
          <w:tcPr>
            <w:tcW w:w="670" w:type="dxa"/>
          </w:tcPr>
          <w:p w14:paraId="6D1935F5" w14:textId="77777777" w:rsidR="00D62403" w:rsidRDefault="00D62403">
            <w:pPr>
              <w:pStyle w:val="TableParagraph"/>
              <w:spacing w:before="14" w:line="155" w:lineRule="exact"/>
              <w:ind w:left="39" w:right="17"/>
              <w:rPr>
                <w:sz w:val="16"/>
              </w:rPr>
            </w:pPr>
            <w:r>
              <w:rPr>
                <w:spacing w:val="-2"/>
                <w:sz w:val="16"/>
              </w:rPr>
              <w:t>(0.86)</w:t>
            </w:r>
          </w:p>
        </w:tc>
      </w:tr>
      <w:tr w:rsidR="00D62403" w14:paraId="445AA3CB" w14:textId="77777777">
        <w:trPr>
          <w:trHeight w:val="189"/>
        </w:trPr>
        <w:tc>
          <w:tcPr>
            <w:tcW w:w="2721" w:type="dxa"/>
            <w:gridSpan w:val="2"/>
          </w:tcPr>
          <w:p w14:paraId="2C9EA1FC" w14:textId="77777777" w:rsidR="00D62403" w:rsidRDefault="00D62403">
            <w:pPr>
              <w:pStyle w:val="TableParagraph"/>
              <w:tabs>
                <w:tab w:val="right" w:pos="2537"/>
              </w:tabs>
              <w:spacing w:before="14" w:line="155" w:lineRule="exact"/>
              <w:ind w:left="119"/>
              <w:jc w:val="left"/>
              <w:rPr>
                <w:sz w:val="16"/>
              </w:rPr>
            </w:pPr>
            <w:r>
              <w:rPr>
                <w:sz w:val="16"/>
              </w:rPr>
              <w:t>FES:</w:t>
            </w:r>
            <w:r>
              <w:rPr>
                <w:spacing w:val="24"/>
                <w:sz w:val="16"/>
              </w:rPr>
              <w:t xml:space="preserve"> </w:t>
            </w:r>
            <w:r>
              <w:rPr>
                <w:sz w:val="16"/>
              </w:rPr>
              <w:t>65-75</w:t>
            </w:r>
            <w:r>
              <w:rPr>
                <w:spacing w:val="25"/>
                <w:sz w:val="16"/>
              </w:rPr>
              <w:t xml:space="preserve"> </w:t>
            </w:r>
            <w:r>
              <w:rPr>
                <w:spacing w:val="-2"/>
                <w:sz w:val="16"/>
              </w:rPr>
              <w:t>percent</w:t>
            </w:r>
            <w:r>
              <w:rPr>
                <w:rFonts w:ascii="Times New Roman"/>
                <w:sz w:val="16"/>
              </w:rPr>
              <w:tab/>
            </w:r>
            <w:r>
              <w:rPr>
                <w:spacing w:val="-4"/>
                <w:sz w:val="16"/>
              </w:rPr>
              <w:t>0.13</w:t>
            </w:r>
          </w:p>
        </w:tc>
        <w:tc>
          <w:tcPr>
            <w:tcW w:w="805" w:type="dxa"/>
          </w:tcPr>
          <w:p w14:paraId="5CB91956" w14:textId="77777777" w:rsidR="00D62403" w:rsidRDefault="00D62403">
            <w:pPr>
              <w:pStyle w:val="TableParagraph"/>
              <w:spacing w:before="14" w:line="155" w:lineRule="exact"/>
              <w:ind w:left="10" w:right="6"/>
              <w:rPr>
                <w:sz w:val="16"/>
              </w:rPr>
            </w:pPr>
            <w:r>
              <w:rPr>
                <w:spacing w:val="-4"/>
                <w:sz w:val="16"/>
              </w:rPr>
              <w:t>0.13</w:t>
            </w:r>
          </w:p>
        </w:tc>
        <w:tc>
          <w:tcPr>
            <w:tcW w:w="671" w:type="dxa"/>
          </w:tcPr>
          <w:p w14:paraId="440DDB73" w14:textId="77777777" w:rsidR="00D62403" w:rsidRDefault="00D62403">
            <w:pPr>
              <w:pStyle w:val="TableParagraph"/>
              <w:spacing w:before="14" w:line="155" w:lineRule="exact"/>
              <w:ind w:left="7" w:right="1"/>
              <w:rPr>
                <w:sz w:val="16"/>
              </w:rPr>
            </w:pPr>
            <w:r>
              <w:rPr>
                <w:spacing w:val="-2"/>
                <w:sz w:val="16"/>
              </w:rPr>
              <w:t>-</w:t>
            </w:r>
            <w:r>
              <w:rPr>
                <w:spacing w:val="-4"/>
                <w:sz w:val="16"/>
              </w:rPr>
              <w:t>0.01</w:t>
            </w:r>
          </w:p>
        </w:tc>
        <w:tc>
          <w:tcPr>
            <w:tcW w:w="671" w:type="dxa"/>
          </w:tcPr>
          <w:p w14:paraId="62A89122" w14:textId="77777777" w:rsidR="00D62403" w:rsidRDefault="00D62403">
            <w:pPr>
              <w:pStyle w:val="TableParagraph"/>
              <w:spacing w:before="14" w:line="155" w:lineRule="exact"/>
              <w:ind w:left="7"/>
              <w:rPr>
                <w:sz w:val="16"/>
              </w:rPr>
            </w:pPr>
            <w:r>
              <w:rPr>
                <w:spacing w:val="-4"/>
                <w:w w:val="105"/>
                <w:sz w:val="16"/>
              </w:rPr>
              <w:t>0.17</w:t>
            </w:r>
          </w:p>
        </w:tc>
        <w:tc>
          <w:tcPr>
            <w:tcW w:w="805" w:type="dxa"/>
          </w:tcPr>
          <w:p w14:paraId="77D4B4B1" w14:textId="77777777" w:rsidR="00D62403" w:rsidRDefault="00D62403">
            <w:pPr>
              <w:pStyle w:val="TableParagraph"/>
              <w:spacing w:before="14" w:line="155" w:lineRule="exact"/>
              <w:ind w:left="10"/>
              <w:rPr>
                <w:sz w:val="16"/>
              </w:rPr>
            </w:pPr>
            <w:r>
              <w:rPr>
                <w:spacing w:val="-4"/>
                <w:w w:val="105"/>
                <w:sz w:val="16"/>
              </w:rPr>
              <w:t>0.11</w:t>
            </w:r>
          </w:p>
        </w:tc>
        <w:tc>
          <w:tcPr>
            <w:tcW w:w="793" w:type="dxa"/>
          </w:tcPr>
          <w:p w14:paraId="3624E75B" w14:textId="77777777" w:rsidR="00D62403" w:rsidRDefault="00D62403">
            <w:pPr>
              <w:pStyle w:val="TableParagraph"/>
              <w:spacing w:before="14" w:line="155" w:lineRule="exact"/>
              <w:ind w:left="82" w:right="70"/>
              <w:rPr>
                <w:sz w:val="16"/>
              </w:rPr>
            </w:pPr>
            <w:r>
              <w:rPr>
                <w:w w:val="90"/>
                <w:sz w:val="16"/>
              </w:rPr>
              <w:t>-</w:t>
            </w:r>
            <w:r>
              <w:rPr>
                <w:spacing w:val="-4"/>
                <w:sz w:val="16"/>
              </w:rPr>
              <w:t>0.06</w:t>
            </w:r>
          </w:p>
        </w:tc>
        <w:tc>
          <w:tcPr>
            <w:tcW w:w="670" w:type="dxa"/>
          </w:tcPr>
          <w:p w14:paraId="40CC6E0B" w14:textId="77777777" w:rsidR="00D62403" w:rsidRDefault="00D62403">
            <w:pPr>
              <w:pStyle w:val="TableParagraph"/>
              <w:spacing w:before="14" w:line="155" w:lineRule="exact"/>
              <w:ind w:left="39" w:right="24"/>
              <w:rPr>
                <w:sz w:val="16"/>
              </w:rPr>
            </w:pPr>
            <w:r>
              <w:rPr>
                <w:spacing w:val="-4"/>
                <w:sz w:val="16"/>
              </w:rPr>
              <w:t>0.16</w:t>
            </w:r>
          </w:p>
        </w:tc>
        <w:tc>
          <w:tcPr>
            <w:tcW w:w="804" w:type="dxa"/>
          </w:tcPr>
          <w:p w14:paraId="7DA6699E" w14:textId="77777777" w:rsidR="00D62403" w:rsidRDefault="00D62403">
            <w:pPr>
              <w:pStyle w:val="TableParagraph"/>
              <w:spacing w:before="14" w:line="155" w:lineRule="exact"/>
              <w:ind w:left="58" w:right="39"/>
              <w:rPr>
                <w:sz w:val="16"/>
              </w:rPr>
            </w:pPr>
            <w:r>
              <w:rPr>
                <w:spacing w:val="-4"/>
                <w:sz w:val="16"/>
              </w:rPr>
              <w:t>0.12</w:t>
            </w:r>
          </w:p>
        </w:tc>
        <w:tc>
          <w:tcPr>
            <w:tcW w:w="670" w:type="dxa"/>
          </w:tcPr>
          <w:p w14:paraId="742ED97E" w14:textId="77777777" w:rsidR="00D62403" w:rsidRDefault="00D62403">
            <w:pPr>
              <w:pStyle w:val="TableParagraph"/>
              <w:spacing w:before="14" w:line="155" w:lineRule="exact"/>
              <w:ind w:left="39" w:right="16"/>
              <w:rPr>
                <w:sz w:val="16"/>
              </w:rPr>
            </w:pPr>
            <w:r>
              <w:rPr>
                <w:w w:val="90"/>
                <w:sz w:val="16"/>
              </w:rPr>
              <w:t>-</w:t>
            </w:r>
            <w:r>
              <w:rPr>
                <w:spacing w:val="-4"/>
                <w:sz w:val="16"/>
              </w:rPr>
              <w:t>0.04</w:t>
            </w:r>
          </w:p>
        </w:tc>
      </w:tr>
      <w:tr w:rsidR="00D62403" w14:paraId="4C7A7047" w14:textId="77777777">
        <w:trPr>
          <w:trHeight w:val="189"/>
        </w:trPr>
        <w:tc>
          <w:tcPr>
            <w:tcW w:w="2721" w:type="dxa"/>
            <w:gridSpan w:val="2"/>
          </w:tcPr>
          <w:p w14:paraId="644A87AC" w14:textId="77777777" w:rsidR="00D62403" w:rsidRDefault="00D62403">
            <w:pPr>
              <w:pStyle w:val="TableParagraph"/>
              <w:spacing w:before="14" w:line="155" w:lineRule="exact"/>
              <w:ind w:right="116"/>
              <w:jc w:val="right"/>
              <w:rPr>
                <w:sz w:val="16"/>
              </w:rPr>
            </w:pPr>
            <w:r>
              <w:rPr>
                <w:spacing w:val="-2"/>
                <w:sz w:val="16"/>
              </w:rPr>
              <w:t>(0.34)</w:t>
            </w:r>
          </w:p>
        </w:tc>
        <w:tc>
          <w:tcPr>
            <w:tcW w:w="805" w:type="dxa"/>
          </w:tcPr>
          <w:p w14:paraId="1A43C507" w14:textId="77777777" w:rsidR="00D62403" w:rsidRDefault="00D62403">
            <w:pPr>
              <w:pStyle w:val="TableParagraph"/>
              <w:spacing w:before="14" w:line="155" w:lineRule="exact"/>
              <w:ind w:left="10" w:right="7"/>
              <w:rPr>
                <w:sz w:val="16"/>
              </w:rPr>
            </w:pPr>
            <w:r>
              <w:rPr>
                <w:spacing w:val="-2"/>
                <w:sz w:val="16"/>
              </w:rPr>
              <w:t>(0.33)</w:t>
            </w:r>
          </w:p>
        </w:tc>
        <w:tc>
          <w:tcPr>
            <w:tcW w:w="671" w:type="dxa"/>
          </w:tcPr>
          <w:p w14:paraId="34EA5477" w14:textId="77777777" w:rsidR="00D62403" w:rsidRDefault="00D62403">
            <w:pPr>
              <w:pStyle w:val="TableParagraph"/>
              <w:spacing w:before="14" w:line="155" w:lineRule="exact"/>
              <w:ind w:left="7" w:right="2"/>
              <w:rPr>
                <w:sz w:val="16"/>
              </w:rPr>
            </w:pPr>
            <w:r>
              <w:rPr>
                <w:spacing w:val="-2"/>
                <w:sz w:val="16"/>
              </w:rPr>
              <w:t>(0.87)</w:t>
            </w:r>
          </w:p>
        </w:tc>
        <w:tc>
          <w:tcPr>
            <w:tcW w:w="671" w:type="dxa"/>
          </w:tcPr>
          <w:p w14:paraId="1CB7388B" w14:textId="77777777" w:rsidR="00D62403" w:rsidRDefault="00D62403">
            <w:pPr>
              <w:pStyle w:val="TableParagraph"/>
              <w:spacing w:before="14" w:line="155" w:lineRule="exact"/>
              <w:ind w:left="7"/>
              <w:rPr>
                <w:sz w:val="16"/>
              </w:rPr>
            </w:pPr>
            <w:r>
              <w:rPr>
                <w:spacing w:val="-2"/>
                <w:sz w:val="16"/>
              </w:rPr>
              <w:t>(0.38)</w:t>
            </w:r>
          </w:p>
        </w:tc>
        <w:tc>
          <w:tcPr>
            <w:tcW w:w="805" w:type="dxa"/>
          </w:tcPr>
          <w:p w14:paraId="3C00E1C5" w14:textId="77777777" w:rsidR="00D62403" w:rsidRDefault="00D62403">
            <w:pPr>
              <w:pStyle w:val="TableParagraph"/>
              <w:spacing w:before="14" w:line="155" w:lineRule="exact"/>
              <w:ind w:left="10" w:right="1"/>
              <w:rPr>
                <w:sz w:val="16"/>
              </w:rPr>
            </w:pPr>
            <w:r>
              <w:rPr>
                <w:spacing w:val="-2"/>
                <w:w w:val="105"/>
                <w:sz w:val="16"/>
              </w:rPr>
              <w:t>(0.31)</w:t>
            </w:r>
          </w:p>
        </w:tc>
        <w:tc>
          <w:tcPr>
            <w:tcW w:w="793" w:type="dxa"/>
          </w:tcPr>
          <w:p w14:paraId="08E22207" w14:textId="77777777" w:rsidR="00D62403" w:rsidRDefault="00D62403">
            <w:pPr>
              <w:pStyle w:val="TableParagraph"/>
              <w:spacing w:before="14" w:line="155" w:lineRule="exact"/>
              <w:ind w:left="82" w:right="71"/>
              <w:rPr>
                <w:sz w:val="16"/>
              </w:rPr>
            </w:pPr>
            <w:r>
              <w:rPr>
                <w:spacing w:val="-2"/>
                <w:sz w:val="16"/>
              </w:rPr>
              <w:t>(0.06)</w:t>
            </w:r>
          </w:p>
        </w:tc>
        <w:tc>
          <w:tcPr>
            <w:tcW w:w="670" w:type="dxa"/>
          </w:tcPr>
          <w:p w14:paraId="664029C0" w14:textId="77777777" w:rsidR="00D62403" w:rsidRDefault="00D62403">
            <w:pPr>
              <w:pStyle w:val="TableParagraph"/>
              <w:spacing w:before="14" w:line="155" w:lineRule="exact"/>
              <w:ind w:left="39" w:right="25"/>
              <w:rPr>
                <w:sz w:val="16"/>
              </w:rPr>
            </w:pPr>
            <w:r>
              <w:rPr>
                <w:spacing w:val="-2"/>
                <w:sz w:val="16"/>
              </w:rPr>
              <w:t>(0.37)</w:t>
            </w:r>
          </w:p>
        </w:tc>
        <w:tc>
          <w:tcPr>
            <w:tcW w:w="804" w:type="dxa"/>
          </w:tcPr>
          <w:p w14:paraId="468EA854" w14:textId="77777777" w:rsidR="00D62403" w:rsidRDefault="00D62403">
            <w:pPr>
              <w:pStyle w:val="TableParagraph"/>
              <w:spacing w:before="14" w:line="155" w:lineRule="exact"/>
              <w:ind w:left="58" w:right="40"/>
              <w:rPr>
                <w:sz w:val="16"/>
              </w:rPr>
            </w:pPr>
            <w:r>
              <w:rPr>
                <w:spacing w:val="-2"/>
                <w:sz w:val="16"/>
              </w:rPr>
              <w:t>(0.33)</w:t>
            </w:r>
          </w:p>
        </w:tc>
        <w:tc>
          <w:tcPr>
            <w:tcW w:w="670" w:type="dxa"/>
          </w:tcPr>
          <w:p w14:paraId="69DC88D6" w14:textId="77777777" w:rsidR="00D62403" w:rsidRDefault="00D62403">
            <w:pPr>
              <w:pStyle w:val="TableParagraph"/>
              <w:spacing w:before="14" w:line="155" w:lineRule="exact"/>
              <w:ind w:left="39" w:right="17"/>
              <w:rPr>
                <w:sz w:val="16"/>
              </w:rPr>
            </w:pPr>
            <w:r>
              <w:rPr>
                <w:spacing w:val="-2"/>
                <w:sz w:val="16"/>
              </w:rPr>
              <w:t>(0.08)</w:t>
            </w:r>
          </w:p>
        </w:tc>
      </w:tr>
      <w:tr w:rsidR="00D62403" w14:paraId="1FD13BA9" w14:textId="77777777">
        <w:trPr>
          <w:trHeight w:val="189"/>
        </w:trPr>
        <w:tc>
          <w:tcPr>
            <w:tcW w:w="2721" w:type="dxa"/>
            <w:gridSpan w:val="2"/>
          </w:tcPr>
          <w:p w14:paraId="10323B46" w14:textId="77777777" w:rsidR="00D62403" w:rsidRDefault="00D62403">
            <w:pPr>
              <w:pStyle w:val="TableParagraph"/>
              <w:tabs>
                <w:tab w:val="right" w:pos="2537"/>
              </w:tabs>
              <w:spacing w:before="14" w:line="155" w:lineRule="exact"/>
              <w:ind w:left="119"/>
              <w:jc w:val="left"/>
              <w:rPr>
                <w:sz w:val="16"/>
              </w:rPr>
            </w:pPr>
            <w:r>
              <w:rPr>
                <w:sz w:val="16"/>
              </w:rPr>
              <w:t>FES:</w:t>
            </w:r>
            <w:r>
              <w:rPr>
                <w:spacing w:val="44"/>
                <w:sz w:val="16"/>
              </w:rPr>
              <w:t xml:space="preserve"> </w:t>
            </w:r>
            <w:r>
              <w:rPr>
                <w:sz w:val="16"/>
              </w:rPr>
              <w:t>&gt;=</w:t>
            </w:r>
            <w:r>
              <w:rPr>
                <w:spacing w:val="45"/>
                <w:sz w:val="16"/>
              </w:rPr>
              <w:t xml:space="preserve"> </w:t>
            </w:r>
            <w:r>
              <w:rPr>
                <w:sz w:val="16"/>
              </w:rPr>
              <w:t>75</w:t>
            </w:r>
            <w:r>
              <w:rPr>
                <w:spacing w:val="44"/>
                <w:sz w:val="16"/>
              </w:rPr>
              <w:t xml:space="preserve"> </w:t>
            </w:r>
            <w:r>
              <w:rPr>
                <w:spacing w:val="-2"/>
                <w:sz w:val="16"/>
              </w:rPr>
              <w:t>percent</w:t>
            </w:r>
            <w:r>
              <w:rPr>
                <w:rFonts w:ascii="Times New Roman"/>
                <w:sz w:val="16"/>
              </w:rPr>
              <w:tab/>
            </w:r>
            <w:r>
              <w:rPr>
                <w:spacing w:val="-4"/>
                <w:sz w:val="16"/>
              </w:rPr>
              <w:t>0.44</w:t>
            </w:r>
          </w:p>
        </w:tc>
        <w:tc>
          <w:tcPr>
            <w:tcW w:w="805" w:type="dxa"/>
          </w:tcPr>
          <w:p w14:paraId="721899FC" w14:textId="77777777" w:rsidR="00D62403" w:rsidRDefault="00D62403">
            <w:pPr>
              <w:pStyle w:val="TableParagraph"/>
              <w:spacing w:before="14" w:line="155" w:lineRule="exact"/>
              <w:ind w:left="10" w:right="6"/>
              <w:rPr>
                <w:sz w:val="16"/>
              </w:rPr>
            </w:pPr>
            <w:r>
              <w:rPr>
                <w:spacing w:val="-4"/>
                <w:sz w:val="16"/>
              </w:rPr>
              <w:t>0.54</w:t>
            </w:r>
          </w:p>
        </w:tc>
        <w:tc>
          <w:tcPr>
            <w:tcW w:w="671" w:type="dxa"/>
          </w:tcPr>
          <w:p w14:paraId="34D8432C" w14:textId="77777777" w:rsidR="00D62403" w:rsidRDefault="00D62403">
            <w:pPr>
              <w:pStyle w:val="TableParagraph"/>
              <w:spacing w:before="14" w:line="155" w:lineRule="exact"/>
              <w:ind w:left="7" w:right="1"/>
              <w:rPr>
                <w:sz w:val="16"/>
              </w:rPr>
            </w:pPr>
            <w:r>
              <w:rPr>
                <w:spacing w:val="-2"/>
                <w:sz w:val="16"/>
              </w:rPr>
              <w:t>0.10*</w:t>
            </w:r>
          </w:p>
        </w:tc>
        <w:tc>
          <w:tcPr>
            <w:tcW w:w="671" w:type="dxa"/>
          </w:tcPr>
          <w:p w14:paraId="6795B4BE" w14:textId="77777777" w:rsidR="00D62403" w:rsidRDefault="00D62403">
            <w:pPr>
              <w:pStyle w:val="TableParagraph"/>
              <w:spacing w:before="14" w:line="155" w:lineRule="exact"/>
              <w:ind w:left="7"/>
              <w:rPr>
                <w:sz w:val="16"/>
              </w:rPr>
            </w:pPr>
            <w:r>
              <w:rPr>
                <w:spacing w:val="-4"/>
                <w:sz w:val="16"/>
              </w:rPr>
              <w:t>0.57</w:t>
            </w:r>
          </w:p>
        </w:tc>
        <w:tc>
          <w:tcPr>
            <w:tcW w:w="805" w:type="dxa"/>
          </w:tcPr>
          <w:p w14:paraId="7543BAFB" w14:textId="77777777" w:rsidR="00D62403" w:rsidRDefault="00D62403">
            <w:pPr>
              <w:pStyle w:val="TableParagraph"/>
              <w:spacing w:before="14" w:line="155" w:lineRule="exact"/>
              <w:ind w:left="10" w:right="1"/>
              <w:rPr>
                <w:sz w:val="16"/>
              </w:rPr>
            </w:pPr>
            <w:r>
              <w:rPr>
                <w:spacing w:val="-4"/>
                <w:sz w:val="16"/>
              </w:rPr>
              <w:t>0.46</w:t>
            </w:r>
          </w:p>
        </w:tc>
        <w:tc>
          <w:tcPr>
            <w:tcW w:w="793" w:type="dxa"/>
          </w:tcPr>
          <w:p w14:paraId="426926D8" w14:textId="77777777" w:rsidR="00D62403" w:rsidRDefault="00D62403">
            <w:pPr>
              <w:pStyle w:val="TableParagraph"/>
              <w:spacing w:before="14" w:line="155" w:lineRule="exact"/>
              <w:ind w:left="82" w:right="70"/>
              <w:rPr>
                <w:sz w:val="16"/>
              </w:rPr>
            </w:pPr>
            <w:r>
              <w:rPr>
                <w:w w:val="85"/>
                <w:sz w:val="16"/>
              </w:rPr>
              <w:t>-</w:t>
            </w:r>
            <w:r>
              <w:rPr>
                <w:spacing w:val="-4"/>
                <w:w w:val="105"/>
                <w:sz w:val="16"/>
              </w:rPr>
              <w:t>0.11*</w:t>
            </w:r>
          </w:p>
        </w:tc>
        <w:tc>
          <w:tcPr>
            <w:tcW w:w="670" w:type="dxa"/>
          </w:tcPr>
          <w:p w14:paraId="57040974" w14:textId="77777777" w:rsidR="00D62403" w:rsidRDefault="00D62403">
            <w:pPr>
              <w:pStyle w:val="TableParagraph"/>
              <w:spacing w:before="14" w:line="155" w:lineRule="exact"/>
              <w:ind w:left="39" w:right="24"/>
              <w:rPr>
                <w:sz w:val="16"/>
              </w:rPr>
            </w:pPr>
            <w:r>
              <w:rPr>
                <w:spacing w:val="-4"/>
                <w:sz w:val="16"/>
              </w:rPr>
              <w:t>0.53</w:t>
            </w:r>
          </w:p>
        </w:tc>
        <w:tc>
          <w:tcPr>
            <w:tcW w:w="804" w:type="dxa"/>
          </w:tcPr>
          <w:p w14:paraId="50EB90F0" w14:textId="77777777" w:rsidR="00D62403" w:rsidRDefault="00D62403">
            <w:pPr>
              <w:pStyle w:val="TableParagraph"/>
              <w:spacing w:before="14" w:line="155" w:lineRule="exact"/>
              <w:ind w:left="58" w:right="39"/>
              <w:rPr>
                <w:sz w:val="16"/>
              </w:rPr>
            </w:pPr>
            <w:r>
              <w:rPr>
                <w:spacing w:val="-4"/>
                <w:sz w:val="16"/>
              </w:rPr>
              <w:t>0.51</w:t>
            </w:r>
          </w:p>
        </w:tc>
        <w:tc>
          <w:tcPr>
            <w:tcW w:w="670" w:type="dxa"/>
          </w:tcPr>
          <w:p w14:paraId="7824334E" w14:textId="77777777" w:rsidR="00D62403" w:rsidRDefault="00D62403">
            <w:pPr>
              <w:pStyle w:val="TableParagraph"/>
              <w:spacing w:before="14" w:line="155" w:lineRule="exact"/>
              <w:ind w:left="39" w:right="16"/>
              <w:rPr>
                <w:sz w:val="16"/>
              </w:rPr>
            </w:pPr>
            <w:r>
              <w:rPr>
                <w:w w:val="90"/>
                <w:sz w:val="16"/>
              </w:rPr>
              <w:t>-</w:t>
            </w:r>
            <w:r>
              <w:rPr>
                <w:spacing w:val="-4"/>
                <w:sz w:val="16"/>
              </w:rPr>
              <w:t>0.02</w:t>
            </w:r>
          </w:p>
        </w:tc>
      </w:tr>
      <w:tr w:rsidR="00D62403" w14:paraId="54DAC8BA" w14:textId="77777777">
        <w:trPr>
          <w:trHeight w:val="202"/>
        </w:trPr>
        <w:tc>
          <w:tcPr>
            <w:tcW w:w="2721" w:type="dxa"/>
            <w:gridSpan w:val="2"/>
            <w:tcBorders>
              <w:bottom w:val="single" w:sz="4" w:space="0" w:color="000000"/>
            </w:tcBorders>
          </w:tcPr>
          <w:p w14:paraId="38EA93D8" w14:textId="77777777" w:rsidR="00D62403" w:rsidRDefault="00D62403">
            <w:pPr>
              <w:pStyle w:val="TableParagraph"/>
              <w:spacing w:before="14" w:line="240" w:lineRule="auto"/>
              <w:ind w:right="116"/>
              <w:jc w:val="right"/>
              <w:rPr>
                <w:sz w:val="16"/>
              </w:rPr>
            </w:pPr>
            <w:r>
              <w:rPr>
                <w:spacing w:val="-2"/>
                <w:sz w:val="16"/>
              </w:rPr>
              <w:t>(0.50)</w:t>
            </w:r>
          </w:p>
        </w:tc>
        <w:tc>
          <w:tcPr>
            <w:tcW w:w="805" w:type="dxa"/>
            <w:tcBorders>
              <w:bottom w:val="single" w:sz="4" w:space="0" w:color="000000"/>
            </w:tcBorders>
          </w:tcPr>
          <w:p w14:paraId="1A3689F5" w14:textId="77777777" w:rsidR="00D62403" w:rsidRDefault="00D62403">
            <w:pPr>
              <w:pStyle w:val="TableParagraph"/>
              <w:spacing w:before="14" w:line="240" w:lineRule="auto"/>
              <w:ind w:left="10" w:right="7"/>
              <w:rPr>
                <w:sz w:val="16"/>
              </w:rPr>
            </w:pPr>
            <w:r>
              <w:rPr>
                <w:spacing w:val="-2"/>
                <w:sz w:val="16"/>
              </w:rPr>
              <w:t>(0.50)</w:t>
            </w:r>
          </w:p>
        </w:tc>
        <w:tc>
          <w:tcPr>
            <w:tcW w:w="671" w:type="dxa"/>
            <w:tcBorders>
              <w:bottom w:val="single" w:sz="4" w:space="0" w:color="000000"/>
            </w:tcBorders>
          </w:tcPr>
          <w:p w14:paraId="3957303B" w14:textId="77777777" w:rsidR="00D62403" w:rsidRDefault="00D62403">
            <w:pPr>
              <w:pStyle w:val="TableParagraph"/>
              <w:spacing w:before="14" w:line="240" w:lineRule="auto"/>
              <w:ind w:left="7" w:right="2"/>
              <w:rPr>
                <w:sz w:val="16"/>
              </w:rPr>
            </w:pPr>
            <w:r>
              <w:rPr>
                <w:spacing w:val="-2"/>
                <w:sz w:val="16"/>
              </w:rPr>
              <w:t>(0.04)</w:t>
            </w:r>
          </w:p>
        </w:tc>
        <w:tc>
          <w:tcPr>
            <w:tcW w:w="671" w:type="dxa"/>
            <w:tcBorders>
              <w:bottom w:val="single" w:sz="4" w:space="0" w:color="000000"/>
            </w:tcBorders>
          </w:tcPr>
          <w:p w14:paraId="60E2120F" w14:textId="77777777" w:rsidR="00D62403" w:rsidRDefault="00D62403">
            <w:pPr>
              <w:pStyle w:val="TableParagraph"/>
              <w:spacing w:before="14" w:line="240" w:lineRule="auto"/>
              <w:ind w:left="7"/>
              <w:rPr>
                <w:sz w:val="16"/>
              </w:rPr>
            </w:pPr>
            <w:r>
              <w:rPr>
                <w:spacing w:val="-2"/>
                <w:sz w:val="16"/>
              </w:rPr>
              <w:t>(0.50)</w:t>
            </w:r>
          </w:p>
        </w:tc>
        <w:tc>
          <w:tcPr>
            <w:tcW w:w="805" w:type="dxa"/>
            <w:tcBorders>
              <w:bottom w:val="single" w:sz="4" w:space="0" w:color="000000"/>
            </w:tcBorders>
          </w:tcPr>
          <w:p w14:paraId="5BDBC65A" w14:textId="77777777" w:rsidR="00D62403" w:rsidRDefault="00D62403">
            <w:pPr>
              <w:pStyle w:val="TableParagraph"/>
              <w:spacing w:before="14" w:line="240" w:lineRule="auto"/>
              <w:ind w:left="10" w:right="1"/>
              <w:rPr>
                <w:sz w:val="16"/>
              </w:rPr>
            </w:pPr>
            <w:r>
              <w:rPr>
                <w:spacing w:val="-2"/>
                <w:sz w:val="16"/>
              </w:rPr>
              <w:t>(0.50)</w:t>
            </w:r>
          </w:p>
        </w:tc>
        <w:tc>
          <w:tcPr>
            <w:tcW w:w="793" w:type="dxa"/>
            <w:tcBorders>
              <w:bottom w:val="single" w:sz="4" w:space="0" w:color="000000"/>
            </w:tcBorders>
          </w:tcPr>
          <w:p w14:paraId="19556308" w14:textId="77777777" w:rsidR="00D62403" w:rsidRDefault="00D62403">
            <w:pPr>
              <w:pStyle w:val="TableParagraph"/>
              <w:spacing w:before="14" w:line="240" w:lineRule="auto"/>
              <w:ind w:left="82" w:right="71"/>
              <w:rPr>
                <w:sz w:val="16"/>
              </w:rPr>
            </w:pPr>
            <w:r>
              <w:rPr>
                <w:spacing w:val="-2"/>
                <w:sz w:val="16"/>
              </w:rPr>
              <w:t>(0.03)</w:t>
            </w:r>
          </w:p>
        </w:tc>
        <w:tc>
          <w:tcPr>
            <w:tcW w:w="670" w:type="dxa"/>
            <w:tcBorders>
              <w:bottom w:val="single" w:sz="4" w:space="0" w:color="000000"/>
            </w:tcBorders>
          </w:tcPr>
          <w:p w14:paraId="7BC4F8CD" w14:textId="77777777" w:rsidR="00D62403" w:rsidRDefault="00D62403">
            <w:pPr>
              <w:pStyle w:val="TableParagraph"/>
              <w:spacing w:before="14" w:line="240" w:lineRule="auto"/>
              <w:ind w:left="39" w:right="25"/>
              <w:rPr>
                <w:sz w:val="16"/>
              </w:rPr>
            </w:pPr>
            <w:r>
              <w:rPr>
                <w:spacing w:val="-2"/>
                <w:sz w:val="16"/>
              </w:rPr>
              <w:t>(0.50)</w:t>
            </w:r>
          </w:p>
        </w:tc>
        <w:tc>
          <w:tcPr>
            <w:tcW w:w="804" w:type="dxa"/>
            <w:tcBorders>
              <w:bottom w:val="single" w:sz="4" w:space="0" w:color="000000"/>
            </w:tcBorders>
          </w:tcPr>
          <w:p w14:paraId="4E89DAF1" w14:textId="77777777" w:rsidR="00D62403" w:rsidRDefault="00D62403">
            <w:pPr>
              <w:pStyle w:val="TableParagraph"/>
              <w:spacing w:before="14" w:line="240" w:lineRule="auto"/>
              <w:ind w:left="58" w:right="40"/>
              <w:rPr>
                <w:sz w:val="16"/>
              </w:rPr>
            </w:pPr>
            <w:r>
              <w:rPr>
                <w:spacing w:val="-2"/>
                <w:sz w:val="16"/>
              </w:rPr>
              <w:t>(0.50)</w:t>
            </w:r>
          </w:p>
        </w:tc>
        <w:tc>
          <w:tcPr>
            <w:tcW w:w="670" w:type="dxa"/>
            <w:tcBorders>
              <w:bottom w:val="single" w:sz="4" w:space="0" w:color="000000"/>
            </w:tcBorders>
          </w:tcPr>
          <w:p w14:paraId="19A11CCE" w14:textId="77777777" w:rsidR="00D62403" w:rsidRDefault="00D62403">
            <w:pPr>
              <w:pStyle w:val="TableParagraph"/>
              <w:spacing w:before="14" w:line="240" w:lineRule="auto"/>
              <w:ind w:left="39" w:right="17"/>
              <w:rPr>
                <w:sz w:val="16"/>
              </w:rPr>
            </w:pPr>
            <w:r>
              <w:rPr>
                <w:spacing w:val="-2"/>
                <w:sz w:val="16"/>
              </w:rPr>
              <w:t>(0.50)</w:t>
            </w:r>
          </w:p>
        </w:tc>
      </w:tr>
      <w:tr w:rsidR="00D62403" w14:paraId="4C0374DF" w14:textId="77777777">
        <w:trPr>
          <w:trHeight w:val="215"/>
        </w:trPr>
        <w:tc>
          <w:tcPr>
            <w:tcW w:w="2721" w:type="dxa"/>
            <w:gridSpan w:val="2"/>
            <w:tcBorders>
              <w:top w:val="single" w:sz="4" w:space="0" w:color="000000"/>
              <w:bottom w:val="double" w:sz="4" w:space="0" w:color="000000"/>
            </w:tcBorders>
          </w:tcPr>
          <w:p w14:paraId="685362C2" w14:textId="77777777" w:rsidR="00D62403" w:rsidRDefault="00D62403">
            <w:pPr>
              <w:pStyle w:val="TableParagraph"/>
              <w:tabs>
                <w:tab w:val="right" w:pos="2512"/>
              </w:tabs>
              <w:spacing w:line="167" w:lineRule="exact"/>
              <w:ind w:left="119"/>
              <w:jc w:val="left"/>
              <w:rPr>
                <w:sz w:val="16"/>
              </w:rPr>
            </w:pPr>
            <w:r>
              <w:rPr>
                <w:spacing w:val="-2"/>
                <w:sz w:val="16"/>
              </w:rPr>
              <w:t>Observations</w:t>
            </w:r>
            <w:r>
              <w:rPr>
                <w:rFonts w:ascii="Times New Roman"/>
                <w:sz w:val="16"/>
              </w:rPr>
              <w:tab/>
            </w:r>
            <w:r>
              <w:rPr>
                <w:spacing w:val="-5"/>
                <w:sz w:val="16"/>
              </w:rPr>
              <w:t>294</w:t>
            </w:r>
          </w:p>
        </w:tc>
        <w:tc>
          <w:tcPr>
            <w:tcW w:w="805" w:type="dxa"/>
            <w:tcBorders>
              <w:top w:val="single" w:sz="4" w:space="0" w:color="000000"/>
              <w:bottom w:val="double" w:sz="4" w:space="0" w:color="000000"/>
            </w:tcBorders>
          </w:tcPr>
          <w:p w14:paraId="6200887D" w14:textId="77777777" w:rsidR="00D62403" w:rsidRDefault="00D62403">
            <w:pPr>
              <w:pStyle w:val="TableParagraph"/>
              <w:spacing w:line="167" w:lineRule="exact"/>
              <w:ind w:left="10" w:right="8"/>
              <w:rPr>
                <w:sz w:val="16"/>
              </w:rPr>
            </w:pPr>
            <w:r>
              <w:rPr>
                <w:spacing w:val="-5"/>
                <w:w w:val="110"/>
                <w:sz w:val="16"/>
              </w:rPr>
              <w:t>157</w:t>
            </w:r>
          </w:p>
        </w:tc>
        <w:tc>
          <w:tcPr>
            <w:tcW w:w="671" w:type="dxa"/>
            <w:tcBorders>
              <w:top w:val="single" w:sz="4" w:space="0" w:color="000000"/>
              <w:bottom w:val="double" w:sz="4" w:space="0" w:color="000000"/>
            </w:tcBorders>
          </w:tcPr>
          <w:p w14:paraId="4980FF59" w14:textId="77777777" w:rsidR="00D62403" w:rsidRDefault="00D62403">
            <w:pPr>
              <w:pStyle w:val="TableParagraph"/>
              <w:spacing w:line="167" w:lineRule="exact"/>
              <w:ind w:left="7" w:right="3"/>
              <w:rPr>
                <w:sz w:val="16"/>
              </w:rPr>
            </w:pPr>
            <w:r>
              <w:rPr>
                <w:spacing w:val="-5"/>
                <w:w w:val="105"/>
                <w:sz w:val="16"/>
              </w:rPr>
              <w:t>451</w:t>
            </w:r>
          </w:p>
        </w:tc>
        <w:tc>
          <w:tcPr>
            <w:tcW w:w="671" w:type="dxa"/>
            <w:tcBorders>
              <w:top w:val="single" w:sz="4" w:space="0" w:color="000000"/>
              <w:bottom w:val="double" w:sz="4" w:space="0" w:color="000000"/>
            </w:tcBorders>
          </w:tcPr>
          <w:p w14:paraId="74D0CE4C" w14:textId="77777777" w:rsidR="00D62403" w:rsidRDefault="00D62403">
            <w:pPr>
              <w:pStyle w:val="TableParagraph"/>
              <w:spacing w:line="167" w:lineRule="exact"/>
              <w:ind w:left="7" w:right="1"/>
              <w:rPr>
                <w:sz w:val="16"/>
              </w:rPr>
            </w:pPr>
            <w:r>
              <w:rPr>
                <w:spacing w:val="-5"/>
                <w:sz w:val="16"/>
              </w:rPr>
              <w:t>675</w:t>
            </w:r>
          </w:p>
        </w:tc>
        <w:tc>
          <w:tcPr>
            <w:tcW w:w="805" w:type="dxa"/>
            <w:tcBorders>
              <w:top w:val="single" w:sz="4" w:space="0" w:color="000000"/>
              <w:bottom w:val="double" w:sz="4" w:space="0" w:color="000000"/>
            </w:tcBorders>
          </w:tcPr>
          <w:p w14:paraId="09873911" w14:textId="77777777" w:rsidR="00D62403" w:rsidRDefault="00D62403">
            <w:pPr>
              <w:pStyle w:val="TableParagraph"/>
              <w:spacing w:line="167" w:lineRule="exact"/>
              <w:ind w:left="10" w:right="2"/>
              <w:rPr>
                <w:sz w:val="16"/>
              </w:rPr>
            </w:pPr>
            <w:r>
              <w:rPr>
                <w:spacing w:val="-5"/>
                <w:w w:val="110"/>
                <w:sz w:val="16"/>
              </w:rPr>
              <w:t>119</w:t>
            </w:r>
          </w:p>
        </w:tc>
        <w:tc>
          <w:tcPr>
            <w:tcW w:w="793" w:type="dxa"/>
            <w:tcBorders>
              <w:top w:val="single" w:sz="4" w:space="0" w:color="000000"/>
              <w:bottom w:val="double" w:sz="4" w:space="0" w:color="000000"/>
            </w:tcBorders>
          </w:tcPr>
          <w:p w14:paraId="23A4F39B" w14:textId="77777777" w:rsidR="00D62403" w:rsidRDefault="00D62403">
            <w:pPr>
              <w:pStyle w:val="TableParagraph"/>
              <w:spacing w:line="167" w:lineRule="exact"/>
              <w:ind w:left="82" w:right="72"/>
              <w:rPr>
                <w:sz w:val="16"/>
              </w:rPr>
            </w:pPr>
            <w:r>
              <w:rPr>
                <w:spacing w:val="-5"/>
                <w:sz w:val="16"/>
              </w:rPr>
              <w:t>794</w:t>
            </w:r>
          </w:p>
        </w:tc>
        <w:tc>
          <w:tcPr>
            <w:tcW w:w="670" w:type="dxa"/>
            <w:tcBorders>
              <w:top w:val="single" w:sz="4" w:space="0" w:color="000000"/>
              <w:bottom w:val="double" w:sz="4" w:space="0" w:color="000000"/>
            </w:tcBorders>
          </w:tcPr>
          <w:p w14:paraId="0A223E27" w14:textId="77777777" w:rsidR="00D62403" w:rsidRDefault="00D62403">
            <w:pPr>
              <w:pStyle w:val="TableParagraph"/>
              <w:spacing w:line="167" w:lineRule="exact"/>
              <w:ind w:left="39" w:right="26"/>
              <w:rPr>
                <w:sz w:val="16"/>
              </w:rPr>
            </w:pPr>
            <w:r>
              <w:rPr>
                <w:spacing w:val="-5"/>
                <w:sz w:val="16"/>
              </w:rPr>
              <w:t>969</w:t>
            </w:r>
          </w:p>
        </w:tc>
        <w:tc>
          <w:tcPr>
            <w:tcW w:w="804" w:type="dxa"/>
            <w:tcBorders>
              <w:top w:val="single" w:sz="4" w:space="0" w:color="000000"/>
              <w:bottom w:val="double" w:sz="4" w:space="0" w:color="000000"/>
            </w:tcBorders>
          </w:tcPr>
          <w:p w14:paraId="5EB72486" w14:textId="77777777" w:rsidR="00D62403" w:rsidRDefault="00D62403">
            <w:pPr>
              <w:pStyle w:val="TableParagraph"/>
              <w:spacing w:line="167" w:lineRule="exact"/>
              <w:ind w:left="58" w:right="41"/>
              <w:rPr>
                <w:sz w:val="16"/>
              </w:rPr>
            </w:pPr>
            <w:r>
              <w:rPr>
                <w:spacing w:val="-5"/>
                <w:sz w:val="16"/>
              </w:rPr>
              <w:t>276</w:t>
            </w:r>
          </w:p>
        </w:tc>
        <w:tc>
          <w:tcPr>
            <w:tcW w:w="670" w:type="dxa"/>
            <w:tcBorders>
              <w:top w:val="single" w:sz="4" w:space="0" w:color="000000"/>
              <w:bottom w:val="double" w:sz="4" w:space="0" w:color="000000"/>
            </w:tcBorders>
          </w:tcPr>
          <w:p w14:paraId="33011806" w14:textId="77777777" w:rsidR="00D62403" w:rsidRDefault="00D62403">
            <w:pPr>
              <w:pStyle w:val="TableParagraph"/>
              <w:spacing w:line="167" w:lineRule="exact"/>
              <w:ind w:left="39" w:right="18"/>
              <w:rPr>
                <w:sz w:val="16"/>
              </w:rPr>
            </w:pPr>
            <w:r>
              <w:rPr>
                <w:spacing w:val="-2"/>
                <w:sz w:val="16"/>
              </w:rPr>
              <w:t>1,245</w:t>
            </w:r>
          </w:p>
        </w:tc>
      </w:tr>
    </w:tbl>
    <w:p w14:paraId="3BA76EEC" w14:textId="77777777" w:rsidR="00D62403" w:rsidRDefault="00D62403" w:rsidP="00D62403">
      <w:pPr>
        <w:spacing w:before="39"/>
        <w:ind w:left="947"/>
        <w:rPr>
          <w:sz w:val="16"/>
        </w:rPr>
      </w:pPr>
      <w:r>
        <w:rPr>
          <w:w w:val="105"/>
          <w:sz w:val="16"/>
        </w:rPr>
        <w:t>Note:</w:t>
      </w:r>
      <w:r>
        <w:rPr>
          <w:spacing w:val="29"/>
          <w:w w:val="105"/>
          <w:sz w:val="16"/>
        </w:rPr>
        <w:t xml:space="preserve"> </w:t>
      </w:r>
      <w:r>
        <w:rPr>
          <w:w w:val="105"/>
          <w:sz w:val="16"/>
        </w:rPr>
        <w:t>Robust</w:t>
      </w:r>
      <w:r>
        <w:rPr>
          <w:spacing w:val="12"/>
          <w:w w:val="105"/>
          <w:sz w:val="16"/>
        </w:rPr>
        <w:t xml:space="preserve"> </w:t>
      </w:r>
      <w:r>
        <w:rPr>
          <w:w w:val="105"/>
          <w:sz w:val="16"/>
        </w:rPr>
        <w:t>standard</w:t>
      </w:r>
      <w:r>
        <w:rPr>
          <w:spacing w:val="12"/>
          <w:w w:val="105"/>
          <w:sz w:val="16"/>
        </w:rPr>
        <w:t xml:space="preserve"> </w:t>
      </w:r>
      <w:r>
        <w:rPr>
          <w:w w:val="105"/>
          <w:sz w:val="16"/>
        </w:rPr>
        <w:t>errors</w:t>
      </w:r>
      <w:r>
        <w:rPr>
          <w:spacing w:val="13"/>
          <w:w w:val="105"/>
          <w:sz w:val="16"/>
        </w:rPr>
        <w:t xml:space="preserve"> </w:t>
      </w:r>
      <w:r>
        <w:rPr>
          <w:w w:val="105"/>
          <w:sz w:val="16"/>
        </w:rPr>
        <w:t>in</w:t>
      </w:r>
      <w:r>
        <w:rPr>
          <w:spacing w:val="12"/>
          <w:w w:val="105"/>
          <w:sz w:val="16"/>
        </w:rPr>
        <w:t xml:space="preserve"> </w:t>
      </w:r>
      <w:r>
        <w:rPr>
          <w:w w:val="105"/>
          <w:sz w:val="16"/>
        </w:rPr>
        <w:t>parentheses;</w:t>
      </w:r>
      <w:r>
        <w:rPr>
          <w:spacing w:val="13"/>
          <w:w w:val="105"/>
          <w:sz w:val="16"/>
        </w:rPr>
        <w:t xml:space="preserve"> </w:t>
      </w:r>
      <w:r>
        <w:rPr>
          <w:w w:val="105"/>
          <w:sz w:val="16"/>
        </w:rPr>
        <w:t>*</w:t>
      </w:r>
      <w:r>
        <w:rPr>
          <w:spacing w:val="11"/>
          <w:w w:val="105"/>
          <w:sz w:val="16"/>
        </w:rPr>
        <w:t xml:space="preserve"> </w:t>
      </w:r>
      <w:r>
        <w:rPr>
          <w:w w:val="105"/>
          <w:sz w:val="16"/>
        </w:rPr>
        <w:t>p</w:t>
      </w:r>
      <w:r>
        <w:rPr>
          <w:rFonts w:ascii="Calibri"/>
          <w:i/>
          <w:w w:val="105"/>
          <w:sz w:val="16"/>
        </w:rPr>
        <w:t>&lt;</w:t>
      </w:r>
      <w:r>
        <w:rPr>
          <w:w w:val="105"/>
          <w:sz w:val="16"/>
        </w:rPr>
        <w:t>0.1,</w:t>
      </w:r>
      <w:r>
        <w:rPr>
          <w:spacing w:val="12"/>
          <w:w w:val="105"/>
          <w:sz w:val="16"/>
        </w:rPr>
        <w:t xml:space="preserve"> </w:t>
      </w:r>
      <w:r>
        <w:rPr>
          <w:w w:val="105"/>
          <w:sz w:val="16"/>
        </w:rPr>
        <w:t>**</w:t>
      </w:r>
      <w:r>
        <w:rPr>
          <w:spacing w:val="12"/>
          <w:w w:val="105"/>
          <w:sz w:val="16"/>
        </w:rPr>
        <w:t xml:space="preserve"> </w:t>
      </w:r>
      <w:r>
        <w:rPr>
          <w:w w:val="105"/>
          <w:sz w:val="16"/>
        </w:rPr>
        <w:t>p</w:t>
      </w:r>
      <w:r>
        <w:rPr>
          <w:rFonts w:ascii="Calibri"/>
          <w:i/>
          <w:w w:val="105"/>
          <w:sz w:val="16"/>
        </w:rPr>
        <w:t>&lt;</w:t>
      </w:r>
      <w:r>
        <w:rPr>
          <w:w w:val="105"/>
          <w:sz w:val="16"/>
        </w:rPr>
        <w:t>0.05,</w:t>
      </w:r>
      <w:r>
        <w:rPr>
          <w:spacing w:val="12"/>
          <w:w w:val="105"/>
          <w:sz w:val="16"/>
        </w:rPr>
        <w:t xml:space="preserve"> </w:t>
      </w:r>
      <w:r>
        <w:rPr>
          <w:w w:val="105"/>
          <w:sz w:val="16"/>
        </w:rPr>
        <w:t>***</w:t>
      </w:r>
      <w:r>
        <w:rPr>
          <w:spacing w:val="12"/>
          <w:w w:val="105"/>
          <w:sz w:val="16"/>
        </w:rPr>
        <w:t xml:space="preserve"> </w:t>
      </w:r>
      <w:r>
        <w:rPr>
          <w:spacing w:val="-2"/>
          <w:w w:val="105"/>
          <w:sz w:val="16"/>
        </w:rPr>
        <w:t>p</w:t>
      </w:r>
      <w:r>
        <w:rPr>
          <w:rFonts w:ascii="Calibri"/>
          <w:i/>
          <w:spacing w:val="-2"/>
          <w:w w:val="105"/>
          <w:sz w:val="16"/>
        </w:rPr>
        <w:t>&lt;</w:t>
      </w:r>
      <w:r>
        <w:rPr>
          <w:spacing w:val="-2"/>
          <w:w w:val="105"/>
          <w:sz w:val="16"/>
        </w:rPr>
        <w:t>0.01.</w:t>
      </w:r>
    </w:p>
    <w:p w14:paraId="21571A65" w14:textId="77777777" w:rsidR="00D62403" w:rsidRDefault="00D62403" w:rsidP="00D62403">
      <w:pPr>
        <w:pStyle w:val="BodyText"/>
        <w:rPr>
          <w:sz w:val="16"/>
        </w:rPr>
      </w:pPr>
    </w:p>
    <w:p w14:paraId="259C532F" w14:textId="77777777" w:rsidR="00D62403" w:rsidRDefault="00D62403" w:rsidP="00D62403">
      <w:pPr>
        <w:pStyle w:val="BodyText"/>
        <w:spacing w:before="176"/>
        <w:rPr>
          <w:sz w:val="16"/>
        </w:rPr>
      </w:pPr>
    </w:p>
    <w:p w14:paraId="792FF847" w14:textId="77777777" w:rsidR="00D62403" w:rsidRDefault="00D62403" w:rsidP="00D62403">
      <w:pPr>
        <w:pStyle w:val="Heading4"/>
        <w:numPr>
          <w:ilvl w:val="2"/>
          <w:numId w:val="8"/>
        </w:numPr>
        <w:tabs>
          <w:tab w:val="left" w:pos="1306"/>
        </w:tabs>
        <w:ind w:hanging="766"/>
      </w:pPr>
      <w:bookmarkStart w:id="3206" w:name="Income_Source_and_Income_Change"/>
      <w:bookmarkStart w:id="3207" w:name="_bookmark16"/>
      <w:bookmarkEnd w:id="3206"/>
      <w:bookmarkEnd w:id="3207"/>
      <w:r>
        <w:rPr>
          <w:spacing w:val="-6"/>
        </w:rPr>
        <w:t>Income</w:t>
      </w:r>
      <w:r>
        <w:rPr>
          <w:spacing w:val="2"/>
        </w:rPr>
        <w:t xml:space="preserve"> </w:t>
      </w:r>
      <w:r>
        <w:rPr>
          <w:spacing w:val="-6"/>
        </w:rPr>
        <w:t>Source</w:t>
      </w:r>
      <w:r>
        <w:rPr>
          <w:spacing w:val="2"/>
        </w:rPr>
        <w:t xml:space="preserve"> </w:t>
      </w:r>
      <w:r>
        <w:rPr>
          <w:spacing w:val="-6"/>
        </w:rPr>
        <w:t>and</w:t>
      </w:r>
      <w:r>
        <w:rPr>
          <w:spacing w:val="3"/>
        </w:rPr>
        <w:t xml:space="preserve"> </w:t>
      </w:r>
      <w:r>
        <w:rPr>
          <w:spacing w:val="-6"/>
        </w:rPr>
        <w:t>Income</w:t>
      </w:r>
      <w:r>
        <w:rPr>
          <w:spacing w:val="2"/>
        </w:rPr>
        <w:t xml:space="preserve"> </w:t>
      </w:r>
      <w:r>
        <w:rPr>
          <w:spacing w:val="-6"/>
        </w:rPr>
        <w:t>Change</w:t>
      </w:r>
    </w:p>
    <w:p w14:paraId="4054C390" w14:textId="32094E36" w:rsidR="00D62403" w:rsidRDefault="00D62403" w:rsidP="00D62403">
      <w:pPr>
        <w:pStyle w:val="BodyText"/>
        <w:spacing w:before="220" w:line="314" w:lineRule="auto"/>
        <w:ind w:left="540" w:right="413"/>
        <w:jc w:val="both"/>
      </w:pPr>
      <w:r>
        <w:t>The income indicator captures the respondent/household income source and income change experienced in the last 12 months prior to the interview.</w:t>
      </w:r>
      <w:r>
        <w:rPr>
          <w:spacing w:val="40"/>
        </w:rPr>
        <w:t xml:space="preserve"> </w:t>
      </w:r>
      <w:r>
        <w:t xml:space="preserve">This indicator is a recent addition was introduced to calculate CARI in remote assessment during COVID-19 and it is not yet part of </w:t>
      </w:r>
      <w:del w:id="3208" w:author="Alirah WEYORI" w:date="2024-01-16T15:09:00Z">
        <w:r>
          <w:delText>the to the</w:delText>
        </w:r>
      </w:del>
      <w:ins w:id="3209" w:author="Alirah WEYORI" w:date="2024-01-16T15:09:00Z">
        <w:r w:rsidR="31E8FC3E">
          <w:t>the</w:t>
        </w:r>
      </w:ins>
      <w:r>
        <w:rPr>
          <w:spacing w:val="-13"/>
        </w:rPr>
        <w:t xml:space="preserve"> </w:t>
      </w:r>
      <w:r>
        <w:t>CARI</w:t>
      </w:r>
      <w:r>
        <w:rPr>
          <w:spacing w:val="-13"/>
        </w:rPr>
        <w:t xml:space="preserve"> </w:t>
      </w:r>
      <w:r>
        <w:t>console.</w:t>
      </w:r>
      <w:r>
        <w:rPr>
          <w:spacing w:val="-5"/>
        </w:rPr>
        <w:t xml:space="preserve"> </w:t>
      </w:r>
      <w:r>
        <w:t>The</w:t>
      </w:r>
      <w:r>
        <w:rPr>
          <w:spacing w:val="-13"/>
        </w:rPr>
        <w:t xml:space="preserve"> </w:t>
      </w:r>
      <w:r>
        <w:t>indicator</w:t>
      </w:r>
      <w:r>
        <w:rPr>
          <w:spacing w:val="-13"/>
        </w:rPr>
        <w:t xml:space="preserve"> </w:t>
      </w:r>
      <w:r>
        <w:t>to</w:t>
      </w:r>
      <w:r>
        <w:rPr>
          <w:spacing w:val="-14"/>
        </w:rPr>
        <w:t xml:space="preserve"> </w:t>
      </w:r>
      <w:r>
        <w:t>reflects</w:t>
      </w:r>
      <w:r>
        <w:rPr>
          <w:spacing w:val="-13"/>
        </w:rPr>
        <w:t xml:space="preserve"> </w:t>
      </w:r>
      <w:r>
        <w:t>the</w:t>
      </w:r>
      <w:r>
        <w:rPr>
          <w:spacing w:val="-13"/>
        </w:rPr>
        <w:t xml:space="preserve"> </w:t>
      </w:r>
      <w:r>
        <w:t>economic</w:t>
      </w:r>
      <w:r>
        <w:rPr>
          <w:spacing w:val="-14"/>
        </w:rPr>
        <w:t xml:space="preserve"> </w:t>
      </w:r>
      <w:r>
        <w:t>situation</w:t>
      </w:r>
      <w:r>
        <w:rPr>
          <w:spacing w:val="-13"/>
        </w:rPr>
        <w:t xml:space="preserve"> </w:t>
      </w:r>
      <w:r>
        <w:t>of</w:t>
      </w:r>
      <w:r>
        <w:rPr>
          <w:spacing w:val="-13"/>
        </w:rPr>
        <w:t xml:space="preserve"> </w:t>
      </w:r>
      <w:r>
        <w:t>the</w:t>
      </w:r>
      <w:r>
        <w:rPr>
          <w:spacing w:val="-13"/>
        </w:rPr>
        <w:t xml:space="preserve"> </w:t>
      </w:r>
      <w:r>
        <w:t>respondent/household in the absence of the FES. This was especially important during the COVID-19 outbreak when exigencies</w:t>
      </w:r>
      <w:r>
        <w:rPr>
          <w:spacing w:val="-3"/>
        </w:rPr>
        <w:t xml:space="preserve"> </w:t>
      </w:r>
      <w:r>
        <w:t>of</w:t>
      </w:r>
      <w:r>
        <w:rPr>
          <w:spacing w:val="-3"/>
        </w:rPr>
        <w:t xml:space="preserve"> </w:t>
      </w:r>
      <w:r>
        <w:t>the</w:t>
      </w:r>
      <w:r>
        <w:rPr>
          <w:spacing w:val="-3"/>
        </w:rPr>
        <w:t xml:space="preserve"> </w:t>
      </w:r>
      <w:r>
        <w:t>time</w:t>
      </w:r>
      <w:r>
        <w:rPr>
          <w:spacing w:val="-3"/>
        </w:rPr>
        <w:t xml:space="preserve"> </w:t>
      </w:r>
      <w:r>
        <w:t>did</w:t>
      </w:r>
      <w:r>
        <w:rPr>
          <w:spacing w:val="-3"/>
        </w:rPr>
        <w:t xml:space="preserve"> </w:t>
      </w:r>
      <w:r>
        <w:t>not</w:t>
      </w:r>
      <w:r>
        <w:rPr>
          <w:spacing w:val="-3"/>
        </w:rPr>
        <w:t xml:space="preserve"> </w:t>
      </w:r>
      <w:r>
        <w:t>allow</w:t>
      </w:r>
      <w:r>
        <w:rPr>
          <w:spacing w:val="-3"/>
        </w:rPr>
        <w:t xml:space="preserve"> </w:t>
      </w:r>
      <w:r>
        <w:t>for</w:t>
      </w:r>
      <w:r>
        <w:rPr>
          <w:spacing w:val="-3"/>
        </w:rPr>
        <w:t xml:space="preserve"> </w:t>
      </w:r>
      <w:r>
        <w:t>the</w:t>
      </w:r>
      <w:r>
        <w:rPr>
          <w:spacing w:val="-3"/>
        </w:rPr>
        <w:t xml:space="preserve"> </w:t>
      </w:r>
      <w:r>
        <w:t>collection</w:t>
      </w:r>
      <w:r>
        <w:rPr>
          <w:spacing w:val="-3"/>
        </w:rPr>
        <w:t xml:space="preserve"> </w:t>
      </w:r>
      <w:r>
        <w:t>of</w:t>
      </w:r>
      <w:r>
        <w:rPr>
          <w:spacing w:val="-3"/>
        </w:rPr>
        <w:t xml:space="preserve"> </w:t>
      </w:r>
      <w:r>
        <w:t>expenditure</w:t>
      </w:r>
      <w:r>
        <w:rPr>
          <w:spacing w:val="-3"/>
        </w:rPr>
        <w:t xml:space="preserve"> </w:t>
      </w:r>
      <w:r>
        <w:t>to</w:t>
      </w:r>
      <w:r>
        <w:rPr>
          <w:spacing w:val="-3"/>
        </w:rPr>
        <w:t xml:space="preserve"> </w:t>
      </w:r>
      <w:r>
        <w:t>calculate</w:t>
      </w:r>
      <w:r>
        <w:rPr>
          <w:spacing w:val="-3"/>
        </w:rPr>
        <w:t xml:space="preserve"> </w:t>
      </w:r>
      <w:r>
        <w:t>FES.</w:t>
      </w:r>
      <w:r>
        <w:rPr>
          <w:spacing w:val="-3"/>
        </w:rPr>
        <w:t xml:space="preserve"> </w:t>
      </w:r>
      <w:r>
        <w:t>The</w:t>
      </w:r>
      <w:r>
        <w:rPr>
          <w:spacing w:val="-3"/>
        </w:rPr>
        <w:t xml:space="preserve"> </w:t>
      </w:r>
      <w:r>
        <w:t>type</w:t>
      </w:r>
      <w:r>
        <w:rPr>
          <w:spacing w:val="-3"/>
        </w:rPr>
        <w:t xml:space="preserve"> </w:t>
      </w:r>
      <w:r>
        <w:t xml:space="preserve">of </w:t>
      </w:r>
      <w:r>
        <w:rPr>
          <w:spacing w:val="-2"/>
        </w:rPr>
        <w:t>income</w:t>
      </w:r>
      <w:r>
        <w:rPr>
          <w:spacing w:val="-6"/>
        </w:rPr>
        <w:t xml:space="preserve"> </w:t>
      </w:r>
      <w:r>
        <w:rPr>
          <w:spacing w:val="-2"/>
        </w:rPr>
        <w:t>generating</w:t>
      </w:r>
      <w:r>
        <w:rPr>
          <w:spacing w:val="-6"/>
        </w:rPr>
        <w:t xml:space="preserve"> </w:t>
      </w:r>
      <w:r>
        <w:rPr>
          <w:spacing w:val="-2"/>
        </w:rPr>
        <w:t>activity</w:t>
      </w:r>
      <w:r>
        <w:rPr>
          <w:spacing w:val="-6"/>
        </w:rPr>
        <w:t xml:space="preserve"> </w:t>
      </w:r>
      <w:r>
        <w:rPr>
          <w:spacing w:val="-2"/>
        </w:rPr>
        <w:t>and</w:t>
      </w:r>
      <w:r>
        <w:rPr>
          <w:spacing w:val="-6"/>
        </w:rPr>
        <w:t xml:space="preserve"> </w:t>
      </w:r>
      <w:r>
        <w:rPr>
          <w:spacing w:val="-2"/>
        </w:rPr>
        <w:t>how</w:t>
      </w:r>
      <w:r>
        <w:rPr>
          <w:spacing w:val="-6"/>
        </w:rPr>
        <w:t xml:space="preserve"> </w:t>
      </w:r>
      <w:r>
        <w:rPr>
          <w:spacing w:val="-2"/>
        </w:rPr>
        <w:t>economic</w:t>
      </w:r>
      <w:r>
        <w:rPr>
          <w:spacing w:val="-6"/>
        </w:rPr>
        <w:t xml:space="preserve"> </w:t>
      </w:r>
      <w:r>
        <w:rPr>
          <w:spacing w:val="-2"/>
        </w:rPr>
        <w:t>situation</w:t>
      </w:r>
      <w:r>
        <w:rPr>
          <w:spacing w:val="-6"/>
        </w:rPr>
        <w:t xml:space="preserve"> </w:t>
      </w:r>
      <w:r>
        <w:rPr>
          <w:spacing w:val="-2"/>
        </w:rPr>
        <w:t>at</w:t>
      </w:r>
      <w:r>
        <w:rPr>
          <w:spacing w:val="-6"/>
        </w:rPr>
        <w:t xml:space="preserve"> </w:t>
      </w:r>
      <w:r>
        <w:rPr>
          <w:spacing w:val="-2"/>
        </w:rPr>
        <w:t>the</w:t>
      </w:r>
      <w:r>
        <w:rPr>
          <w:spacing w:val="-6"/>
        </w:rPr>
        <w:t xml:space="preserve"> </w:t>
      </w:r>
      <w:r>
        <w:rPr>
          <w:spacing w:val="-2"/>
        </w:rPr>
        <w:t>time</w:t>
      </w:r>
      <w:r>
        <w:rPr>
          <w:spacing w:val="-6"/>
        </w:rPr>
        <w:t xml:space="preserve"> </w:t>
      </w:r>
      <w:r>
        <w:rPr>
          <w:spacing w:val="-2"/>
        </w:rPr>
        <w:t>impacted</w:t>
      </w:r>
      <w:r>
        <w:rPr>
          <w:spacing w:val="-6"/>
        </w:rPr>
        <w:t xml:space="preserve"> </w:t>
      </w:r>
      <w:r>
        <w:rPr>
          <w:spacing w:val="-2"/>
        </w:rPr>
        <w:t>on</w:t>
      </w:r>
      <w:r>
        <w:rPr>
          <w:spacing w:val="-6"/>
        </w:rPr>
        <w:t xml:space="preserve"> </w:t>
      </w:r>
      <w:r>
        <w:rPr>
          <w:spacing w:val="-2"/>
        </w:rPr>
        <w:t>income</w:t>
      </w:r>
      <w:r>
        <w:rPr>
          <w:spacing w:val="-6"/>
        </w:rPr>
        <w:t xml:space="preserve"> </w:t>
      </w:r>
      <w:r>
        <w:rPr>
          <w:spacing w:val="-2"/>
        </w:rPr>
        <w:t>flow</w:t>
      </w:r>
      <w:r>
        <w:rPr>
          <w:spacing w:val="-6"/>
        </w:rPr>
        <w:t xml:space="preserve"> </w:t>
      </w:r>
      <w:r>
        <w:rPr>
          <w:spacing w:val="-2"/>
        </w:rPr>
        <w:t xml:space="preserve">either </w:t>
      </w:r>
      <w:r>
        <w:t>positive</w:t>
      </w:r>
      <w:r>
        <w:rPr>
          <w:spacing w:val="-9"/>
        </w:rPr>
        <w:t xml:space="preserve"> </w:t>
      </w:r>
      <w:r>
        <w:t>or</w:t>
      </w:r>
      <w:r>
        <w:rPr>
          <w:spacing w:val="-9"/>
        </w:rPr>
        <w:t xml:space="preserve"> </w:t>
      </w:r>
      <w:r>
        <w:t>negative</w:t>
      </w:r>
      <w:r>
        <w:rPr>
          <w:spacing w:val="-9"/>
        </w:rPr>
        <w:t xml:space="preserve"> </w:t>
      </w:r>
      <w:r>
        <w:t>was</w:t>
      </w:r>
      <w:r>
        <w:rPr>
          <w:spacing w:val="-9"/>
        </w:rPr>
        <w:t xml:space="preserve"> </w:t>
      </w:r>
      <w:r>
        <w:t>considered</w:t>
      </w:r>
      <w:r>
        <w:rPr>
          <w:spacing w:val="-9"/>
        </w:rPr>
        <w:t xml:space="preserve"> </w:t>
      </w:r>
      <w:r>
        <w:t>a</w:t>
      </w:r>
      <w:r>
        <w:rPr>
          <w:spacing w:val="-9"/>
        </w:rPr>
        <w:t xml:space="preserve"> </w:t>
      </w:r>
      <w:r>
        <w:t>good</w:t>
      </w:r>
      <w:r>
        <w:rPr>
          <w:spacing w:val="-9"/>
        </w:rPr>
        <w:t xml:space="preserve"> </w:t>
      </w:r>
      <w:r>
        <w:t>proxy</w:t>
      </w:r>
      <w:r>
        <w:rPr>
          <w:spacing w:val="-9"/>
        </w:rPr>
        <w:t xml:space="preserve"> </w:t>
      </w:r>
      <w:r>
        <w:t>for</w:t>
      </w:r>
      <w:r>
        <w:rPr>
          <w:spacing w:val="-9"/>
        </w:rPr>
        <w:t xml:space="preserve"> </w:t>
      </w:r>
      <w:r>
        <w:t>vulnerable</w:t>
      </w:r>
      <w:r>
        <w:rPr>
          <w:spacing w:val="-9"/>
        </w:rPr>
        <w:t xml:space="preserve"> </w:t>
      </w:r>
      <w:r>
        <w:t>the</w:t>
      </w:r>
      <w:r>
        <w:rPr>
          <w:spacing w:val="-9"/>
        </w:rPr>
        <w:t xml:space="preserve"> </w:t>
      </w:r>
      <w:r>
        <w:t>household</w:t>
      </w:r>
      <w:r>
        <w:rPr>
          <w:spacing w:val="-9"/>
        </w:rPr>
        <w:t xml:space="preserve"> </w:t>
      </w:r>
      <w:r>
        <w:t>could</w:t>
      </w:r>
      <w:r>
        <w:rPr>
          <w:spacing w:val="-9"/>
        </w:rPr>
        <w:t xml:space="preserve"> </w:t>
      </w:r>
      <w:r>
        <w:t>be. Based</w:t>
      </w:r>
      <w:r>
        <w:rPr>
          <w:spacing w:val="-9"/>
        </w:rPr>
        <w:t xml:space="preserve"> </w:t>
      </w:r>
      <w:r>
        <w:t xml:space="preserve">on </w:t>
      </w:r>
      <w:r>
        <w:rPr>
          <w:spacing w:val="-2"/>
        </w:rPr>
        <w:t>the</w:t>
      </w:r>
      <w:r>
        <w:rPr>
          <w:spacing w:val="-6"/>
        </w:rPr>
        <w:t xml:space="preserve"> </w:t>
      </w:r>
      <w:r>
        <w:rPr>
          <w:spacing w:val="-2"/>
        </w:rPr>
        <w:t>type</w:t>
      </w:r>
      <w:r>
        <w:rPr>
          <w:spacing w:val="-6"/>
        </w:rPr>
        <w:t xml:space="preserve"> </w:t>
      </w:r>
      <w:r>
        <w:rPr>
          <w:spacing w:val="-2"/>
        </w:rPr>
        <w:t>of</w:t>
      </w:r>
      <w:r>
        <w:rPr>
          <w:spacing w:val="-6"/>
        </w:rPr>
        <w:t xml:space="preserve"> </w:t>
      </w:r>
      <w:r>
        <w:rPr>
          <w:spacing w:val="-2"/>
        </w:rPr>
        <w:t>income</w:t>
      </w:r>
      <w:r>
        <w:rPr>
          <w:spacing w:val="-6"/>
        </w:rPr>
        <w:t xml:space="preserve"> </w:t>
      </w:r>
      <w:r>
        <w:rPr>
          <w:spacing w:val="-2"/>
        </w:rPr>
        <w:t>(regular/irregular)</w:t>
      </w:r>
      <w:r>
        <w:rPr>
          <w:spacing w:val="-6"/>
        </w:rPr>
        <w:t xml:space="preserve"> </w:t>
      </w:r>
      <w:r>
        <w:rPr>
          <w:spacing w:val="-2"/>
        </w:rPr>
        <w:t>and</w:t>
      </w:r>
      <w:r>
        <w:rPr>
          <w:spacing w:val="-6"/>
        </w:rPr>
        <w:t xml:space="preserve"> </w:t>
      </w:r>
      <w:r>
        <w:rPr>
          <w:spacing w:val="-2"/>
        </w:rPr>
        <w:t>the</w:t>
      </w:r>
      <w:r>
        <w:rPr>
          <w:spacing w:val="-6"/>
        </w:rPr>
        <w:t xml:space="preserve"> </w:t>
      </w:r>
      <w:r>
        <w:rPr>
          <w:spacing w:val="-2"/>
        </w:rPr>
        <w:t>change</w:t>
      </w:r>
      <w:r>
        <w:rPr>
          <w:spacing w:val="-6"/>
        </w:rPr>
        <w:t xml:space="preserve"> </w:t>
      </w:r>
      <w:r>
        <w:rPr>
          <w:spacing w:val="-2"/>
        </w:rPr>
        <w:t>to</w:t>
      </w:r>
      <w:r>
        <w:rPr>
          <w:spacing w:val="-6"/>
        </w:rPr>
        <w:t xml:space="preserve"> </w:t>
      </w:r>
      <w:r>
        <w:rPr>
          <w:spacing w:val="-2"/>
        </w:rPr>
        <w:t>income</w:t>
      </w:r>
      <w:r>
        <w:rPr>
          <w:spacing w:val="-6"/>
        </w:rPr>
        <w:t xml:space="preserve"> </w:t>
      </w:r>
      <w:r>
        <w:rPr>
          <w:spacing w:val="-2"/>
        </w:rPr>
        <w:t>(change/no</w:t>
      </w:r>
      <w:r>
        <w:rPr>
          <w:spacing w:val="-6"/>
        </w:rPr>
        <w:t xml:space="preserve"> </w:t>
      </w:r>
      <w:r>
        <w:rPr>
          <w:spacing w:val="-2"/>
        </w:rPr>
        <w:t>change)</w:t>
      </w:r>
      <w:r>
        <w:rPr>
          <w:spacing w:val="-6"/>
        </w:rPr>
        <w:t xml:space="preserve"> </w:t>
      </w:r>
      <w:r>
        <w:rPr>
          <w:spacing w:val="-2"/>
        </w:rPr>
        <w:t>to</w:t>
      </w:r>
      <w:r>
        <w:rPr>
          <w:spacing w:val="-6"/>
        </w:rPr>
        <w:t xml:space="preserve"> </w:t>
      </w:r>
      <w:r>
        <w:rPr>
          <w:spacing w:val="-2"/>
        </w:rPr>
        <w:t>the</w:t>
      </w:r>
      <w:r>
        <w:rPr>
          <w:spacing w:val="-6"/>
        </w:rPr>
        <w:t xml:space="preserve"> </w:t>
      </w:r>
      <w:r>
        <w:rPr>
          <w:spacing w:val="-2"/>
        </w:rPr>
        <w:t xml:space="preserve">income </w:t>
      </w:r>
      <w:r>
        <w:t>stream,</w:t>
      </w:r>
      <w:r>
        <w:rPr>
          <w:spacing w:val="-7"/>
        </w:rPr>
        <w:t xml:space="preserve"> </w:t>
      </w:r>
      <w:r>
        <w:t>the</w:t>
      </w:r>
      <w:r>
        <w:rPr>
          <w:spacing w:val="-7"/>
        </w:rPr>
        <w:t xml:space="preserve"> </w:t>
      </w:r>
      <w:r>
        <w:t>respondent/household</w:t>
      </w:r>
      <w:r>
        <w:rPr>
          <w:spacing w:val="-7"/>
        </w:rPr>
        <w:t xml:space="preserve"> </w:t>
      </w:r>
      <w:r>
        <w:t>is</w:t>
      </w:r>
      <w:r>
        <w:rPr>
          <w:spacing w:val="-7"/>
        </w:rPr>
        <w:t xml:space="preserve"> </w:t>
      </w:r>
      <w:r>
        <w:t>classified</w:t>
      </w:r>
      <w:r>
        <w:rPr>
          <w:spacing w:val="-7"/>
        </w:rPr>
        <w:t xml:space="preserve"> </w:t>
      </w:r>
      <w:r>
        <w:t>into</w:t>
      </w:r>
      <w:r>
        <w:rPr>
          <w:spacing w:val="-7"/>
        </w:rPr>
        <w:t xml:space="preserve"> </w:t>
      </w:r>
      <w:r>
        <w:t>one</w:t>
      </w:r>
      <w:r>
        <w:rPr>
          <w:spacing w:val="-7"/>
        </w:rPr>
        <w:t xml:space="preserve"> </w:t>
      </w:r>
      <w:r>
        <w:t>of</w:t>
      </w:r>
      <w:r>
        <w:rPr>
          <w:spacing w:val="-7"/>
        </w:rPr>
        <w:t xml:space="preserve"> </w:t>
      </w:r>
      <w:r>
        <w:t>4</w:t>
      </w:r>
      <w:r>
        <w:rPr>
          <w:spacing w:val="-7"/>
        </w:rPr>
        <w:t xml:space="preserve"> </w:t>
      </w:r>
      <w:r>
        <w:t>CARI</w:t>
      </w:r>
      <w:r>
        <w:rPr>
          <w:spacing w:val="-7"/>
        </w:rPr>
        <w:t xml:space="preserve"> </w:t>
      </w:r>
      <w:r>
        <w:t>categories</w:t>
      </w:r>
      <w:r>
        <w:rPr>
          <w:spacing w:val="-7"/>
        </w:rPr>
        <w:t xml:space="preserve"> </w:t>
      </w:r>
      <w:r>
        <w:t>(see</w:t>
      </w:r>
      <w:r>
        <w:rPr>
          <w:spacing w:val="-7"/>
        </w:rPr>
        <w:t xml:space="preserve"> </w:t>
      </w:r>
      <w:r>
        <w:t>Table</w:t>
      </w:r>
      <w:r>
        <w:rPr>
          <w:spacing w:val="-7"/>
        </w:rPr>
        <w:t xml:space="preserve"> </w:t>
      </w:r>
      <w:r>
        <w:t>16</w:t>
      </w:r>
      <w:r>
        <w:rPr>
          <w:spacing w:val="-7"/>
        </w:rPr>
        <w:t xml:space="preserve"> </w:t>
      </w:r>
      <w:r>
        <w:t>for</w:t>
      </w:r>
      <w:r>
        <w:rPr>
          <w:spacing w:val="-7"/>
        </w:rPr>
        <w:t xml:space="preserve"> </w:t>
      </w:r>
      <w:r>
        <w:t xml:space="preserve">the </w:t>
      </w:r>
      <w:r>
        <w:rPr>
          <w:spacing w:val="-2"/>
        </w:rPr>
        <w:t>categories).</w:t>
      </w:r>
      <w:r>
        <w:rPr>
          <w:spacing w:val="15"/>
        </w:rPr>
        <w:t xml:space="preserve"> </w:t>
      </w:r>
      <w:r>
        <w:rPr>
          <w:spacing w:val="-2"/>
        </w:rPr>
        <w:t>The</w:t>
      </w:r>
      <w:r>
        <w:rPr>
          <w:spacing w:val="-10"/>
        </w:rPr>
        <w:t xml:space="preserve"> </w:t>
      </w:r>
      <w:r>
        <w:rPr>
          <w:spacing w:val="-2"/>
        </w:rPr>
        <w:t>irregular</w:t>
      </w:r>
      <w:r>
        <w:rPr>
          <w:spacing w:val="-10"/>
        </w:rPr>
        <w:t xml:space="preserve"> </w:t>
      </w:r>
      <w:r>
        <w:rPr>
          <w:spacing w:val="-2"/>
        </w:rPr>
        <w:t>&amp;</w:t>
      </w:r>
      <w:r>
        <w:rPr>
          <w:spacing w:val="-10"/>
        </w:rPr>
        <w:t xml:space="preserve"> </w:t>
      </w:r>
      <w:r>
        <w:rPr>
          <w:spacing w:val="-2"/>
        </w:rPr>
        <w:t>reduced,</w:t>
      </w:r>
      <w:r>
        <w:rPr>
          <w:spacing w:val="-7"/>
        </w:rPr>
        <w:t xml:space="preserve"> </w:t>
      </w:r>
      <w:r>
        <w:rPr>
          <w:spacing w:val="-2"/>
        </w:rPr>
        <w:t>and</w:t>
      </w:r>
      <w:r>
        <w:rPr>
          <w:spacing w:val="-10"/>
        </w:rPr>
        <w:t xml:space="preserve"> </w:t>
      </w:r>
      <w:r>
        <w:rPr>
          <w:spacing w:val="-2"/>
        </w:rPr>
        <w:t>no</w:t>
      </w:r>
      <w:r>
        <w:rPr>
          <w:spacing w:val="-10"/>
        </w:rPr>
        <w:t xml:space="preserve"> </w:t>
      </w:r>
      <w:r>
        <w:rPr>
          <w:spacing w:val="-2"/>
        </w:rPr>
        <w:t>income</w:t>
      </w:r>
      <w:r>
        <w:rPr>
          <w:spacing w:val="-10"/>
        </w:rPr>
        <w:t xml:space="preserve"> </w:t>
      </w:r>
      <w:r>
        <w:rPr>
          <w:spacing w:val="-2"/>
        </w:rPr>
        <w:t>sources</w:t>
      </w:r>
      <w:r>
        <w:rPr>
          <w:spacing w:val="-9"/>
        </w:rPr>
        <w:t xml:space="preserve"> </w:t>
      </w:r>
      <w:r>
        <w:rPr>
          <w:spacing w:val="-2"/>
        </w:rPr>
        <w:t>groups</w:t>
      </w:r>
      <w:r>
        <w:rPr>
          <w:spacing w:val="-9"/>
        </w:rPr>
        <w:t xml:space="preserve"> </w:t>
      </w:r>
      <w:r>
        <w:rPr>
          <w:spacing w:val="-2"/>
        </w:rPr>
        <w:t>corresponding</w:t>
      </w:r>
      <w:r>
        <w:rPr>
          <w:spacing w:val="-10"/>
        </w:rPr>
        <w:t xml:space="preserve"> </w:t>
      </w:r>
      <w:r>
        <w:rPr>
          <w:spacing w:val="-2"/>
        </w:rPr>
        <w:t>to</w:t>
      </w:r>
      <w:r>
        <w:rPr>
          <w:spacing w:val="-10"/>
        </w:rPr>
        <w:t xml:space="preserve"> </w:t>
      </w:r>
      <w:r>
        <w:rPr>
          <w:spacing w:val="-2"/>
        </w:rPr>
        <w:t>FES</w:t>
      </w:r>
      <w:r>
        <w:rPr>
          <w:spacing w:val="-10"/>
        </w:rPr>
        <w:t xml:space="preserve"> </w:t>
      </w:r>
      <w:r>
        <w:rPr>
          <w:spacing w:val="-2"/>
        </w:rPr>
        <w:t xml:space="preserve">category </w:t>
      </w:r>
      <w:r>
        <w:t>3 (FES: 65-75%) and category 4 (FES: &gt;= 75%), respectively.</w:t>
      </w:r>
    </w:p>
    <w:p w14:paraId="0EDF4A40" w14:textId="77777777" w:rsidR="00D62403" w:rsidRDefault="00D62403" w:rsidP="00D62403">
      <w:pPr>
        <w:pStyle w:val="BodyText"/>
        <w:spacing w:before="134" w:line="314" w:lineRule="auto"/>
        <w:ind w:left="540" w:right="416"/>
        <w:jc w:val="both"/>
      </w:pPr>
      <w:r>
        <w:rPr>
          <w:spacing w:val="-4"/>
        </w:rPr>
        <w:t>The</w:t>
      </w:r>
      <w:r>
        <w:rPr>
          <w:spacing w:val="-7"/>
        </w:rPr>
        <w:t xml:space="preserve"> </w:t>
      </w:r>
      <w:r>
        <w:rPr>
          <w:spacing w:val="-4"/>
        </w:rPr>
        <w:t>results</w:t>
      </w:r>
      <w:r>
        <w:rPr>
          <w:spacing w:val="-7"/>
        </w:rPr>
        <w:t xml:space="preserve"> </w:t>
      </w:r>
      <w:r>
        <w:rPr>
          <w:spacing w:val="-4"/>
        </w:rPr>
        <w:t>of</w:t>
      </w:r>
      <w:r>
        <w:rPr>
          <w:spacing w:val="-7"/>
        </w:rPr>
        <w:t xml:space="preserve"> </w:t>
      </w:r>
      <w:r>
        <w:rPr>
          <w:spacing w:val="-4"/>
        </w:rPr>
        <w:t>the</w:t>
      </w:r>
      <w:r>
        <w:rPr>
          <w:spacing w:val="-7"/>
        </w:rPr>
        <w:t xml:space="preserve"> </w:t>
      </w:r>
      <w:r>
        <w:rPr>
          <w:spacing w:val="-4"/>
        </w:rPr>
        <w:t>income</w:t>
      </w:r>
      <w:r>
        <w:rPr>
          <w:spacing w:val="-7"/>
        </w:rPr>
        <w:t xml:space="preserve"> </w:t>
      </w:r>
      <w:r>
        <w:rPr>
          <w:spacing w:val="-4"/>
        </w:rPr>
        <w:t>source</w:t>
      </w:r>
      <w:r>
        <w:rPr>
          <w:spacing w:val="-7"/>
        </w:rPr>
        <w:t xml:space="preserve"> </w:t>
      </w:r>
      <w:r>
        <w:rPr>
          <w:spacing w:val="-4"/>
        </w:rPr>
        <w:t>and</w:t>
      </w:r>
      <w:r>
        <w:rPr>
          <w:spacing w:val="-7"/>
        </w:rPr>
        <w:t xml:space="preserve"> </w:t>
      </w:r>
      <w:r>
        <w:rPr>
          <w:spacing w:val="-4"/>
        </w:rPr>
        <w:t>income</w:t>
      </w:r>
      <w:r>
        <w:rPr>
          <w:spacing w:val="-7"/>
        </w:rPr>
        <w:t xml:space="preserve"> </w:t>
      </w:r>
      <w:r>
        <w:rPr>
          <w:spacing w:val="-4"/>
        </w:rPr>
        <w:t>change</w:t>
      </w:r>
      <w:r>
        <w:rPr>
          <w:spacing w:val="-7"/>
        </w:rPr>
        <w:t xml:space="preserve"> </w:t>
      </w:r>
      <w:r>
        <w:rPr>
          <w:spacing w:val="-4"/>
        </w:rPr>
        <w:t>indicator</w:t>
      </w:r>
      <w:r>
        <w:rPr>
          <w:spacing w:val="-7"/>
        </w:rPr>
        <w:t xml:space="preserve"> </w:t>
      </w:r>
      <w:r>
        <w:rPr>
          <w:spacing w:val="-4"/>
        </w:rPr>
        <w:t>comparison</w:t>
      </w:r>
      <w:r>
        <w:rPr>
          <w:spacing w:val="-7"/>
        </w:rPr>
        <w:t xml:space="preserve"> </w:t>
      </w:r>
      <w:r>
        <w:rPr>
          <w:spacing w:val="-4"/>
        </w:rPr>
        <w:t>over</w:t>
      </w:r>
      <w:r>
        <w:rPr>
          <w:spacing w:val="-7"/>
        </w:rPr>
        <w:t xml:space="preserve"> </w:t>
      </w:r>
      <w:r>
        <w:rPr>
          <w:spacing w:val="-4"/>
        </w:rPr>
        <w:t>modality</w:t>
      </w:r>
      <w:r>
        <w:rPr>
          <w:spacing w:val="-7"/>
        </w:rPr>
        <w:t xml:space="preserve"> </w:t>
      </w:r>
      <w:r>
        <w:rPr>
          <w:spacing w:val="-4"/>
        </w:rPr>
        <w:t>shows</w:t>
      </w:r>
      <w:r>
        <w:rPr>
          <w:spacing w:val="-7"/>
        </w:rPr>
        <w:t xml:space="preserve"> </w:t>
      </w:r>
      <w:r>
        <w:rPr>
          <w:spacing w:val="-4"/>
        </w:rPr>
        <w:t xml:space="preserve">that, </w:t>
      </w:r>
      <w:r>
        <w:rPr>
          <w:spacing w:val="-6"/>
        </w:rPr>
        <w:t xml:space="preserve">respondents tend to underreport their food security over the phone (more households reported stable </w:t>
      </w:r>
      <w:r>
        <w:t>regular income source in the F2F interviews than remote across all the sub-samples).</w:t>
      </w:r>
      <w:r>
        <w:rPr>
          <w:spacing w:val="40"/>
        </w:rPr>
        <w:t xml:space="preserve"> </w:t>
      </w:r>
      <w:r>
        <w:t xml:space="preserve">Although </w:t>
      </w:r>
      <w:r>
        <w:rPr>
          <w:spacing w:val="-2"/>
        </w:rPr>
        <w:t>this</w:t>
      </w:r>
      <w:r>
        <w:rPr>
          <w:spacing w:val="-5"/>
        </w:rPr>
        <w:t xml:space="preserve"> </w:t>
      </w:r>
      <w:r>
        <w:rPr>
          <w:spacing w:val="-2"/>
        </w:rPr>
        <w:t>may</w:t>
      </w:r>
      <w:r>
        <w:rPr>
          <w:spacing w:val="-5"/>
        </w:rPr>
        <w:t xml:space="preserve"> </w:t>
      </w:r>
      <w:r>
        <w:rPr>
          <w:spacing w:val="-2"/>
        </w:rPr>
        <w:t>be</w:t>
      </w:r>
      <w:r>
        <w:rPr>
          <w:spacing w:val="-5"/>
        </w:rPr>
        <w:t xml:space="preserve"> </w:t>
      </w:r>
      <w:r>
        <w:rPr>
          <w:spacing w:val="-2"/>
        </w:rPr>
        <w:t>driven</w:t>
      </w:r>
      <w:r>
        <w:rPr>
          <w:spacing w:val="-5"/>
        </w:rPr>
        <w:t xml:space="preserve"> </w:t>
      </w:r>
      <w:r>
        <w:rPr>
          <w:spacing w:val="-2"/>
        </w:rPr>
        <w:t>by</w:t>
      </w:r>
      <w:r>
        <w:rPr>
          <w:spacing w:val="-5"/>
        </w:rPr>
        <w:t xml:space="preserve"> </w:t>
      </w:r>
      <w:r>
        <w:rPr>
          <w:spacing w:val="-2"/>
        </w:rPr>
        <w:t>the</w:t>
      </w:r>
      <w:r>
        <w:rPr>
          <w:spacing w:val="-5"/>
        </w:rPr>
        <w:t xml:space="preserve"> </w:t>
      </w:r>
      <w:r>
        <w:rPr>
          <w:spacing w:val="-2"/>
        </w:rPr>
        <w:t>categorization</w:t>
      </w:r>
      <w:r>
        <w:rPr>
          <w:spacing w:val="-5"/>
        </w:rPr>
        <w:t xml:space="preserve"> </w:t>
      </w:r>
      <w:r>
        <w:rPr>
          <w:spacing w:val="-2"/>
        </w:rPr>
        <w:t>of</w:t>
      </w:r>
      <w:r>
        <w:rPr>
          <w:spacing w:val="-5"/>
        </w:rPr>
        <w:t xml:space="preserve"> </w:t>
      </w:r>
      <w:r>
        <w:rPr>
          <w:spacing w:val="-2"/>
        </w:rPr>
        <w:t>agricultural</w:t>
      </w:r>
      <w:r>
        <w:rPr>
          <w:spacing w:val="-5"/>
        </w:rPr>
        <w:t xml:space="preserve"> </w:t>
      </w:r>
      <w:r>
        <w:rPr>
          <w:spacing w:val="-2"/>
        </w:rPr>
        <w:t>income</w:t>
      </w:r>
      <w:r>
        <w:rPr>
          <w:spacing w:val="-5"/>
        </w:rPr>
        <w:t xml:space="preserve"> </w:t>
      </w:r>
      <w:r>
        <w:rPr>
          <w:spacing w:val="-2"/>
        </w:rPr>
        <w:t>as</w:t>
      </w:r>
      <w:r>
        <w:rPr>
          <w:spacing w:val="-5"/>
        </w:rPr>
        <w:t xml:space="preserve"> </w:t>
      </w:r>
      <w:r>
        <w:rPr>
          <w:spacing w:val="-2"/>
        </w:rPr>
        <w:t>regular</w:t>
      </w:r>
      <w:r>
        <w:rPr>
          <w:spacing w:val="-5"/>
        </w:rPr>
        <w:t xml:space="preserve"> </w:t>
      </w:r>
      <w:r>
        <w:rPr>
          <w:spacing w:val="-2"/>
        </w:rPr>
        <w:t>income,</w:t>
      </w:r>
      <w:r>
        <w:rPr>
          <w:spacing w:val="-3"/>
        </w:rPr>
        <w:t xml:space="preserve"> </w:t>
      </w:r>
      <w:r>
        <w:rPr>
          <w:spacing w:val="-2"/>
        </w:rPr>
        <w:t>the</w:t>
      </w:r>
      <w:r>
        <w:rPr>
          <w:spacing w:val="-5"/>
        </w:rPr>
        <w:t xml:space="preserve"> </w:t>
      </w:r>
      <w:r>
        <w:rPr>
          <w:spacing w:val="-2"/>
        </w:rPr>
        <w:t>effect</w:t>
      </w:r>
      <w:r>
        <w:rPr>
          <w:spacing w:val="-5"/>
        </w:rPr>
        <w:t xml:space="preserve"> </w:t>
      </w:r>
      <w:r>
        <w:rPr>
          <w:spacing w:val="-2"/>
        </w:rPr>
        <w:t>should be</w:t>
      </w:r>
      <w:r>
        <w:rPr>
          <w:spacing w:val="-11"/>
        </w:rPr>
        <w:t xml:space="preserve"> </w:t>
      </w:r>
      <w:r>
        <w:rPr>
          <w:spacing w:val="-2"/>
        </w:rPr>
        <w:t>same</w:t>
      </w:r>
      <w:r>
        <w:rPr>
          <w:spacing w:val="-11"/>
        </w:rPr>
        <w:t xml:space="preserve"> </w:t>
      </w:r>
      <w:r>
        <w:rPr>
          <w:spacing w:val="-2"/>
        </w:rPr>
        <w:t>across</w:t>
      </w:r>
      <w:r>
        <w:rPr>
          <w:spacing w:val="-11"/>
        </w:rPr>
        <w:t xml:space="preserve"> </w:t>
      </w:r>
      <w:r>
        <w:rPr>
          <w:spacing w:val="-2"/>
        </w:rPr>
        <w:t>modalities.</w:t>
      </w:r>
      <w:r>
        <w:rPr>
          <w:spacing w:val="10"/>
        </w:rPr>
        <w:t xml:space="preserve"> </w:t>
      </w:r>
      <w:r>
        <w:rPr>
          <w:spacing w:val="-2"/>
        </w:rPr>
        <w:t>On</w:t>
      </w:r>
      <w:r>
        <w:rPr>
          <w:spacing w:val="-11"/>
        </w:rPr>
        <w:t xml:space="preserve"> </w:t>
      </w:r>
      <w:r>
        <w:rPr>
          <w:spacing w:val="-2"/>
        </w:rPr>
        <w:t>the</w:t>
      </w:r>
      <w:r>
        <w:rPr>
          <w:spacing w:val="-11"/>
        </w:rPr>
        <w:t xml:space="preserve"> </w:t>
      </w:r>
      <w:r>
        <w:rPr>
          <w:spacing w:val="-2"/>
        </w:rPr>
        <w:t>other</w:t>
      </w:r>
      <w:r>
        <w:rPr>
          <w:spacing w:val="-11"/>
        </w:rPr>
        <w:t xml:space="preserve"> </w:t>
      </w:r>
      <w:r>
        <w:rPr>
          <w:spacing w:val="-2"/>
        </w:rPr>
        <w:t>hand,</w:t>
      </w:r>
      <w:r>
        <w:rPr>
          <w:spacing w:val="-9"/>
        </w:rPr>
        <w:t xml:space="preserve"> </w:t>
      </w:r>
      <w:r>
        <w:rPr>
          <w:spacing w:val="-2"/>
        </w:rPr>
        <w:t>respondents</w:t>
      </w:r>
      <w:r>
        <w:rPr>
          <w:spacing w:val="-11"/>
        </w:rPr>
        <w:t xml:space="preserve"> </w:t>
      </w:r>
      <w:r>
        <w:rPr>
          <w:spacing w:val="-2"/>
        </w:rPr>
        <w:t>reported</w:t>
      </w:r>
      <w:r>
        <w:rPr>
          <w:spacing w:val="-11"/>
        </w:rPr>
        <w:t xml:space="preserve"> </w:t>
      </w:r>
      <w:r>
        <w:rPr>
          <w:spacing w:val="-2"/>
        </w:rPr>
        <w:t>engaging</w:t>
      </w:r>
      <w:r>
        <w:rPr>
          <w:spacing w:val="-11"/>
        </w:rPr>
        <w:t xml:space="preserve"> </w:t>
      </w:r>
      <w:r>
        <w:rPr>
          <w:spacing w:val="-2"/>
        </w:rPr>
        <w:t>in</w:t>
      </w:r>
      <w:r>
        <w:rPr>
          <w:spacing w:val="-11"/>
        </w:rPr>
        <w:t xml:space="preserve"> </w:t>
      </w:r>
      <w:r>
        <w:rPr>
          <w:spacing w:val="-2"/>
        </w:rPr>
        <w:t>significantly</w:t>
      </w:r>
      <w:r>
        <w:rPr>
          <w:spacing w:val="-11"/>
        </w:rPr>
        <w:t xml:space="preserve"> </w:t>
      </w:r>
      <w:r>
        <w:rPr>
          <w:spacing w:val="-2"/>
        </w:rPr>
        <w:t xml:space="preserve">more </w:t>
      </w:r>
      <w:r>
        <w:t>irregular</w:t>
      </w:r>
      <w:r>
        <w:rPr>
          <w:spacing w:val="-3"/>
        </w:rPr>
        <w:t xml:space="preserve"> </w:t>
      </w:r>
      <w:r>
        <w:t>income</w:t>
      </w:r>
      <w:r>
        <w:rPr>
          <w:spacing w:val="-3"/>
        </w:rPr>
        <w:t xml:space="preserve"> </w:t>
      </w:r>
      <w:r>
        <w:t>sources</w:t>
      </w:r>
      <w:r>
        <w:rPr>
          <w:spacing w:val="-3"/>
        </w:rPr>
        <w:t xml:space="preserve"> </w:t>
      </w:r>
      <w:r>
        <w:t>(unstable</w:t>
      </w:r>
      <w:r>
        <w:rPr>
          <w:spacing w:val="-3"/>
        </w:rPr>
        <w:t xml:space="preserve"> </w:t>
      </w:r>
      <w:r>
        <w:t>and</w:t>
      </w:r>
      <w:r>
        <w:rPr>
          <w:spacing w:val="-3"/>
        </w:rPr>
        <w:t xml:space="preserve"> </w:t>
      </w:r>
      <w:r>
        <w:t>reducing</w:t>
      </w:r>
      <w:r>
        <w:rPr>
          <w:spacing w:val="-3"/>
        </w:rPr>
        <w:t xml:space="preserve"> </w:t>
      </w:r>
      <w:r>
        <w:t>income)</w:t>
      </w:r>
      <w:r>
        <w:rPr>
          <w:spacing w:val="-3"/>
        </w:rPr>
        <w:t xml:space="preserve"> </w:t>
      </w:r>
      <w:r>
        <w:t>over</w:t>
      </w:r>
      <w:r>
        <w:rPr>
          <w:spacing w:val="-3"/>
        </w:rPr>
        <w:t xml:space="preserve"> </w:t>
      </w:r>
      <w:r>
        <w:t>the</w:t>
      </w:r>
      <w:r>
        <w:rPr>
          <w:spacing w:val="-3"/>
        </w:rPr>
        <w:t xml:space="preserve"> </w:t>
      </w:r>
      <w:r>
        <w:t>phone</w:t>
      </w:r>
      <w:r>
        <w:rPr>
          <w:spacing w:val="-3"/>
        </w:rPr>
        <w:t xml:space="preserve"> </w:t>
      </w:r>
      <w:r>
        <w:t>compared</w:t>
      </w:r>
      <w:r>
        <w:rPr>
          <w:spacing w:val="-3"/>
        </w:rPr>
        <w:t xml:space="preserve"> </w:t>
      </w:r>
      <w:r>
        <w:t>to</w:t>
      </w:r>
      <w:r>
        <w:rPr>
          <w:spacing w:val="-3"/>
        </w:rPr>
        <w:t xml:space="preserve"> </w:t>
      </w:r>
      <w:r>
        <w:t>F2F.</w:t>
      </w:r>
    </w:p>
    <w:p w14:paraId="2730320C" w14:textId="77777777" w:rsidR="00D62403" w:rsidRDefault="00D62403" w:rsidP="00D62403">
      <w:pPr>
        <w:spacing w:line="314" w:lineRule="auto"/>
        <w:jc w:val="both"/>
        <w:sectPr w:rsidR="00D62403">
          <w:pgSz w:w="12240" w:h="15840"/>
          <w:pgMar w:top="1340" w:right="1020" w:bottom="1080" w:left="900" w:header="0" w:footer="888" w:gutter="0"/>
          <w:cols w:space="720"/>
        </w:sectPr>
      </w:pPr>
    </w:p>
    <w:p w14:paraId="7EFCC40E" w14:textId="77777777" w:rsidR="00D62403" w:rsidRDefault="00D62403" w:rsidP="00D62403">
      <w:pPr>
        <w:spacing w:before="115"/>
        <w:ind w:left="630" w:right="510"/>
        <w:jc w:val="center"/>
        <w:rPr>
          <w:sz w:val="16"/>
        </w:rPr>
      </w:pPr>
      <w:r>
        <w:rPr>
          <w:sz w:val="16"/>
        </w:rPr>
        <w:t>Table</w:t>
      </w:r>
      <w:r>
        <w:rPr>
          <w:spacing w:val="10"/>
          <w:sz w:val="16"/>
        </w:rPr>
        <w:t xml:space="preserve"> </w:t>
      </w:r>
      <w:r>
        <w:rPr>
          <w:sz w:val="16"/>
        </w:rPr>
        <w:t>16:</w:t>
      </w:r>
      <w:r>
        <w:rPr>
          <w:spacing w:val="26"/>
          <w:sz w:val="16"/>
        </w:rPr>
        <w:t xml:space="preserve"> </w:t>
      </w:r>
      <w:r>
        <w:rPr>
          <w:sz w:val="16"/>
        </w:rPr>
        <w:t>Impact</w:t>
      </w:r>
      <w:r>
        <w:rPr>
          <w:spacing w:val="10"/>
          <w:sz w:val="16"/>
        </w:rPr>
        <w:t xml:space="preserve"> </w:t>
      </w:r>
      <w:r>
        <w:rPr>
          <w:sz w:val="16"/>
        </w:rPr>
        <w:t>of</w:t>
      </w:r>
      <w:r>
        <w:rPr>
          <w:spacing w:val="10"/>
          <w:sz w:val="16"/>
        </w:rPr>
        <w:t xml:space="preserve"> </w:t>
      </w:r>
      <w:r>
        <w:rPr>
          <w:sz w:val="16"/>
        </w:rPr>
        <w:t>Survey</w:t>
      </w:r>
      <w:r>
        <w:rPr>
          <w:spacing w:val="11"/>
          <w:sz w:val="16"/>
        </w:rPr>
        <w:t xml:space="preserve"> </w:t>
      </w:r>
      <w:r>
        <w:rPr>
          <w:sz w:val="16"/>
        </w:rPr>
        <w:t>Modality</w:t>
      </w:r>
      <w:r>
        <w:rPr>
          <w:spacing w:val="10"/>
          <w:sz w:val="16"/>
        </w:rPr>
        <w:t xml:space="preserve"> </w:t>
      </w:r>
      <w:r>
        <w:rPr>
          <w:sz w:val="16"/>
        </w:rPr>
        <w:t>on</w:t>
      </w:r>
      <w:r>
        <w:rPr>
          <w:spacing w:val="10"/>
          <w:sz w:val="16"/>
        </w:rPr>
        <w:t xml:space="preserve"> </w:t>
      </w:r>
      <w:r>
        <w:rPr>
          <w:spacing w:val="-2"/>
          <w:sz w:val="16"/>
        </w:rPr>
        <w:t>Income</w:t>
      </w:r>
    </w:p>
    <w:p w14:paraId="41FA5B26" w14:textId="77777777" w:rsidR="00D62403" w:rsidRDefault="00D62403" w:rsidP="00D62403">
      <w:pPr>
        <w:pStyle w:val="BodyText"/>
        <w:spacing w:before="2"/>
        <w:rPr>
          <w:sz w:val="17"/>
        </w:rPr>
      </w:pPr>
    </w:p>
    <w:tbl>
      <w:tblPr>
        <w:tblW w:w="0" w:type="auto"/>
        <w:tblInd w:w="547" w:type="dxa"/>
        <w:tblLayout w:type="fixed"/>
        <w:tblCellMar>
          <w:left w:w="0" w:type="dxa"/>
          <w:right w:w="0" w:type="dxa"/>
        </w:tblCellMar>
        <w:tblLook w:val="01E0" w:firstRow="1" w:lastRow="1" w:firstColumn="1" w:lastColumn="1" w:noHBand="0" w:noVBand="0"/>
      </w:tblPr>
      <w:tblGrid>
        <w:gridCol w:w="2411"/>
        <w:gridCol w:w="2207"/>
        <w:gridCol w:w="600"/>
        <w:gridCol w:w="661"/>
        <w:gridCol w:w="502"/>
        <w:gridCol w:w="577"/>
        <w:gridCol w:w="660"/>
        <w:gridCol w:w="501"/>
        <w:gridCol w:w="602"/>
        <w:gridCol w:w="634"/>
      </w:tblGrid>
      <w:tr w:rsidR="00D62403" w14:paraId="27B7A3A7" w14:textId="77777777">
        <w:trPr>
          <w:trHeight w:val="286"/>
        </w:trPr>
        <w:tc>
          <w:tcPr>
            <w:tcW w:w="2411" w:type="dxa"/>
            <w:tcBorders>
              <w:top w:val="double" w:sz="4" w:space="0" w:color="000000"/>
              <w:bottom w:val="single" w:sz="4" w:space="0" w:color="000000"/>
            </w:tcBorders>
          </w:tcPr>
          <w:p w14:paraId="3C87A9A1" w14:textId="77777777" w:rsidR="00D62403" w:rsidRDefault="00D62403">
            <w:pPr>
              <w:pStyle w:val="TableParagraph"/>
              <w:spacing w:before="136" w:line="130" w:lineRule="exact"/>
              <w:ind w:left="89"/>
              <w:jc w:val="left"/>
              <w:rPr>
                <w:sz w:val="12"/>
              </w:rPr>
            </w:pPr>
            <w:r>
              <w:rPr>
                <w:spacing w:val="-2"/>
                <w:w w:val="105"/>
                <w:sz w:val="12"/>
              </w:rPr>
              <w:t>Variable</w:t>
            </w:r>
          </w:p>
        </w:tc>
        <w:tc>
          <w:tcPr>
            <w:tcW w:w="2207" w:type="dxa"/>
            <w:tcBorders>
              <w:top w:val="double" w:sz="4" w:space="0" w:color="000000"/>
              <w:bottom w:val="single" w:sz="4" w:space="0" w:color="000000"/>
            </w:tcBorders>
          </w:tcPr>
          <w:p w14:paraId="3B8363C0" w14:textId="77777777" w:rsidR="00D62403" w:rsidRDefault="00D62403">
            <w:pPr>
              <w:pStyle w:val="TableParagraph"/>
              <w:spacing w:before="136" w:line="130" w:lineRule="exact"/>
              <w:ind w:right="112"/>
              <w:jc w:val="right"/>
              <w:rPr>
                <w:sz w:val="12"/>
              </w:rPr>
            </w:pPr>
            <w:r>
              <w:rPr>
                <w:spacing w:val="-5"/>
                <w:w w:val="110"/>
                <w:sz w:val="12"/>
              </w:rPr>
              <w:t>F2F</w:t>
            </w:r>
          </w:p>
        </w:tc>
        <w:tc>
          <w:tcPr>
            <w:tcW w:w="1261" w:type="dxa"/>
            <w:gridSpan w:val="2"/>
            <w:tcBorders>
              <w:top w:val="double" w:sz="4" w:space="0" w:color="000000"/>
              <w:bottom w:val="single" w:sz="4" w:space="0" w:color="000000"/>
            </w:tcBorders>
          </w:tcPr>
          <w:p w14:paraId="3A96838F" w14:textId="77777777" w:rsidR="00D62403" w:rsidRDefault="00D62403">
            <w:pPr>
              <w:pStyle w:val="TableParagraph"/>
              <w:spacing w:line="131" w:lineRule="exact"/>
              <w:ind w:left="67"/>
              <w:jc w:val="left"/>
              <w:rPr>
                <w:sz w:val="12"/>
              </w:rPr>
            </w:pPr>
            <w:r>
              <w:rPr>
                <w:w w:val="105"/>
                <w:sz w:val="12"/>
              </w:rPr>
              <w:t>Own</w:t>
            </w:r>
            <w:r>
              <w:rPr>
                <w:spacing w:val="9"/>
                <w:w w:val="105"/>
                <w:sz w:val="12"/>
              </w:rPr>
              <w:t xml:space="preserve"> </w:t>
            </w:r>
            <w:r>
              <w:rPr>
                <w:spacing w:val="-2"/>
                <w:w w:val="105"/>
                <w:sz w:val="12"/>
              </w:rPr>
              <w:t>Phone</w:t>
            </w:r>
          </w:p>
          <w:p w14:paraId="3B41D160" w14:textId="77777777" w:rsidR="00D62403" w:rsidRDefault="00D62403">
            <w:pPr>
              <w:pStyle w:val="TableParagraph"/>
              <w:tabs>
                <w:tab w:val="left" w:pos="841"/>
              </w:tabs>
              <w:spacing w:before="5" w:line="130" w:lineRule="exact"/>
              <w:ind w:left="113"/>
              <w:jc w:val="left"/>
              <w:rPr>
                <w:sz w:val="12"/>
              </w:rPr>
            </w:pPr>
            <w:r>
              <w:rPr>
                <w:spacing w:val="-2"/>
                <w:sz w:val="12"/>
              </w:rPr>
              <w:t>Remote</w:t>
            </w:r>
            <w:r>
              <w:rPr>
                <w:sz w:val="12"/>
              </w:rPr>
              <w:tab/>
            </w:r>
            <w:r>
              <w:rPr>
                <w:spacing w:val="-4"/>
                <w:sz w:val="12"/>
              </w:rPr>
              <w:t>Diff</w:t>
            </w:r>
          </w:p>
        </w:tc>
        <w:tc>
          <w:tcPr>
            <w:tcW w:w="502" w:type="dxa"/>
            <w:tcBorders>
              <w:top w:val="double" w:sz="4" w:space="0" w:color="000000"/>
              <w:bottom w:val="single" w:sz="4" w:space="0" w:color="000000"/>
            </w:tcBorders>
          </w:tcPr>
          <w:p w14:paraId="670A3434" w14:textId="77777777" w:rsidR="00D62403" w:rsidRDefault="00D62403">
            <w:pPr>
              <w:pStyle w:val="TableParagraph"/>
              <w:spacing w:before="136" w:line="130" w:lineRule="exact"/>
              <w:ind w:left="2" w:right="1"/>
              <w:rPr>
                <w:sz w:val="12"/>
              </w:rPr>
            </w:pPr>
            <w:r>
              <w:rPr>
                <w:spacing w:val="-5"/>
                <w:w w:val="110"/>
                <w:sz w:val="12"/>
              </w:rPr>
              <w:t>F2F</w:t>
            </w:r>
          </w:p>
        </w:tc>
        <w:tc>
          <w:tcPr>
            <w:tcW w:w="1237" w:type="dxa"/>
            <w:gridSpan w:val="2"/>
            <w:tcBorders>
              <w:top w:val="double" w:sz="4" w:space="0" w:color="000000"/>
              <w:bottom w:val="single" w:sz="4" w:space="0" w:color="000000"/>
            </w:tcBorders>
          </w:tcPr>
          <w:p w14:paraId="0D81910D" w14:textId="77777777" w:rsidR="00D62403" w:rsidRDefault="00D62403">
            <w:pPr>
              <w:pStyle w:val="TableParagraph"/>
              <w:spacing w:line="131" w:lineRule="exact"/>
              <w:ind w:left="95"/>
              <w:jc w:val="left"/>
              <w:rPr>
                <w:sz w:val="12"/>
              </w:rPr>
            </w:pPr>
            <w:r>
              <w:rPr>
                <w:sz w:val="12"/>
              </w:rPr>
              <w:t>No</w:t>
            </w:r>
            <w:r>
              <w:rPr>
                <w:spacing w:val="13"/>
                <w:sz w:val="12"/>
              </w:rPr>
              <w:t xml:space="preserve"> </w:t>
            </w:r>
            <w:r>
              <w:rPr>
                <w:spacing w:val="-4"/>
                <w:sz w:val="12"/>
              </w:rPr>
              <w:t>Phone</w:t>
            </w:r>
          </w:p>
          <w:p w14:paraId="3EA65140" w14:textId="77777777" w:rsidR="00D62403" w:rsidRDefault="00D62403">
            <w:pPr>
              <w:pStyle w:val="TableParagraph"/>
              <w:tabs>
                <w:tab w:val="left" w:pos="818"/>
              </w:tabs>
              <w:spacing w:before="5" w:line="130" w:lineRule="exact"/>
              <w:ind w:left="90"/>
              <w:jc w:val="left"/>
              <w:rPr>
                <w:sz w:val="12"/>
              </w:rPr>
            </w:pPr>
            <w:r>
              <w:rPr>
                <w:spacing w:val="-2"/>
                <w:sz w:val="12"/>
              </w:rPr>
              <w:t>Remote</w:t>
            </w:r>
            <w:r>
              <w:rPr>
                <w:sz w:val="12"/>
              </w:rPr>
              <w:tab/>
            </w:r>
            <w:r>
              <w:rPr>
                <w:spacing w:val="-4"/>
                <w:sz w:val="12"/>
              </w:rPr>
              <w:t>Diff</w:t>
            </w:r>
          </w:p>
        </w:tc>
        <w:tc>
          <w:tcPr>
            <w:tcW w:w="501" w:type="dxa"/>
            <w:tcBorders>
              <w:top w:val="double" w:sz="4" w:space="0" w:color="000000"/>
              <w:bottom w:val="single" w:sz="4" w:space="0" w:color="000000"/>
            </w:tcBorders>
          </w:tcPr>
          <w:p w14:paraId="0D87E091" w14:textId="77777777" w:rsidR="00D62403" w:rsidRDefault="00D62403">
            <w:pPr>
              <w:pStyle w:val="TableParagraph"/>
              <w:spacing w:before="136" w:line="130" w:lineRule="exact"/>
              <w:ind w:left="5"/>
              <w:rPr>
                <w:sz w:val="12"/>
              </w:rPr>
            </w:pPr>
            <w:r>
              <w:rPr>
                <w:spacing w:val="-5"/>
                <w:w w:val="110"/>
                <w:sz w:val="12"/>
              </w:rPr>
              <w:t>F2F</w:t>
            </w:r>
          </w:p>
        </w:tc>
        <w:tc>
          <w:tcPr>
            <w:tcW w:w="602" w:type="dxa"/>
            <w:tcBorders>
              <w:top w:val="double" w:sz="4" w:space="0" w:color="000000"/>
              <w:bottom w:val="single" w:sz="4" w:space="0" w:color="000000"/>
            </w:tcBorders>
          </w:tcPr>
          <w:p w14:paraId="30BEC5C3" w14:textId="77777777" w:rsidR="00D62403" w:rsidRDefault="00D62403">
            <w:pPr>
              <w:pStyle w:val="TableParagraph"/>
              <w:spacing w:line="131" w:lineRule="exact"/>
              <w:ind w:right="82"/>
              <w:jc w:val="right"/>
              <w:rPr>
                <w:sz w:val="12"/>
              </w:rPr>
            </w:pPr>
            <w:r>
              <w:rPr>
                <w:spacing w:val="-2"/>
                <w:w w:val="110"/>
                <w:sz w:val="12"/>
              </w:rPr>
              <w:t>Total</w:t>
            </w:r>
          </w:p>
          <w:p w14:paraId="21B58E54" w14:textId="77777777" w:rsidR="00D62403" w:rsidRDefault="00D62403">
            <w:pPr>
              <w:pStyle w:val="TableParagraph"/>
              <w:spacing w:before="5" w:line="130" w:lineRule="exact"/>
              <w:ind w:right="83"/>
              <w:jc w:val="right"/>
              <w:rPr>
                <w:sz w:val="12"/>
              </w:rPr>
            </w:pPr>
            <w:r>
              <w:rPr>
                <w:spacing w:val="-2"/>
                <w:sz w:val="12"/>
              </w:rPr>
              <w:t>Remote</w:t>
            </w:r>
          </w:p>
        </w:tc>
        <w:tc>
          <w:tcPr>
            <w:tcW w:w="634" w:type="dxa"/>
            <w:tcBorders>
              <w:top w:val="double" w:sz="4" w:space="0" w:color="000000"/>
              <w:bottom w:val="single" w:sz="4" w:space="0" w:color="000000"/>
            </w:tcBorders>
          </w:tcPr>
          <w:p w14:paraId="4D21E0BD" w14:textId="77777777" w:rsidR="00D62403" w:rsidRDefault="00D62403">
            <w:pPr>
              <w:pStyle w:val="TableParagraph"/>
              <w:spacing w:before="136" w:line="130" w:lineRule="exact"/>
              <w:ind w:left="9" w:right="1"/>
              <w:rPr>
                <w:sz w:val="12"/>
              </w:rPr>
            </w:pPr>
            <w:r>
              <w:rPr>
                <w:spacing w:val="-4"/>
                <w:sz w:val="12"/>
              </w:rPr>
              <w:t>Diff</w:t>
            </w:r>
          </w:p>
        </w:tc>
      </w:tr>
      <w:tr w:rsidR="00D62403" w14:paraId="19589A64" w14:textId="77777777">
        <w:trPr>
          <w:trHeight w:val="118"/>
        </w:trPr>
        <w:tc>
          <w:tcPr>
            <w:tcW w:w="4618" w:type="dxa"/>
            <w:gridSpan w:val="2"/>
          </w:tcPr>
          <w:p w14:paraId="4B0E1436" w14:textId="77777777" w:rsidR="00D62403" w:rsidRDefault="00D62403">
            <w:pPr>
              <w:pStyle w:val="TableParagraph"/>
              <w:tabs>
                <w:tab w:val="right" w:pos="4503"/>
              </w:tabs>
              <w:spacing w:line="98" w:lineRule="exact"/>
              <w:ind w:left="89"/>
              <w:jc w:val="left"/>
              <w:rPr>
                <w:sz w:val="12"/>
              </w:rPr>
            </w:pPr>
            <w:r>
              <w:rPr>
                <w:sz w:val="12"/>
              </w:rPr>
              <w:t>Income:</w:t>
            </w:r>
            <w:r>
              <w:rPr>
                <w:spacing w:val="28"/>
                <w:sz w:val="12"/>
              </w:rPr>
              <w:t xml:space="preserve"> </w:t>
            </w:r>
            <w:r>
              <w:rPr>
                <w:sz w:val="12"/>
              </w:rPr>
              <w:t>Regular</w:t>
            </w:r>
            <w:r>
              <w:rPr>
                <w:spacing w:val="15"/>
                <w:sz w:val="12"/>
              </w:rPr>
              <w:t xml:space="preserve"> </w:t>
            </w:r>
            <w:r>
              <w:rPr>
                <w:sz w:val="12"/>
              </w:rPr>
              <w:t>and</w:t>
            </w:r>
            <w:r>
              <w:rPr>
                <w:spacing w:val="14"/>
                <w:sz w:val="12"/>
              </w:rPr>
              <w:t xml:space="preserve"> </w:t>
            </w:r>
            <w:r>
              <w:rPr>
                <w:spacing w:val="-2"/>
                <w:sz w:val="12"/>
              </w:rPr>
              <w:t>Unchanged/Increasing</w:t>
            </w:r>
            <w:r>
              <w:rPr>
                <w:rFonts w:ascii="Times New Roman"/>
                <w:sz w:val="12"/>
              </w:rPr>
              <w:tab/>
            </w:r>
            <w:r>
              <w:rPr>
                <w:spacing w:val="-4"/>
                <w:sz w:val="12"/>
              </w:rPr>
              <w:t>0.45</w:t>
            </w:r>
          </w:p>
        </w:tc>
        <w:tc>
          <w:tcPr>
            <w:tcW w:w="600" w:type="dxa"/>
          </w:tcPr>
          <w:p w14:paraId="762A2D96" w14:textId="77777777" w:rsidR="00D62403" w:rsidRDefault="00D62403">
            <w:pPr>
              <w:pStyle w:val="TableParagraph"/>
              <w:spacing w:line="98" w:lineRule="exact"/>
              <w:ind w:left="77" w:right="27"/>
              <w:rPr>
                <w:sz w:val="12"/>
              </w:rPr>
            </w:pPr>
            <w:r>
              <w:rPr>
                <w:spacing w:val="-4"/>
                <w:sz w:val="12"/>
              </w:rPr>
              <w:t>0.26</w:t>
            </w:r>
          </w:p>
        </w:tc>
        <w:tc>
          <w:tcPr>
            <w:tcW w:w="661" w:type="dxa"/>
          </w:tcPr>
          <w:p w14:paraId="4B23C8C1" w14:textId="77777777" w:rsidR="00D62403" w:rsidRDefault="00D62403">
            <w:pPr>
              <w:pStyle w:val="TableParagraph"/>
              <w:spacing w:line="98" w:lineRule="exact"/>
              <w:ind w:left="27"/>
              <w:rPr>
                <w:sz w:val="12"/>
              </w:rPr>
            </w:pPr>
            <w:r>
              <w:rPr>
                <w:sz w:val="12"/>
              </w:rPr>
              <w:t>-</w:t>
            </w:r>
            <w:r>
              <w:rPr>
                <w:spacing w:val="-2"/>
                <w:sz w:val="12"/>
              </w:rPr>
              <w:t>0.19***</w:t>
            </w:r>
          </w:p>
        </w:tc>
        <w:tc>
          <w:tcPr>
            <w:tcW w:w="502" w:type="dxa"/>
          </w:tcPr>
          <w:p w14:paraId="36D9784B" w14:textId="77777777" w:rsidR="00D62403" w:rsidRDefault="00D62403">
            <w:pPr>
              <w:pStyle w:val="TableParagraph"/>
              <w:spacing w:line="98" w:lineRule="exact"/>
              <w:ind w:left="2"/>
              <w:rPr>
                <w:sz w:val="12"/>
              </w:rPr>
            </w:pPr>
            <w:r>
              <w:rPr>
                <w:spacing w:val="-4"/>
                <w:sz w:val="12"/>
              </w:rPr>
              <w:t>0.44</w:t>
            </w:r>
          </w:p>
        </w:tc>
        <w:tc>
          <w:tcPr>
            <w:tcW w:w="577" w:type="dxa"/>
          </w:tcPr>
          <w:p w14:paraId="4FE8A977" w14:textId="77777777" w:rsidR="00D62403" w:rsidRDefault="00D62403">
            <w:pPr>
              <w:pStyle w:val="TableParagraph"/>
              <w:spacing w:line="98" w:lineRule="exact"/>
              <w:ind w:left="27"/>
              <w:rPr>
                <w:sz w:val="12"/>
              </w:rPr>
            </w:pPr>
            <w:r>
              <w:rPr>
                <w:spacing w:val="-4"/>
                <w:sz w:val="12"/>
              </w:rPr>
              <w:t>0.24</w:t>
            </w:r>
          </w:p>
        </w:tc>
        <w:tc>
          <w:tcPr>
            <w:tcW w:w="660" w:type="dxa"/>
          </w:tcPr>
          <w:p w14:paraId="2BBA1A5D" w14:textId="77777777" w:rsidR="00D62403" w:rsidRDefault="00D62403">
            <w:pPr>
              <w:pStyle w:val="TableParagraph"/>
              <w:spacing w:line="98" w:lineRule="exact"/>
              <w:ind w:left="52" w:right="24"/>
              <w:rPr>
                <w:sz w:val="12"/>
              </w:rPr>
            </w:pPr>
            <w:r>
              <w:rPr>
                <w:sz w:val="12"/>
              </w:rPr>
              <w:t>-</w:t>
            </w:r>
            <w:r>
              <w:rPr>
                <w:spacing w:val="-2"/>
                <w:sz w:val="12"/>
              </w:rPr>
              <w:t>0.19***</w:t>
            </w:r>
          </w:p>
        </w:tc>
        <w:tc>
          <w:tcPr>
            <w:tcW w:w="501" w:type="dxa"/>
          </w:tcPr>
          <w:p w14:paraId="1D923D5A" w14:textId="77777777" w:rsidR="00D62403" w:rsidRDefault="00D62403">
            <w:pPr>
              <w:pStyle w:val="TableParagraph"/>
              <w:spacing w:line="98" w:lineRule="exact"/>
              <w:ind w:left="5"/>
              <w:rPr>
                <w:sz w:val="12"/>
              </w:rPr>
            </w:pPr>
            <w:r>
              <w:rPr>
                <w:spacing w:val="-4"/>
                <w:sz w:val="12"/>
              </w:rPr>
              <w:t>0.44</w:t>
            </w:r>
          </w:p>
        </w:tc>
        <w:tc>
          <w:tcPr>
            <w:tcW w:w="602" w:type="dxa"/>
          </w:tcPr>
          <w:p w14:paraId="0E4857D3" w14:textId="77777777" w:rsidR="00D62403" w:rsidRDefault="00D62403">
            <w:pPr>
              <w:pStyle w:val="TableParagraph"/>
              <w:spacing w:line="98" w:lineRule="exact"/>
              <w:ind w:left="7"/>
              <w:rPr>
                <w:sz w:val="12"/>
              </w:rPr>
            </w:pPr>
            <w:r>
              <w:rPr>
                <w:spacing w:val="-4"/>
                <w:sz w:val="12"/>
              </w:rPr>
              <w:t>0.25</w:t>
            </w:r>
          </w:p>
        </w:tc>
        <w:tc>
          <w:tcPr>
            <w:tcW w:w="634" w:type="dxa"/>
          </w:tcPr>
          <w:p w14:paraId="085E00FD" w14:textId="77777777" w:rsidR="00D62403" w:rsidRDefault="00D62403">
            <w:pPr>
              <w:pStyle w:val="TableParagraph"/>
              <w:spacing w:line="98" w:lineRule="exact"/>
              <w:ind w:left="9"/>
              <w:rPr>
                <w:sz w:val="12"/>
              </w:rPr>
            </w:pPr>
            <w:r>
              <w:rPr>
                <w:sz w:val="12"/>
              </w:rPr>
              <w:t>-</w:t>
            </w:r>
            <w:r>
              <w:rPr>
                <w:spacing w:val="-2"/>
                <w:sz w:val="12"/>
              </w:rPr>
              <w:t>0.19***</w:t>
            </w:r>
          </w:p>
        </w:tc>
      </w:tr>
      <w:tr w:rsidR="00D62403" w14:paraId="4232961F" w14:textId="77777777">
        <w:trPr>
          <w:trHeight w:val="141"/>
        </w:trPr>
        <w:tc>
          <w:tcPr>
            <w:tcW w:w="4618" w:type="dxa"/>
            <w:gridSpan w:val="2"/>
          </w:tcPr>
          <w:p w14:paraId="7727B5CF" w14:textId="77777777" w:rsidR="00D62403" w:rsidRDefault="00D62403">
            <w:pPr>
              <w:pStyle w:val="TableParagraph"/>
              <w:spacing w:before="10" w:line="111" w:lineRule="exact"/>
              <w:ind w:right="63"/>
              <w:jc w:val="right"/>
              <w:rPr>
                <w:sz w:val="12"/>
              </w:rPr>
            </w:pPr>
            <w:r>
              <w:rPr>
                <w:spacing w:val="-2"/>
                <w:sz w:val="12"/>
              </w:rPr>
              <w:t>(0.50)</w:t>
            </w:r>
          </w:p>
        </w:tc>
        <w:tc>
          <w:tcPr>
            <w:tcW w:w="600" w:type="dxa"/>
          </w:tcPr>
          <w:p w14:paraId="4976AAFA" w14:textId="77777777" w:rsidR="00D62403" w:rsidRDefault="00D62403">
            <w:pPr>
              <w:pStyle w:val="TableParagraph"/>
              <w:spacing w:before="10" w:line="111" w:lineRule="exact"/>
              <w:ind w:left="76" w:right="27"/>
              <w:rPr>
                <w:sz w:val="12"/>
              </w:rPr>
            </w:pPr>
            <w:r>
              <w:rPr>
                <w:spacing w:val="-2"/>
                <w:sz w:val="12"/>
              </w:rPr>
              <w:t>(0.44)</w:t>
            </w:r>
          </w:p>
        </w:tc>
        <w:tc>
          <w:tcPr>
            <w:tcW w:w="661" w:type="dxa"/>
          </w:tcPr>
          <w:p w14:paraId="688A1E7F" w14:textId="77777777" w:rsidR="00D62403" w:rsidRDefault="00D62403">
            <w:pPr>
              <w:pStyle w:val="TableParagraph"/>
              <w:spacing w:before="10" w:line="111" w:lineRule="exact"/>
              <w:ind w:left="27" w:right="1"/>
              <w:rPr>
                <w:sz w:val="12"/>
              </w:rPr>
            </w:pPr>
            <w:r>
              <w:rPr>
                <w:spacing w:val="-2"/>
                <w:sz w:val="12"/>
              </w:rPr>
              <w:t>(0.00)</w:t>
            </w:r>
          </w:p>
        </w:tc>
        <w:tc>
          <w:tcPr>
            <w:tcW w:w="502" w:type="dxa"/>
          </w:tcPr>
          <w:p w14:paraId="15C0DAA3" w14:textId="77777777" w:rsidR="00D62403" w:rsidRDefault="00D62403">
            <w:pPr>
              <w:pStyle w:val="TableParagraph"/>
              <w:spacing w:before="10" w:line="111" w:lineRule="exact"/>
              <w:ind w:left="2" w:right="1"/>
              <w:rPr>
                <w:sz w:val="12"/>
              </w:rPr>
            </w:pPr>
            <w:r>
              <w:rPr>
                <w:spacing w:val="-2"/>
                <w:sz w:val="12"/>
              </w:rPr>
              <w:t>(0.50)</w:t>
            </w:r>
          </w:p>
        </w:tc>
        <w:tc>
          <w:tcPr>
            <w:tcW w:w="577" w:type="dxa"/>
          </w:tcPr>
          <w:p w14:paraId="2290534B" w14:textId="77777777" w:rsidR="00D62403" w:rsidRDefault="00D62403">
            <w:pPr>
              <w:pStyle w:val="TableParagraph"/>
              <w:spacing w:before="10" w:line="111" w:lineRule="exact"/>
              <w:ind w:left="27"/>
              <w:rPr>
                <w:sz w:val="12"/>
              </w:rPr>
            </w:pPr>
            <w:r>
              <w:rPr>
                <w:spacing w:val="-2"/>
                <w:sz w:val="12"/>
              </w:rPr>
              <w:t>(0.43)</w:t>
            </w:r>
          </w:p>
        </w:tc>
        <w:tc>
          <w:tcPr>
            <w:tcW w:w="660" w:type="dxa"/>
          </w:tcPr>
          <w:p w14:paraId="15D820F1" w14:textId="77777777" w:rsidR="00D62403" w:rsidRDefault="00D62403">
            <w:pPr>
              <w:pStyle w:val="TableParagraph"/>
              <w:spacing w:before="10" w:line="111" w:lineRule="exact"/>
              <w:ind w:left="52" w:right="24"/>
              <w:rPr>
                <w:sz w:val="12"/>
              </w:rPr>
            </w:pPr>
            <w:r>
              <w:rPr>
                <w:spacing w:val="-2"/>
                <w:sz w:val="12"/>
              </w:rPr>
              <w:t>(0.00)</w:t>
            </w:r>
          </w:p>
        </w:tc>
        <w:tc>
          <w:tcPr>
            <w:tcW w:w="501" w:type="dxa"/>
          </w:tcPr>
          <w:p w14:paraId="1F7475F9" w14:textId="77777777" w:rsidR="00D62403" w:rsidRDefault="00D62403">
            <w:pPr>
              <w:pStyle w:val="TableParagraph"/>
              <w:spacing w:before="10" w:line="111" w:lineRule="exact"/>
              <w:ind w:left="5" w:right="1"/>
              <w:rPr>
                <w:sz w:val="12"/>
              </w:rPr>
            </w:pPr>
            <w:r>
              <w:rPr>
                <w:spacing w:val="-2"/>
                <w:sz w:val="12"/>
              </w:rPr>
              <w:t>(0.50)</w:t>
            </w:r>
          </w:p>
        </w:tc>
        <w:tc>
          <w:tcPr>
            <w:tcW w:w="602" w:type="dxa"/>
          </w:tcPr>
          <w:p w14:paraId="51DEA2AE" w14:textId="77777777" w:rsidR="00D62403" w:rsidRDefault="00D62403">
            <w:pPr>
              <w:pStyle w:val="TableParagraph"/>
              <w:spacing w:before="10" w:line="111" w:lineRule="exact"/>
              <w:ind w:left="7" w:right="1"/>
              <w:rPr>
                <w:sz w:val="12"/>
              </w:rPr>
            </w:pPr>
            <w:r>
              <w:rPr>
                <w:spacing w:val="-2"/>
                <w:sz w:val="12"/>
              </w:rPr>
              <w:t>(0.44)</w:t>
            </w:r>
          </w:p>
        </w:tc>
        <w:tc>
          <w:tcPr>
            <w:tcW w:w="634" w:type="dxa"/>
          </w:tcPr>
          <w:p w14:paraId="6513C327" w14:textId="77777777" w:rsidR="00D62403" w:rsidRDefault="00D62403">
            <w:pPr>
              <w:pStyle w:val="TableParagraph"/>
              <w:spacing w:before="10" w:line="111" w:lineRule="exact"/>
              <w:ind w:left="9" w:right="1"/>
              <w:rPr>
                <w:sz w:val="12"/>
              </w:rPr>
            </w:pPr>
            <w:r>
              <w:rPr>
                <w:spacing w:val="-2"/>
                <w:sz w:val="12"/>
              </w:rPr>
              <w:t>(0.00)</w:t>
            </w:r>
          </w:p>
        </w:tc>
      </w:tr>
      <w:tr w:rsidR="00D62403" w14:paraId="0EB451BD" w14:textId="77777777">
        <w:trPr>
          <w:trHeight w:val="141"/>
        </w:trPr>
        <w:tc>
          <w:tcPr>
            <w:tcW w:w="4618" w:type="dxa"/>
            <w:gridSpan w:val="2"/>
          </w:tcPr>
          <w:p w14:paraId="29B5ECC5" w14:textId="77777777" w:rsidR="00D62403" w:rsidRDefault="00D62403">
            <w:pPr>
              <w:pStyle w:val="TableParagraph"/>
              <w:tabs>
                <w:tab w:val="left" w:pos="4278"/>
              </w:tabs>
              <w:spacing w:before="10" w:line="111" w:lineRule="exact"/>
              <w:ind w:left="89"/>
              <w:jc w:val="left"/>
              <w:rPr>
                <w:sz w:val="12"/>
              </w:rPr>
            </w:pPr>
            <w:r>
              <w:rPr>
                <w:sz w:val="12"/>
              </w:rPr>
              <w:t>Income:</w:t>
            </w:r>
            <w:r>
              <w:rPr>
                <w:spacing w:val="31"/>
                <w:sz w:val="12"/>
              </w:rPr>
              <w:t xml:space="preserve"> </w:t>
            </w:r>
            <w:r>
              <w:rPr>
                <w:sz w:val="12"/>
              </w:rPr>
              <w:t>Regular</w:t>
            </w:r>
            <w:r>
              <w:rPr>
                <w:spacing w:val="18"/>
                <w:sz w:val="12"/>
              </w:rPr>
              <w:t xml:space="preserve"> </w:t>
            </w:r>
            <w:r>
              <w:rPr>
                <w:sz w:val="12"/>
              </w:rPr>
              <w:t>and</w:t>
            </w:r>
            <w:r>
              <w:rPr>
                <w:spacing w:val="18"/>
                <w:sz w:val="12"/>
              </w:rPr>
              <w:t xml:space="preserve"> </w:t>
            </w:r>
            <w:r>
              <w:rPr>
                <w:sz w:val="12"/>
              </w:rPr>
              <w:t>Reduced</w:t>
            </w:r>
            <w:r>
              <w:rPr>
                <w:spacing w:val="17"/>
                <w:sz w:val="12"/>
              </w:rPr>
              <w:t xml:space="preserve"> </w:t>
            </w:r>
            <w:r>
              <w:rPr>
                <w:sz w:val="12"/>
              </w:rPr>
              <w:t>OR</w:t>
            </w:r>
            <w:r>
              <w:rPr>
                <w:spacing w:val="18"/>
                <w:sz w:val="12"/>
              </w:rPr>
              <w:t xml:space="preserve"> </w:t>
            </w:r>
            <w:r>
              <w:rPr>
                <w:sz w:val="12"/>
              </w:rPr>
              <w:t>Irregular</w:t>
            </w:r>
            <w:r>
              <w:rPr>
                <w:spacing w:val="17"/>
                <w:sz w:val="12"/>
              </w:rPr>
              <w:t xml:space="preserve"> </w:t>
            </w:r>
            <w:r>
              <w:rPr>
                <w:sz w:val="12"/>
              </w:rPr>
              <w:t>and</w:t>
            </w:r>
            <w:r>
              <w:rPr>
                <w:spacing w:val="18"/>
                <w:sz w:val="12"/>
              </w:rPr>
              <w:t xml:space="preserve"> </w:t>
            </w:r>
            <w:r>
              <w:rPr>
                <w:spacing w:val="-2"/>
                <w:sz w:val="12"/>
              </w:rPr>
              <w:t>Unchanged/Increasing</w:t>
            </w:r>
            <w:r>
              <w:rPr>
                <w:sz w:val="12"/>
              </w:rPr>
              <w:tab/>
            </w:r>
            <w:r>
              <w:rPr>
                <w:spacing w:val="-4"/>
                <w:sz w:val="12"/>
              </w:rPr>
              <w:t>0.42</w:t>
            </w:r>
          </w:p>
        </w:tc>
        <w:tc>
          <w:tcPr>
            <w:tcW w:w="600" w:type="dxa"/>
          </w:tcPr>
          <w:p w14:paraId="4348FC4F" w14:textId="77777777" w:rsidR="00D62403" w:rsidRDefault="00D62403">
            <w:pPr>
              <w:pStyle w:val="TableParagraph"/>
              <w:spacing w:before="10" w:line="111" w:lineRule="exact"/>
              <w:ind w:left="77" w:right="27"/>
              <w:rPr>
                <w:sz w:val="12"/>
              </w:rPr>
            </w:pPr>
            <w:r>
              <w:rPr>
                <w:spacing w:val="-4"/>
                <w:sz w:val="12"/>
              </w:rPr>
              <w:t>0.50</w:t>
            </w:r>
          </w:p>
        </w:tc>
        <w:tc>
          <w:tcPr>
            <w:tcW w:w="661" w:type="dxa"/>
          </w:tcPr>
          <w:p w14:paraId="62044C1F" w14:textId="77777777" w:rsidR="00D62403" w:rsidRDefault="00D62403">
            <w:pPr>
              <w:pStyle w:val="TableParagraph"/>
              <w:spacing w:before="10" w:line="111" w:lineRule="exact"/>
              <w:ind w:left="27"/>
              <w:rPr>
                <w:sz w:val="12"/>
              </w:rPr>
            </w:pPr>
            <w:r>
              <w:rPr>
                <w:spacing w:val="-4"/>
                <w:sz w:val="12"/>
              </w:rPr>
              <w:t>0.08</w:t>
            </w:r>
          </w:p>
        </w:tc>
        <w:tc>
          <w:tcPr>
            <w:tcW w:w="502" w:type="dxa"/>
          </w:tcPr>
          <w:p w14:paraId="59E930E7" w14:textId="77777777" w:rsidR="00D62403" w:rsidRDefault="00D62403">
            <w:pPr>
              <w:pStyle w:val="TableParagraph"/>
              <w:spacing w:before="10" w:line="111" w:lineRule="exact"/>
              <w:ind w:left="2"/>
              <w:rPr>
                <w:sz w:val="12"/>
              </w:rPr>
            </w:pPr>
            <w:r>
              <w:rPr>
                <w:spacing w:val="-4"/>
                <w:sz w:val="12"/>
              </w:rPr>
              <w:t>0.46</w:t>
            </w:r>
          </w:p>
        </w:tc>
        <w:tc>
          <w:tcPr>
            <w:tcW w:w="577" w:type="dxa"/>
          </w:tcPr>
          <w:p w14:paraId="6206007B" w14:textId="77777777" w:rsidR="00D62403" w:rsidRDefault="00D62403">
            <w:pPr>
              <w:pStyle w:val="TableParagraph"/>
              <w:spacing w:before="10" w:line="111" w:lineRule="exact"/>
              <w:ind w:left="27"/>
              <w:rPr>
                <w:sz w:val="12"/>
              </w:rPr>
            </w:pPr>
            <w:r>
              <w:rPr>
                <w:spacing w:val="-4"/>
                <w:sz w:val="12"/>
              </w:rPr>
              <w:t>0.49</w:t>
            </w:r>
          </w:p>
        </w:tc>
        <w:tc>
          <w:tcPr>
            <w:tcW w:w="660" w:type="dxa"/>
          </w:tcPr>
          <w:p w14:paraId="1B4D6479" w14:textId="77777777" w:rsidR="00D62403" w:rsidRDefault="00D62403">
            <w:pPr>
              <w:pStyle w:val="TableParagraph"/>
              <w:spacing w:before="10" w:line="111" w:lineRule="exact"/>
              <w:ind w:left="52" w:right="24"/>
              <w:rPr>
                <w:sz w:val="12"/>
              </w:rPr>
            </w:pPr>
            <w:r>
              <w:rPr>
                <w:spacing w:val="-4"/>
                <w:sz w:val="12"/>
              </w:rPr>
              <w:t>0.02</w:t>
            </w:r>
          </w:p>
        </w:tc>
        <w:tc>
          <w:tcPr>
            <w:tcW w:w="501" w:type="dxa"/>
          </w:tcPr>
          <w:p w14:paraId="03143E1E" w14:textId="77777777" w:rsidR="00D62403" w:rsidRDefault="00D62403">
            <w:pPr>
              <w:pStyle w:val="TableParagraph"/>
              <w:spacing w:before="10" w:line="111" w:lineRule="exact"/>
              <w:ind w:left="5"/>
              <w:rPr>
                <w:sz w:val="12"/>
              </w:rPr>
            </w:pPr>
            <w:r>
              <w:rPr>
                <w:spacing w:val="-4"/>
                <w:sz w:val="12"/>
              </w:rPr>
              <w:t>0.45</w:t>
            </w:r>
          </w:p>
        </w:tc>
        <w:tc>
          <w:tcPr>
            <w:tcW w:w="602" w:type="dxa"/>
          </w:tcPr>
          <w:p w14:paraId="3A9FB54E" w14:textId="77777777" w:rsidR="00D62403" w:rsidRDefault="00D62403">
            <w:pPr>
              <w:pStyle w:val="TableParagraph"/>
              <w:spacing w:before="10" w:line="111" w:lineRule="exact"/>
              <w:ind w:left="7"/>
              <w:rPr>
                <w:sz w:val="12"/>
              </w:rPr>
            </w:pPr>
            <w:r>
              <w:rPr>
                <w:spacing w:val="-4"/>
                <w:sz w:val="12"/>
              </w:rPr>
              <w:t>0.49</w:t>
            </w:r>
          </w:p>
        </w:tc>
        <w:tc>
          <w:tcPr>
            <w:tcW w:w="634" w:type="dxa"/>
          </w:tcPr>
          <w:p w14:paraId="1BFB31DB" w14:textId="77777777" w:rsidR="00D62403" w:rsidRDefault="00D62403">
            <w:pPr>
              <w:pStyle w:val="TableParagraph"/>
              <w:spacing w:before="10" w:line="111" w:lineRule="exact"/>
              <w:ind w:left="9"/>
              <w:rPr>
                <w:sz w:val="12"/>
              </w:rPr>
            </w:pPr>
            <w:r>
              <w:rPr>
                <w:spacing w:val="-4"/>
                <w:sz w:val="12"/>
              </w:rPr>
              <w:t>0.04</w:t>
            </w:r>
          </w:p>
        </w:tc>
      </w:tr>
      <w:tr w:rsidR="00D62403" w14:paraId="4CB1A42C" w14:textId="77777777">
        <w:trPr>
          <w:trHeight w:val="141"/>
        </w:trPr>
        <w:tc>
          <w:tcPr>
            <w:tcW w:w="4618" w:type="dxa"/>
            <w:gridSpan w:val="2"/>
          </w:tcPr>
          <w:p w14:paraId="36B07576" w14:textId="77777777" w:rsidR="00D62403" w:rsidRDefault="00D62403">
            <w:pPr>
              <w:pStyle w:val="TableParagraph"/>
              <w:spacing w:before="10" w:line="111" w:lineRule="exact"/>
              <w:ind w:right="63"/>
              <w:jc w:val="right"/>
              <w:rPr>
                <w:sz w:val="12"/>
              </w:rPr>
            </w:pPr>
            <w:r>
              <w:rPr>
                <w:spacing w:val="-2"/>
                <w:sz w:val="12"/>
              </w:rPr>
              <w:t>(0.49)</w:t>
            </w:r>
          </w:p>
        </w:tc>
        <w:tc>
          <w:tcPr>
            <w:tcW w:w="600" w:type="dxa"/>
          </w:tcPr>
          <w:p w14:paraId="2A96F361" w14:textId="77777777" w:rsidR="00D62403" w:rsidRDefault="00D62403">
            <w:pPr>
              <w:pStyle w:val="TableParagraph"/>
              <w:spacing w:before="10" w:line="111" w:lineRule="exact"/>
              <w:ind w:left="76" w:right="27"/>
              <w:rPr>
                <w:sz w:val="12"/>
              </w:rPr>
            </w:pPr>
            <w:r>
              <w:rPr>
                <w:spacing w:val="-2"/>
                <w:sz w:val="12"/>
              </w:rPr>
              <w:t>(0.50)</w:t>
            </w:r>
          </w:p>
        </w:tc>
        <w:tc>
          <w:tcPr>
            <w:tcW w:w="661" w:type="dxa"/>
          </w:tcPr>
          <w:p w14:paraId="7C039CF6" w14:textId="77777777" w:rsidR="00D62403" w:rsidRDefault="00D62403">
            <w:pPr>
              <w:pStyle w:val="TableParagraph"/>
              <w:spacing w:before="10" w:line="111" w:lineRule="exact"/>
              <w:ind w:left="27" w:right="1"/>
              <w:rPr>
                <w:sz w:val="12"/>
              </w:rPr>
            </w:pPr>
            <w:r>
              <w:rPr>
                <w:spacing w:val="-2"/>
                <w:w w:val="105"/>
                <w:sz w:val="12"/>
              </w:rPr>
              <w:t>(0.13)</w:t>
            </w:r>
          </w:p>
        </w:tc>
        <w:tc>
          <w:tcPr>
            <w:tcW w:w="502" w:type="dxa"/>
          </w:tcPr>
          <w:p w14:paraId="31A98992" w14:textId="77777777" w:rsidR="00D62403" w:rsidRDefault="00D62403">
            <w:pPr>
              <w:pStyle w:val="TableParagraph"/>
              <w:spacing w:before="10" w:line="111" w:lineRule="exact"/>
              <w:ind w:left="2" w:right="1"/>
              <w:rPr>
                <w:sz w:val="12"/>
              </w:rPr>
            </w:pPr>
            <w:r>
              <w:rPr>
                <w:spacing w:val="-2"/>
                <w:sz w:val="12"/>
              </w:rPr>
              <w:t>(0.50)</w:t>
            </w:r>
          </w:p>
        </w:tc>
        <w:tc>
          <w:tcPr>
            <w:tcW w:w="577" w:type="dxa"/>
          </w:tcPr>
          <w:p w14:paraId="500F77C9" w14:textId="77777777" w:rsidR="00D62403" w:rsidRDefault="00D62403">
            <w:pPr>
              <w:pStyle w:val="TableParagraph"/>
              <w:spacing w:before="10" w:line="111" w:lineRule="exact"/>
              <w:ind w:left="27"/>
              <w:rPr>
                <w:sz w:val="12"/>
              </w:rPr>
            </w:pPr>
            <w:r>
              <w:rPr>
                <w:spacing w:val="-2"/>
                <w:sz w:val="12"/>
              </w:rPr>
              <w:t>(0.50)</w:t>
            </w:r>
          </w:p>
        </w:tc>
        <w:tc>
          <w:tcPr>
            <w:tcW w:w="660" w:type="dxa"/>
          </w:tcPr>
          <w:p w14:paraId="7C733A60" w14:textId="77777777" w:rsidR="00D62403" w:rsidRDefault="00D62403">
            <w:pPr>
              <w:pStyle w:val="TableParagraph"/>
              <w:spacing w:before="10" w:line="111" w:lineRule="exact"/>
              <w:ind w:left="52" w:right="24"/>
              <w:rPr>
                <w:sz w:val="12"/>
              </w:rPr>
            </w:pPr>
            <w:r>
              <w:rPr>
                <w:spacing w:val="-2"/>
                <w:sz w:val="12"/>
              </w:rPr>
              <w:t>(0.63)</w:t>
            </w:r>
          </w:p>
        </w:tc>
        <w:tc>
          <w:tcPr>
            <w:tcW w:w="501" w:type="dxa"/>
          </w:tcPr>
          <w:p w14:paraId="6B936557" w14:textId="77777777" w:rsidR="00D62403" w:rsidRDefault="00D62403">
            <w:pPr>
              <w:pStyle w:val="TableParagraph"/>
              <w:spacing w:before="10" w:line="111" w:lineRule="exact"/>
              <w:ind w:left="5" w:right="1"/>
              <w:rPr>
                <w:sz w:val="12"/>
              </w:rPr>
            </w:pPr>
            <w:r>
              <w:rPr>
                <w:spacing w:val="-2"/>
                <w:sz w:val="12"/>
              </w:rPr>
              <w:t>(0.50)</w:t>
            </w:r>
          </w:p>
        </w:tc>
        <w:tc>
          <w:tcPr>
            <w:tcW w:w="602" w:type="dxa"/>
          </w:tcPr>
          <w:p w14:paraId="10A3AD2D" w14:textId="77777777" w:rsidR="00D62403" w:rsidRDefault="00D62403">
            <w:pPr>
              <w:pStyle w:val="TableParagraph"/>
              <w:spacing w:before="10" w:line="111" w:lineRule="exact"/>
              <w:ind w:left="7" w:right="1"/>
              <w:rPr>
                <w:sz w:val="12"/>
              </w:rPr>
            </w:pPr>
            <w:r>
              <w:rPr>
                <w:spacing w:val="-2"/>
                <w:sz w:val="12"/>
              </w:rPr>
              <w:t>(0.50)</w:t>
            </w:r>
          </w:p>
        </w:tc>
        <w:tc>
          <w:tcPr>
            <w:tcW w:w="634" w:type="dxa"/>
          </w:tcPr>
          <w:p w14:paraId="7237407B" w14:textId="77777777" w:rsidR="00D62403" w:rsidRDefault="00D62403">
            <w:pPr>
              <w:pStyle w:val="TableParagraph"/>
              <w:spacing w:before="10" w:line="111" w:lineRule="exact"/>
              <w:ind w:left="9" w:right="1"/>
              <w:rPr>
                <w:sz w:val="12"/>
              </w:rPr>
            </w:pPr>
            <w:r>
              <w:rPr>
                <w:spacing w:val="-2"/>
                <w:sz w:val="12"/>
              </w:rPr>
              <w:t>(0.22)</w:t>
            </w:r>
          </w:p>
        </w:tc>
      </w:tr>
      <w:tr w:rsidR="00D62403" w14:paraId="309EC711" w14:textId="77777777">
        <w:trPr>
          <w:trHeight w:val="141"/>
        </w:trPr>
        <w:tc>
          <w:tcPr>
            <w:tcW w:w="4618" w:type="dxa"/>
            <w:gridSpan w:val="2"/>
          </w:tcPr>
          <w:p w14:paraId="55F3FEA1" w14:textId="77777777" w:rsidR="00D62403" w:rsidRDefault="00D62403">
            <w:pPr>
              <w:pStyle w:val="TableParagraph"/>
              <w:tabs>
                <w:tab w:val="right" w:pos="4503"/>
              </w:tabs>
              <w:spacing w:before="10" w:line="111" w:lineRule="exact"/>
              <w:ind w:left="89"/>
              <w:jc w:val="left"/>
              <w:rPr>
                <w:sz w:val="12"/>
              </w:rPr>
            </w:pPr>
            <w:r>
              <w:rPr>
                <w:sz w:val="12"/>
              </w:rPr>
              <w:t>Income:</w:t>
            </w:r>
            <w:r>
              <w:rPr>
                <w:spacing w:val="23"/>
                <w:sz w:val="12"/>
              </w:rPr>
              <w:t xml:space="preserve"> </w:t>
            </w:r>
            <w:r>
              <w:rPr>
                <w:sz w:val="12"/>
              </w:rPr>
              <w:t>Irregular</w:t>
            </w:r>
            <w:r>
              <w:rPr>
                <w:spacing w:val="11"/>
                <w:sz w:val="12"/>
              </w:rPr>
              <w:t xml:space="preserve"> </w:t>
            </w:r>
            <w:r>
              <w:rPr>
                <w:sz w:val="12"/>
              </w:rPr>
              <w:t>and</w:t>
            </w:r>
            <w:r>
              <w:rPr>
                <w:spacing w:val="11"/>
                <w:sz w:val="12"/>
              </w:rPr>
              <w:t xml:space="preserve"> </w:t>
            </w:r>
            <w:r>
              <w:rPr>
                <w:spacing w:val="-2"/>
                <w:sz w:val="12"/>
              </w:rPr>
              <w:t>Reduced</w:t>
            </w:r>
            <w:r>
              <w:rPr>
                <w:rFonts w:ascii="Times New Roman"/>
                <w:sz w:val="12"/>
              </w:rPr>
              <w:tab/>
            </w:r>
            <w:r>
              <w:rPr>
                <w:spacing w:val="-4"/>
                <w:sz w:val="12"/>
              </w:rPr>
              <w:t>0.12</w:t>
            </w:r>
          </w:p>
        </w:tc>
        <w:tc>
          <w:tcPr>
            <w:tcW w:w="600" w:type="dxa"/>
          </w:tcPr>
          <w:p w14:paraId="0C7C4DBE" w14:textId="77777777" w:rsidR="00D62403" w:rsidRDefault="00D62403">
            <w:pPr>
              <w:pStyle w:val="TableParagraph"/>
              <w:spacing w:before="10" w:line="111" w:lineRule="exact"/>
              <w:ind w:left="77" w:right="27"/>
              <w:rPr>
                <w:sz w:val="12"/>
              </w:rPr>
            </w:pPr>
            <w:r>
              <w:rPr>
                <w:spacing w:val="-4"/>
                <w:sz w:val="12"/>
              </w:rPr>
              <w:t>0.23</w:t>
            </w:r>
          </w:p>
        </w:tc>
        <w:tc>
          <w:tcPr>
            <w:tcW w:w="661" w:type="dxa"/>
          </w:tcPr>
          <w:p w14:paraId="17BF310A" w14:textId="77777777" w:rsidR="00D62403" w:rsidRDefault="00D62403">
            <w:pPr>
              <w:pStyle w:val="TableParagraph"/>
              <w:spacing w:before="10" w:line="111" w:lineRule="exact"/>
              <w:ind w:left="27"/>
              <w:rPr>
                <w:sz w:val="12"/>
              </w:rPr>
            </w:pPr>
            <w:r>
              <w:rPr>
                <w:spacing w:val="-2"/>
                <w:w w:val="110"/>
                <w:sz w:val="12"/>
              </w:rPr>
              <w:t>0.11**</w:t>
            </w:r>
          </w:p>
        </w:tc>
        <w:tc>
          <w:tcPr>
            <w:tcW w:w="502" w:type="dxa"/>
          </w:tcPr>
          <w:p w14:paraId="1CC91D42" w14:textId="77777777" w:rsidR="00D62403" w:rsidRDefault="00D62403">
            <w:pPr>
              <w:pStyle w:val="TableParagraph"/>
              <w:spacing w:before="10" w:line="111" w:lineRule="exact"/>
              <w:ind w:left="2"/>
              <w:rPr>
                <w:sz w:val="12"/>
              </w:rPr>
            </w:pPr>
            <w:r>
              <w:rPr>
                <w:spacing w:val="-4"/>
                <w:sz w:val="12"/>
              </w:rPr>
              <w:t>0.08</w:t>
            </w:r>
          </w:p>
        </w:tc>
        <w:tc>
          <w:tcPr>
            <w:tcW w:w="577" w:type="dxa"/>
          </w:tcPr>
          <w:p w14:paraId="6A743189" w14:textId="77777777" w:rsidR="00D62403" w:rsidRDefault="00D62403">
            <w:pPr>
              <w:pStyle w:val="TableParagraph"/>
              <w:spacing w:before="10" w:line="111" w:lineRule="exact"/>
              <w:ind w:left="27"/>
              <w:rPr>
                <w:sz w:val="12"/>
              </w:rPr>
            </w:pPr>
            <w:r>
              <w:rPr>
                <w:spacing w:val="-4"/>
                <w:sz w:val="12"/>
              </w:rPr>
              <w:t>0.25</w:t>
            </w:r>
          </w:p>
        </w:tc>
        <w:tc>
          <w:tcPr>
            <w:tcW w:w="660" w:type="dxa"/>
          </w:tcPr>
          <w:p w14:paraId="069D3654" w14:textId="77777777" w:rsidR="00D62403" w:rsidRDefault="00D62403">
            <w:pPr>
              <w:pStyle w:val="TableParagraph"/>
              <w:spacing w:before="10" w:line="111" w:lineRule="exact"/>
              <w:ind w:left="52" w:right="24"/>
              <w:rPr>
                <w:sz w:val="12"/>
              </w:rPr>
            </w:pPr>
            <w:r>
              <w:rPr>
                <w:spacing w:val="-2"/>
                <w:w w:val="105"/>
                <w:sz w:val="12"/>
              </w:rPr>
              <w:t>0.17***</w:t>
            </w:r>
          </w:p>
        </w:tc>
        <w:tc>
          <w:tcPr>
            <w:tcW w:w="501" w:type="dxa"/>
          </w:tcPr>
          <w:p w14:paraId="5839FB06" w14:textId="77777777" w:rsidR="00D62403" w:rsidRDefault="00D62403">
            <w:pPr>
              <w:pStyle w:val="TableParagraph"/>
              <w:spacing w:before="10" w:line="111" w:lineRule="exact"/>
              <w:ind w:left="5"/>
              <w:rPr>
                <w:sz w:val="12"/>
              </w:rPr>
            </w:pPr>
            <w:r>
              <w:rPr>
                <w:spacing w:val="-4"/>
                <w:sz w:val="12"/>
              </w:rPr>
              <w:t>0.09</w:t>
            </w:r>
          </w:p>
        </w:tc>
        <w:tc>
          <w:tcPr>
            <w:tcW w:w="602" w:type="dxa"/>
          </w:tcPr>
          <w:p w14:paraId="435FEC19" w14:textId="77777777" w:rsidR="00D62403" w:rsidRDefault="00D62403">
            <w:pPr>
              <w:pStyle w:val="TableParagraph"/>
              <w:spacing w:before="10" w:line="111" w:lineRule="exact"/>
              <w:ind w:left="7"/>
              <w:rPr>
                <w:sz w:val="12"/>
              </w:rPr>
            </w:pPr>
            <w:r>
              <w:rPr>
                <w:spacing w:val="-4"/>
                <w:sz w:val="12"/>
              </w:rPr>
              <w:t>0.24</w:t>
            </w:r>
          </w:p>
        </w:tc>
        <w:tc>
          <w:tcPr>
            <w:tcW w:w="634" w:type="dxa"/>
          </w:tcPr>
          <w:p w14:paraId="51F14988" w14:textId="77777777" w:rsidR="00D62403" w:rsidRDefault="00D62403">
            <w:pPr>
              <w:pStyle w:val="TableParagraph"/>
              <w:spacing w:before="10" w:line="111" w:lineRule="exact"/>
              <w:ind w:left="9"/>
              <w:rPr>
                <w:sz w:val="12"/>
              </w:rPr>
            </w:pPr>
            <w:r>
              <w:rPr>
                <w:spacing w:val="-2"/>
                <w:w w:val="105"/>
                <w:sz w:val="12"/>
              </w:rPr>
              <w:t>0.15***</w:t>
            </w:r>
          </w:p>
        </w:tc>
      </w:tr>
      <w:tr w:rsidR="00D62403" w14:paraId="1BE4953D" w14:textId="77777777">
        <w:trPr>
          <w:trHeight w:val="141"/>
        </w:trPr>
        <w:tc>
          <w:tcPr>
            <w:tcW w:w="4618" w:type="dxa"/>
            <w:gridSpan w:val="2"/>
          </w:tcPr>
          <w:p w14:paraId="564796CA" w14:textId="77777777" w:rsidR="00D62403" w:rsidRDefault="00D62403">
            <w:pPr>
              <w:pStyle w:val="TableParagraph"/>
              <w:spacing w:before="10" w:line="111" w:lineRule="exact"/>
              <w:ind w:right="63"/>
              <w:jc w:val="right"/>
              <w:rPr>
                <w:sz w:val="12"/>
              </w:rPr>
            </w:pPr>
            <w:r>
              <w:rPr>
                <w:spacing w:val="-2"/>
                <w:sz w:val="12"/>
              </w:rPr>
              <w:t>(0.32)</w:t>
            </w:r>
          </w:p>
        </w:tc>
        <w:tc>
          <w:tcPr>
            <w:tcW w:w="600" w:type="dxa"/>
          </w:tcPr>
          <w:p w14:paraId="1370A564" w14:textId="77777777" w:rsidR="00D62403" w:rsidRDefault="00D62403">
            <w:pPr>
              <w:pStyle w:val="TableParagraph"/>
              <w:spacing w:before="10" w:line="111" w:lineRule="exact"/>
              <w:ind w:left="76" w:right="27"/>
              <w:rPr>
                <w:sz w:val="12"/>
              </w:rPr>
            </w:pPr>
            <w:r>
              <w:rPr>
                <w:spacing w:val="-2"/>
                <w:sz w:val="12"/>
              </w:rPr>
              <w:t>(0.42)</w:t>
            </w:r>
          </w:p>
        </w:tc>
        <w:tc>
          <w:tcPr>
            <w:tcW w:w="661" w:type="dxa"/>
          </w:tcPr>
          <w:p w14:paraId="6385B748" w14:textId="77777777" w:rsidR="00D62403" w:rsidRDefault="00D62403">
            <w:pPr>
              <w:pStyle w:val="TableParagraph"/>
              <w:spacing w:before="10" w:line="111" w:lineRule="exact"/>
              <w:ind w:left="27" w:right="1"/>
              <w:rPr>
                <w:sz w:val="12"/>
              </w:rPr>
            </w:pPr>
            <w:r>
              <w:rPr>
                <w:spacing w:val="-2"/>
                <w:sz w:val="12"/>
              </w:rPr>
              <w:t>(0.00)</w:t>
            </w:r>
          </w:p>
        </w:tc>
        <w:tc>
          <w:tcPr>
            <w:tcW w:w="502" w:type="dxa"/>
          </w:tcPr>
          <w:p w14:paraId="1BD529B6" w14:textId="77777777" w:rsidR="00D62403" w:rsidRDefault="00D62403">
            <w:pPr>
              <w:pStyle w:val="TableParagraph"/>
              <w:spacing w:before="10" w:line="111" w:lineRule="exact"/>
              <w:ind w:left="2" w:right="1"/>
              <w:rPr>
                <w:sz w:val="12"/>
              </w:rPr>
            </w:pPr>
            <w:r>
              <w:rPr>
                <w:spacing w:val="-2"/>
                <w:sz w:val="12"/>
              </w:rPr>
              <w:t>(0.27)</w:t>
            </w:r>
          </w:p>
        </w:tc>
        <w:tc>
          <w:tcPr>
            <w:tcW w:w="577" w:type="dxa"/>
          </w:tcPr>
          <w:p w14:paraId="5BADFBD0" w14:textId="77777777" w:rsidR="00D62403" w:rsidRDefault="00D62403">
            <w:pPr>
              <w:pStyle w:val="TableParagraph"/>
              <w:spacing w:before="10" w:line="111" w:lineRule="exact"/>
              <w:ind w:left="27"/>
              <w:rPr>
                <w:sz w:val="12"/>
              </w:rPr>
            </w:pPr>
            <w:r>
              <w:rPr>
                <w:spacing w:val="-2"/>
                <w:sz w:val="12"/>
              </w:rPr>
              <w:t>(0.44)</w:t>
            </w:r>
          </w:p>
        </w:tc>
        <w:tc>
          <w:tcPr>
            <w:tcW w:w="660" w:type="dxa"/>
          </w:tcPr>
          <w:p w14:paraId="3CA24C74" w14:textId="77777777" w:rsidR="00D62403" w:rsidRDefault="00D62403">
            <w:pPr>
              <w:pStyle w:val="TableParagraph"/>
              <w:spacing w:before="10" w:line="111" w:lineRule="exact"/>
              <w:ind w:left="52" w:right="24"/>
              <w:rPr>
                <w:sz w:val="12"/>
              </w:rPr>
            </w:pPr>
            <w:r>
              <w:rPr>
                <w:spacing w:val="-2"/>
                <w:sz w:val="12"/>
              </w:rPr>
              <w:t>(0.00)</w:t>
            </w:r>
          </w:p>
        </w:tc>
        <w:tc>
          <w:tcPr>
            <w:tcW w:w="501" w:type="dxa"/>
          </w:tcPr>
          <w:p w14:paraId="395BDB94" w14:textId="77777777" w:rsidR="00D62403" w:rsidRDefault="00D62403">
            <w:pPr>
              <w:pStyle w:val="TableParagraph"/>
              <w:spacing w:before="10" w:line="111" w:lineRule="exact"/>
              <w:ind w:left="5" w:right="1"/>
              <w:rPr>
                <w:sz w:val="12"/>
              </w:rPr>
            </w:pPr>
            <w:r>
              <w:rPr>
                <w:spacing w:val="-2"/>
                <w:sz w:val="12"/>
              </w:rPr>
              <w:t>(0.29)</w:t>
            </w:r>
          </w:p>
        </w:tc>
        <w:tc>
          <w:tcPr>
            <w:tcW w:w="602" w:type="dxa"/>
          </w:tcPr>
          <w:p w14:paraId="140383A7" w14:textId="77777777" w:rsidR="00D62403" w:rsidRDefault="00D62403">
            <w:pPr>
              <w:pStyle w:val="TableParagraph"/>
              <w:spacing w:before="10" w:line="111" w:lineRule="exact"/>
              <w:ind w:left="7" w:right="1"/>
              <w:rPr>
                <w:sz w:val="12"/>
              </w:rPr>
            </w:pPr>
            <w:r>
              <w:rPr>
                <w:spacing w:val="-2"/>
                <w:sz w:val="12"/>
              </w:rPr>
              <w:t>(0.43)</w:t>
            </w:r>
          </w:p>
        </w:tc>
        <w:tc>
          <w:tcPr>
            <w:tcW w:w="634" w:type="dxa"/>
          </w:tcPr>
          <w:p w14:paraId="65DE4AB3" w14:textId="77777777" w:rsidR="00D62403" w:rsidRDefault="00D62403">
            <w:pPr>
              <w:pStyle w:val="TableParagraph"/>
              <w:spacing w:before="10" w:line="111" w:lineRule="exact"/>
              <w:ind w:left="9" w:right="1"/>
              <w:rPr>
                <w:sz w:val="12"/>
              </w:rPr>
            </w:pPr>
            <w:r>
              <w:rPr>
                <w:spacing w:val="-2"/>
                <w:sz w:val="12"/>
              </w:rPr>
              <w:t>(0.00)</w:t>
            </w:r>
          </w:p>
        </w:tc>
      </w:tr>
      <w:tr w:rsidR="00D62403" w14:paraId="4ADB2B7D" w14:textId="77777777">
        <w:trPr>
          <w:trHeight w:val="141"/>
        </w:trPr>
        <w:tc>
          <w:tcPr>
            <w:tcW w:w="4618" w:type="dxa"/>
            <w:gridSpan w:val="2"/>
          </w:tcPr>
          <w:p w14:paraId="2B3E0154" w14:textId="77777777" w:rsidR="00D62403" w:rsidRDefault="00D62403">
            <w:pPr>
              <w:pStyle w:val="TableParagraph"/>
              <w:tabs>
                <w:tab w:val="right" w:pos="4503"/>
              </w:tabs>
              <w:spacing w:before="10" w:line="111" w:lineRule="exact"/>
              <w:ind w:left="89"/>
              <w:jc w:val="left"/>
              <w:rPr>
                <w:sz w:val="12"/>
              </w:rPr>
            </w:pPr>
            <w:r>
              <w:rPr>
                <w:sz w:val="12"/>
              </w:rPr>
              <w:t>Income:</w:t>
            </w:r>
            <w:r>
              <w:rPr>
                <w:spacing w:val="20"/>
                <w:sz w:val="12"/>
              </w:rPr>
              <w:t xml:space="preserve"> </w:t>
            </w:r>
            <w:r>
              <w:rPr>
                <w:sz w:val="12"/>
              </w:rPr>
              <w:t>No</w:t>
            </w:r>
            <w:r>
              <w:rPr>
                <w:spacing w:val="8"/>
                <w:sz w:val="12"/>
              </w:rPr>
              <w:t xml:space="preserve"> </w:t>
            </w:r>
            <w:r>
              <w:rPr>
                <w:sz w:val="12"/>
              </w:rPr>
              <w:t>income</w:t>
            </w:r>
            <w:r>
              <w:rPr>
                <w:spacing w:val="9"/>
                <w:sz w:val="12"/>
              </w:rPr>
              <w:t xml:space="preserve"> </w:t>
            </w:r>
            <w:r>
              <w:rPr>
                <w:spacing w:val="-2"/>
                <w:sz w:val="12"/>
              </w:rPr>
              <w:t>sources</w:t>
            </w:r>
            <w:r>
              <w:rPr>
                <w:rFonts w:ascii="Times New Roman"/>
                <w:sz w:val="12"/>
              </w:rPr>
              <w:tab/>
            </w:r>
            <w:r>
              <w:rPr>
                <w:spacing w:val="-4"/>
                <w:sz w:val="12"/>
              </w:rPr>
              <w:t>0.01</w:t>
            </w:r>
          </w:p>
        </w:tc>
        <w:tc>
          <w:tcPr>
            <w:tcW w:w="600" w:type="dxa"/>
          </w:tcPr>
          <w:p w14:paraId="04C5C7E4" w14:textId="77777777" w:rsidR="00D62403" w:rsidRDefault="00D62403">
            <w:pPr>
              <w:pStyle w:val="TableParagraph"/>
              <w:spacing w:before="10" w:line="111" w:lineRule="exact"/>
              <w:ind w:left="76" w:right="27"/>
              <w:rPr>
                <w:sz w:val="12"/>
              </w:rPr>
            </w:pPr>
            <w:r>
              <w:rPr>
                <w:spacing w:val="-4"/>
                <w:sz w:val="12"/>
              </w:rPr>
              <w:t>0.01</w:t>
            </w:r>
          </w:p>
        </w:tc>
        <w:tc>
          <w:tcPr>
            <w:tcW w:w="661" w:type="dxa"/>
          </w:tcPr>
          <w:p w14:paraId="3292172C" w14:textId="77777777" w:rsidR="00D62403" w:rsidRDefault="00D62403">
            <w:pPr>
              <w:pStyle w:val="TableParagraph"/>
              <w:spacing w:before="10" w:line="111" w:lineRule="exact"/>
              <w:ind w:left="27"/>
              <w:rPr>
                <w:sz w:val="12"/>
              </w:rPr>
            </w:pPr>
            <w:r>
              <w:rPr>
                <w:w w:val="85"/>
                <w:sz w:val="12"/>
              </w:rPr>
              <w:t>-</w:t>
            </w:r>
            <w:r>
              <w:rPr>
                <w:spacing w:val="-4"/>
                <w:sz w:val="12"/>
              </w:rPr>
              <w:t>0.00</w:t>
            </w:r>
          </w:p>
        </w:tc>
        <w:tc>
          <w:tcPr>
            <w:tcW w:w="502" w:type="dxa"/>
          </w:tcPr>
          <w:p w14:paraId="298FC64E" w14:textId="77777777" w:rsidR="00D62403" w:rsidRDefault="00D62403">
            <w:pPr>
              <w:pStyle w:val="TableParagraph"/>
              <w:spacing w:before="10" w:line="111" w:lineRule="exact"/>
              <w:ind w:left="2"/>
              <w:rPr>
                <w:sz w:val="12"/>
              </w:rPr>
            </w:pPr>
            <w:r>
              <w:rPr>
                <w:spacing w:val="-4"/>
                <w:sz w:val="12"/>
              </w:rPr>
              <w:t>0.02</w:t>
            </w:r>
          </w:p>
        </w:tc>
        <w:tc>
          <w:tcPr>
            <w:tcW w:w="577" w:type="dxa"/>
          </w:tcPr>
          <w:p w14:paraId="0BB77794" w14:textId="77777777" w:rsidR="00D62403" w:rsidRDefault="00D62403">
            <w:pPr>
              <w:pStyle w:val="TableParagraph"/>
              <w:spacing w:before="10" w:line="111" w:lineRule="exact"/>
              <w:ind w:left="27"/>
              <w:rPr>
                <w:sz w:val="12"/>
              </w:rPr>
            </w:pPr>
            <w:r>
              <w:rPr>
                <w:spacing w:val="-4"/>
                <w:sz w:val="12"/>
              </w:rPr>
              <w:t>0.02</w:t>
            </w:r>
          </w:p>
        </w:tc>
        <w:tc>
          <w:tcPr>
            <w:tcW w:w="660" w:type="dxa"/>
          </w:tcPr>
          <w:p w14:paraId="1873290F" w14:textId="77777777" w:rsidR="00D62403" w:rsidRDefault="00D62403">
            <w:pPr>
              <w:pStyle w:val="TableParagraph"/>
              <w:spacing w:before="10" w:line="111" w:lineRule="exact"/>
              <w:ind w:left="52" w:right="24"/>
              <w:rPr>
                <w:sz w:val="12"/>
              </w:rPr>
            </w:pPr>
            <w:r>
              <w:rPr>
                <w:w w:val="85"/>
                <w:sz w:val="12"/>
              </w:rPr>
              <w:t>-</w:t>
            </w:r>
            <w:r>
              <w:rPr>
                <w:spacing w:val="-4"/>
                <w:sz w:val="12"/>
              </w:rPr>
              <w:t>0.00</w:t>
            </w:r>
          </w:p>
        </w:tc>
        <w:tc>
          <w:tcPr>
            <w:tcW w:w="501" w:type="dxa"/>
          </w:tcPr>
          <w:p w14:paraId="14FAD215" w14:textId="77777777" w:rsidR="00D62403" w:rsidRDefault="00D62403">
            <w:pPr>
              <w:pStyle w:val="TableParagraph"/>
              <w:spacing w:before="10" w:line="111" w:lineRule="exact"/>
              <w:ind w:left="5"/>
              <w:rPr>
                <w:sz w:val="12"/>
              </w:rPr>
            </w:pPr>
            <w:r>
              <w:rPr>
                <w:spacing w:val="-4"/>
                <w:sz w:val="12"/>
              </w:rPr>
              <w:t>0.02</w:t>
            </w:r>
          </w:p>
        </w:tc>
        <w:tc>
          <w:tcPr>
            <w:tcW w:w="602" w:type="dxa"/>
          </w:tcPr>
          <w:p w14:paraId="755A3ADB" w14:textId="77777777" w:rsidR="00D62403" w:rsidRDefault="00D62403">
            <w:pPr>
              <w:pStyle w:val="TableParagraph"/>
              <w:spacing w:before="10" w:line="111" w:lineRule="exact"/>
              <w:ind w:left="7" w:right="1"/>
              <w:rPr>
                <w:sz w:val="12"/>
              </w:rPr>
            </w:pPr>
            <w:r>
              <w:rPr>
                <w:spacing w:val="-4"/>
                <w:sz w:val="12"/>
              </w:rPr>
              <w:t>0.01</w:t>
            </w:r>
          </w:p>
        </w:tc>
        <w:tc>
          <w:tcPr>
            <w:tcW w:w="634" w:type="dxa"/>
          </w:tcPr>
          <w:p w14:paraId="2190CB7C" w14:textId="77777777" w:rsidR="00D62403" w:rsidRDefault="00D62403">
            <w:pPr>
              <w:pStyle w:val="TableParagraph"/>
              <w:spacing w:before="10" w:line="111" w:lineRule="exact"/>
              <w:ind w:left="9" w:right="1"/>
              <w:rPr>
                <w:sz w:val="12"/>
              </w:rPr>
            </w:pPr>
            <w:r>
              <w:rPr>
                <w:w w:val="85"/>
                <w:sz w:val="12"/>
              </w:rPr>
              <w:t>-</w:t>
            </w:r>
            <w:r>
              <w:rPr>
                <w:spacing w:val="-4"/>
                <w:w w:val="95"/>
                <w:sz w:val="12"/>
              </w:rPr>
              <w:t>0.00</w:t>
            </w:r>
          </w:p>
        </w:tc>
      </w:tr>
      <w:tr w:rsidR="00D62403" w14:paraId="3A7475BF" w14:textId="77777777">
        <w:trPr>
          <w:trHeight w:val="150"/>
        </w:trPr>
        <w:tc>
          <w:tcPr>
            <w:tcW w:w="4618" w:type="dxa"/>
            <w:gridSpan w:val="2"/>
            <w:tcBorders>
              <w:bottom w:val="single" w:sz="4" w:space="0" w:color="000000"/>
            </w:tcBorders>
          </w:tcPr>
          <w:p w14:paraId="55203346" w14:textId="77777777" w:rsidR="00D62403" w:rsidRDefault="00D62403">
            <w:pPr>
              <w:pStyle w:val="TableParagraph"/>
              <w:spacing w:before="10" w:line="130" w:lineRule="exact"/>
              <w:ind w:right="63"/>
              <w:jc w:val="right"/>
              <w:rPr>
                <w:sz w:val="12"/>
              </w:rPr>
            </w:pPr>
            <w:r>
              <w:rPr>
                <w:spacing w:val="-2"/>
                <w:sz w:val="12"/>
              </w:rPr>
              <w:t>(0.12)</w:t>
            </w:r>
          </w:p>
        </w:tc>
        <w:tc>
          <w:tcPr>
            <w:tcW w:w="600" w:type="dxa"/>
            <w:tcBorders>
              <w:bottom w:val="single" w:sz="4" w:space="0" w:color="000000"/>
            </w:tcBorders>
          </w:tcPr>
          <w:p w14:paraId="4F5BEE9A" w14:textId="77777777" w:rsidR="00D62403" w:rsidRDefault="00D62403">
            <w:pPr>
              <w:pStyle w:val="TableParagraph"/>
              <w:spacing w:before="10" w:line="130" w:lineRule="exact"/>
              <w:ind w:left="76" w:right="27"/>
              <w:rPr>
                <w:sz w:val="12"/>
              </w:rPr>
            </w:pPr>
            <w:r>
              <w:rPr>
                <w:spacing w:val="-2"/>
                <w:w w:val="110"/>
                <w:sz w:val="12"/>
              </w:rPr>
              <w:t>(0.11)</w:t>
            </w:r>
          </w:p>
        </w:tc>
        <w:tc>
          <w:tcPr>
            <w:tcW w:w="661" w:type="dxa"/>
            <w:tcBorders>
              <w:bottom w:val="single" w:sz="4" w:space="0" w:color="000000"/>
            </w:tcBorders>
          </w:tcPr>
          <w:p w14:paraId="14DD728C" w14:textId="77777777" w:rsidR="00D62403" w:rsidRDefault="00D62403">
            <w:pPr>
              <w:pStyle w:val="TableParagraph"/>
              <w:spacing w:before="10" w:line="130" w:lineRule="exact"/>
              <w:ind w:left="27" w:right="1"/>
              <w:rPr>
                <w:sz w:val="12"/>
              </w:rPr>
            </w:pPr>
            <w:r>
              <w:rPr>
                <w:spacing w:val="-2"/>
                <w:sz w:val="12"/>
              </w:rPr>
              <w:t>(0.94)</w:t>
            </w:r>
          </w:p>
        </w:tc>
        <w:tc>
          <w:tcPr>
            <w:tcW w:w="502" w:type="dxa"/>
            <w:tcBorders>
              <w:bottom w:val="single" w:sz="4" w:space="0" w:color="000000"/>
            </w:tcBorders>
          </w:tcPr>
          <w:p w14:paraId="0E802E38" w14:textId="77777777" w:rsidR="00D62403" w:rsidRDefault="00D62403">
            <w:pPr>
              <w:pStyle w:val="TableParagraph"/>
              <w:spacing w:before="10" w:line="130" w:lineRule="exact"/>
              <w:ind w:left="2" w:right="1"/>
              <w:rPr>
                <w:sz w:val="12"/>
              </w:rPr>
            </w:pPr>
            <w:r>
              <w:rPr>
                <w:spacing w:val="-2"/>
                <w:sz w:val="12"/>
              </w:rPr>
              <w:t>(0.14)</w:t>
            </w:r>
          </w:p>
        </w:tc>
        <w:tc>
          <w:tcPr>
            <w:tcW w:w="577" w:type="dxa"/>
            <w:tcBorders>
              <w:bottom w:val="single" w:sz="4" w:space="0" w:color="000000"/>
            </w:tcBorders>
          </w:tcPr>
          <w:p w14:paraId="6679C726" w14:textId="77777777" w:rsidR="00D62403" w:rsidRDefault="00D62403">
            <w:pPr>
              <w:pStyle w:val="TableParagraph"/>
              <w:spacing w:before="10" w:line="130" w:lineRule="exact"/>
              <w:ind w:left="27"/>
              <w:rPr>
                <w:sz w:val="12"/>
              </w:rPr>
            </w:pPr>
            <w:r>
              <w:rPr>
                <w:spacing w:val="-2"/>
                <w:w w:val="105"/>
                <w:sz w:val="12"/>
              </w:rPr>
              <w:t>(0.13)</w:t>
            </w:r>
          </w:p>
        </w:tc>
        <w:tc>
          <w:tcPr>
            <w:tcW w:w="660" w:type="dxa"/>
            <w:tcBorders>
              <w:bottom w:val="single" w:sz="4" w:space="0" w:color="000000"/>
            </w:tcBorders>
          </w:tcPr>
          <w:p w14:paraId="68D9EE78" w14:textId="77777777" w:rsidR="00D62403" w:rsidRDefault="00D62403">
            <w:pPr>
              <w:pStyle w:val="TableParagraph"/>
              <w:spacing w:before="10" w:line="130" w:lineRule="exact"/>
              <w:ind w:left="52" w:right="24"/>
              <w:rPr>
                <w:sz w:val="12"/>
              </w:rPr>
            </w:pPr>
            <w:r>
              <w:rPr>
                <w:spacing w:val="-2"/>
                <w:sz w:val="12"/>
              </w:rPr>
              <w:t>(0.85)</w:t>
            </w:r>
          </w:p>
        </w:tc>
        <w:tc>
          <w:tcPr>
            <w:tcW w:w="501" w:type="dxa"/>
            <w:tcBorders>
              <w:bottom w:val="single" w:sz="4" w:space="0" w:color="000000"/>
            </w:tcBorders>
          </w:tcPr>
          <w:p w14:paraId="0B9E607E" w14:textId="77777777" w:rsidR="00D62403" w:rsidRDefault="00D62403">
            <w:pPr>
              <w:pStyle w:val="TableParagraph"/>
              <w:spacing w:before="10" w:line="130" w:lineRule="exact"/>
              <w:ind w:left="5" w:right="1"/>
              <w:rPr>
                <w:sz w:val="12"/>
              </w:rPr>
            </w:pPr>
            <w:r>
              <w:rPr>
                <w:spacing w:val="-2"/>
                <w:w w:val="105"/>
                <w:sz w:val="12"/>
              </w:rPr>
              <w:t>(0.13)</w:t>
            </w:r>
          </w:p>
        </w:tc>
        <w:tc>
          <w:tcPr>
            <w:tcW w:w="602" w:type="dxa"/>
            <w:tcBorders>
              <w:bottom w:val="single" w:sz="4" w:space="0" w:color="000000"/>
            </w:tcBorders>
          </w:tcPr>
          <w:p w14:paraId="55E86EA8" w14:textId="77777777" w:rsidR="00D62403" w:rsidRDefault="00D62403">
            <w:pPr>
              <w:pStyle w:val="TableParagraph"/>
              <w:spacing w:before="10" w:line="130" w:lineRule="exact"/>
              <w:ind w:left="7" w:right="1"/>
              <w:rPr>
                <w:sz w:val="12"/>
              </w:rPr>
            </w:pPr>
            <w:r>
              <w:rPr>
                <w:spacing w:val="-2"/>
                <w:sz w:val="12"/>
              </w:rPr>
              <w:t>(0.12)</w:t>
            </w:r>
          </w:p>
        </w:tc>
        <w:tc>
          <w:tcPr>
            <w:tcW w:w="634" w:type="dxa"/>
            <w:tcBorders>
              <w:bottom w:val="single" w:sz="4" w:space="0" w:color="000000"/>
            </w:tcBorders>
          </w:tcPr>
          <w:p w14:paraId="50E9F54D" w14:textId="77777777" w:rsidR="00D62403" w:rsidRDefault="00D62403">
            <w:pPr>
              <w:pStyle w:val="TableParagraph"/>
              <w:spacing w:before="10" w:line="130" w:lineRule="exact"/>
              <w:ind w:left="9" w:right="1"/>
              <w:rPr>
                <w:sz w:val="12"/>
              </w:rPr>
            </w:pPr>
            <w:r>
              <w:rPr>
                <w:spacing w:val="-2"/>
                <w:w w:val="105"/>
                <w:sz w:val="12"/>
              </w:rPr>
              <w:t>(0.71)</w:t>
            </w:r>
          </w:p>
        </w:tc>
      </w:tr>
      <w:tr w:rsidR="00D62403" w14:paraId="78E6A789" w14:textId="77777777">
        <w:trPr>
          <w:trHeight w:val="155"/>
        </w:trPr>
        <w:tc>
          <w:tcPr>
            <w:tcW w:w="4618" w:type="dxa"/>
            <w:gridSpan w:val="2"/>
            <w:tcBorders>
              <w:top w:val="single" w:sz="4" w:space="0" w:color="000000"/>
              <w:bottom w:val="double" w:sz="4" w:space="0" w:color="000000"/>
            </w:tcBorders>
          </w:tcPr>
          <w:p w14:paraId="20D5F402" w14:textId="77777777" w:rsidR="00D62403" w:rsidRDefault="00D62403">
            <w:pPr>
              <w:pStyle w:val="TableParagraph"/>
              <w:tabs>
                <w:tab w:val="right" w:pos="4485"/>
              </w:tabs>
              <w:spacing w:line="123" w:lineRule="exact"/>
              <w:ind w:left="89"/>
              <w:jc w:val="left"/>
              <w:rPr>
                <w:sz w:val="12"/>
              </w:rPr>
            </w:pPr>
            <w:r>
              <w:rPr>
                <w:spacing w:val="-2"/>
                <w:sz w:val="12"/>
              </w:rPr>
              <w:t>Observations</w:t>
            </w:r>
            <w:r>
              <w:rPr>
                <w:rFonts w:ascii="Times New Roman"/>
                <w:sz w:val="12"/>
              </w:rPr>
              <w:tab/>
            </w:r>
            <w:r>
              <w:rPr>
                <w:spacing w:val="-5"/>
                <w:sz w:val="12"/>
              </w:rPr>
              <w:t>294</w:t>
            </w:r>
          </w:p>
        </w:tc>
        <w:tc>
          <w:tcPr>
            <w:tcW w:w="600" w:type="dxa"/>
            <w:tcBorders>
              <w:top w:val="single" w:sz="4" w:space="0" w:color="000000"/>
              <w:bottom w:val="double" w:sz="4" w:space="0" w:color="000000"/>
            </w:tcBorders>
          </w:tcPr>
          <w:p w14:paraId="4AFEBF7A" w14:textId="77777777" w:rsidR="00D62403" w:rsidRDefault="00D62403">
            <w:pPr>
              <w:pStyle w:val="TableParagraph"/>
              <w:spacing w:line="123" w:lineRule="exact"/>
              <w:ind w:left="76" w:right="27"/>
              <w:rPr>
                <w:sz w:val="12"/>
              </w:rPr>
            </w:pPr>
            <w:r>
              <w:rPr>
                <w:spacing w:val="-5"/>
                <w:w w:val="110"/>
                <w:sz w:val="12"/>
              </w:rPr>
              <w:t>157</w:t>
            </w:r>
          </w:p>
        </w:tc>
        <w:tc>
          <w:tcPr>
            <w:tcW w:w="661" w:type="dxa"/>
            <w:tcBorders>
              <w:top w:val="single" w:sz="4" w:space="0" w:color="000000"/>
              <w:bottom w:val="double" w:sz="4" w:space="0" w:color="000000"/>
            </w:tcBorders>
          </w:tcPr>
          <w:p w14:paraId="2A04817D" w14:textId="77777777" w:rsidR="00D62403" w:rsidRDefault="00D62403">
            <w:pPr>
              <w:pStyle w:val="TableParagraph"/>
              <w:spacing w:line="123" w:lineRule="exact"/>
              <w:ind w:left="27" w:right="1"/>
              <w:rPr>
                <w:sz w:val="12"/>
              </w:rPr>
            </w:pPr>
            <w:r>
              <w:rPr>
                <w:spacing w:val="-5"/>
                <w:w w:val="105"/>
                <w:sz w:val="12"/>
              </w:rPr>
              <w:t>451</w:t>
            </w:r>
          </w:p>
        </w:tc>
        <w:tc>
          <w:tcPr>
            <w:tcW w:w="502" w:type="dxa"/>
            <w:tcBorders>
              <w:top w:val="single" w:sz="4" w:space="0" w:color="000000"/>
              <w:bottom w:val="double" w:sz="4" w:space="0" w:color="000000"/>
            </w:tcBorders>
          </w:tcPr>
          <w:p w14:paraId="09E86DE8" w14:textId="77777777" w:rsidR="00D62403" w:rsidRDefault="00D62403">
            <w:pPr>
              <w:pStyle w:val="TableParagraph"/>
              <w:spacing w:line="123" w:lineRule="exact"/>
              <w:ind w:left="2" w:right="1"/>
              <w:rPr>
                <w:sz w:val="12"/>
              </w:rPr>
            </w:pPr>
            <w:r>
              <w:rPr>
                <w:spacing w:val="-5"/>
                <w:sz w:val="12"/>
              </w:rPr>
              <w:t>675</w:t>
            </w:r>
          </w:p>
        </w:tc>
        <w:tc>
          <w:tcPr>
            <w:tcW w:w="577" w:type="dxa"/>
            <w:tcBorders>
              <w:top w:val="single" w:sz="4" w:space="0" w:color="000000"/>
              <w:bottom w:val="double" w:sz="4" w:space="0" w:color="000000"/>
            </w:tcBorders>
          </w:tcPr>
          <w:p w14:paraId="34CD1A6C" w14:textId="77777777" w:rsidR="00D62403" w:rsidRDefault="00D62403">
            <w:pPr>
              <w:pStyle w:val="TableParagraph"/>
              <w:spacing w:line="123" w:lineRule="exact"/>
              <w:ind w:left="27" w:right="1"/>
              <w:rPr>
                <w:sz w:val="12"/>
              </w:rPr>
            </w:pPr>
            <w:r>
              <w:rPr>
                <w:spacing w:val="-5"/>
                <w:w w:val="110"/>
                <w:sz w:val="12"/>
              </w:rPr>
              <w:t>119</w:t>
            </w:r>
          </w:p>
        </w:tc>
        <w:tc>
          <w:tcPr>
            <w:tcW w:w="660" w:type="dxa"/>
            <w:tcBorders>
              <w:top w:val="single" w:sz="4" w:space="0" w:color="000000"/>
              <w:bottom w:val="double" w:sz="4" w:space="0" w:color="000000"/>
            </w:tcBorders>
          </w:tcPr>
          <w:p w14:paraId="3B7B8377" w14:textId="77777777" w:rsidR="00D62403" w:rsidRDefault="00D62403">
            <w:pPr>
              <w:pStyle w:val="TableParagraph"/>
              <w:spacing w:line="123" w:lineRule="exact"/>
              <w:ind w:left="51" w:right="24"/>
              <w:rPr>
                <w:sz w:val="12"/>
              </w:rPr>
            </w:pPr>
            <w:r>
              <w:rPr>
                <w:spacing w:val="-5"/>
                <w:sz w:val="12"/>
              </w:rPr>
              <w:t>794</w:t>
            </w:r>
          </w:p>
        </w:tc>
        <w:tc>
          <w:tcPr>
            <w:tcW w:w="501" w:type="dxa"/>
            <w:tcBorders>
              <w:top w:val="single" w:sz="4" w:space="0" w:color="000000"/>
              <w:bottom w:val="double" w:sz="4" w:space="0" w:color="000000"/>
            </w:tcBorders>
          </w:tcPr>
          <w:p w14:paraId="0C6F4B18" w14:textId="77777777" w:rsidR="00D62403" w:rsidRDefault="00D62403">
            <w:pPr>
              <w:pStyle w:val="TableParagraph"/>
              <w:spacing w:line="123" w:lineRule="exact"/>
              <w:ind w:left="5" w:right="1"/>
              <w:rPr>
                <w:sz w:val="12"/>
              </w:rPr>
            </w:pPr>
            <w:r>
              <w:rPr>
                <w:spacing w:val="-5"/>
                <w:sz w:val="12"/>
              </w:rPr>
              <w:t>969</w:t>
            </w:r>
          </w:p>
        </w:tc>
        <w:tc>
          <w:tcPr>
            <w:tcW w:w="602" w:type="dxa"/>
            <w:tcBorders>
              <w:top w:val="single" w:sz="4" w:space="0" w:color="000000"/>
              <w:bottom w:val="double" w:sz="4" w:space="0" w:color="000000"/>
            </w:tcBorders>
          </w:tcPr>
          <w:p w14:paraId="24A0898C" w14:textId="77777777" w:rsidR="00D62403" w:rsidRDefault="00D62403">
            <w:pPr>
              <w:pStyle w:val="TableParagraph"/>
              <w:spacing w:line="123" w:lineRule="exact"/>
              <w:ind w:left="7" w:right="2"/>
              <w:rPr>
                <w:sz w:val="12"/>
              </w:rPr>
            </w:pPr>
            <w:r>
              <w:rPr>
                <w:spacing w:val="-5"/>
                <w:sz w:val="12"/>
              </w:rPr>
              <w:t>276</w:t>
            </w:r>
          </w:p>
        </w:tc>
        <w:tc>
          <w:tcPr>
            <w:tcW w:w="634" w:type="dxa"/>
            <w:tcBorders>
              <w:top w:val="single" w:sz="4" w:space="0" w:color="000000"/>
              <w:bottom w:val="double" w:sz="4" w:space="0" w:color="000000"/>
            </w:tcBorders>
          </w:tcPr>
          <w:p w14:paraId="3DC991AE" w14:textId="77777777" w:rsidR="00D62403" w:rsidRDefault="00D62403">
            <w:pPr>
              <w:pStyle w:val="TableParagraph"/>
              <w:spacing w:line="123" w:lineRule="exact"/>
              <w:ind w:left="9" w:right="2"/>
              <w:rPr>
                <w:sz w:val="12"/>
              </w:rPr>
            </w:pPr>
            <w:r>
              <w:rPr>
                <w:spacing w:val="-2"/>
                <w:sz w:val="12"/>
              </w:rPr>
              <w:t>1,245</w:t>
            </w:r>
          </w:p>
        </w:tc>
      </w:tr>
    </w:tbl>
    <w:p w14:paraId="43B61F1E" w14:textId="77777777" w:rsidR="00D62403" w:rsidRDefault="00D62403" w:rsidP="00D62403">
      <w:pPr>
        <w:spacing w:before="22"/>
        <w:ind w:left="568"/>
        <w:jc w:val="both"/>
        <w:rPr>
          <w:sz w:val="12"/>
        </w:rPr>
      </w:pPr>
      <w:r>
        <w:rPr>
          <w:w w:val="105"/>
          <w:sz w:val="12"/>
        </w:rPr>
        <w:t>Note:</w:t>
      </w:r>
      <w:r>
        <w:rPr>
          <w:spacing w:val="18"/>
          <w:w w:val="105"/>
          <w:sz w:val="12"/>
        </w:rPr>
        <w:t xml:space="preserve"> </w:t>
      </w:r>
      <w:r>
        <w:rPr>
          <w:w w:val="105"/>
          <w:sz w:val="12"/>
        </w:rPr>
        <w:t>Robust</w:t>
      </w:r>
      <w:r>
        <w:rPr>
          <w:spacing w:val="8"/>
          <w:w w:val="105"/>
          <w:sz w:val="12"/>
        </w:rPr>
        <w:t xml:space="preserve"> </w:t>
      </w:r>
      <w:r>
        <w:rPr>
          <w:w w:val="105"/>
          <w:sz w:val="12"/>
        </w:rPr>
        <w:t>standard</w:t>
      </w:r>
      <w:r>
        <w:rPr>
          <w:spacing w:val="7"/>
          <w:w w:val="105"/>
          <w:sz w:val="12"/>
        </w:rPr>
        <w:t xml:space="preserve"> </w:t>
      </w:r>
      <w:r>
        <w:rPr>
          <w:w w:val="105"/>
          <w:sz w:val="12"/>
        </w:rPr>
        <w:t>errors</w:t>
      </w:r>
      <w:r>
        <w:rPr>
          <w:spacing w:val="7"/>
          <w:w w:val="105"/>
          <w:sz w:val="12"/>
        </w:rPr>
        <w:t xml:space="preserve"> </w:t>
      </w:r>
      <w:r>
        <w:rPr>
          <w:w w:val="105"/>
          <w:sz w:val="12"/>
        </w:rPr>
        <w:t>in</w:t>
      </w:r>
      <w:r>
        <w:rPr>
          <w:spacing w:val="8"/>
          <w:w w:val="105"/>
          <w:sz w:val="12"/>
        </w:rPr>
        <w:t xml:space="preserve"> </w:t>
      </w:r>
      <w:r>
        <w:rPr>
          <w:w w:val="105"/>
          <w:sz w:val="12"/>
        </w:rPr>
        <w:t>parentheses;</w:t>
      </w:r>
      <w:r>
        <w:rPr>
          <w:spacing w:val="7"/>
          <w:w w:val="105"/>
          <w:sz w:val="12"/>
        </w:rPr>
        <w:t xml:space="preserve"> </w:t>
      </w:r>
      <w:r>
        <w:rPr>
          <w:w w:val="105"/>
          <w:sz w:val="12"/>
        </w:rPr>
        <w:t>*</w:t>
      </w:r>
      <w:r>
        <w:rPr>
          <w:spacing w:val="7"/>
          <w:w w:val="105"/>
          <w:sz w:val="12"/>
        </w:rPr>
        <w:t xml:space="preserve"> </w:t>
      </w:r>
      <w:r>
        <w:rPr>
          <w:w w:val="105"/>
          <w:sz w:val="12"/>
        </w:rPr>
        <w:t>p</w:t>
      </w:r>
      <w:r>
        <w:rPr>
          <w:rFonts w:ascii="Calibri"/>
          <w:i/>
          <w:w w:val="105"/>
          <w:sz w:val="12"/>
        </w:rPr>
        <w:t>&lt;</w:t>
      </w:r>
      <w:r>
        <w:rPr>
          <w:w w:val="105"/>
          <w:sz w:val="12"/>
        </w:rPr>
        <w:t>0.1,</w:t>
      </w:r>
      <w:r>
        <w:rPr>
          <w:spacing w:val="7"/>
          <w:w w:val="105"/>
          <w:sz w:val="12"/>
        </w:rPr>
        <w:t xml:space="preserve"> </w:t>
      </w:r>
      <w:r>
        <w:rPr>
          <w:w w:val="105"/>
          <w:sz w:val="12"/>
        </w:rPr>
        <w:t>**</w:t>
      </w:r>
      <w:r>
        <w:rPr>
          <w:spacing w:val="8"/>
          <w:w w:val="105"/>
          <w:sz w:val="12"/>
        </w:rPr>
        <w:t xml:space="preserve"> </w:t>
      </w:r>
      <w:r>
        <w:rPr>
          <w:w w:val="105"/>
          <w:sz w:val="12"/>
        </w:rPr>
        <w:t>p</w:t>
      </w:r>
      <w:r>
        <w:rPr>
          <w:rFonts w:ascii="Calibri"/>
          <w:i/>
          <w:w w:val="105"/>
          <w:sz w:val="12"/>
        </w:rPr>
        <w:t>&lt;</w:t>
      </w:r>
      <w:r>
        <w:rPr>
          <w:w w:val="105"/>
          <w:sz w:val="12"/>
        </w:rPr>
        <w:t>0.05,</w:t>
      </w:r>
      <w:r>
        <w:rPr>
          <w:spacing w:val="7"/>
          <w:w w:val="105"/>
          <w:sz w:val="12"/>
        </w:rPr>
        <w:t xml:space="preserve"> </w:t>
      </w:r>
      <w:r>
        <w:rPr>
          <w:w w:val="105"/>
          <w:sz w:val="12"/>
        </w:rPr>
        <w:t>***</w:t>
      </w:r>
      <w:r>
        <w:rPr>
          <w:spacing w:val="7"/>
          <w:w w:val="105"/>
          <w:sz w:val="12"/>
        </w:rPr>
        <w:t xml:space="preserve"> </w:t>
      </w:r>
      <w:r>
        <w:rPr>
          <w:spacing w:val="-2"/>
          <w:w w:val="105"/>
          <w:sz w:val="12"/>
        </w:rPr>
        <w:t>p</w:t>
      </w:r>
      <w:r>
        <w:rPr>
          <w:rFonts w:ascii="Calibri"/>
          <w:i/>
          <w:spacing w:val="-2"/>
          <w:w w:val="105"/>
          <w:sz w:val="12"/>
        </w:rPr>
        <w:t>&lt;</w:t>
      </w:r>
      <w:r>
        <w:rPr>
          <w:spacing w:val="-2"/>
          <w:w w:val="105"/>
          <w:sz w:val="12"/>
        </w:rPr>
        <w:t>0.01.</w:t>
      </w:r>
    </w:p>
    <w:p w14:paraId="3CD48E8D" w14:textId="77777777" w:rsidR="00D62403" w:rsidRDefault="00D62403" w:rsidP="00D62403">
      <w:pPr>
        <w:pStyle w:val="BodyText"/>
        <w:rPr>
          <w:sz w:val="12"/>
        </w:rPr>
      </w:pPr>
    </w:p>
    <w:p w14:paraId="416D8A18" w14:textId="77777777" w:rsidR="00D62403" w:rsidRDefault="00D62403" w:rsidP="00D62403">
      <w:pPr>
        <w:pStyle w:val="BodyText"/>
        <w:spacing w:before="116"/>
        <w:rPr>
          <w:sz w:val="12"/>
        </w:rPr>
      </w:pPr>
    </w:p>
    <w:p w14:paraId="22579084" w14:textId="1CAE50A4" w:rsidR="00D62403" w:rsidRDefault="00D62403" w:rsidP="00D62403">
      <w:pPr>
        <w:pStyle w:val="Heading3"/>
        <w:numPr>
          <w:ilvl w:val="1"/>
          <w:numId w:val="8"/>
        </w:numPr>
        <w:tabs>
          <w:tab w:val="left" w:pos="1152"/>
        </w:tabs>
        <w:ind w:hanging="612"/>
      </w:pPr>
      <w:bookmarkStart w:id="3210" w:name="CARI_using_FES_vs_CARI_Income_source_&amp;_i"/>
      <w:bookmarkStart w:id="3211" w:name="_bookmark17"/>
      <w:bookmarkEnd w:id="3210"/>
      <w:bookmarkEnd w:id="3211"/>
      <w:r>
        <w:t>CARI</w:t>
      </w:r>
      <w:r>
        <w:rPr>
          <w:spacing w:val="2"/>
        </w:rPr>
        <w:t xml:space="preserve"> </w:t>
      </w:r>
      <w:r>
        <w:t>using</w:t>
      </w:r>
      <w:r>
        <w:rPr>
          <w:spacing w:val="2"/>
        </w:rPr>
        <w:t xml:space="preserve"> </w:t>
      </w:r>
      <w:r>
        <w:t>FES</w:t>
      </w:r>
      <w:r>
        <w:rPr>
          <w:spacing w:val="2"/>
        </w:rPr>
        <w:t xml:space="preserve"> </w:t>
      </w:r>
      <w:r>
        <w:t>vs</w:t>
      </w:r>
      <w:r>
        <w:rPr>
          <w:spacing w:val="3"/>
        </w:rPr>
        <w:t xml:space="preserve"> </w:t>
      </w:r>
      <w:r>
        <w:t>CARI</w:t>
      </w:r>
      <w:r>
        <w:rPr>
          <w:spacing w:val="2"/>
        </w:rPr>
        <w:t xml:space="preserve"> </w:t>
      </w:r>
      <w:r w:rsidR="008871BE">
        <w:rPr>
          <w:spacing w:val="2"/>
        </w:rPr>
        <w:t xml:space="preserve">using </w:t>
      </w:r>
      <w:r>
        <w:t>Income</w:t>
      </w:r>
      <w:r>
        <w:rPr>
          <w:spacing w:val="2"/>
        </w:rPr>
        <w:t xml:space="preserve"> </w:t>
      </w:r>
      <w:r>
        <w:t>source</w:t>
      </w:r>
      <w:r>
        <w:rPr>
          <w:spacing w:val="3"/>
        </w:rPr>
        <w:t xml:space="preserve"> </w:t>
      </w:r>
      <w:r>
        <w:t>&amp;</w:t>
      </w:r>
      <w:r>
        <w:rPr>
          <w:spacing w:val="2"/>
        </w:rPr>
        <w:t xml:space="preserve"> </w:t>
      </w:r>
      <w:r>
        <w:t>income</w:t>
      </w:r>
      <w:r>
        <w:rPr>
          <w:spacing w:val="2"/>
        </w:rPr>
        <w:t xml:space="preserve"> </w:t>
      </w:r>
      <w:r>
        <w:rPr>
          <w:spacing w:val="-2"/>
        </w:rPr>
        <w:t>change</w:t>
      </w:r>
    </w:p>
    <w:p w14:paraId="144FCA9C" w14:textId="77777777" w:rsidR="00D62403" w:rsidRDefault="00D62403" w:rsidP="00D62403">
      <w:pPr>
        <w:pStyle w:val="BodyText"/>
        <w:spacing w:before="215" w:line="314" w:lineRule="auto"/>
        <w:ind w:left="540" w:right="415"/>
        <w:jc w:val="both"/>
      </w:pPr>
      <w:r>
        <w:t>The results comparing CARI to different version of rCARI so far indicates that, the two main drivers of the difference by replacing FES with the income indicator.</w:t>
      </w:r>
      <w:r>
        <w:rPr>
          <w:spacing w:val="40"/>
        </w:rPr>
        <w:t xml:space="preserve"> </w:t>
      </w:r>
      <w:r>
        <w:t>In this section, a simple sensitivity</w:t>
      </w:r>
      <w:r>
        <w:rPr>
          <w:spacing w:val="-13"/>
        </w:rPr>
        <w:t xml:space="preserve"> </w:t>
      </w:r>
      <w:r>
        <w:t>analysis</w:t>
      </w:r>
      <w:r>
        <w:rPr>
          <w:spacing w:val="-13"/>
        </w:rPr>
        <w:t xml:space="preserve"> </w:t>
      </w:r>
      <w:r>
        <w:t>is</w:t>
      </w:r>
      <w:r>
        <w:rPr>
          <w:spacing w:val="-13"/>
        </w:rPr>
        <w:t xml:space="preserve"> </w:t>
      </w:r>
      <w:r>
        <w:t>performed</w:t>
      </w:r>
      <w:r>
        <w:rPr>
          <w:spacing w:val="-13"/>
        </w:rPr>
        <w:t xml:space="preserve"> </w:t>
      </w:r>
      <w:r>
        <w:t>on</w:t>
      </w:r>
      <w:r>
        <w:rPr>
          <w:spacing w:val="-13"/>
        </w:rPr>
        <w:t xml:space="preserve"> </w:t>
      </w:r>
      <w:r>
        <w:t>these</w:t>
      </w:r>
      <w:r>
        <w:rPr>
          <w:spacing w:val="-13"/>
        </w:rPr>
        <w:t xml:space="preserve"> </w:t>
      </w:r>
      <w:r>
        <w:t>two</w:t>
      </w:r>
      <w:r>
        <w:rPr>
          <w:spacing w:val="-13"/>
        </w:rPr>
        <w:t xml:space="preserve"> </w:t>
      </w:r>
      <w:r>
        <w:t>indicators</w:t>
      </w:r>
      <w:r>
        <w:rPr>
          <w:spacing w:val="-13"/>
        </w:rPr>
        <w:t xml:space="preserve"> </w:t>
      </w:r>
      <w:r>
        <w:t>to</w:t>
      </w:r>
      <w:r>
        <w:rPr>
          <w:spacing w:val="-13"/>
        </w:rPr>
        <w:t xml:space="preserve"> </w:t>
      </w:r>
      <w:r>
        <w:t>see</w:t>
      </w:r>
      <w:r>
        <w:rPr>
          <w:spacing w:val="-13"/>
        </w:rPr>
        <w:t xml:space="preserve"> </w:t>
      </w:r>
      <w:r>
        <w:t>how</w:t>
      </w:r>
      <w:r>
        <w:rPr>
          <w:spacing w:val="-13"/>
        </w:rPr>
        <w:t xml:space="preserve"> </w:t>
      </w:r>
      <w:r>
        <w:t>the</w:t>
      </w:r>
      <w:r>
        <w:rPr>
          <w:spacing w:val="-13"/>
        </w:rPr>
        <w:t xml:space="preserve"> </w:t>
      </w:r>
      <w:r>
        <w:t>income</w:t>
      </w:r>
      <w:r>
        <w:rPr>
          <w:spacing w:val="-13"/>
        </w:rPr>
        <w:t xml:space="preserve"> </w:t>
      </w:r>
      <w:r>
        <w:t>indicator</w:t>
      </w:r>
      <w:r>
        <w:rPr>
          <w:spacing w:val="-13"/>
        </w:rPr>
        <w:t xml:space="preserve"> </w:t>
      </w:r>
      <w:r>
        <w:t>performs compared with FES.</w:t>
      </w:r>
    </w:p>
    <w:p w14:paraId="541C6E0E" w14:textId="77777777" w:rsidR="00D62403" w:rsidRDefault="00D62403" w:rsidP="00D62403">
      <w:pPr>
        <w:pStyle w:val="BodyText"/>
        <w:spacing w:before="125" w:line="314" w:lineRule="auto"/>
        <w:ind w:left="540" w:right="414"/>
        <w:jc w:val="both"/>
      </w:pPr>
      <w:r>
        <w:t>The cross tabulation presented show that, there is a weak correlation</w:t>
      </w:r>
      <w:r>
        <w:rPr>
          <w:spacing w:val="-1"/>
        </w:rPr>
        <w:t xml:space="preserve"> </w:t>
      </w:r>
      <w:r>
        <w:t xml:space="preserve">between the two indicators </w:t>
      </w:r>
      <w:r>
        <w:rPr>
          <w:spacing w:val="-2"/>
        </w:rPr>
        <w:t>with</w:t>
      </w:r>
      <w:r>
        <w:rPr>
          <w:spacing w:val="-6"/>
        </w:rPr>
        <w:t xml:space="preserve"> </w:t>
      </w:r>
      <w:r>
        <w:rPr>
          <w:spacing w:val="-2"/>
        </w:rPr>
        <w:t>more</w:t>
      </w:r>
      <w:r>
        <w:rPr>
          <w:spacing w:val="-5"/>
        </w:rPr>
        <w:t xml:space="preserve"> </w:t>
      </w:r>
      <w:r>
        <w:rPr>
          <w:spacing w:val="-2"/>
        </w:rPr>
        <w:t>of</w:t>
      </w:r>
      <w:r>
        <w:rPr>
          <w:spacing w:val="-6"/>
        </w:rPr>
        <w:t xml:space="preserve"> </w:t>
      </w:r>
      <w:r>
        <w:rPr>
          <w:spacing w:val="-2"/>
        </w:rPr>
        <w:t>the</w:t>
      </w:r>
      <w:r>
        <w:rPr>
          <w:spacing w:val="-5"/>
        </w:rPr>
        <w:t xml:space="preserve"> </w:t>
      </w:r>
      <w:r>
        <w:rPr>
          <w:spacing w:val="-2"/>
        </w:rPr>
        <w:t>divergence</w:t>
      </w:r>
      <w:r>
        <w:rPr>
          <w:spacing w:val="-6"/>
        </w:rPr>
        <w:t xml:space="preserve"> </w:t>
      </w:r>
      <w:r>
        <w:rPr>
          <w:spacing w:val="-2"/>
        </w:rPr>
        <w:t>occurring</w:t>
      </w:r>
      <w:r>
        <w:rPr>
          <w:spacing w:val="-6"/>
        </w:rPr>
        <w:t xml:space="preserve"> </w:t>
      </w:r>
      <w:r>
        <w:rPr>
          <w:spacing w:val="-2"/>
        </w:rPr>
        <w:t>as</w:t>
      </w:r>
      <w:r>
        <w:rPr>
          <w:spacing w:val="-5"/>
        </w:rPr>
        <w:t xml:space="preserve"> </w:t>
      </w:r>
      <w:r>
        <w:rPr>
          <w:spacing w:val="-2"/>
        </w:rPr>
        <w:t>the</w:t>
      </w:r>
      <w:r>
        <w:rPr>
          <w:spacing w:val="-6"/>
        </w:rPr>
        <w:t xml:space="preserve"> </w:t>
      </w:r>
      <w:r>
        <w:rPr>
          <w:spacing w:val="-2"/>
        </w:rPr>
        <w:t>two</w:t>
      </w:r>
      <w:r>
        <w:rPr>
          <w:spacing w:val="-6"/>
        </w:rPr>
        <w:t xml:space="preserve"> </w:t>
      </w:r>
      <w:r>
        <w:rPr>
          <w:spacing w:val="-2"/>
        </w:rPr>
        <w:t>indicators</w:t>
      </w:r>
      <w:r>
        <w:rPr>
          <w:spacing w:val="-5"/>
        </w:rPr>
        <w:t xml:space="preserve"> </w:t>
      </w:r>
      <w:r>
        <w:rPr>
          <w:spacing w:val="-2"/>
        </w:rPr>
        <w:t>move</w:t>
      </w:r>
      <w:r>
        <w:rPr>
          <w:spacing w:val="-6"/>
        </w:rPr>
        <w:t xml:space="preserve"> </w:t>
      </w:r>
      <w:r>
        <w:rPr>
          <w:spacing w:val="-2"/>
        </w:rPr>
        <w:t>towards</w:t>
      </w:r>
      <w:r>
        <w:rPr>
          <w:spacing w:val="-6"/>
        </w:rPr>
        <w:t xml:space="preserve"> </w:t>
      </w:r>
      <w:r>
        <w:rPr>
          <w:spacing w:val="-2"/>
        </w:rPr>
        <w:t>food</w:t>
      </w:r>
      <w:r>
        <w:rPr>
          <w:spacing w:val="-6"/>
        </w:rPr>
        <w:t xml:space="preserve"> </w:t>
      </w:r>
      <w:r>
        <w:rPr>
          <w:spacing w:val="-2"/>
        </w:rPr>
        <w:t>insecure,</w:t>
      </w:r>
      <w:r>
        <w:rPr>
          <w:spacing w:val="-4"/>
        </w:rPr>
        <w:t xml:space="preserve"> </w:t>
      </w:r>
      <w:r>
        <w:rPr>
          <w:spacing w:val="-2"/>
        </w:rPr>
        <w:t>i.e.,</w:t>
      </w:r>
      <w:r>
        <w:rPr>
          <w:spacing w:val="-4"/>
        </w:rPr>
        <w:t xml:space="preserve"> </w:t>
      </w:r>
      <w:r>
        <w:rPr>
          <w:spacing w:val="-2"/>
        </w:rPr>
        <w:t xml:space="preserve">CARI </w:t>
      </w:r>
      <w:r>
        <w:t>categories 3 &amp; 4 (see Table 17).</w:t>
      </w:r>
      <w:r>
        <w:rPr>
          <w:spacing w:val="31"/>
        </w:rPr>
        <w:t xml:space="preserve"> </w:t>
      </w:r>
      <w:r>
        <w:t>In classifying the food insecurity, the income source and income change indicator correctly classify 69 percent of the households classified by FES as moderately food</w:t>
      </w:r>
      <w:r>
        <w:rPr>
          <w:spacing w:val="-2"/>
        </w:rPr>
        <w:t xml:space="preserve"> </w:t>
      </w:r>
      <w:r>
        <w:t>insecure</w:t>
      </w:r>
      <w:r>
        <w:rPr>
          <w:spacing w:val="-2"/>
        </w:rPr>
        <w:t xml:space="preserve"> </w:t>
      </w:r>
      <w:r>
        <w:t>and</w:t>
      </w:r>
      <w:r>
        <w:rPr>
          <w:spacing w:val="-2"/>
        </w:rPr>
        <w:t xml:space="preserve"> </w:t>
      </w:r>
      <w:r>
        <w:t>only</w:t>
      </w:r>
      <w:r>
        <w:rPr>
          <w:spacing w:val="-2"/>
        </w:rPr>
        <w:t xml:space="preserve"> </w:t>
      </w:r>
      <w:r>
        <w:t>17</w:t>
      </w:r>
      <w:r>
        <w:rPr>
          <w:spacing w:val="-2"/>
        </w:rPr>
        <w:t xml:space="preserve"> </w:t>
      </w:r>
      <w:r>
        <w:t>percent</w:t>
      </w:r>
      <w:r>
        <w:rPr>
          <w:spacing w:val="-2"/>
        </w:rPr>
        <w:t xml:space="preserve"> </w:t>
      </w:r>
      <w:r>
        <w:t>of</w:t>
      </w:r>
      <w:r>
        <w:rPr>
          <w:spacing w:val="-2"/>
        </w:rPr>
        <w:t xml:space="preserve"> </w:t>
      </w:r>
      <w:r>
        <w:t>the</w:t>
      </w:r>
      <w:r>
        <w:rPr>
          <w:spacing w:val="-2"/>
        </w:rPr>
        <w:t xml:space="preserve"> </w:t>
      </w:r>
      <w:r>
        <w:t>households</w:t>
      </w:r>
      <w:r>
        <w:rPr>
          <w:spacing w:val="-2"/>
        </w:rPr>
        <w:t xml:space="preserve"> </w:t>
      </w:r>
      <w:r>
        <w:t>classified</w:t>
      </w:r>
      <w:r>
        <w:rPr>
          <w:spacing w:val="-2"/>
        </w:rPr>
        <w:t xml:space="preserve"> </w:t>
      </w:r>
      <w:r>
        <w:t>as</w:t>
      </w:r>
      <w:r>
        <w:rPr>
          <w:spacing w:val="-2"/>
        </w:rPr>
        <w:t xml:space="preserve"> </w:t>
      </w:r>
      <w:r>
        <w:t>severely</w:t>
      </w:r>
      <w:r>
        <w:rPr>
          <w:spacing w:val="-2"/>
        </w:rPr>
        <w:t xml:space="preserve"> </w:t>
      </w:r>
      <w:r>
        <w:t>food</w:t>
      </w:r>
      <w:r>
        <w:rPr>
          <w:spacing w:val="-2"/>
        </w:rPr>
        <w:t xml:space="preserve"> </w:t>
      </w:r>
      <w:r>
        <w:t>insecure.</w:t>
      </w:r>
    </w:p>
    <w:p w14:paraId="61B6EF71" w14:textId="77777777" w:rsidR="00D62403" w:rsidRDefault="00D62403" w:rsidP="00D62403">
      <w:pPr>
        <w:spacing w:before="158"/>
        <w:ind w:left="630" w:right="510"/>
        <w:jc w:val="center"/>
        <w:rPr>
          <w:sz w:val="14"/>
        </w:rPr>
      </w:pPr>
      <w:r>
        <w:rPr>
          <w:w w:val="105"/>
          <w:sz w:val="14"/>
        </w:rPr>
        <w:t>Table</w:t>
      </w:r>
      <w:r>
        <w:rPr>
          <w:spacing w:val="5"/>
          <w:w w:val="105"/>
          <w:sz w:val="14"/>
        </w:rPr>
        <w:t xml:space="preserve"> </w:t>
      </w:r>
      <w:r>
        <w:rPr>
          <w:w w:val="105"/>
          <w:sz w:val="14"/>
        </w:rPr>
        <w:t>17:</w:t>
      </w:r>
      <w:r>
        <w:rPr>
          <w:spacing w:val="19"/>
          <w:w w:val="105"/>
          <w:sz w:val="14"/>
        </w:rPr>
        <w:t xml:space="preserve"> </w:t>
      </w:r>
      <w:r>
        <w:rPr>
          <w:w w:val="105"/>
          <w:sz w:val="14"/>
        </w:rPr>
        <w:t>Cross</w:t>
      </w:r>
      <w:r>
        <w:rPr>
          <w:spacing w:val="6"/>
          <w:w w:val="105"/>
          <w:sz w:val="14"/>
        </w:rPr>
        <w:t xml:space="preserve"> </w:t>
      </w:r>
      <w:r>
        <w:rPr>
          <w:w w:val="105"/>
          <w:sz w:val="14"/>
        </w:rPr>
        <w:t>Tabulation</w:t>
      </w:r>
      <w:r>
        <w:rPr>
          <w:spacing w:val="6"/>
          <w:w w:val="105"/>
          <w:sz w:val="14"/>
        </w:rPr>
        <w:t xml:space="preserve"> </w:t>
      </w:r>
      <w:r>
        <w:rPr>
          <w:w w:val="105"/>
          <w:sz w:val="14"/>
        </w:rPr>
        <w:t>of</w:t>
      </w:r>
      <w:r>
        <w:rPr>
          <w:spacing w:val="6"/>
          <w:w w:val="105"/>
          <w:sz w:val="14"/>
        </w:rPr>
        <w:t xml:space="preserve"> </w:t>
      </w:r>
      <w:r>
        <w:rPr>
          <w:w w:val="105"/>
          <w:sz w:val="14"/>
        </w:rPr>
        <w:t>CARI_FES</w:t>
      </w:r>
      <w:r>
        <w:rPr>
          <w:spacing w:val="6"/>
          <w:w w:val="105"/>
          <w:sz w:val="14"/>
        </w:rPr>
        <w:t xml:space="preserve"> </w:t>
      </w:r>
      <w:r>
        <w:rPr>
          <w:w w:val="105"/>
          <w:sz w:val="14"/>
        </w:rPr>
        <w:t>vs.</w:t>
      </w:r>
      <w:r>
        <w:rPr>
          <w:spacing w:val="19"/>
          <w:w w:val="105"/>
          <w:sz w:val="14"/>
        </w:rPr>
        <w:t xml:space="preserve"> </w:t>
      </w:r>
      <w:r>
        <w:rPr>
          <w:spacing w:val="-2"/>
          <w:w w:val="105"/>
          <w:sz w:val="14"/>
        </w:rPr>
        <w:t>CARI_Income</w:t>
      </w:r>
    </w:p>
    <w:p w14:paraId="420CB285" w14:textId="77777777" w:rsidR="00D62403" w:rsidRDefault="00D62403" w:rsidP="00D62403">
      <w:pPr>
        <w:pStyle w:val="BodyText"/>
        <w:spacing w:before="6"/>
        <w:rPr>
          <w:sz w:val="11"/>
        </w:rPr>
      </w:pPr>
      <w:r>
        <w:rPr>
          <w:noProof/>
        </w:rPr>
        <mc:AlternateContent>
          <mc:Choice Requires="wpg">
            <w:drawing>
              <wp:anchor distT="0" distB="0" distL="0" distR="0" simplePos="0" relativeHeight="251658264" behindDoc="1" locked="0" layoutInCell="1" allowOverlap="1" wp14:anchorId="671ED4FE" wp14:editId="24DDF169">
                <wp:simplePos x="0" y="0"/>
                <wp:positionH relativeFrom="page">
                  <wp:posOffset>914400</wp:posOffset>
                </wp:positionH>
                <wp:positionV relativeFrom="paragraph">
                  <wp:posOffset>99113</wp:posOffset>
                </wp:positionV>
                <wp:extent cx="5944235" cy="2413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24130"/>
                          <a:chOff x="0" y="0"/>
                          <a:chExt cx="5944235" cy="24130"/>
                        </a:xfrm>
                      </wpg:grpSpPr>
                      <wps:wsp>
                        <wps:cNvPr id="29" name="Graphic 29"/>
                        <wps:cNvSpPr/>
                        <wps:spPr>
                          <a:xfrm>
                            <a:off x="0" y="1677"/>
                            <a:ext cx="5944235" cy="1270"/>
                          </a:xfrm>
                          <a:custGeom>
                            <a:avLst/>
                            <a:gdLst/>
                            <a:ahLst/>
                            <a:cxnLst/>
                            <a:rect l="l" t="t" r="r" b="b"/>
                            <a:pathLst>
                              <a:path w="5944235">
                                <a:moveTo>
                                  <a:pt x="0" y="0"/>
                                </a:moveTo>
                                <a:lnTo>
                                  <a:pt x="5943744" y="0"/>
                                </a:lnTo>
                              </a:path>
                            </a:pathLst>
                          </a:custGeom>
                          <a:ln w="3354">
                            <a:solidFill>
                              <a:srgbClr val="000000"/>
                            </a:solidFill>
                            <a:prstDash val="solid"/>
                          </a:ln>
                        </wps:spPr>
                        <wps:bodyPr wrap="square" lIns="0" tIns="0" rIns="0" bIns="0" rtlCol="0">
                          <a:prstTxWarp prst="textNoShape">
                            <a:avLst/>
                          </a:prstTxWarp>
                          <a:noAutofit/>
                        </wps:bodyPr>
                      </wps:wsp>
                      <wps:wsp>
                        <wps:cNvPr id="30" name="Graphic 30"/>
                        <wps:cNvSpPr/>
                        <wps:spPr>
                          <a:xfrm>
                            <a:off x="0" y="21831"/>
                            <a:ext cx="5944235" cy="1270"/>
                          </a:xfrm>
                          <a:custGeom>
                            <a:avLst/>
                            <a:gdLst/>
                            <a:ahLst/>
                            <a:cxnLst/>
                            <a:rect l="l" t="t" r="r" b="b"/>
                            <a:pathLst>
                              <a:path w="5944235">
                                <a:moveTo>
                                  <a:pt x="0" y="0"/>
                                </a:moveTo>
                                <a:lnTo>
                                  <a:pt x="5943744" y="0"/>
                                </a:lnTo>
                              </a:path>
                            </a:pathLst>
                          </a:custGeom>
                          <a:ln w="3354">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68027B51" id="Group 28" o:spid="_x0000_s1026" style="position:absolute;margin-left:1in;margin-top:7.8pt;width:468.05pt;height:1.9pt;z-index:-251629568;mso-wrap-distance-left:0;mso-wrap-distance-right:0;mso-position-horizontal-relative:page" coordsize="59442,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">
                <v:shape id="Graphic 29" o:spid="_x0000_s1027" style="position:absolute;top:16;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" path="m,l5943744,e" filled="f" strokeweight=".09317mm">
                  <v:path arrowok="t"/>
                </v:shape>
                <v:shape id="Graphic 30" o:spid="_x0000_s1028" style="position:absolute;top:218;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" path="m,l5943744,e" filled="f" strokeweight=".09317mm">
                  <v:path arrowok="t"/>
                </v:shape>
                <w10:wrap type="topAndBottom" anchorx="page"/>
              </v:group>
            </w:pict>
          </mc:Fallback>
        </mc:AlternateContent>
      </w:r>
    </w:p>
    <w:p w14:paraId="7C296471" w14:textId="77777777" w:rsidR="00D62403" w:rsidRDefault="00D62403" w:rsidP="00D62403">
      <w:pPr>
        <w:ind w:left="2066" w:right="505"/>
        <w:jc w:val="center"/>
        <w:rPr>
          <w:sz w:val="10"/>
        </w:rPr>
      </w:pPr>
      <w:r>
        <w:rPr>
          <w:spacing w:val="-5"/>
          <w:w w:val="115"/>
          <w:sz w:val="10"/>
        </w:rPr>
        <w:t>FES</w:t>
      </w:r>
    </w:p>
    <w:p w14:paraId="5AFF31DE" w14:textId="77777777" w:rsidR="00D62403" w:rsidRDefault="00D62403" w:rsidP="00D62403">
      <w:pPr>
        <w:tabs>
          <w:tab w:val="left" w:pos="3348"/>
          <w:tab w:val="left" w:pos="5205"/>
          <w:tab w:val="left" w:pos="7174"/>
          <w:tab w:val="left" w:pos="9010"/>
        </w:tabs>
        <w:spacing w:before="8"/>
        <w:ind w:left="2060"/>
        <w:rPr>
          <w:sz w:val="10"/>
        </w:rPr>
      </w:pPr>
      <w:r>
        <w:rPr>
          <w:w w:val="110"/>
          <w:sz w:val="10"/>
        </w:rPr>
        <w:t>Food</w:t>
      </w:r>
      <w:r>
        <w:rPr>
          <w:spacing w:val="6"/>
          <w:w w:val="110"/>
          <w:sz w:val="10"/>
        </w:rPr>
        <w:t xml:space="preserve"> </w:t>
      </w:r>
      <w:r>
        <w:rPr>
          <w:spacing w:val="-2"/>
          <w:w w:val="110"/>
          <w:sz w:val="10"/>
        </w:rPr>
        <w:t>Secure</w:t>
      </w:r>
      <w:r>
        <w:rPr>
          <w:sz w:val="10"/>
        </w:rPr>
        <w:tab/>
      </w:r>
      <w:r>
        <w:rPr>
          <w:w w:val="110"/>
          <w:sz w:val="10"/>
        </w:rPr>
        <w:t>Marginally</w:t>
      </w:r>
      <w:r>
        <w:rPr>
          <w:spacing w:val="5"/>
          <w:w w:val="110"/>
          <w:sz w:val="10"/>
        </w:rPr>
        <w:t xml:space="preserve"> </w:t>
      </w:r>
      <w:r>
        <w:rPr>
          <w:w w:val="110"/>
          <w:sz w:val="10"/>
        </w:rPr>
        <w:t>Food</w:t>
      </w:r>
      <w:r>
        <w:rPr>
          <w:spacing w:val="5"/>
          <w:w w:val="110"/>
          <w:sz w:val="10"/>
        </w:rPr>
        <w:t xml:space="preserve"> </w:t>
      </w:r>
      <w:r>
        <w:rPr>
          <w:spacing w:val="-2"/>
          <w:w w:val="110"/>
          <w:sz w:val="10"/>
        </w:rPr>
        <w:t>Secure</w:t>
      </w:r>
      <w:r>
        <w:rPr>
          <w:sz w:val="10"/>
        </w:rPr>
        <w:tab/>
      </w:r>
      <w:r>
        <w:rPr>
          <w:w w:val="110"/>
          <w:sz w:val="10"/>
        </w:rPr>
        <w:t>Moderately</w:t>
      </w:r>
      <w:r>
        <w:rPr>
          <w:spacing w:val="4"/>
          <w:w w:val="110"/>
          <w:sz w:val="10"/>
        </w:rPr>
        <w:t xml:space="preserve"> </w:t>
      </w:r>
      <w:r>
        <w:rPr>
          <w:w w:val="110"/>
          <w:sz w:val="10"/>
        </w:rPr>
        <w:t>Food</w:t>
      </w:r>
      <w:r>
        <w:rPr>
          <w:spacing w:val="5"/>
          <w:w w:val="110"/>
          <w:sz w:val="10"/>
        </w:rPr>
        <w:t xml:space="preserve"> </w:t>
      </w:r>
      <w:r>
        <w:rPr>
          <w:spacing w:val="-2"/>
          <w:w w:val="110"/>
          <w:sz w:val="10"/>
        </w:rPr>
        <w:t>Insecure</w:t>
      </w:r>
      <w:r>
        <w:rPr>
          <w:sz w:val="10"/>
        </w:rPr>
        <w:tab/>
      </w:r>
      <w:r>
        <w:rPr>
          <w:w w:val="110"/>
          <w:sz w:val="10"/>
        </w:rPr>
        <w:t>Severely</w:t>
      </w:r>
      <w:r>
        <w:rPr>
          <w:spacing w:val="1"/>
          <w:w w:val="110"/>
          <w:sz w:val="10"/>
        </w:rPr>
        <w:t xml:space="preserve"> </w:t>
      </w:r>
      <w:r>
        <w:rPr>
          <w:w w:val="110"/>
          <w:sz w:val="10"/>
        </w:rPr>
        <w:t>Food</w:t>
      </w:r>
      <w:r>
        <w:rPr>
          <w:spacing w:val="2"/>
          <w:w w:val="110"/>
          <w:sz w:val="10"/>
        </w:rPr>
        <w:t xml:space="preserve"> </w:t>
      </w:r>
      <w:r>
        <w:rPr>
          <w:spacing w:val="-2"/>
          <w:w w:val="110"/>
          <w:sz w:val="10"/>
        </w:rPr>
        <w:t>Insecure</w:t>
      </w:r>
      <w:r>
        <w:rPr>
          <w:sz w:val="10"/>
        </w:rPr>
        <w:tab/>
      </w:r>
      <w:r>
        <w:rPr>
          <w:spacing w:val="-2"/>
          <w:w w:val="110"/>
          <w:sz w:val="10"/>
        </w:rPr>
        <w:t>Total</w:t>
      </w:r>
    </w:p>
    <w:tbl>
      <w:tblPr>
        <w:tblW w:w="0" w:type="auto"/>
        <w:tblInd w:w="547" w:type="dxa"/>
        <w:tblLayout w:type="fixed"/>
        <w:tblCellMar>
          <w:left w:w="0" w:type="dxa"/>
          <w:right w:w="0" w:type="dxa"/>
        </w:tblCellMar>
        <w:tblLook w:val="01E0" w:firstRow="1" w:lastRow="1" w:firstColumn="1" w:lastColumn="1" w:noHBand="0" w:noVBand="0"/>
      </w:tblPr>
      <w:tblGrid>
        <w:gridCol w:w="1516"/>
        <w:gridCol w:w="611"/>
        <w:gridCol w:w="820"/>
        <w:gridCol w:w="895"/>
        <w:gridCol w:w="990"/>
        <w:gridCol w:w="951"/>
        <w:gridCol w:w="979"/>
        <w:gridCol w:w="873"/>
        <w:gridCol w:w="734"/>
        <w:gridCol w:w="461"/>
        <w:gridCol w:w="528"/>
      </w:tblGrid>
      <w:tr w:rsidR="00D62403" w14:paraId="19C3DC4F" w14:textId="77777777">
        <w:trPr>
          <w:trHeight w:val="144"/>
        </w:trPr>
        <w:tc>
          <w:tcPr>
            <w:tcW w:w="1516" w:type="dxa"/>
            <w:tcBorders>
              <w:bottom w:val="single" w:sz="4" w:space="0" w:color="000000"/>
            </w:tcBorders>
          </w:tcPr>
          <w:p w14:paraId="0B29045E" w14:textId="77777777" w:rsidR="00D62403" w:rsidRDefault="00D62403">
            <w:pPr>
              <w:pStyle w:val="TableParagraph"/>
              <w:spacing w:line="240" w:lineRule="auto"/>
              <w:jc w:val="left"/>
              <w:rPr>
                <w:rFonts w:ascii="Times New Roman"/>
                <w:sz w:val="8"/>
              </w:rPr>
            </w:pPr>
          </w:p>
        </w:tc>
        <w:tc>
          <w:tcPr>
            <w:tcW w:w="611" w:type="dxa"/>
            <w:tcBorders>
              <w:bottom w:val="single" w:sz="4" w:space="0" w:color="000000"/>
            </w:tcBorders>
          </w:tcPr>
          <w:p w14:paraId="3F994125" w14:textId="77777777" w:rsidR="00D62403" w:rsidRDefault="00D62403">
            <w:pPr>
              <w:pStyle w:val="TableParagraph"/>
              <w:spacing w:before="12" w:line="240" w:lineRule="auto"/>
              <w:ind w:right="1"/>
              <w:rPr>
                <w:sz w:val="10"/>
              </w:rPr>
            </w:pPr>
            <w:r>
              <w:rPr>
                <w:spacing w:val="-2"/>
                <w:w w:val="115"/>
                <w:sz w:val="10"/>
              </w:rPr>
              <w:t>Count</w:t>
            </w:r>
          </w:p>
        </w:tc>
        <w:tc>
          <w:tcPr>
            <w:tcW w:w="820" w:type="dxa"/>
            <w:tcBorders>
              <w:bottom w:val="single" w:sz="4" w:space="0" w:color="000000"/>
            </w:tcBorders>
          </w:tcPr>
          <w:p w14:paraId="75650EB7" w14:textId="77777777" w:rsidR="00D62403" w:rsidRDefault="00D62403">
            <w:pPr>
              <w:pStyle w:val="TableParagraph"/>
              <w:spacing w:before="12" w:line="240" w:lineRule="auto"/>
              <w:ind w:left="153"/>
              <w:jc w:val="left"/>
              <w:rPr>
                <w:sz w:val="10"/>
              </w:rPr>
            </w:pPr>
            <w:r>
              <w:rPr>
                <w:spacing w:val="-2"/>
                <w:w w:val="110"/>
                <w:sz w:val="10"/>
              </w:rPr>
              <w:t>Percent</w:t>
            </w:r>
          </w:p>
        </w:tc>
        <w:tc>
          <w:tcPr>
            <w:tcW w:w="895" w:type="dxa"/>
            <w:tcBorders>
              <w:bottom w:val="single" w:sz="4" w:space="0" w:color="000000"/>
            </w:tcBorders>
          </w:tcPr>
          <w:p w14:paraId="40F2805C" w14:textId="77777777" w:rsidR="00D62403" w:rsidRDefault="00D62403">
            <w:pPr>
              <w:pStyle w:val="TableParagraph"/>
              <w:spacing w:before="12" w:line="240" w:lineRule="auto"/>
              <w:ind w:right="1"/>
              <w:rPr>
                <w:sz w:val="10"/>
              </w:rPr>
            </w:pPr>
            <w:r>
              <w:rPr>
                <w:spacing w:val="-2"/>
                <w:w w:val="115"/>
                <w:sz w:val="10"/>
              </w:rPr>
              <w:t>Count</w:t>
            </w:r>
          </w:p>
        </w:tc>
        <w:tc>
          <w:tcPr>
            <w:tcW w:w="990" w:type="dxa"/>
            <w:tcBorders>
              <w:bottom w:val="single" w:sz="4" w:space="0" w:color="000000"/>
            </w:tcBorders>
          </w:tcPr>
          <w:p w14:paraId="32332942" w14:textId="77777777" w:rsidR="00D62403" w:rsidRDefault="00D62403">
            <w:pPr>
              <w:pStyle w:val="TableParagraph"/>
              <w:spacing w:before="12" w:line="240" w:lineRule="auto"/>
              <w:ind w:left="1" w:right="28"/>
              <w:rPr>
                <w:sz w:val="10"/>
              </w:rPr>
            </w:pPr>
            <w:r>
              <w:rPr>
                <w:spacing w:val="-2"/>
                <w:w w:val="110"/>
                <w:sz w:val="10"/>
              </w:rPr>
              <w:t>Percent</w:t>
            </w:r>
          </w:p>
        </w:tc>
        <w:tc>
          <w:tcPr>
            <w:tcW w:w="951" w:type="dxa"/>
            <w:tcBorders>
              <w:bottom w:val="single" w:sz="4" w:space="0" w:color="000000"/>
            </w:tcBorders>
          </w:tcPr>
          <w:p w14:paraId="6FC288AA" w14:textId="77777777" w:rsidR="00D62403" w:rsidRDefault="00D62403">
            <w:pPr>
              <w:pStyle w:val="TableParagraph"/>
              <w:spacing w:before="12" w:line="240" w:lineRule="auto"/>
              <w:ind w:right="1"/>
              <w:rPr>
                <w:sz w:val="10"/>
              </w:rPr>
            </w:pPr>
            <w:r>
              <w:rPr>
                <w:spacing w:val="-2"/>
                <w:w w:val="115"/>
                <w:sz w:val="10"/>
              </w:rPr>
              <w:t>Count</w:t>
            </w:r>
          </w:p>
        </w:tc>
        <w:tc>
          <w:tcPr>
            <w:tcW w:w="979" w:type="dxa"/>
            <w:tcBorders>
              <w:bottom w:val="single" w:sz="4" w:space="0" w:color="000000"/>
            </w:tcBorders>
          </w:tcPr>
          <w:p w14:paraId="1501CABC" w14:textId="77777777" w:rsidR="00D62403" w:rsidRDefault="00D62403">
            <w:pPr>
              <w:pStyle w:val="TableParagraph"/>
              <w:spacing w:before="12" w:line="240" w:lineRule="auto"/>
              <w:ind w:left="38"/>
              <w:rPr>
                <w:sz w:val="10"/>
              </w:rPr>
            </w:pPr>
            <w:r>
              <w:rPr>
                <w:spacing w:val="-2"/>
                <w:w w:val="110"/>
                <w:sz w:val="10"/>
              </w:rPr>
              <w:t>Percent</w:t>
            </w:r>
          </w:p>
        </w:tc>
        <w:tc>
          <w:tcPr>
            <w:tcW w:w="873" w:type="dxa"/>
            <w:tcBorders>
              <w:bottom w:val="single" w:sz="4" w:space="0" w:color="000000"/>
            </w:tcBorders>
          </w:tcPr>
          <w:p w14:paraId="00CB5436" w14:textId="77777777" w:rsidR="00D62403" w:rsidRDefault="00D62403">
            <w:pPr>
              <w:pStyle w:val="TableParagraph"/>
              <w:spacing w:before="12" w:line="240" w:lineRule="auto"/>
              <w:rPr>
                <w:sz w:val="10"/>
              </w:rPr>
            </w:pPr>
            <w:r>
              <w:rPr>
                <w:spacing w:val="-2"/>
                <w:w w:val="115"/>
                <w:sz w:val="10"/>
              </w:rPr>
              <w:t>Count</w:t>
            </w:r>
          </w:p>
        </w:tc>
        <w:tc>
          <w:tcPr>
            <w:tcW w:w="734" w:type="dxa"/>
            <w:tcBorders>
              <w:bottom w:val="single" w:sz="4" w:space="0" w:color="000000"/>
            </w:tcBorders>
          </w:tcPr>
          <w:p w14:paraId="136A3ACA" w14:textId="77777777" w:rsidR="00D62403" w:rsidRDefault="00D62403">
            <w:pPr>
              <w:pStyle w:val="TableParagraph"/>
              <w:spacing w:before="12" w:line="240" w:lineRule="auto"/>
              <w:ind w:left="207"/>
              <w:rPr>
                <w:sz w:val="10"/>
              </w:rPr>
            </w:pPr>
            <w:r>
              <w:rPr>
                <w:spacing w:val="-2"/>
                <w:w w:val="110"/>
                <w:sz w:val="10"/>
              </w:rPr>
              <w:t>Percent</w:t>
            </w:r>
          </w:p>
        </w:tc>
        <w:tc>
          <w:tcPr>
            <w:tcW w:w="461" w:type="dxa"/>
            <w:tcBorders>
              <w:bottom w:val="single" w:sz="4" w:space="0" w:color="000000"/>
            </w:tcBorders>
          </w:tcPr>
          <w:p w14:paraId="6D5E2070" w14:textId="77777777" w:rsidR="00D62403" w:rsidRDefault="00D62403">
            <w:pPr>
              <w:pStyle w:val="TableParagraph"/>
              <w:spacing w:before="12" w:line="240" w:lineRule="auto"/>
              <w:ind w:left="2"/>
              <w:rPr>
                <w:sz w:val="10"/>
              </w:rPr>
            </w:pPr>
            <w:r>
              <w:rPr>
                <w:spacing w:val="-2"/>
                <w:w w:val="115"/>
                <w:sz w:val="10"/>
              </w:rPr>
              <w:t>Count</w:t>
            </w:r>
          </w:p>
        </w:tc>
        <w:tc>
          <w:tcPr>
            <w:tcW w:w="528" w:type="dxa"/>
            <w:tcBorders>
              <w:bottom w:val="single" w:sz="4" w:space="0" w:color="000000"/>
            </w:tcBorders>
          </w:tcPr>
          <w:p w14:paraId="4F0F51D9" w14:textId="77777777" w:rsidR="00D62403" w:rsidRDefault="00D62403">
            <w:pPr>
              <w:pStyle w:val="TableParagraph"/>
              <w:spacing w:before="12" w:line="240" w:lineRule="auto"/>
              <w:ind w:left="4" w:right="1"/>
              <w:rPr>
                <w:sz w:val="10"/>
              </w:rPr>
            </w:pPr>
            <w:r>
              <w:rPr>
                <w:spacing w:val="-2"/>
                <w:w w:val="110"/>
                <w:sz w:val="10"/>
              </w:rPr>
              <w:t>Percent</w:t>
            </w:r>
          </w:p>
        </w:tc>
      </w:tr>
      <w:tr w:rsidR="00D62403" w14:paraId="6AF0C9F0" w14:textId="77777777">
        <w:trPr>
          <w:trHeight w:val="113"/>
        </w:trPr>
        <w:tc>
          <w:tcPr>
            <w:tcW w:w="1516" w:type="dxa"/>
            <w:tcBorders>
              <w:top w:val="single" w:sz="4" w:space="0" w:color="000000"/>
            </w:tcBorders>
          </w:tcPr>
          <w:p w14:paraId="09E77A73" w14:textId="77777777" w:rsidR="00D62403" w:rsidRDefault="00D62403">
            <w:pPr>
              <w:pStyle w:val="TableParagraph"/>
              <w:spacing w:line="84" w:lineRule="exact"/>
              <w:ind w:left="79"/>
              <w:jc w:val="left"/>
              <w:rPr>
                <w:sz w:val="10"/>
              </w:rPr>
            </w:pPr>
            <w:r>
              <w:rPr>
                <w:w w:val="110"/>
                <w:sz w:val="10"/>
              </w:rPr>
              <w:t>Food</w:t>
            </w:r>
            <w:r>
              <w:rPr>
                <w:spacing w:val="6"/>
                <w:w w:val="110"/>
                <w:sz w:val="10"/>
              </w:rPr>
              <w:t xml:space="preserve"> </w:t>
            </w:r>
            <w:r>
              <w:rPr>
                <w:spacing w:val="-2"/>
                <w:w w:val="110"/>
                <w:sz w:val="10"/>
              </w:rPr>
              <w:t>Secure</w:t>
            </w:r>
          </w:p>
        </w:tc>
        <w:tc>
          <w:tcPr>
            <w:tcW w:w="611" w:type="dxa"/>
            <w:tcBorders>
              <w:top w:val="single" w:sz="4" w:space="0" w:color="000000"/>
            </w:tcBorders>
          </w:tcPr>
          <w:p w14:paraId="105146A7" w14:textId="77777777" w:rsidR="00D62403" w:rsidRDefault="00D62403">
            <w:pPr>
              <w:pStyle w:val="TableParagraph"/>
              <w:spacing w:line="84" w:lineRule="exact"/>
              <w:ind w:right="1"/>
              <w:rPr>
                <w:sz w:val="10"/>
              </w:rPr>
            </w:pPr>
            <w:r>
              <w:rPr>
                <w:spacing w:val="-10"/>
                <w:sz w:val="10"/>
              </w:rPr>
              <w:t>4</w:t>
            </w:r>
          </w:p>
        </w:tc>
        <w:tc>
          <w:tcPr>
            <w:tcW w:w="820" w:type="dxa"/>
            <w:tcBorders>
              <w:top w:val="single" w:sz="4" w:space="0" w:color="000000"/>
            </w:tcBorders>
          </w:tcPr>
          <w:p w14:paraId="191022FA" w14:textId="77777777" w:rsidR="00D62403" w:rsidRDefault="00D62403">
            <w:pPr>
              <w:pStyle w:val="TableParagraph"/>
              <w:spacing w:line="84" w:lineRule="exact"/>
              <w:ind w:left="182"/>
              <w:jc w:val="left"/>
              <w:rPr>
                <w:sz w:val="10"/>
              </w:rPr>
            </w:pPr>
            <w:r>
              <w:rPr>
                <w:spacing w:val="-2"/>
                <w:sz w:val="10"/>
              </w:rPr>
              <w:t>100.00</w:t>
            </w:r>
          </w:p>
        </w:tc>
        <w:tc>
          <w:tcPr>
            <w:tcW w:w="895" w:type="dxa"/>
            <w:tcBorders>
              <w:top w:val="single" w:sz="4" w:space="0" w:color="000000"/>
            </w:tcBorders>
          </w:tcPr>
          <w:p w14:paraId="1B1A8E0A" w14:textId="77777777" w:rsidR="00D62403" w:rsidRDefault="00D62403">
            <w:pPr>
              <w:pStyle w:val="TableParagraph"/>
              <w:spacing w:line="84" w:lineRule="exact"/>
              <w:ind w:right="1"/>
              <w:rPr>
                <w:sz w:val="10"/>
              </w:rPr>
            </w:pPr>
            <w:r>
              <w:rPr>
                <w:spacing w:val="-10"/>
                <w:sz w:val="10"/>
              </w:rPr>
              <w:t>0</w:t>
            </w:r>
          </w:p>
        </w:tc>
        <w:tc>
          <w:tcPr>
            <w:tcW w:w="990" w:type="dxa"/>
            <w:tcBorders>
              <w:top w:val="single" w:sz="4" w:space="0" w:color="000000"/>
            </w:tcBorders>
          </w:tcPr>
          <w:p w14:paraId="64C7D878" w14:textId="77777777" w:rsidR="00D62403" w:rsidRDefault="00D62403">
            <w:pPr>
              <w:pStyle w:val="TableParagraph"/>
              <w:spacing w:line="84" w:lineRule="exact"/>
              <w:ind w:left="1" w:right="28"/>
              <w:rPr>
                <w:sz w:val="10"/>
              </w:rPr>
            </w:pPr>
            <w:r>
              <w:rPr>
                <w:spacing w:val="-4"/>
                <w:sz w:val="10"/>
              </w:rPr>
              <w:t>0.00</w:t>
            </w:r>
          </w:p>
        </w:tc>
        <w:tc>
          <w:tcPr>
            <w:tcW w:w="951" w:type="dxa"/>
            <w:tcBorders>
              <w:top w:val="single" w:sz="4" w:space="0" w:color="000000"/>
            </w:tcBorders>
          </w:tcPr>
          <w:p w14:paraId="61C84E55" w14:textId="77777777" w:rsidR="00D62403" w:rsidRDefault="00D62403">
            <w:pPr>
              <w:pStyle w:val="TableParagraph"/>
              <w:spacing w:line="84" w:lineRule="exact"/>
              <w:ind w:right="1"/>
              <w:rPr>
                <w:sz w:val="10"/>
              </w:rPr>
            </w:pPr>
            <w:r>
              <w:rPr>
                <w:spacing w:val="-10"/>
                <w:sz w:val="10"/>
              </w:rPr>
              <w:t>0</w:t>
            </w:r>
          </w:p>
        </w:tc>
        <w:tc>
          <w:tcPr>
            <w:tcW w:w="979" w:type="dxa"/>
            <w:tcBorders>
              <w:top w:val="single" w:sz="4" w:space="0" w:color="000000"/>
            </w:tcBorders>
          </w:tcPr>
          <w:p w14:paraId="5C71EB71" w14:textId="77777777" w:rsidR="00D62403" w:rsidRDefault="00D62403">
            <w:pPr>
              <w:pStyle w:val="TableParagraph"/>
              <w:spacing w:line="84" w:lineRule="exact"/>
              <w:ind w:left="38"/>
              <w:rPr>
                <w:sz w:val="10"/>
              </w:rPr>
            </w:pPr>
            <w:r>
              <w:rPr>
                <w:spacing w:val="-4"/>
                <w:sz w:val="10"/>
              </w:rPr>
              <w:t>0.00</w:t>
            </w:r>
          </w:p>
        </w:tc>
        <w:tc>
          <w:tcPr>
            <w:tcW w:w="873" w:type="dxa"/>
            <w:tcBorders>
              <w:top w:val="single" w:sz="4" w:space="0" w:color="000000"/>
            </w:tcBorders>
          </w:tcPr>
          <w:p w14:paraId="196242B8" w14:textId="77777777" w:rsidR="00D62403" w:rsidRDefault="00D62403">
            <w:pPr>
              <w:pStyle w:val="TableParagraph"/>
              <w:spacing w:line="84" w:lineRule="exact"/>
              <w:rPr>
                <w:sz w:val="10"/>
              </w:rPr>
            </w:pPr>
            <w:r>
              <w:rPr>
                <w:spacing w:val="-10"/>
                <w:sz w:val="10"/>
              </w:rPr>
              <w:t>0</w:t>
            </w:r>
          </w:p>
        </w:tc>
        <w:tc>
          <w:tcPr>
            <w:tcW w:w="734" w:type="dxa"/>
            <w:tcBorders>
              <w:top w:val="single" w:sz="4" w:space="0" w:color="000000"/>
            </w:tcBorders>
          </w:tcPr>
          <w:p w14:paraId="69A63933" w14:textId="77777777" w:rsidR="00D62403" w:rsidRDefault="00D62403">
            <w:pPr>
              <w:pStyle w:val="TableParagraph"/>
              <w:spacing w:line="84" w:lineRule="exact"/>
              <w:ind w:left="207"/>
              <w:rPr>
                <w:sz w:val="10"/>
              </w:rPr>
            </w:pPr>
            <w:r>
              <w:rPr>
                <w:spacing w:val="-4"/>
                <w:sz w:val="10"/>
              </w:rPr>
              <w:t>0.00</w:t>
            </w:r>
          </w:p>
        </w:tc>
        <w:tc>
          <w:tcPr>
            <w:tcW w:w="461" w:type="dxa"/>
            <w:tcBorders>
              <w:top w:val="single" w:sz="4" w:space="0" w:color="000000"/>
            </w:tcBorders>
          </w:tcPr>
          <w:p w14:paraId="28ED47C0" w14:textId="77777777" w:rsidR="00D62403" w:rsidRDefault="00D62403">
            <w:pPr>
              <w:pStyle w:val="TableParagraph"/>
              <w:spacing w:line="84" w:lineRule="exact"/>
              <w:ind w:left="2"/>
              <w:rPr>
                <w:sz w:val="10"/>
              </w:rPr>
            </w:pPr>
            <w:r>
              <w:rPr>
                <w:spacing w:val="-10"/>
                <w:sz w:val="10"/>
              </w:rPr>
              <w:t>4</w:t>
            </w:r>
          </w:p>
        </w:tc>
        <w:tc>
          <w:tcPr>
            <w:tcW w:w="528" w:type="dxa"/>
            <w:tcBorders>
              <w:top w:val="single" w:sz="4" w:space="0" w:color="000000"/>
            </w:tcBorders>
          </w:tcPr>
          <w:p w14:paraId="31E64BA5" w14:textId="77777777" w:rsidR="00D62403" w:rsidRDefault="00D62403">
            <w:pPr>
              <w:pStyle w:val="TableParagraph"/>
              <w:spacing w:line="84" w:lineRule="exact"/>
              <w:ind w:left="4" w:right="1"/>
              <w:rPr>
                <w:sz w:val="10"/>
              </w:rPr>
            </w:pPr>
            <w:r>
              <w:rPr>
                <w:spacing w:val="-2"/>
                <w:sz w:val="10"/>
              </w:rPr>
              <w:t>100.00</w:t>
            </w:r>
          </w:p>
        </w:tc>
      </w:tr>
      <w:tr w:rsidR="00D62403" w14:paraId="3FB66162" w14:textId="77777777">
        <w:trPr>
          <w:trHeight w:val="125"/>
        </w:trPr>
        <w:tc>
          <w:tcPr>
            <w:tcW w:w="1516" w:type="dxa"/>
          </w:tcPr>
          <w:p w14:paraId="327FE397" w14:textId="77777777" w:rsidR="00D62403" w:rsidRDefault="00D62403">
            <w:pPr>
              <w:pStyle w:val="TableParagraph"/>
              <w:spacing w:line="106" w:lineRule="exact"/>
              <w:ind w:left="79"/>
              <w:jc w:val="left"/>
              <w:rPr>
                <w:sz w:val="10"/>
              </w:rPr>
            </w:pPr>
            <w:r>
              <w:rPr>
                <w:w w:val="110"/>
                <w:sz w:val="10"/>
              </w:rPr>
              <w:t>Marginally</w:t>
            </w:r>
            <w:r>
              <w:rPr>
                <w:spacing w:val="3"/>
                <w:w w:val="110"/>
                <w:sz w:val="10"/>
              </w:rPr>
              <w:t xml:space="preserve"> </w:t>
            </w:r>
            <w:r>
              <w:rPr>
                <w:w w:val="110"/>
                <w:sz w:val="10"/>
              </w:rPr>
              <w:t>Food</w:t>
            </w:r>
            <w:r>
              <w:rPr>
                <w:spacing w:val="4"/>
                <w:w w:val="110"/>
                <w:sz w:val="10"/>
              </w:rPr>
              <w:t xml:space="preserve"> </w:t>
            </w:r>
            <w:r>
              <w:rPr>
                <w:spacing w:val="-2"/>
                <w:w w:val="110"/>
                <w:sz w:val="10"/>
              </w:rPr>
              <w:t>Secure</w:t>
            </w:r>
          </w:p>
        </w:tc>
        <w:tc>
          <w:tcPr>
            <w:tcW w:w="611" w:type="dxa"/>
          </w:tcPr>
          <w:p w14:paraId="6F4AE4CE" w14:textId="77777777" w:rsidR="00D62403" w:rsidRDefault="00D62403">
            <w:pPr>
              <w:pStyle w:val="TableParagraph"/>
              <w:spacing w:line="106" w:lineRule="exact"/>
              <w:ind w:left="1" w:right="1"/>
              <w:rPr>
                <w:sz w:val="10"/>
              </w:rPr>
            </w:pPr>
            <w:r>
              <w:rPr>
                <w:spacing w:val="-10"/>
                <w:sz w:val="10"/>
              </w:rPr>
              <w:t>6</w:t>
            </w:r>
          </w:p>
        </w:tc>
        <w:tc>
          <w:tcPr>
            <w:tcW w:w="820" w:type="dxa"/>
          </w:tcPr>
          <w:p w14:paraId="2738A195" w14:textId="77777777" w:rsidR="00D62403" w:rsidRDefault="00D62403">
            <w:pPr>
              <w:pStyle w:val="TableParagraph"/>
              <w:spacing w:line="106" w:lineRule="exact"/>
              <w:ind w:left="237"/>
              <w:jc w:val="left"/>
              <w:rPr>
                <w:sz w:val="10"/>
              </w:rPr>
            </w:pPr>
            <w:r>
              <w:rPr>
                <w:spacing w:val="-4"/>
                <w:sz w:val="10"/>
              </w:rPr>
              <w:t>3.05</w:t>
            </w:r>
          </w:p>
        </w:tc>
        <w:tc>
          <w:tcPr>
            <w:tcW w:w="895" w:type="dxa"/>
          </w:tcPr>
          <w:p w14:paraId="429B9696" w14:textId="77777777" w:rsidR="00D62403" w:rsidRDefault="00D62403">
            <w:pPr>
              <w:pStyle w:val="TableParagraph"/>
              <w:spacing w:line="106" w:lineRule="exact"/>
              <w:ind w:left="1" w:right="1"/>
              <w:rPr>
                <w:sz w:val="10"/>
              </w:rPr>
            </w:pPr>
            <w:r>
              <w:rPr>
                <w:spacing w:val="-5"/>
                <w:w w:val="125"/>
                <w:sz w:val="10"/>
              </w:rPr>
              <w:t>171</w:t>
            </w:r>
          </w:p>
        </w:tc>
        <w:tc>
          <w:tcPr>
            <w:tcW w:w="990" w:type="dxa"/>
          </w:tcPr>
          <w:p w14:paraId="65ECE0F1" w14:textId="77777777" w:rsidR="00D62403" w:rsidRDefault="00D62403">
            <w:pPr>
              <w:pStyle w:val="TableParagraph"/>
              <w:spacing w:line="106" w:lineRule="exact"/>
              <w:ind w:right="28"/>
              <w:rPr>
                <w:sz w:val="10"/>
              </w:rPr>
            </w:pPr>
            <w:r>
              <w:rPr>
                <w:spacing w:val="-2"/>
                <w:sz w:val="10"/>
              </w:rPr>
              <w:t>86.80</w:t>
            </w:r>
          </w:p>
        </w:tc>
        <w:tc>
          <w:tcPr>
            <w:tcW w:w="951" w:type="dxa"/>
          </w:tcPr>
          <w:p w14:paraId="4B7E5F55" w14:textId="77777777" w:rsidR="00D62403" w:rsidRDefault="00D62403">
            <w:pPr>
              <w:pStyle w:val="TableParagraph"/>
              <w:spacing w:line="106" w:lineRule="exact"/>
              <w:ind w:right="1"/>
              <w:rPr>
                <w:sz w:val="10"/>
              </w:rPr>
            </w:pPr>
            <w:r>
              <w:rPr>
                <w:spacing w:val="-5"/>
                <w:sz w:val="10"/>
              </w:rPr>
              <w:t>20</w:t>
            </w:r>
          </w:p>
        </w:tc>
        <w:tc>
          <w:tcPr>
            <w:tcW w:w="979" w:type="dxa"/>
          </w:tcPr>
          <w:p w14:paraId="4A1C1B4B" w14:textId="77777777" w:rsidR="00D62403" w:rsidRDefault="00D62403">
            <w:pPr>
              <w:pStyle w:val="TableParagraph"/>
              <w:spacing w:line="106" w:lineRule="exact"/>
              <w:ind w:left="38" w:right="1"/>
              <w:rPr>
                <w:sz w:val="10"/>
              </w:rPr>
            </w:pPr>
            <w:r>
              <w:rPr>
                <w:spacing w:val="-2"/>
                <w:w w:val="115"/>
                <w:sz w:val="10"/>
              </w:rPr>
              <w:t>10.15</w:t>
            </w:r>
          </w:p>
        </w:tc>
        <w:tc>
          <w:tcPr>
            <w:tcW w:w="873" w:type="dxa"/>
          </w:tcPr>
          <w:p w14:paraId="334FD6CD" w14:textId="77777777" w:rsidR="00D62403" w:rsidRDefault="00D62403">
            <w:pPr>
              <w:pStyle w:val="TableParagraph"/>
              <w:spacing w:line="106" w:lineRule="exact"/>
              <w:rPr>
                <w:sz w:val="10"/>
              </w:rPr>
            </w:pPr>
            <w:r>
              <w:rPr>
                <w:spacing w:val="-10"/>
                <w:sz w:val="10"/>
              </w:rPr>
              <w:t>0</w:t>
            </w:r>
          </w:p>
        </w:tc>
        <w:tc>
          <w:tcPr>
            <w:tcW w:w="734" w:type="dxa"/>
          </w:tcPr>
          <w:p w14:paraId="18F0460D" w14:textId="77777777" w:rsidR="00D62403" w:rsidRDefault="00D62403">
            <w:pPr>
              <w:pStyle w:val="TableParagraph"/>
              <w:spacing w:line="106" w:lineRule="exact"/>
              <w:ind w:left="207" w:right="1"/>
              <w:rPr>
                <w:sz w:val="10"/>
              </w:rPr>
            </w:pPr>
            <w:r>
              <w:rPr>
                <w:spacing w:val="-4"/>
                <w:sz w:val="10"/>
              </w:rPr>
              <w:t>0.00</w:t>
            </w:r>
          </w:p>
        </w:tc>
        <w:tc>
          <w:tcPr>
            <w:tcW w:w="461" w:type="dxa"/>
          </w:tcPr>
          <w:p w14:paraId="54BC1073" w14:textId="77777777" w:rsidR="00D62403" w:rsidRDefault="00D62403">
            <w:pPr>
              <w:pStyle w:val="TableParagraph"/>
              <w:spacing w:line="106" w:lineRule="exact"/>
              <w:ind w:left="2" w:right="1"/>
              <w:rPr>
                <w:sz w:val="10"/>
              </w:rPr>
            </w:pPr>
            <w:r>
              <w:rPr>
                <w:spacing w:val="-5"/>
                <w:w w:val="110"/>
                <w:sz w:val="10"/>
              </w:rPr>
              <w:t>197</w:t>
            </w:r>
          </w:p>
        </w:tc>
        <w:tc>
          <w:tcPr>
            <w:tcW w:w="528" w:type="dxa"/>
          </w:tcPr>
          <w:p w14:paraId="4DD000AA" w14:textId="77777777" w:rsidR="00D62403" w:rsidRDefault="00D62403">
            <w:pPr>
              <w:pStyle w:val="TableParagraph"/>
              <w:spacing w:line="106" w:lineRule="exact"/>
              <w:ind w:left="4" w:right="2"/>
              <w:rPr>
                <w:sz w:val="10"/>
              </w:rPr>
            </w:pPr>
            <w:r>
              <w:rPr>
                <w:spacing w:val="-2"/>
                <w:sz w:val="10"/>
              </w:rPr>
              <w:t>100.00</w:t>
            </w:r>
          </w:p>
        </w:tc>
      </w:tr>
      <w:tr w:rsidR="00D62403" w14:paraId="59452E42" w14:textId="77777777">
        <w:trPr>
          <w:trHeight w:val="125"/>
        </w:trPr>
        <w:tc>
          <w:tcPr>
            <w:tcW w:w="1516" w:type="dxa"/>
          </w:tcPr>
          <w:p w14:paraId="52C2CE75" w14:textId="77777777" w:rsidR="00D62403" w:rsidRDefault="00D62403">
            <w:pPr>
              <w:pStyle w:val="TableParagraph"/>
              <w:spacing w:line="106" w:lineRule="exact"/>
              <w:ind w:left="79"/>
              <w:jc w:val="left"/>
              <w:rPr>
                <w:sz w:val="10"/>
              </w:rPr>
            </w:pPr>
            <w:r>
              <w:rPr>
                <w:w w:val="110"/>
                <w:sz w:val="10"/>
              </w:rPr>
              <w:t>Moderately</w:t>
            </w:r>
            <w:r>
              <w:rPr>
                <w:spacing w:val="9"/>
                <w:w w:val="110"/>
                <w:sz w:val="10"/>
              </w:rPr>
              <w:t xml:space="preserve"> </w:t>
            </w:r>
            <w:r>
              <w:rPr>
                <w:w w:val="110"/>
                <w:sz w:val="10"/>
              </w:rPr>
              <w:t>Food</w:t>
            </w:r>
            <w:r>
              <w:rPr>
                <w:spacing w:val="9"/>
                <w:w w:val="110"/>
                <w:sz w:val="10"/>
              </w:rPr>
              <w:t xml:space="preserve"> </w:t>
            </w:r>
            <w:r>
              <w:rPr>
                <w:spacing w:val="-2"/>
                <w:w w:val="110"/>
                <w:sz w:val="10"/>
              </w:rPr>
              <w:t>Insecure</w:t>
            </w:r>
          </w:p>
        </w:tc>
        <w:tc>
          <w:tcPr>
            <w:tcW w:w="611" w:type="dxa"/>
          </w:tcPr>
          <w:p w14:paraId="167740E3" w14:textId="77777777" w:rsidR="00D62403" w:rsidRDefault="00D62403">
            <w:pPr>
              <w:pStyle w:val="TableParagraph"/>
              <w:spacing w:line="106" w:lineRule="exact"/>
              <w:ind w:right="1"/>
              <w:rPr>
                <w:sz w:val="10"/>
              </w:rPr>
            </w:pPr>
            <w:r>
              <w:rPr>
                <w:spacing w:val="-10"/>
                <w:sz w:val="10"/>
              </w:rPr>
              <w:t>0</w:t>
            </w:r>
          </w:p>
        </w:tc>
        <w:tc>
          <w:tcPr>
            <w:tcW w:w="820" w:type="dxa"/>
          </w:tcPr>
          <w:p w14:paraId="78010AE5" w14:textId="77777777" w:rsidR="00D62403" w:rsidRDefault="00D62403">
            <w:pPr>
              <w:pStyle w:val="TableParagraph"/>
              <w:spacing w:line="106" w:lineRule="exact"/>
              <w:ind w:left="238"/>
              <w:jc w:val="left"/>
              <w:rPr>
                <w:sz w:val="10"/>
              </w:rPr>
            </w:pPr>
            <w:r>
              <w:rPr>
                <w:spacing w:val="-4"/>
                <w:sz w:val="10"/>
              </w:rPr>
              <w:t>0.00</w:t>
            </w:r>
          </w:p>
        </w:tc>
        <w:tc>
          <w:tcPr>
            <w:tcW w:w="895" w:type="dxa"/>
          </w:tcPr>
          <w:p w14:paraId="5B0BE980" w14:textId="77777777" w:rsidR="00D62403" w:rsidRDefault="00D62403">
            <w:pPr>
              <w:pStyle w:val="TableParagraph"/>
              <w:spacing w:line="106" w:lineRule="exact"/>
              <w:ind w:right="1"/>
              <w:rPr>
                <w:sz w:val="10"/>
              </w:rPr>
            </w:pPr>
            <w:r>
              <w:rPr>
                <w:spacing w:val="-5"/>
                <w:sz w:val="10"/>
              </w:rPr>
              <w:t>239</w:t>
            </w:r>
          </w:p>
        </w:tc>
        <w:tc>
          <w:tcPr>
            <w:tcW w:w="990" w:type="dxa"/>
          </w:tcPr>
          <w:p w14:paraId="7309CC82" w14:textId="77777777" w:rsidR="00D62403" w:rsidRDefault="00D62403">
            <w:pPr>
              <w:pStyle w:val="TableParagraph"/>
              <w:spacing w:line="106" w:lineRule="exact"/>
              <w:ind w:left="1" w:right="28"/>
              <w:rPr>
                <w:sz w:val="10"/>
              </w:rPr>
            </w:pPr>
            <w:r>
              <w:rPr>
                <w:spacing w:val="-2"/>
                <w:sz w:val="10"/>
              </w:rPr>
              <w:t>28.62</w:t>
            </w:r>
          </w:p>
        </w:tc>
        <w:tc>
          <w:tcPr>
            <w:tcW w:w="951" w:type="dxa"/>
          </w:tcPr>
          <w:p w14:paraId="59F77E7A" w14:textId="77777777" w:rsidR="00D62403" w:rsidRDefault="00D62403">
            <w:pPr>
              <w:pStyle w:val="TableParagraph"/>
              <w:spacing w:line="106" w:lineRule="exact"/>
              <w:ind w:right="1"/>
              <w:rPr>
                <w:sz w:val="10"/>
              </w:rPr>
            </w:pPr>
            <w:r>
              <w:rPr>
                <w:spacing w:val="-5"/>
                <w:sz w:val="10"/>
              </w:rPr>
              <w:t>580</w:t>
            </w:r>
          </w:p>
        </w:tc>
        <w:tc>
          <w:tcPr>
            <w:tcW w:w="979" w:type="dxa"/>
          </w:tcPr>
          <w:p w14:paraId="06BBF3DA" w14:textId="77777777" w:rsidR="00D62403" w:rsidRDefault="00D62403">
            <w:pPr>
              <w:pStyle w:val="TableParagraph"/>
              <w:spacing w:line="106" w:lineRule="exact"/>
              <w:ind w:left="38"/>
              <w:rPr>
                <w:sz w:val="10"/>
              </w:rPr>
            </w:pPr>
            <w:r>
              <w:rPr>
                <w:spacing w:val="-2"/>
                <w:sz w:val="10"/>
              </w:rPr>
              <w:t>69.46</w:t>
            </w:r>
          </w:p>
        </w:tc>
        <w:tc>
          <w:tcPr>
            <w:tcW w:w="873" w:type="dxa"/>
          </w:tcPr>
          <w:p w14:paraId="7386AA64" w14:textId="77777777" w:rsidR="00D62403" w:rsidRDefault="00D62403">
            <w:pPr>
              <w:pStyle w:val="TableParagraph"/>
              <w:spacing w:line="106" w:lineRule="exact"/>
              <w:rPr>
                <w:sz w:val="10"/>
              </w:rPr>
            </w:pPr>
            <w:r>
              <w:rPr>
                <w:spacing w:val="-5"/>
                <w:w w:val="110"/>
                <w:sz w:val="10"/>
              </w:rPr>
              <w:t>16</w:t>
            </w:r>
          </w:p>
        </w:tc>
        <w:tc>
          <w:tcPr>
            <w:tcW w:w="734" w:type="dxa"/>
          </w:tcPr>
          <w:p w14:paraId="1043A103" w14:textId="77777777" w:rsidR="00D62403" w:rsidRDefault="00D62403">
            <w:pPr>
              <w:pStyle w:val="TableParagraph"/>
              <w:spacing w:line="106" w:lineRule="exact"/>
              <w:ind w:left="207"/>
              <w:rPr>
                <w:sz w:val="10"/>
              </w:rPr>
            </w:pPr>
            <w:r>
              <w:rPr>
                <w:spacing w:val="-4"/>
                <w:w w:val="110"/>
                <w:sz w:val="10"/>
              </w:rPr>
              <w:t>1.92</w:t>
            </w:r>
          </w:p>
        </w:tc>
        <w:tc>
          <w:tcPr>
            <w:tcW w:w="461" w:type="dxa"/>
          </w:tcPr>
          <w:p w14:paraId="0D84AC1C" w14:textId="77777777" w:rsidR="00D62403" w:rsidRDefault="00D62403">
            <w:pPr>
              <w:pStyle w:val="TableParagraph"/>
              <w:spacing w:line="106" w:lineRule="exact"/>
              <w:ind w:left="2"/>
              <w:rPr>
                <w:sz w:val="10"/>
              </w:rPr>
            </w:pPr>
            <w:r>
              <w:rPr>
                <w:spacing w:val="-5"/>
                <w:sz w:val="10"/>
              </w:rPr>
              <w:t>835</w:t>
            </w:r>
          </w:p>
        </w:tc>
        <w:tc>
          <w:tcPr>
            <w:tcW w:w="528" w:type="dxa"/>
          </w:tcPr>
          <w:p w14:paraId="35CB749B" w14:textId="77777777" w:rsidR="00D62403" w:rsidRDefault="00D62403">
            <w:pPr>
              <w:pStyle w:val="TableParagraph"/>
              <w:spacing w:line="106" w:lineRule="exact"/>
              <w:ind w:left="4"/>
              <w:rPr>
                <w:sz w:val="10"/>
              </w:rPr>
            </w:pPr>
            <w:r>
              <w:rPr>
                <w:spacing w:val="-2"/>
                <w:sz w:val="10"/>
              </w:rPr>
              <w:t>100.00</w:t>
            </w:r>
          </w:p>
        </w:tc>
      </w:tr>
      <w:tr w:rsidR="00D62403" w14:paraId="0D4D4410" w14:textId="77777777">
        <w:trPr>
          <w:trHeight w:val="125"/>
        </w:trPr>
        <w:tc>
          <w:tcPr>
            <w:tcW w:w="1516" w:type="dxa"/>
          </w:tcPr>
          <w:p w14:paraId="4E0C6C8C" w14:textId="77777777" w:rsidR="00D62403" w:rsidRDefault="00D62403">
            <w:pPr>
              <w:pStyle w:val="TableParagraph"/>
              <w:spacing w:line="106" w:lineRule="exact"/>
              <w:ind w:left="79"/>
              <w:jc w:val="left"/>
              <w:rPr>
                <w:sz w:val="10"/>
              </w:rPr>
            </w:pPr>
            <w:r>
              <w:rPr>
                <w:w w:val="110"/>
                <w:sz w:val="10"/>
              </w:rPr>
              <w:t>Severely</w:t>
            </w:r>
            <w:r>
              <w:rPr>
                <w:spacing w:val="1"/>
                <w:w w:val="110"/>
                <w:sz w:val="10"/>
              </w:rPr>
              <w:t xml:space="preserve"> </w:t>
            </w:r>
            <w:r>
              <w:rPr>
                <w:w w:val="110"/>
                <w:sz w:val="10"/>
              </w:rPr>
              <w:t>Food</w:t>
            </w:r>
            <w:r>
              <w:rPr>
                <w:spacing w:val="2"/>
                <w:w w:val="110"/>
                <w:sz w:val="10"/>
              </w:rPr>
              <w:t xml:space="preserve"> </w:t>
            </w:r>
            <w:r>
              <w:rPr>
                <w:spacing w:val="-2"/>
                <w:w w:val="110"/>
                <w:sz w:val="10"/>
              </w:rPr>
              <w:t>Insecure</w:t>
            </w:r>
          </w:p>
        </w:tc>
        <w:tc>
          <w:tcPr>
            <w:tcW w:w="611" w:type="dxa"/>
          </w:tcPr>
          <w:p w14:paraId="4DAD1724" w14:textId="77777777" w:rsidR="00D62403" w:rsidRDefault="00D62403">
            <w:pPr>
              <w:pStyle w:val="TableParagraph"/>
              <w:spacing w:line="106" w:lineRule="exact"/>
              <w:ind w:right="1"/>
              <w:rPr>
                <w:sz w:val="10"/>
              </w:rPr>
            </w:pPr>
            <w:r>
              <w:rPr>
                <w:spacing w:val="-10"/>
                <w:sz w:val="10"/>
              </w:rPr>
              <w:t>0</w:t>
            </w:r>
          </w:p>
        </w:tc>
        <w:tc>
          <w:tcPr>
            <w:tcW w:w="820" w:type="dxa"/>
          </w:tcPr>
          <w:p w14:paraId="045DA995" w14:textId="77777777" w:rsidR="00D62403" w:rsidRDefault="00D62403">
            <w:pPr>
              <w:pStyle w:val="TableParagraph"/>
              <w:spacing w:line="106" w:lineRule="exact"/>
              <w:ind w:left="238"/>
              <w:jc w:val="left"/>
              <w:rPr>
                <w:sz w:val="10"/>
              </w:rPr>
            </w:pPr>
            <w:r>
              <w:rPr>
                <w:spacing w:val="-4"/>
                <w:sz w:val="10"/>
              </w:rPr>
              <w:t>0.00</w:t>
            </w:r>
          </w:p>
        </w:tc>
        <w:tc>
          <w:tcPr>
            <w:tcW w:w="895" w:type="dxa"/>
          </w:tcPr>
          <w:p w14:paraId="183F6304" w14:textId="77777777" w:rsidR="00D62403" w:rsidRDefault="00D62403">
            <w:pPr>
              <w:pStyle w:val="TableParagraph"/>
              <w:spacing w:line="106" w:lineRule="exact"/>
              <w:ind w:left="1" w:right="1"/>
              <w:rPr>
                <w:sz w:val="10"/>
              </w:rPr>
            </w:pPr>
            <w:r>
              <w:rPr>
                <w:spacing w:val="-10"/>
                <w:sz w:val="10"/>
              </w:rPr>
              <w:t>0</w:t>
            </w:r>
          </w:p>
        </w:tc>
        <w:tc>
          <w:tcPr>
            <w:tcW w:w="990" w:type="dxa"/>
          </w:tcPr>
          <w:p w14:paraId="52C65889" w14:textId="77777777" w:rsidR="00D62403" w:rsidRDefault="00D62403">
            <w:pPr>
              <w:pStyle w:val="TableParagraph"/>
              <w:spacing w:line="106" w:lineRule="exact"/>
              <w:ind w:right="28"/>
              <w:rPr>
                <w:sz w:val="10"/>
              </w:rPr>
            </w:pPr>
            <w:r>
              <w:rPr>
                <w:spacing w:val="-4"/>
                <w:sz w:val="10"/>
              </w:rPr>
              <w:t>0.00</w:t>
            </w:r>
          </w:p>
        </w:tc>
        <w:tc>
          <w:tcPr>
            <w:tcW w:w="951" w:type="dxa"/>
          </w:tcPr>
          <w:p w14:paraId="1E3F4F92" w14:textId="77777777" w:rsidR="00D62403" w:rsidRDefault="00D62403">
            <w:pPr>
              <w:pStyle w:val="TableParagraph"/>
              <w:spacing w:line="106" w:lineRule="exact"/>
              <w:ind w:right="1"/>
              <w:rPr>
                <w:sz w:val="10"/>
              </w:rPr>
            </w:pPr>
            <w:r>
              <w:rPr>
                <w:spacing w:val="-5"/>
                <w:w w:val="110"/>
                <w:sz w:val="10"/>
              </w:rPr>
              <w:t>174</w:t>
            </w:r>
          </w:p>
        </w:tc>
        <w:tc>
          <w:tcPr>
            <w:tcW w:w="979" w:type="dxa"/>
          </w:tcPr>
          <w:p w14:paraId="7DDC58AC" w14:textId="77777777" w:rsidR="00D62403" w:rsidRDefault="00D62403">
            <w:pPr>
              <w:pStyle w:val="TableParagraph"/>
              <w:spacing w:line="106" w:lineRule="exact"/>
              <w:ind w:left="38"/>
              <w:rPr>
                <w:sz w:val="10"/>
              </w:rPr>
            </w:pPr>
            <w:r>
              <w:rPr>
                <w:spacing w:val="-2"/>
                <w:sz w:val="10"/>
              </w:rPr>
              <w:t>83.25</w:t>
            </w:r>
          </w:p>
        </w:tc>
        <w:tc>
          <w:tcPr>
            <w:tcW w:w="873" w:type="dxa"/>
          </w:tcPr>
          <w:p w14:paraId="0942A703" w14:textId="77777777" w:rsidR="00D62403" w:rsidRDefault="00D62403">
            <w:pPr>
              <w:pStyle w:val="TableParagraph"/>
              <w:spacing w:line="106" w:lineRule="exact"/>
              <w:rPr>
                <w:sz w:val="10"/>
              </w:rPr>
            </w:pPr>
            <w:r>
              <w:rPr>
                <w:spacing w:val="-5"/>
                <w:w w:val="105"/>
                <w:sz w:val="10"/>
              </w:rPr>
              <w:t>35</w:t>
            </w:r>
          </w:p>
        </w:tc>
        <w:tc>
          <w:tcPr>
            <w:tcW w:w="734" w:type="dxa"/>
          </w:tcPr>
          <w:p w14:paraId="5D0DE08D" w14:textId="77777777" w:rsidR="00D62403" w:rsidRDefault="00D62403">
            <w:pPr>
              <w:pStyle w:val="TableParagraph"/>
              <w:spacing w:line="106" w:lineRule="exact"/>
              <w:ind w:left="207" w:right="1"/>
              <w:rPr>
                <w:sz w:val="10"/>
              </w:rPr>
            </w:pPr>
            <w:r>
              <w:rPr>
                <w:spacing w:val="-2"/>
                <w:w w:val="110"/>
                <w:sz w:val="10"/>
              </w:rPr>
              <w:t>16.75</w:t>
            </w:r>
          </w:p>
        </w:tc>
        <w:tc>
          <w:tcPr>
            <w:tcW w:w="461" w:type="dxa"/>
          </w:tcPr>
          <w:p w14:paraId="786C5F7B" w14:textId="77777777" w:rsidR="00D62403" w:rsidRDefault="00D62403">
            <w:pPr>
              <w:pStyle w:val="TableParagraph"/>
              <w:spacing w:line="106" w:lineRule="exact"/>
              <w:ind w:left="2" w:right="1"/>
              <w:rPr>
                <w:sz w:val="10"/>
              </w:rPr>
            </w:pPr>
            <w:r>
              <w:rPr>
                <w:spacing w:val="-5"/>
                <w:sz w:val="10"/>
              </w:rPr>
              <w:t>209</w:t>
            </w:r>
          </w:p>
        </w:tc>
        <w:tc>
          <w:tcPr>
            <w:tcW w:w="528" w:type="dxa"/>
          </w:tcPr>
          <w:p w14:paraId="7097DEDA" w14:textId="77777777" w:rsidR="00D62403" w:rsidRDefault="00D62403">
            <w:pPr>
              <w:pStyle w:val="TableParagraph"/>
              <w:spacing w:line="106" w:lineRule="exact"/>
              <w:ind w:left="4" w:right="1"/>
              <w:rPr>
                <w:sz w:val="10"/>
              </w:rPr>
            </w:pPr>
            <w:r>
              <w:rPr>
                <w:spacing w:val="-2"/>
                <w:sz w:val="10"/>
              </w:rPr>
              <w:t>100.00</w:t>
            </w:r>
          </w:p>
        </w:tc>
      </w:tr>
      <w:tr w:rsidR="00D62403" w14:paraId="6FF88093" w14:textId="77777777">
        <w:trPr>
          <w:trHeight w:val="148"/>
        </w:trPr>
        <w:tc>
          <w:tcPr>
            <w:tcW w:w="1516" w:type="dxa"/>
            <w:tcBorders>
              <w:bottom w:val="double" w:sz="4" w:space="0" w:color="000000"/>
            </w:tcBorders>
          </w:tcPr>
          <w:p w14:paraId="6838DED2" w14:textId="77777777" w:rsidR="00D62403" w:rsidRDefault="00D62403">
            <w:pPr>
              <w:pStyle w:val="TableParagraph"/>
              <w:spacing w:line="240" w:lineRule="auto"/>
              <w:ind w:left="79"/>
              <w:jc w:val="left"/>
              <w:rPr>
                <w:sz w:val="10"/>
              </w:rPr>
            </w:pPr>
            <w:r>
              <w:rPr>
                <w:spacing w:val="-2"/>
                <w:w w:val="115"/>
                <w:sz w:val="10"/>
              </w:rPr>
              <w:t>Total</w:t>
            </w:r>
          </w:p>
        </w:tc>
        <w:tc>
          <w:tcPr>
            <w:tcW w:w="611" w:type="dxa"/>
            <w:tcBorders>
              <w:bottom w:val="double" w:sz="4" w:space="0" w:color="000000"/>
            </w:tcBorders>
          </w:tcPr>
          <w:p w14:paraId="68C9034A" w14:textId="77777777" w:rsidR="00D62403" w:rsidRDefault="00D62403">
            <w:pPr>
              <w:pStyle w:val="TableParagraph"/>
              <w:spacing w:line="240" w:lineRule="auto"/>
              <w:ind w:right="1"/>
              <w:rPr>
                <w:sz w:val="10"/>
              </w:rPr>
            </w:pPr>
            <w:r>
              <w:rPr>
                <w:spacing w:val="-5"/>
                <w:w w:val="105"/>
                <w:sz w:val="10"/>
              </w:rPr>
              <w:t>10</w:t>
            </w:r>
          </w:p>
        </w:tc>
        <w:tc>
          <w:tcPr>
            <w:tcW w:w="820" w:type="dxa"/>
            <w:tcBorders>
              <w:bottom w:val="double" w:sz="4" w:space="0" w:color="000000"/>
            </w:tcBorders>
          </w:tcPr>
          <w:p w14:paraId="02902865" w14:textId="77777777" w:rsidR="00D62403" w:rsidRDefault="00D62403">
            <w:pPr>
              <w:pStyle w:val="TableParagraph"/>
              <w:spacing w:line="240" w:lineRule="auto"/>
              <w:ind w:left="238"/>
              <w:jc w:val="left"/>
              <w:rPr>
                <w:sz w:val="10"/>
              </w:rPr>
            </w:pPr>
            <w:r>
              <w:rPr>
                <w:spacing w:val="-4"/>
                <w:sz w:val="10"/>
              </w:rPr>
              <w:t>0.80</w:t>
            </w:r>
          </w:p>
        </w:tc>
        <w:tc>
          <w:tcPr>
            <w:tcW w:w="895" w:type="dxa"/>
            <w:tcBorders>
              <w:bottom w:val="double" w:sz="4" w:space="0" w:color="000000"/>
            </w:tcBorders>
          </w:tcPr>
          <w:p w14:paraId="6F6A5D7D" w14:textId="77777777" w:rsidR="00D62403" w:rsidRDefault="00D62403">
            <w:pPr>
              <w:pStyle w:val="TableParagraph"/>
              <w:spacing w:line="240" w:lineRule="auto"/>
              <w:ind w:right="1"/>
              <w:rPr>
                <w:sz w:val="10"/>
              </w:rPr>
            </w:pPr>
            <w:r>
              <w:rPr>
                <w:spacing w:val="-5"/>
                <w:w w:val="105"/>
                <w:sz w:val="10"/>
              </w:rPr>
              <w:t>410</w:t>
            </w:r>
          </w:p>
        </w:tc>
        <w:tc>
          <w:tcPr>
            <w:tcW w:w="990" w:type="dxa"/>
            <w:tcBorders>
              <w:bottom w:val="double" w:sz="4" w:space="0" w:color="000000"/>
            </w:tcBorders>
          </w:tcPr>
          <w:p w14:paraId="5E918A75" w14:textId="77777777" w:rsidR="00D62403" w:rsidRDefault="00D62403">
            <w:pPr>
              <w:pStyle w:val="TableParagraph"/>
              <w:spacing w:line="240" w:lineRule="auto"/>
              <w:ind w:left="1" w:right="28"/>
              <w:rPr>
                <w:sz w:val="10"/>
              </w:rPr>
            </w:pPr>
            <w:r>
              <w:rPr>
                <w:spacing w:val="-2"/>
                <w:sz w:val="10"/>
              </w:rPr>
              <w:t>32.93</w:t>
            </w:r>
          </w:p>
        </w:tc>
        <w:tc>
          <w:tcPr>
            <w:tcW w:w="951" w:type="dxa"/>
            <w:tcBorders>
              <w:bottom w:val="double" w:sz="4" w:space="0" w:color="000000"/>
            </w:tcBorders>
          </w:tcPr>
          <w:p w14:paraId="107999A0" w14:textId="77777777" w:rsidR="00D62403" w:rsidRDefault="00D62403">
            <w:pPr>
              <w:pStyle w:val="TableParagraph"/>
              <w:spacing w:line="240" w:lineRule="auto"/>
              <w:ind w:right="1"/>
              <w:rPr>
                <w:sz w:val="10"/>
              </w:rPr>
            </w:pPr>
            <w:r>
              <w:rPr>
                <w:spacing w:val="-5"/>
                <w:w w:val="105"/>
                <w:sz w:val="10"/>
              </w:rPr>
              <w:t>774</w:t>
            </w:r>
          </w:p>
        </w:tc>
        <w:tc>
          <w:tcPr>
            <w:tcW w:w="979" w:type="dxa"/>
            <w:tcBorders>
              <w:bottom w:val="double" w:sz="4" w:space="0" w:color="000000"/>
            </w:tcBorders>
          </w:tcPr>
          <w:p w14:paraId="240750EA" w14:textId="77777777" w:rsidR="00D62403" w:rsidRDefault="00D62403">
            <w:pPr>
              <w:pStyle w:val="TableParagraph"/>
              <w:spacing w:line="240" w:lineRule="auto"/>
              <w:ind w:left="38"/>
              <w:rPr>
                <w:sz w:val="10"/>
              </w:rPr>
            </w:pPr>
            <w:r>
              <w:rPr>
                <w:spacing w:val="-2"/>
                <w:w w:val="110"/>
                <w:sz w:val="10"/>
              </w:rPr>
              <w:t>62.17</w:t>
            </w:r>
          </w:p>
        </w:tc>
        <w:tc>
          <w:tcPr>
            <w:tcW w:w="873" w:type="dxa"/>
            <w:tcBorders>
              <w:bottom w:val="double" w:sz="4" w:space="0" w:color="000000"/>
            </w:tcBorders>
          </w:tcPr>
          <w:p w14:paraId="47B7E6EA" w14:textId="77777777" w:rsidR="00D62403" w:rsidRDefault="00D62403">
            <w:pPr>
              <w:pStyle w:val="TableParagraph"/>
              <w:spacing w:line="240" w:lineRule="auto"/>
              <w:rPr>
                <w:sz w:val="10"/>
              </w:rPr>
            </w:pPr>
            <w:r>
              <w:rPr>
                <w:spacing w:val="-5"/>
                <w:w w:val="115"/>
                <w:sz w:val="10"/>
              </w:rPr>
              <w:t>51</w:t>
            </w:r>
          </w:p>
        </w:tc>
        <w:tc>
          <w:tcPr>
            <w:tcW w:w="734" w:type="dxa"/>
            <w:tcBorders>
              <w:bottom w:val="double" w:sz="4" w:space="0" w:color="000000"/>
            </w:tcBorders>
          </w:tcPr>
          <w:p w14:paraId="75228AE7" w14:textId="77777777" w:rsidR="00D62403" w:rsidRDefault="00D62403">
            <w:pPr>
              <w:pStyle w:val="TableParagraph"/>
              <w:spacing w:line="240" w:lineRule="auto"/>
              <w:ind w:left="207"/>
              <w:rPr>
                <w:sz w:val="10"/>
              </w:rPr>
            </w:pPr>
            <w:r>
              <w:rPr>
                <w:spacing w:val="-4"/>
                <w:w w:val="105"/>
                <w:sz w:val="10"/>
              </w:rPr>
              <w:t>4.10</w:t>
            </w:r>
          </w:p>
        </w:tc>
        <w:tc>
          <w:tcPr>
            <w:tcW w:w="461" w:type="dxa"/>
            <w:tcBorders>
              <w:bottom w:val="double" w:sz="4" w:space="0" w:color="000000"/>
            </w:tcBorders>
          </w:tcPr>
          <w:p w14:paraId="4937AF56" w14:textId="77777777" w:rsidR="00D62403" w:rsidRDefault="00D62403">
            <w:pPr>
              <w:pStyle w:val="TableParagraph"/>
              <w:spacing w:line="240" w:lineRule="auto"/>
              <w:ind w:left="2"/>
              <w:rPr>
                <w:sz w:val="10"/>
              </w:rPr>
            </w:pPr>
            <w:r>
              <w:rPr>
                <w:spacing w:val="-4"/>
                <w:w w:val="105"/>
                <w:sz w:val="10"/>
              </w:rPr>
              <w:t>1245</w:t>
            </w:r>
          </w:p>
        </w:tc>
        <w:tc>
          <w:tcPr>
            <w:tcW w:w="528" w:type="dxa"/>
            <w:tcBorders>
              <w:bottom w:val="double" w:sz="4" w:space="0" w:color="000000"/>
            </w:tcBorders>
          </w:tcPr>
          <w:p w14:paraId="784E53F9" w14:textId="77777777" w:rsidR="00D62403" w:rsidRDefault="00D62403">
            <w:pPr>
              <w:pStyle w:val="TableParagraph"/>
              <w:spacing w:line="240" w:lineRule="auto"/>
              <w:ind w:left="4" w:right="1"/>
              <w:rPr>
                <w:sz w:val="10"/>
              </w:rPr>
            </w:pPr>
            <w:r>
              <w:rPr>
                <w:spacing w:val="-2"/>
                <w:sz w:val="10"/>
              </w:rPr>
              <w:t>100.00</w:t>
            </w:r>
          </w:p>
        </w:tc>
      </w:tr>
    </w:tbl>
    <w:p w14:paraId="2B6970D4" w14:textId="77777777" w:rsidR="00D62403" w:rsidRDefault="00D62403" w:rsidP="00D62403">
      <w:pPr>
        <w:pStyle w:val="BodyText"/>
        <w:rPr>
          <w:sz w:val="10"/>
        </w:rPr>
      </w:pPr>
    </w:p>
    <w:p w14:paraId="071A3E60" w14:textId="77777777" w:rsidR="00D62403" w:rsidRDefault="00D62403" w:rsidP="00D62403">
      <w:pPr>
        <w:pStyle w:val="BodyText"/>
        <w:spacing w:before="88"/>
        <w:rPr>
          <w:sz w:val="10"/>
        </w:rPr>
      </w:pPr>
    </w:p>
    <w:p w14:paraId="14D795AF" w14:textId="77777777" w:rsidR="00D62403" w:rsidRDefault="00D62403" w:rsidP="00D62403">
      <w:pPr>
        <w:pStyle w:val="BodyText"/>
        <w:ind w:left="540"/>
        <w:jc w:val="both"/>
      </w:pPr>
      <w:r>
        <w:rPr>
          <w:spacing w:val="-2"/>
        </w:rPr>
        <w:t>From</w:t>
      </w:r>
      <w:r>
        <w:t xml:space="preserve"> </w:t>
      </w:r>
      <w:r>
        <w:rPr>
          <w:spacing w:val="-2"/>
        </w:rPr>
        <w:t>Table</w:t>
      </w:r>
      <w:r>
        <w:t xml:space="preserve"> </w:t>
      </w:r>
      <w:r>
        <w:rPr>
          <w:spacing w:val="-2"/>
        </w:rPr>
        <w:t>17,</w:t>
      </w:r>
      <w:r>
        <w:t xml:space="preserve"> </w:t>
      </w:r>
      <w:r>
        <w:rPr>
          <w:spacing w:val="-2"/>
        </w:rPr>
        <w:t>the</w:t>
      </w:r>
      <w:r>
        <w:rPr>
          <w:spacing w:val="1"/>
        </w:rPr>
        <w:t xml:space="preserve"> </w:t>
      </w:r>
      <w:r>
        <w:rPr>
          <w:spacing w:val="-2"/>
        </w:rPr>
        <w:t>following</w:t>
      </w:r>
      <w:r>
        <w:t xml:space="preserve"> </w:t>
      </w:r>
      <w:r>
        <w:rPr>
          <w:spacing w:val="-2"/>
        </w:rPr>
        <w:t>percentages</w:t>
      </w:r>
      <w:r>
        <w:t xml:space="preserve"> </w:t>
      </w:r>
      <w:r>
        <w:rPr>
          <w:spacing w:val="-2"/>
        </w:rPr>
        <w:t>can</w:t>
      </w:r>
      <w:r>
        <w:rPr>
          <w:spacing w:val="1"/>
        </w:rPr>
        <w:t xml:space="preserve"> </w:t>
      </w:r>
      <w:r>
        <w:rPr>
          <w:spacing w:val="-2"/>
        </w:rPr>
        <w:t>be</w:t>
      </w:r>
      <w:r>
        <w:t xml:space="preserve"> </w:t>
      </w:r>
      <w:r>
        <w:rPr>
          <w:spacing w:val="-2"/>
        </w:rPr>
        <w:t>calculated,</w:t>
      </w:r>
      <w:r>
        <w:t xml:space="preserve"> </w:t>
      </w:r>
      <w:r>
        <w:rPr>
          <w:spacing w:val="-2"/>
        </w:rPr>
        <w:t>and</w:t>
      </w:r>
      <w:r>
        <w:t xml:space="preserve"> </w:t>
      </w:r>
      <w:r>
        <w:rPr>
          <w:spacing w:val="-2"/>
        </w:rPr>
        <w:t>conclusions</w:t>
      </w:r>
      <w:r>
        <w:rPr>
          <w:spacing w:val="1"/>
        </w:rPr>
        <w:t xml:space="preserve"> </w:t>
      </w:r>
      <w:r>
        <w:rPr>
          <w:spacing w:val="-2"/>
        </w:rPr>
        <w:t>derived.</w:t>
      </w:r>
    </w:p>
    <w:p w14:paraId="2D9625E1" w14:textId="77777777" w:rsidR="00D62403" w:rsidRDefault="00D62403" w:rsidP="00D62403">
      <w:pPr>
        <w:pStyle w:val="ListParagraph"/>
        <w:numPr>
          <w:ilvl w:val="0"/>
          <w:numId w:val="4"/>
        </w:numPr>
        <w:tabs>
          <w:tab w:val="left" w:pos="1085"/>
        </w:tabs>
        <w:spacing w:before="194" w:line="314" w:lineRule="auto"/>
        <w:ind w:right="416"/>
        <w:jc w:val="both"/>
      </w:pPr>
      <w:r>
        <w:t>Good</w:t>
      </w:r>
      <w:r>
        <w:rPr>
          <w:spacing w:val="-7"/>
        </w:rPr>
        <w:t xml:space="preserve"> </w:t>
      </w:r>
      <w:r>
        <w:t>match</w:t>
      </w:r>
      <w:r>
        <w:rPr>
          <w:spacing w:val="-6"/>
        </w:rPr>
        <w:t xml:space="preserve"> </w:t>
      </w:r>
      <w:r>
        <w:t>15%</w:t>
      </w:r>
      <w:r>
        <w:rPr>
          <w:spacing w:val="-6"/>
        </w:rPr>
        <w:t xml:space="preserve"> </w:t>
      </w:r>
      <w:r>
        <w:t>(this</w:t>
      </w:r>
      <w:r>
        <w:rPr>
          <w:spacing w:val="-6"/>
        </w:rPr>
        <w:t xml:space="preserve"> </w:t>
      </w:r>
      <w:r>
        <w:t>is</w:t>
      </w:r>
      <w:r>
        <w:rPr>
          <w:spacing w:val="-6"/>
        </w:rPr>
        <w:t xml:space="preserve"> </w:t>
      </w:r>
      <w:r>
        <w:t>the</w:t>
      </w:r>
      <w:r>
        <w:rPr>
          <w:spacing w:val="-6"/>
        </w:rPr>
        <w:t xml:space="preserve"> </w:t>
      </w:r>
      <w:r>
        <w:t>percentage</w:t>
      </w:r>
      <w:r>
        <w:rPr>
          <w:spacing w:val="-6"/>
        </w:rPr>
        <w:t xml:space="preserve"> </w:t>
      </w:r>
      <w:r>
        <w:t>of</w:t>
      </w:r>
      <w:r>
        <w:rPr>
          <w:spacing w:val="-6"/>
        </w:rPr>
        <w:t xml:space="preserve"> </w:t>
      </w:r>
      <w:r>
        <w:t>households</w:t>
      </w:r>
      <w:r>
        <w:rPr>
          <w:spacing w:val="-6"/>
        </w:rPr>
        <w:t xml:space="preserve"> </w:t>
      </w:r>
      <w:r>
        <w:t>that</w:t>
      </w:r>
      <w:r>
        <w:rPr>
          <w:spacing w:val="-6"/>
        </w:rPr>
        <w:t xml:space="preserve"> </w:t>
      </w:r>
      <w:r>
        <w:t>have</w:t>
      </w:r>
      <w:r>
        <w:rPr>
          <w:spacing w:val="-6"/>
        </w:rPr>
        <w:t xml:space="preserve"> </w:t>
      </w:r>
      <w:r>
        <w:t>been</w:t>
      </w:r>
      <w:r>
        <w:rPr>
          <w:spacing w:val="-6"/>
        </w:rPr>
        <w:t xml:space="preserve"> </w:t>
      </w:r>
      <w:r>
        <w:t>correctly</w:t>
      </w:r>
      <w:r>
        <w:rPr>
          <w:spacing w:val="-6"/>
        </w:rPr>
        <w:t xml:space="preserve"> </w:t>
      </w:r>
      <w:r>
        <w:t>predicted</w:t>
      </w:r>
      <w:r>
        <w:rPr>
          <w:spacing w:val="-7"/>
        </w:rPr>
        <w:t xml:space="preserve"> </w:t>
      </w:r>
      <w:r>
        <w:t>by both indicators as being in the same food security category)</w:t>
      </w:r>
    </w:p>
    <w:p w14:paraId="7437F144" w14:textId="77777777" w:rsidR="00D62403" w:rsidRDefault="00D62403" w:rsidP="00D62403">
      <w:pPr>
        <w:pStyle w:val="ListParagraph"/>
        <w:numPr>
          <w:ilvl w:val="0"/>
          <w:numId w:val="4"/>
        </w:numPr>
        <w:tabs>
          <w:tab w:val="left" w:pos="1085"/>
        </w:tabs>
        <w:spacing w:before="116" w:line="314" w:lineRule="auto"/>
        <w:ind w:right="416"/>
        <w:jc w:val="both"/>
      </w:pPr>
      <w:r>
        <w:t>Close</w:t>
      </w:r>
      <w:r>
        <w:rPr>
          <w:spacing w:val="-7"/>
        </w:rPr>
        <w:t xml:space="preserve"> </w:t>
      </w:r>
      <w:r>
        <w:t>match</w:t>
      </w:r>
      <w:r>
        <w:rPr>
          <w:spacing w:val="-7"/>
        </w:rPr>
        <w:t xml:space="preserve"> </w:t>
      </w:r>
      <w:r>
        <w:t>upper</w:t>
      </w:r>
      <w:r>
        <w:rPr>
          <w:spacing w:val="-7"/>
        </w:rPr>
        <w:t xml:space="preserve"> </w:t>
      </w:r>
      <w:r>
        <w:t>bound</w:t>
      </w:r>
      <w:r>
        <w:rPr>
          <w:spacing w:val="-7"/>
        </w:rPr>
        <w:t xml:space="preserve"> </w:t>
      </w:r>
      <w:r>
        <w:t>=</w:t>
      </w:r>
      <w:r>
        <w:rPr>
          <w:spacing w:val="-7"/>
        </w:rPr>
        <w:t xml:space="preserve"> </w:t>
      </w:r>
      <w:r>
        <w:t>4%</w:t>
      </w:r>
      <w:r>
        <w:rPr>
          <w:spacing w:val="-7"/>
        </w:rPr>
        <w:t xml:space="preserve"> </w:t>
      </w:r>
      <w:r>
        <w:t>(this</w:t>
      </w:r>
      <w:r>
        <w:rPr>
          <w:spacing w:val="-7"/>
        </w:rPr>
        <w:t xml:space="preserve"> </w:t>
      </w:r>
      <w:r>
        <w:t>is</w:t>
      </w:r>
      <w:r>
        <w:rPr>
          <w:spacing w:val="-7"/>
        </w:rPr>
        <w:t xml:space="preserve"> </w:t>
      </w:r>
      <w:r>
        <w:t>the</w:t>
      </w:r>
      <w:r>
        <w:rPr>
          <w:spacing w:val="-7"/>
        </w:rPr>
        <w:t xml:space="preserve"> </w:t>
      </w:r>
      <w:r>
        <w:t>percentage</w:t>
      </w:r>
      <w:r>
        <w:rPr>
          <w:spacing w:val="-7"/>
        </w:rPr>
        <w:t xml:space="preserve"> </w:t>
      </w:r>
      <w:r>
        <w:t>of</w:t>
      </w:r>
      <w:r>
        <w:rPr>
          <w:spacing w:val="-7"/>
        </w:rPr>
        <w:t xml:space="preserve"> </w:t>
      </w:r>
      <w:r>
        <w:t>households</w:t>
      </w:r>
      <w:r>
        <w:rPr>
          <w:spacing w:val="-7"/>
        </w:rPr>
        <w:t xml:space="preserve"> </w:t>
      </w:r>
      <w:r>
        <w:t>representing</w:t>
      </w:r>
      <w:r>
        <w:rPr>
          <w:spacing w:val="-7"/>
        </w:rPr>
        <w:t xml:space="preserve"> </w:t>
      </w:r>
      <w:r>
        <w:t>that</w:t>
      </w:r>
      <w:r>
        <w:rPr>
          <w:spacing w:val="-7"/>
        </w:rPr>
        <w:t xml:space="preserve"> </w:t>
      </w:r>
      <w:r>
        <w:t>have been wrongly classified into a higher food security category by the CARI using the income indicator, e.g., moderately food insecure into marginally food insecure or food secure to marginally food insecure).</w:t>
      </w:r>
    </w:p>
    <w:p w14:paraId="212FB750" w14:textId="77777777" w:rsidR="00D62403" w:rsidRDefault="00D62403" w:rsidP="00D62403">
      <w:pPr>
        <w:pStyle w:val="ListParagraph"/>
        <w:numPr>
          <w:ilvl w:val="0"/>
          <w:numId w:val="4"/>
        </w:numPr>
        <w:tabs>
          <w:tab w:val="left" w:pos="1085"/>
        </w:tabs>
        <w:spacing w:before="119" w:line="314" w:lineRule="auto"/>
        <w:ind w:right="415"/>
        <w:jc w:val="both"/>
      </w:pPr>
      <w:r>
        <w:t>Close match lower bound = 39% (this is the percentage of households that have been mis- classified</w:t>
      </w:r>
      <w:r>
        <w:rPr>
          <w:spacing w:val="-2"/>
        </w:rPr>
        <w:t xml:space="preserve"> </w:t>
      </w:r>
      <w:r>
        <w:t>into</w:t>
      </w:r>
      <w:r>
        <w:rPr>
          <w:spacing w:val="-2"/>
        </w:rPr>
        <w:t xml:space="preserve"> </w:t>
      </w:r>
      <w:r>
        <w:t>a</w:t>
      </w:r>
      <w:r>
        <w:rPr>
          <w:spacing w:val="-2"/>
        </w:rPr>
        <w:t xml:space="preserve"> </w:t>
      </w:r>
      <w:r>
        <w:t>lower</w:t>
      </w:r>
      <w:r>
        <w:rPr>
          <w:spacing w:val="-2"/>
        </w:rPr>
        <w:t xml:space="preserve"> </w:t>
      </w:r>
      <w:r>
        <w:t>food</w:t>
      </w:r>
      <w:r>
        <w:rPr>
          <w:spacing w:val="-2"/>
        </w:rPr>
        <w:t xml:space="preserve"> </w:t>
      </w:r>
      <w:r>
        <w:t>insecurity</w:t>
      </w:r>
      <w:r>
        <w:rPr>
          <w:spacing w:val="-2"/>
        </w:rPr>
        <w:t xml:space="preserve"> </w:t>
      </w:r>
      <w:r>
        <w:t>category</w:t>
      </w:r>
      <w:r>
        <w:rPr>
          <w:spacing w:val="-2"/>
        </w:rPr>
        <w:t xml:space="preserve"> </w:t>
      </w:r>
      <w:r>
        <w:t>by</w:t>
      </w:r>
      <w:r>
        <w:rPr>
          <w:spacing w:val="-2"/>
        </w:rPr>
        <w:t xml:space="preserve"> </w:t>
      </w:r>
      <w:r>
        <w:t>the</w:t>
      </w:r>
      <w:r>
        <w:rPr>
          <w:spacing w:val="-2"/>
        </w:rPr>
        <w:t xml:space="preserve"> </w:t>
      </w:r>
      <w:r>
        <w:t>CARI</w:t>
      </w:r>
      <w:r>
        <w:rPr>
          <w:spacing w:val="-2"/>
        </w:rPr>
        <w:t xml:space="preserve"> </w:t>
      </w:r>
      <w:r>
        <w:t>using</w:t>
      </w:r>
      <w:r>
        <w:rPr>
          <w:spacing w:val="-2"/>
        </w:rPr>
        <w:t xml:space="preserve"> </w:t>
      </w:r>
      <w:r>
        <w:t>the</w:t>
      </w:r>
      <w:r>
        <w:rPr>
          <w:spacing w:val="-2"/>
        </w:rPr>
        <w:t xml:space="preserve"> </w:t>
      </w:r>
      <w:r>
        <w:t>income</w:t>
      </w:r>
      <w:r>
        <w:rPr>
          <w:spacing w:val="-2"/>
        </w:rPr>
        <w:t xml:space="preserve"> </w:t>
      </w:r>
      <w:r>
        <w:t>indicator</w:t>
      </w:r>
      <w:r>
        <w:rPr>
          <w:spacing w:val="-2"/>
        </w:rPr>
        <w:t xml:space="preserve"> </w:t>
      </w:r>
      <w:r>
        <w:t>e.g., marginally food insecure to moderate food insecure).</w:t>
      </w:r>
    </w:p>
    <w:p w14:paraId="3E984A69" w14:textId="77777777" w:rsidR="00D62403" w:rsidRDefault="00D62403" w:rsidP="00D62403">
      <w:pPr>
        <w:pStyle w:val="ListParagraph"/>
        <w:numPr>
          <w:ilvl w:val="0"/>
          <w:numId w:val="4"/>
        </w:numPr>
        <w:tabs>
          <w:tab w:val="left" w:pos="1085"/>
        </w:tabs>
        <w:spacing w:before="118" w:line="314" w:lineRule="auto"/>
        <w:ind w:right="416"/>
        <w:jc w:val="both"/>
      </w:pPr>
      <w:r>
        <w:t>Bad match = 42% (this is the percentage of households that have been badly match, i.e., classified into at least two categories above or below their food security status).</w:t>
      </w:r>
    </w:p>
    <w:p w14:paraId="736B6985" w14:textId="77777777" w:rsidR="00D62403" w:rsidRDefault="00D62403" w:rsidP="00D62403">
      <w:pPr>
        <w:pStyle w:val="BodyText"/>
        <w:spacing w:before="121"/>
        <w:ind w:left="540"/>
        <w:jc w:val="both"/>
      </w:pPr>
      <w:r>
        <w:t>The</w:t>
      </w:r>
      <w:r>
        <w:rPr>
          <w:spacing w:val="17"/>
        </w:rPr>
        <w:t xml:space="preserve"> </w:t>
      </w:r>
      <w:r>
        <w:t>analysis</w:t>
      </w:r>
      <w:r>
        <w:rPr>
          <w:spacing w:val="18"/>
        </w:rPr>
        <w:t xml:space="preserve"> </w:t>
      </w:r>
      <w:r>
        <w:t>further</w:t>
      </w:r>
      <w:r>
        <w:rPr>
          <w:spacing w:val="17"/>
        </w:rPr>
        <w:t xml:space="preserve"> </w:t>
      </w:r>
      <w:r>
        <w:t>looks</w:t>
      </w:r>
      <w:r>
        <w:rPr>
          <w:spacing w:val="18"/>
        </w:rPr>
        <w:t xml:space="preserve"> </w:t>
      </w:r>
      <w:r>
        <w:t>at</w:t>
      </w:r>
      <w:r>
        <w:rPr>
          <w:spacing w:val="17"/>
        </w:rPr>
        <w:t xml:space="preserve"> </w:t>
      </w:r>
      <w:r>
        <w:t>how</w:t>
      </w:r>
      <w:r>
        <w:rPr>
          <w:spacing w:val="17"/>
        </w:rPr>
        <w:t xml:space="preserve"> </w:t>
      </w:r>
      <w:r>
        <w:t>accurately</w:t>
      </w:r>
      <w:r>
        <w:rPr>
          <w:spacing w:val="18"/>
        </w:rPr>
        <w:t xml:space="preserve"> </w:t>
      </w:r>
      <w:r>
        <w:t>the</w:t>
      </w:r>
      <w:r>
        <w:rPr>
          <w:spacing w:val="17"/>
        </w:rPr>
        <w:t xml:space="preserve"> </w:t>
      </w:r>
      <w:r>
        <w:t>CARI</w:t>
      </w:r>
      <w:r>
        <w:rPr>
          <w:spacing w:val="18"/>
        </w:rPr>
        <w:t xml:space="preserve"> </w:t>
      </w:r>
      <w:r>
        <w:t>calculated</w:t>
      </w:r>
      <w:r>
        <w:rPr>
          <w:spacing w:val="17"/>
        </w:rPr>
        <w:t xml:space="preserve"> </w:t>
      </w:r>
      <w:r>
        <w:t>using</w:t>
      </w:r>
      <w:r>
        <w:rPr>
          <w:spacing w:val="18"/>
        </w:rPr>
        <w:t xml:space="preserve"> </w:t>
      </w:r>
      <w:r>
        <w:t>the</w:t>
      </w:r>
      <w:r>
        <w:rPr>
          <w:spacing w:val="17"/>
        </w:rPr>
        <w:t xml:space="preserve"> </w:t>
      </w:r>
      <w:r>
        <w:t>income</w:t>
      </w:r>
      <w:r>
        <w:rPr>
          <w:spacing w:val="18"/>
        </w:rPr>
        <w:t xml:space="preserve"> </w:t>
      </w:r>
      <w:r>
        <w:t>source</w:t>
      </w:r>
      <w:r>
        <w:rPr>
          <w:spacing w:val="17"/>
        </w:rPr>
        <w:t xml:space="preserve"> </w:t>
      </w:r>
      <w:r>
        <w:rPr>
          <w:spacing w:val="-5"/>
        </w:rPr>
        <w:t>and</w:t>
      </w:r>
    </w:p>
    <w:p w14:paraId="7ABC092D" w14:textId="77777777" w:rsidR="00D62403" w:rsidRDefault="00D62403" w:rsidP="00D62403">
      <w:pPr>
        <w:jc w:val="both"/>
        <w:sectPr w:rsidR="00D62403">
          <w:pgSz w:w="12240" w:h="15840"/>
          <w:pgMar w:top="1320" w:right="1020" w:bottom="1080" w:left="900" w:header="0" w:footer="888" w:gutter="0"/>
          <w:cols w:space="720"/>
        </w:sectPr>
      </w:pPr>
    </w:p>
    <w:p w14:paraId="1AB8F8EA" w14:textId="77777777" w:rsidR="00D62403" w:rsidRDefault="00D62403" w:rsidP="00D62403">
      <w:pPr>
        <w:pStyle w:val="BodyText"/>
        <w:spacing w:before="117" w:line="314" w:lineRule="auto"/>
        <w:ind w:left="540" w:right="305"/>
      </w:pPr>
      <w:r>
        <w:rPr>
          <w:spacing w:val="-2"/>
        </w:rPr>
        <w:t xml:space="preserve">income indicator compares CARI using FES in classifying food insecurity (vulnerable households) </w:t>
      </w:r>
      <w:r>
        <w:t>as a group.</w:t>
      </w:r>
    </w:p>
    <w:p w14:paraId="4531DC55" w14:textId="77777777" w:rsidR="00D62403" w:rsidRDefault="00D62403" w:rsidP="00D62403">
      <w:pPr>
        <w:pStyle w:val="BodyText"/>
        <w:spacing w:before="122" w:line="314" w:lineRule="auto"/>
        <w:ind w:left="540"/>
      </w:pPr>
      <w:r>
        <w:t>Based</w:t>
      </w:r>
      <w:r>
        <w:rPr>
          <w:spacing w:val="6"/>
        </w:rPr>
        <w:t xml:space="preserve"> </w:t>
      </w:r>
      <w:r>
        <w:t>on</w:t>
      </w:r>
      <w:r>
        <w:rPr>
          <w:spacing w:val="6"/>
        </w:rPr>
        <w:t xml:space="preserve"> </w:t>
      </w:r>
      <w:r>
        <w:t>the</w:t>
      </w:r>
      <w:r>
        <w:rPr>
          <w:spacing w:val="6"/>
        </w:rPr>
        <w:t xml:space="preserve"> </w:t>
      </w:r>
      <w:r>
        <w:t>classification</w:t>
      </w:r>
      <w:r>
        <w:rPr>
          <w:spacing w:val="6"/>
        </w:rPr>
        <w:t xml:space="preserve"> </w:t>
      </w:r>
      <w:r>
        <w:t>of</w:t>
      </w:r>
      <w:r>
        <w:rPr>
          <w:spacing w:val="6"/>
        </w:rPr>
        <w:t xml:space="preserve"> </w:t>
      </w:r>
      <w:r>
        <w:t>food</w:t>
      </w:r>
      <w:r>
        <w:rPr>
          <w:spacing w:val="6"/>
        </w:rPr>
        <w:t xml:space="preserve"> </w:t>
      </w:r>
      <w:r>
        <w:t>insecure</w:t>
      </w:r>
      <w:r>
        <w:rPr>
          <w:spacing w:val="7"/>
        </w:rPr>
        <w:t xml:space="preserve"> </w:t>
      </w:r>
      <w:r>
        <w:t>and</w:t>
      </w:r>
      <w:r>
        <w:rPr>
          <w:spacing w:val="6"/>
        </w:rPr>
        <w:t xml:space="preserve"> </w:t>
      </w:r>
      <w:r>
        <w:t>food</w:t>
      </w:r>
      <w:r>
        <w:rPr>
          <w:spacing w:val="6"/>
        </w:rPr>
        <w:t xml:space="preserve"> </w:t>
      </w:r>
      <w:r>
        <w:t>secure</w:t>
      </w:r>
      <w:r>
        <w:rPr>
          <w:spacing w:val="7"/>
        </w:rPr>
        <w:t xml:space="preserve"> </w:t>
      </w:r>
      <w:r>
        <w:t>in</w:t>
      </w:r>
      <w:r>
        <w:rPr>
          <w:spacing w:val="6"/>
        </w:rPr>
        <w:t xml:space="preserve"> </w:t>
      </w:r>
      <w:r>
        <w:t>Table</w:t>
      </w:r>
      <w:r>
        <w:rPr>
          <w:spacing w:val="7"/>
        </w:rPr>
        <w:t xml:space="preserve"> </w:t>
      </w:r>
      <w:r>
        <w:t>18,</w:t>
      </w:r>
      <w:r>
        <w:rPr>
          <w:spacing w:val="8"/>
        </w:rPr>
        <w:t xml:space="preserve"> </w:t>
      </w:r>
      <w:r>
        <w:t>the</w:t>
      </w:r>
      <w:r>
        <w:rPr>
          <w:spacing w:val="7"/>
        </w:rPr>
        <w:t xml:space="preserve"> </w:t>
      </w:r>
      <w:r>
        <w:t>sensitivity</w:t>
      </w:r>
      <w:r>
        <w:rPr>
          <w:spacing w:val="6"/>
        </w:rPr>
        <w:t xml:space="preserve"> </w:t>
      </w:r>
      <w:r>
        <w:t>(error</w:t>
      </w:r>
      <w:r>
        <w:rPr>
          <w:spacing w:val="6"/>
        </w:rPr>
        <w:t xml:space="preserve"> </w:t>
      </w:r>
      <w:r>
        <w:t>of exclusion)</w:t>
      </w:r>
      <w:r>
        <w:rPr>
          <w:spacing w:val="-1"/>
        </w:rPr>
        <w:t xml:space="preserve"> </w:t>
      </w:r>
      <w:r>
        <w:t>is</w:t>
      </w:r>
      <w:r>
        <w:rPr>
          <w:spacing w:val="-1"/>
        </w:rPr>
        <w:t xml:space="preserve"> </w:t>
      </w:r>
      <w:r>
        <w:t>90%</w:t>
      </w:r>
      <w:r>
        <w:rPr>
          <w:spacing w:val="-1"/>
        </w:rPr>
        <w:t xml:space="preserve"> </w:t>
      </w:r>
      <w:r>
        <w:t>and</w:t>
      </w:r>
      <w:r>
        <w:rPr>
          <w:spacing w:val="-1"/>
        </w:rPr>
        <w:t xml:space="preserve"> </w:t>
      </w:r>
      <w:r>
        <w:t>specificity</w:t>
      </w:r>
      <w:r>
        <w:rPr>
          <w:spacing w:val="-1"/>
        </w:rPr>
        <w:t xml:space="preserve"> </w:t>
      </w:r>
      <w:r>
        <w:t>(error</w:t>
      </w:r>
      <w:r>
        <w:rPr>
          <w:spacing w:val="-1"/>
        </w:rPr>
        <w:t xml:space="preserve"> </w:t>
      </w:r>
      <w:r>
        <w:t>of</w:t>
      </w:r>
      <w:r>
        <w:rPr>
          <w:spacing w:val="-1"/>
        </w:rPr>
        <w:t xml:space="preserve"> </w:t>
      </w:r>
      <w:r>
        <w:t>inclusion)</w:t>
      </w:r>
      <w:r>
        <w:rPr>
          <w:spacing w:val="-1"/>
        </w:rPr>
        <w:t xml:space="preserve"> </w:t>
      </w:r>
      <w:r>
        <w:t>is</w:t>
      </w:r>
      <w:r>
        <w:rPr>
          <w:spacing w:val="-1"/>
        </w:rPr>
        <w:t xml:space="preserve"> </w:t>
      </w:r>
      <w:r>
        <w:t>77%</w:t>
      </w:r>
      <w:r>
        <w:rPr>
          <w:spacing w:val="-1"/>
        </w:rPr>
        <w:t xml:space="preserve"> </w:t>
      </w:r>
      <w:r>
        <w:t>respectively.</w:t>
      </w:r>
    </w:p>
    <w:p w14:paraId="24DE92FB" w14:textId="77777777" w:rsidR="00D62403" w:rsidRDefault="00D62403" w:rsidP="00D62403">
      <w:pPr>
        <w:pStyle w:val="BodyText"/>
        <w:spacing w:before="157"/>
        <w:ind w:left="1124"/>
      </w:pPr>
      <w:r>
        <w:rPr>
          <w:noProof/>
        </w:rPr>
        <mc:AlternateContent>
          <mc:Choice Requires="wps">
            <w:drawing>
              <wp:anchor distT="0" distB="0" distL="0" distR="0" simplePos="0" relativeHeight="251658241" behindDoc="0" locked="0" layoutInCell="1" allowOverlap="1" wp14:anchorId="71831A84" wp14:editId="4D9D1DD5">
                <wp:simplePos x="0" y="0"/>
                <wp:positionH relativeFrom="page">
                  <wp:posOffset>921385</wp:posOffset>
                </wp:positionH>
                <wp:positionV relativeFrom="paragraph">
                  <wp:posOffset>652415</wp:posOffset>
                </wp:positionV>
                <wp:extent cx="5929630" cy="541655"/>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9630" cy="54165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522"/>
                              <w:gridCol w:w="1399"/>
                              <w:gridCol w:w="1424"/>
                              <w:gridCol w:w="1287"/>
                              <w:gridCol w:w="1079"/>
                              <w:gridCol w:w="701"/>
                              <w:gridCol w:w="804"/>
                            </w:tblGrid>
                            <w:tr w:rsidR="00D62403" w14:paraId="0AF8113C" w14:textId="77777777">
                              <w:trPr>
                                <w:trHeight w:val="220"/>
                              </w:trPr>
                              <w:tc>
                                <w:tcPr>
                                  <w:tcW w:w="3921" w:type="dxa"/>
                                  <w:gridSpan w:val="2"/>
                                  <w:tcBorders>
                                    <w:bottom w:val="single" w:sz="4" w:space="0" w:color="000000"/>
                                  </w:tcBorders>
                                </w:tcPr>
                                <w:p w14:paraId="5D711C39" w14:textId="77777777" w:rsidR="00D62403" w:rsidRDefault="00D62403">
                                  <w:pPr>
                                    <w:pStyle w:val="TableParagraph"/>
                                    <w:spacing w:before="32" w:line="240" w:lineRule="auto"/>
                                    <w:ind w:right="448"/>
                                    <w:jc w:val="right"/>
                                    <w:rPr>
                                      <w:sz w:val="16"/>
                                    </w:rPr>
                                  </w:pPr>
                                  <w:r>
                                    <w:rPr>
                                      <w:spacing w:val="-4"/>
                                      <w:w w:val="110"/>
                                      <w:sz w:val="16"/>
                                    </w:rPr>
                                    <w:t>Count</w:t>
                                  </w:r>
                                </w:p>
                              </w:tc>
                              <w:tc>
                                <w:tcPr>
                                  <w:tcW w:w="1424" w:type="dxa"/>
                                  <w:tcBorders>
                                    <w:bottom w:val="single" w:sz="4" w:space="0" w:color="000000"/>
                                  </w:tcBorders>
                                </w:tcPr>
                                <w:p w14:paraId="5754A35A" w14:textId="77777777" w:rsidR="00D62403" w:rsidRDefault="00D62403">
                                  <w:pPr>
                                    <w:pStyle w:val="TableParagraph"/>
                                    <w:spacing w:before="32" w:line="240" w:lineRule="auto"/>
                                    <w:ind w:left="37" w:right="1"/>
                                    <w:rPr>
                                      <w:sz w:val="16"/>
                                    </w:rPr>
                                  </w:pPr>
                                  <w:r>
                                    <w:rPr>
                                      <w:spacing w:val="-2"/>
                                      <w:w w:val="105"/>
                                      <w:sz w:val="16"/>
                                    </w:rPr>
                                    <w:t>Percent</w:t>
                                  </w:r>
                                </w:p>
                              </w:tc>
                              <w:tc>
                                <w:tcPr>
                                  <w:tcW w:w="1287" w:type="dxa"/>
                                  <w:tcBorders>
                                    <w:bottom w:val="single" w:sz="4" w:space="0" w:color="000000"/>
                                  </w:tcBorders>
                                </w:tcPr>
                                <w:p w14:paraId="650B9C12" w14:textId="77777777" w:rsidR="00D62403" w:rsidRDefault="00D62403">
                                  <w:pPr>
                                    <w:pStyle w:val="TableParagraph"/>
                                    <w:spacing w:before="32" w:line="240" w:lineRule="auto"/>
                                    <w:ind w:left="2" w:right="1"/>
                                    <w:rPr>
                                      <w:sz w:val="16"/>
                                    </w:rPr>
                                  </w:pPr>
                                  <w:r>
                                    <w:rPr>
                                      <w:spacing w:val="-4"/>
                                      <w:w w:val="110"/>
                                      <w:sz w:val="16"/>
                                    </w:rPr>
                                    <w:t>Count</w:t>
                                  </w:r>
                                </w:p>
                              </w:tc>
                              <w:tc>
                                <w:tcPr>
                                  <w:tcW w:w="2584" w:type="dxa"/>
                                  <w:gridSpan w:val="3"/>
                                  <w:tcBorders>
                                    <w:bottom w:val="single" w:sz="4" w:space="0" w:color="000000"/>
                                  </w:tcBorders>
                                </w:tcPr>
                                <w:p w14:paraId="096F395B" w14:textId="77777777" w:rsidR="00D62403" w:rsidRDefault="00D62403">
                                  <w:pPr>
                                    <w:pStyle w:val="TableParagraph"/>
                                    <w:tabs>
                                      <w:tab w:val="left" w:pos="1213"/>
                                      <w:tab w:val="left" w:pos="1908"/>
                                    </w:tabs>
                                    <w:spacing w:before="32" w:line="240" w:lineRule="auto"/>
                                    <w:ind w:left="416"/>
                                    <w:jc w:val="left"/>
                                    <w:rPr>
                                      <w:sz w:val="16"/>
                                    </w:rPr>
                                  </w:pPr>
                                  <w:r>
                                    <w:rPr>
                                      <w:spacing w:val="-2"/>
                                      <w:w w:val="105"/>
                                      <w:sz w:val="16"/>
                                    </w:rPr>
                                    <w:t>Percent</w:t>
                                  </w:r>
                                  <w:r>
                                    <w:rPr>
                                      <w:sz w:val="16"/>
                                    </w:rPr>
                                    <w:tab/>
                                  </w:r>
                                  <w:r>
                                    <w:rPr>
                                      <w:spacing w:val="-2"/>
                                      <w:w w:val="105"/>
                                      <w:sz w:val="16"/>
                                    </w:rPr>
                                    <w:t>Count</w:t>
                                  </w:r>
                                  <w:r>
                                    <w:rPr>
                                      <w:sz w:val="16"/>
                                    </w:rPr>
                                    <w:tab/>
                                  </w:r>
                                  <w:r>
                                    <w:rPr>
                                      <w:spacing w:val="-2"/>
                                      <w:w w:val="105"/>
                                      <w:sz w:val="16"/>
                                    </w:rPr>
                                    <w:t>Percent</w:t>
                                  </w:r>
                                </w:p>
                              </w:tc>
                            </w:tr>
                            <w:tr w:rsidR="00D62403" w14:paraId="4BF11BBA" w14:textId="77777777">
                              <w:trPr>
                                <w:trHeight w:val="5"/>
                              </w:trPr>
                              <w:tc>
                                <w:tcPr>
                                  <w:tcW w:w="3921" w:type="dxa"/>
                                  <w:gridSpan w:val="2"/>
                                  <w:tcBorders>
                                    <w:top w:val="single" w:sz="4" w:space="0" w:color="000000"/>
                                  </w:tcBorders>
                                </w:tcPr>
                                <w:p w14:paraId="69B9CE9C" w14:textId="77777777" w:rsidR="00D62403" w:rsidRDefault="00D62403">
                                  <w:pPr>
                                    <w:pStyle w:val="TableParagraph"/>
                                    <w:spacing w:line="240" w:lineRule="auto"/>
                                    <w:jc w:val="left"/>
                                    <w:rPr>
                                      <w:rFonts w:ascii="Times New Roman"/>
                                      <w:sz w:val="2"/>
                                    </w:rPr>
                                  </w:pPr>
                                </w:p>
                              </w:tc>
                              <w:tc>
                                <w:tcPr>
                                  <w:tcW w:w="1424" w:type="dxa"/>
                                  <w:tcBorders>
                                    <w:top w:val="single" w:sz="4" w:space="0" w:color="000000"/>
                                  </w:tcBorders>
                                </w:tcPr>
                                <w:p w14:paraId="18383022" w14:textId="77777777" w:rsidR="00D62403" w:rsidRDefault="00D62403">
                                  <w:pPr>
                                    <w:pStyle w:val="TableParagraph"/>
                                    <w:spacing w:line="240" w:lineRule="auto"/>
                                    <w:jc w:val="left"/>
                                    <w:rPr>
                                      <w:rFonts w:ascii="Times New Roman"/>
                                      <w:sz w:val="2"/>
                                    </w:rPr>
                                  </w:pPr>
                                </w:p>
                              </w:tc>
                              <w:tc>
                                <w:tcPr>
                                  <w:tcW w:w="1287" w:type="dxa"/>
                                  <w:tcBorders>
                                    <w:top w:val="single" w:sz="4" w:space="0" w:color="000000"/>
                                  </w:tcBorders>
                                </w:tcPr>
                                <w:p w14:paraId="3E9B4CB0" w14:textId="77777777" w:rsidR="00D62403" w:rsidRDefault="00D62403">
                                  <w:pPr>
                                    <w:pStyle w:val="TableParagraph"/>
                                    <w:spacing w:line="240" w:lineRule="auto"/>
                                    <w:jc w:val="left"/>
                                    <w:rPr>
                                      <w:rFonts w:ascii="Times New Roman"/>
                                      <w:sz w:val="2"/>
                                    </w:rPr>
                                  </w:pPr>
                                </w:p>
                              </w:tc>
                              <w:tc>
                                <w:tcPr>
                                  <w:tcW w:w="2584" w:type="dxa"/>
                                  <w:gridSpan w:val="3"/>
                                  <w:tcBorders>
                                    <w:top w:val="single" w:sz="4" w:space="0" w:color="000000"/>
                                  </w:tcBorders>
                                </w:tcPr>
                                <w:p w14:paraId="66D9C896" w14:textId="77777777" w:rsidR="00D62403" w:rsidRDefault="00D62403">
                                  <w:pPr>
                                    <w:pStyle w:val="TableParagraph"/>
                                    <w:spacing w:line="240" w:lineRule="auto"/>
                                    <w:jc w:val="left"/>
                                    <w:rPr>
                                      <w:rFonts w:ascii="Times New Roman"/>
                                      <w:sz w:val="2"/>
                                    </w:rPr>
                                  </w:pPr>
                                </w:p>
                              </w:tc>
                            </w:tr>
                            <w:tr w:rsidR="00D62403" w14:paraId="2E332AAB" w14:textId="77777777">
                              <w:trPr>
                                <w:trHeight w:val="326"/>
                              </w:trPr>
                              <w:tc>
                                <w:tcPr>
                                  <w:tcW w:w="2522" w:type="dxa"/>
                                </w:tcPr>
                                <w:p w14:paraId="7BC1845C" w14:textId="77777777" w:rsidR="00D62403" w:rsidRDefault="00D62403">
                                  <w:pPr>
                                    <w:pStyle w:val="TableParagraph"/>
                                    <w:spacing w:line="144" w:lineRule="exact"/>
                                    <w:ind w:left="119"/>
                                    <w:jc w:val="left"/>
                                    <w:rPr>
                                      <w:sz w:val="16"/>
                                    </w:rPr>
                                  </w:pPr>
                                  <w:r>
                                    <w:rPr>
                                      <w:sz w:val="16"/>
                                    </w:rPr>
                                    <w:t>Food</w:t>
                                  </w:r>
                                  <w:r>
                                    <w:rPr>
                                      <w:spacing w:val="23"/>
                                      <w:sz w:val="16"/>
                                    </w:rPr>
                                    <w:t xml:space="preserve"> </w:t>
                                  </w:r>
                                  <w:r>
                                    <w:rPr>
                                      <w:sz w:val="16"/>
                                    </w:rPr>
                                    <w:t>insecure</w:t>
                                  </w:r>
                                  <w:r>
                                    <w:rPr>
                                      <w:spacing w:val="22"/>
                                      <w:sz w:val="16"/>
                                    </w:rPr>
                                    <w:t xml:space="preserve"> </w:t>
                                  </w:r>
                                  <w:r>
                                    <w:rPr>
                                      <w:sz w:val="16"/>
                                    </w:rPr>
                                    <w:t>with</w:t>
                                  </w:r>
                                  <w:r>
                                    <w:rPr>
                                      <w:spacing w:val="22"/>
                                      <w:sz w:val="16"/>
                                    </w:rPr>
                                    <w:t xml:space="preserve"> </w:t>
                                  </w:r>
                                  <w:r>
                                    <w:rPr>
                                      <w:spacing w:val="-2"/>
                                      <w:sz w:val="16"/>
                                    </w:rPr>
                                    <w:t>Income</w:t>
                                  </w:r>
                                </w:p>
                                <w:p w14:paraId="49FFBCCD" w14:textId="77777777" w:rsidR="00D62403" w:rsidRDefault="00D62403">
                                  <w:pPr>
                                    <w:pStyle w:val="TableParagraph"/>
                                    <w:spacing w:before="7" w:line="155" w:lineRule="exact"/>
                                    <w:ind w:left="119"/>
                                    <w:jc w:val="left"/>
                                    <w:rPr>
                                      <w:sz w:val="16"/>
                                    </w:rPr>
                                  </w:pPr>
                                  <w:r>
                                    <w:rPr>
                                      <w:sz w:val="16"/>
                                    </w:rPr>
                                    <w:t>Food</w:t>
                                  </w:r>
                                  <w:r>
                                    <w:rPr>
                                      <w:spacing w:val="23"/>
                                      <w:sz w:val="16"/>
                                    </w:rPr>
                                    <w:t xml:space="preserve"> </w:t>
                                  </w:r>
                                  <w:r>
                                    <w:rPr>
                                      <w:sz w:val="16"/>
                                    </w:rPr>
                                    <w:t>secure</w:t>
                                  </w:r>
                                  <w:r>
                                    <w:rPr>
                                      <w:spacing w:val="23"/>
                                      <w:sz w:val="16"/>
                                    </w:rPr>
                                    <w:t xml:space="preserve"> </w:t>
                                  </w:r>
                                  <w:r>
                                    <w:rPr>
                                      <w:sz w:val="16"/>
                                    </w:rPr>
                                    <w:t>with</w:t>
                                  </w:r>
                                  <w:r>
                                    <w:rPr>
                                      <w:spacing w:val="22"/>
                                      <w:sz w:val="16"/>
                                    </w:rPr>
                                    <w:t xml:space="preserve"> </w:t>
                                  </w:r>
                                  <w:r>
                                    <w:rPr>
                                      <w:spacing w:val="-2"/>
                                      <w:sz w:val="16"/>
                                    </w:rPr>
                                    <w:t>Income</w:t>
                                  </w:r>
                                </w:p>
                              </w:tc>
                              <w:tc>
                                <w:tcPr>
                                  <w:tcW w:w="1399" w:type="dxa"/>
                                </w:tcPr>
                                <w:p w14:paraId="72FAD637" w14:textId="77777777" w:rsidR="00D62403" w:rsidRDefault="00D62403">
                                  <w:pPr>
                                    <w:pStyle w:val="TableParagraph"/>
                                    <w:spacing w:line="144" w:lineRule="exact"/>
                                    <w:ind w:left="42"/>
                                    <w:rPr>
                                      <w:sz w:val="16"/>
                                    </w:rPr>
                                  </w:pPr>
                                  <w:r>
                                    <w:rPr>
                                      <w:spacing w:val="-5"/>
                                      <w:sz w:val="16"/>
                                    </w:rPr>
                                    <w:t>805</w:t>
                                  </w:r>
                                </w:p>
                                <w:p w14:paraId="1BF902B4" w14:textId="77777777" w:rsidR="00D62403" w:rsidRDefault="00D62403">
                                  <w:pPr>
                                    <w:pStyle w:val="TableParagraph"/>
                                    <w:spacing w:before="7" w:line="155" w:lineRule="exact"/>
                                    <w:ind w:left="42"/>
                                    <w:rPr>
                                      <w:sz w:val="16"/>
                                    </w:rPr>
                                  </w:pPr>
                                  <w:r>
                                    <w:rPr>
                                      <w:spacing w:val="-5"/>
                                      <w:sz w:val="16"/>
                                    </w:rPr>
                                    <w:t>239</w:t>
                                  </w:r>
                                </w:p>
                              </w:tc>
                              <w:tc>
                                <w:tcPr>
                                  <w:tcW w:w="1424" w:type="dxa"/>
                                </w:tcPr>
                                <w:p w14:paraId="3AE97DA5" w14:textId="77777777" w:rsidR="00D62403" w:rsidRDefault="00D62403">
                                  <w:pPr>
                                    <w:pStyle w:val="TableParagraph"/>
                                    <w:spacing w:line="144" w:lineRule="exact"/>
                                    <w:ind w:left="37"/>
                                    <w:rPr>
                                      <w:sz w:val="16"/>
                                    </w:rPr>
                                  </w:pPr>
                                  <w:r>
                                    <w:rPr>
                                      <w:spacing w:val="-2"/>
                                      <w:sz w:val="16"/>
                                    </w:rPr>
                                    <w:t>97.58</w:t>
                                  </w:r>
                                </w:p>
                                <w:p w14:paraId="2A85FD02" w14:textId="77777777" w:rsidR="00D62403" w:rsidRDefault="00D62403">
                                  <w:pPr>
                                    <w:pStyle w:val="TableParagraph"/>
                                    <w:spacing w:before="7" w:line="155" w:lineRule="exact"/>
                                    <w:ind w:left="37" w:right="1"/>
                                    <w:rPr>
                                      <w:sz w:val="16"/>
                                    </w:rPr>
                                  </w:pPr>
                                  <w:r>
                                    <w:rPr>
                                      <w:spacing w:val="-2"/>
                                      <w:sz w:val="16"/>
                                    </w:rPr>
                                    <w:t>56.90</w:t>
                                  </w:r>
                                </w:p>
                              </w:tc>
                              <w:tc>
                                <w:tcPr>
                                  <w:tcW w:w="1287" w:type="dxa"/>
                                </w:tcPr>
                                <w:p w14:paraId="7147F5F0" w14:textId="77777777" w:rsidR="00D62403" w:rsidRDefault="00D62403">
                                  <w:pPr>
                                    <w:pStyle w:val="TableParagraph"/>
                                    <w:spacing w:line="144" w:lineRule="exact"/>
                                    <w:ind w:left="2"/>
                                    <w:rPr>
                                      <w:sz w:val="16"/>
                                    </w:rPr>
                                  </w:pPr>
                                  <w:r>
                                    <w:rPr>
                                      <w:spacing w:val="-5"/>
                                      <w:sz w:val="16"/>
                                    </w:rPr>
                                    <w:t>20</w:t>
                                  </w:r>
                                </w:p>
                                <w:p w14:paraId="70B2EB93" w14:textId="77777777" w:rsidR="00D62403" w:rsidRDefault="00D62403">
                                  <w:pPr>
                                    <w:pStyle w:val="TableParagraph"/>
                                    <w:spacing w:before="7" w:line="155" w:lineRule="exact"/>
                                    <w:ind w:left="2"/>
                                    <w:rPr>
                                      <w:sz w:val="16"/>
                                    </w:rPr>
                                  </w:pPr>
                                  <w:r>
                                    <w:rPr>
                                      <w:spacing w:val="-5"/>
                                      <w:w w:val="110"/>
                                      <w:sz w:val="16"/>
                                    </w:rPr>
                                    <w:t>181</w:t>
                                  </w:r>
                                </w:p>
                              </w:tc>
                              <w:tc>
                                <w:tcPr>
                                  <w:tcW w:w="1079" w:type="dxa"/>
                                </w:tcPr>
                                <w:p w14:paraId="1B045C1E" w14:textId="77777777" w:rsidR="00D62403" w:rsidRDefault="00D62403">
                                  <w:pPr>
                                    <w:pStyle w:val="TableParagraph"/>
                                    <w:spacing w:line="144" w:lineRule="exact"/>
                                    <w:ind w:left="545"/>
                                    <w:jc w:val="left"/>
                                    <w:rPr>
                                      <w:sz w:val="16"/>
                                    </w:rPr>
                                  </w:pPr>
                                  <w:r>
                                    <w:rPr>
                                      <w:spacing w:val="-4"/>
                                      <w:sz w:val="16"/>
                                    </w:rPr>
                                    <w:t>2.42</w:t>
                                  </w:r>
                                </w:p>
                                <w:p w14:paraId="114EAC2A" w14:textId="77777777" w:rsidR="00D62403" w:rsidRDefault="00D62403">
                                  <w:pPr>
                                    <w:pStyle w:val="TableParagraph"/>
                                    <w:spacing w:before="7" w:line="155" w:lineRule="exact"/>
                                    <w:ind w:left="502"/>
                                    <w:jc w:val="left"/>
                                    <w:rPr>
                                      <w:sz w:val="16"/>
                                    </w:rPr>
                                  </w:pPr>
                                  <w:r>
                                    <w:rPr>
                                      <w:spacing w:val="-2"/>
                                      <w:sz w:val="16"/>
                                    </w:rPr>
                                    <w:t>43.10</w:t>
                                  </w:r>
                                </w:p>
                              </w:tc>
                              <w:tc>
                                <w:tcPr>
                                  <w:tcW w:w="701" w:type="dxa"/>
                                </w:tcPr>
                                <w:p w14:paraId="122F82C1" w14:textId="77777777" w:rsidR="00D62403" w:rsidRDefault="00D62403">
                                  <w:pPr>
                                    <w:pStyle w:val="TableParagraph"/>
                                    <w:spacing w:line="144" w:lineRule="exact"/>
                                    <w:ind w:left="235"/>
                                    <w:jc w:val="left"/>
                                    <w:rPr>
                                      <w:sz w:val="16"/>
                                    </w:rPr>
                                  </w:pPr>
                                  <w:r>
                                    <w:rPr>
                                      <w:spacing w:val="-5"/>
                                      <w:sz w:val="16"/>
                                    </w:rPr>
                                    <w:t>825</w:t>
                                  </w:r>
                                </w:p>
                                <w:p w14:paraId="43B7E222" w14:textId="77777777" w:rsidR="00D62403" w:rsidRDefault="00D62403">
                                  <w:pPr>
                                    <w:pStyle w:val="TableParagraph"/>
                                    <w:spacing w:before="7" w:line="155" w:lineRule="exact"/>
                                    <w:ind w:left="235"/>
                                    <w:jc w:val="left"/>
                                    <w:rPr>
                                      <w:sz w:val="16"/>
                                    </w:rPr>
                                  </w:pPr>
                                  <w:r>
                                    <w:rPr>
                                      <w:spacing w:val="-5"/>
                                      <w:sz w:val="16"/>
                                    </w:rPr>
                                    <w:t>420</w:t>
                                  </w:r>
                                </w:p>
                              </w:tc>
                              <w:tc>
                                <w:tcPr>
                                  <w:tcW w:w="804" w:type="dxa"/>
                                </w:tcPr>
                                <w:p w14:paraId="006AF8CA" w14:textId="77777777" w:rsidR="00D62403" w:rsidRDefault="00D62403">
                                  <w:pPr>
                                    <w:pStyle w:val="TableParagraph"/>
                                    <w:spacing w:line="144" w:lineRule="exact"/>
                                    <w:ind w:left="172"/>
                                    <w:jc w:val="left"/>
                                    <w:rPr>
                                      <w:sz w:val="16"/>
                                    </w:rPr>
                                  </w:pPr>
                                  <w:r>
                                    <w:rPr>
                                      <w:spacing w:val="-2"/>
                                      <w:sz w:val="16"/>
                                    </w:rPr>
                                    <w:t>100.00</w:t>
                                  </w:r>
                                </w:p>
                                <w:p w14:paraId="22D706F8" w14:textId="77777777" w:rsidR="00D62403" w:rsidRDefault="00D62403">
                                  <w:pPr>
                                    <w:pStyle w:val="TableParagraph"/>
                                    <w:spacing w:before="7" w:line="155" w:lineRule="exact"/>
                                    <w:ind w:left="172"/>
                                    <w:jc w:val="left"/>
                                    <w:rPr>
                                      <w:sz w:val="16"/>
                                    </w:rPr>
                                  </w:pPr>
                                  <w:r>
                                    <w:rPr>
                                      <w:spacing w:val="-2"/>
                                      <w:sz w:val="16"/>
                                    </w:rPr>
                                    <w:t>100.00</w:t>
                                  </w:r>
                                </w:p>
                              </w:tc>
                            </w:tr>
                            <w:tr w:rsidR="00D62403" w14:paraId="265C127F" w14:textId="77777777">
                              <w:trPr>
                                <w:trHeight w:val="230"/>
                              </w:trPr>
                              <w:tc>
                                <w:tcPr>
                                  <w:tcW w:w="2522" w:type="dxa"/>
                                  <w:tcBorders>
                                    <w:bottom w:val="double" w:sz="4" w:space="0" w:color="000000"/>
                                  </w:tcBorders>
                                </w:tcPr>
                                <w:p w14:paraId="7BF8A78A" w14:textId="77777777" w:rsidR="00D62403" w:rsidRDefault="00D62403">
                                  <w:pPr>
                                    <w:pStyle w:val="TableParagraph"/>
                                    <w:spacing w:before="14" w:line="240" w:lineRule="auto"/>
                                    <w:ind w:left="119"/>
                                    <w:jc w:val="left"/>
                                    <w:rPr>
                                      <w:sz w:val="16"/>
                                    </w:rPr>
                                  </w:pPr>
                                  <w:r>
                                    <w:rPr>
                                      <w:spacing w:val="-2"/>
                                      <w:w w:val="110"/>
                                      <w:sz w:val="16"/>
                                    </w:rPr>
                                    <w:t>Total</w:t>
                                  </w:r>
                                </w:p>
                              </w:tc>
                              <w:tc>
                                <w:tcPr>
                                  <w:tcW w:w="1399" w:type="dxa"/>
                                  <w:tcBorders>
                                    <w:bottom w:val="double" w:sz="4" w:space="0" w:color="000000"/>
                                  </w:tcBorders>
                                </w:tcPr>
                                <w:p w14:paraId="0D405149" w14:textId="77777777" w:rsidR="00D62403" w:rsidRDefault="00D62403">
                                  <w:pPr>
                                    <w:pStyle w:val="TableParagraph"/>
                                    <w:spacing w:before="14" w:line="240" w:lineRule="auto"/>
                                    <w:ind w:left="42"/>
                                    <w:rPr>
                                      <w:sz w:val="16"/>
                                    </w:rPr>
                                  </w:pPr>
                                  <w:r>
                                    <w:rPr>
                                      <w:spacing w:val="-4"/>
                                      <w:sz w:val="16"/>
                                    </w:rPr>
                                    <w:t>1044</w:t>
                                  </w:r>
                                </w:p>
                              </w:tc>
                              <w:tc>
                                <w:tcPr>
                                  <w:tcW w:w="1424" w:type="dxa"/>
                                  <w:tcBorders>
                                    <w:bottom w:val="double" w:sz="4" w:space="0" w:color="000000"/>
                                  </w:tcBorders>
                                </w:tcPr>
                                <w:p w14:paraId="777B07DA" w14:textId="77777777" w:rsidR="00D62403" w:rsidRDefault="00D62403">
                                  <w:pPr>
                                    <w:pStyle w:val="TableParagraph"/>
                                    <w:spacing w:before="14" w:line="240" w:lineRule="auto"/>
                                    <w:ind w:left="37" w:right="1"/>
                                    <w:rPr>
                                      <w:sz w:val="16"/>
                                    </w:rPr>
                                  </w:pPr>
                                  <w:r>
                                    <w:rPr>
                                      <w:spacing w:val="-2"/>
                                      <w:sz w:val="16"/>
                                    </w:rPr>
                                    <w:t>83.86</w:t>
                                  </w:r>
                                </w:p>
                              </w:tc>
                              <w:tc>
                                <w:tcPr>
                                  <w:tcW w:w="1287" w:type="dxa"/>
                                  <w:tcBorders>
                                    <w:bottom w:val="double" w:sz="4" w:space="0" w:color="000000"/>
                                  </w:tcBorders>
                                </w:tcPr>
                                <w:p w14:paraId="45E92816" w14:textId="77777777" w:rsidR="00D62403" w:rsidRDefault="00D62403">
                                  <w:pPr>
                                    <w:pStyle w:val="TableParagraph"/>
                                    <w:spacing w:before="14" w:line="240" w:lineRule="auto"/>
                                    <w:ind w:left="2" w:right="1"/>
                                    <w:rPr>
                                      <w:sz w:val="16"/>
                                    </w:rPr>
                                  </w:pPr>
                                  <w:r>
                                    <w:rPr>
                                      <w:spacing w:val="-5"/>
                                      <w:sz w:val="16"/>
                                    </w:rPr>
                                    <w:t>201</w:t>
                                  </w:r>
                                </w:p>
                              </w:tc>
                              <w:tc>
                                <w:tcPr>
                                  <w:tcW w:w="1079" w:type="dxa"/>
                                  <w:tcBorders>
                                    <w:bottom w:val="double" w:sz="4" w:space="0" w:color="000000"/>
                                  </w:tcBorders>
                                </w:tcPr>
                                <w:p w14:paraId="1CB3B16E" w14:textId="77777777" w:rsidR="00D62403" w:rsidRDefault="00D62403">
                                  <w:pPr>
                                    <w:pStyle w:val="TableParagraph"/>
                                    <w:spacing w:before="14" w:line="240" w:lineRule="auto"/>
                                    <w:ind w:left="502"/>
                                    <w:jc w:val="left"/>
                                    <w:rPr>
                                      <w:sz w:val="16"/>
                                    </w:rPr>
                                  </w:pPr>
                                  <w:r>
                                    <w:rPr>
                                      <w:spacing w:val="-4"/>
                                      <w:w w:val="105"/>
                                      <w:sz w:val="16"/>
                                    </w:rPr>
                                    <w:t>16.14</w:t>
                                  </w:r>
                                </w:p>
                              </w:tc>
                              <w:tc>
                                <w:tcPr>
                                  <w:tcW w:w="701" w:type="dxa"/>
                                  <w:tcBorders>
                                    <w:bottom w:val="double" w:sz="4" w:space="0" w:color="000000"/>
                                  </w:tcBorders>
                                </w:tcPr>
                                <w:p w14:paraId="34AA8FD8" w14:textId="77777777" w:rsidR="00D62403" w:rsidRDefault="00D62403">
                                  <w:pPr>
                                    <w:pStyle w:val="TableParagraph"/>
                                    <w:spacing w:before="14" w:line="240" w:lineRule="auto"/>
                                    <w:ind w:left="193"/>
                                    <w:jc w:val="left"/>
                                    <w:rPr>
                                      <w:sz w:val="16"/>
                                    </w:rPr>
                                  </w:pPr>
                                  <w:r>
                                    <w:rPr>
                                      <w:spacing w:val="-4"/>
                                      <w:sz w:val="16"/>
                                    </w:rPr>
                                    <w:t>1245</w:t>
                                  </w:r>
                                </w:p>
                              </w:tc>
                              <w:tc>
                                <w:tcPr>
                                  <w:tcW w:w="804" w:type="dxa"/>
                                  <w:tcBorders>
                                    <w:bottom w:val="double" w:sz="4" w:space="0" w:color="000000"/>
                                  </w:tcBorders>
                                </w:tcPr>
                                <w:p w14:paraId="0E5D24DE" w14:textId="77777777" w:rsidR="00D62403" w:rsidRDefault="00D62403">
                                  <w:pPr>
                                    <w:pStyle w:val="TableParagraph"/>
                                    <w:spacing w:before="14" w:line="240" w:lineRule="auto"/>
                                    <w:ind w:left="172"/>
                                    <w:jc w:val="left"/>
                                    <w:rPr>
                                      <w:sz w:val="16"/>
                                    </w:rPr>
                                  </w:pPr>
                                  <w:r>
                                    <w:rPr>
                                      <w:spacing w:val="-2"/>
                                      <w:sz w:val="16"/>
                                    </w:rPr>
                                    <w:t>100.00</w:t>
                                  </w:r>
                                </w:p>
                              </w:tc>
                            </w:tr>
                          </w:tbl>
                          <w:p w14:paraId="353E4E4E" w14:textId="77777777" w:rsidR="00D62403" w:rsidRDefault="00D62403" w:rsidP="00D62403">
                            <w:pPr>
                              <w:pStyle w:val="BodyText"/>
                            </w:pPr>
                          </w:p>
                        </w:txbxContent>
                      </wps:txbx>
                      <wps:bodyPr wrap="square" lIns="0" tIns="0" rIns="0" bIns="0" rtlCol="0">
                        <a:noAutofit/>
                      </wps:bodyPr>
                    </wps:wsp>
                  </a:graphicData>
                </a:graphic>
              </wp:anchor>
            </w:drawing>
          </mc:Choice>
          <mc:Fallback>
            <w:pict>
              <v:shape w14:anchorId="71831A84" id="Text Box 31" o:spid="_x0000_s1028" type="#_x0000_t202" style="position:absolute;left:0;text-align:left;margin-left:72.55pt;margin-top:51.35pt;width:466.9pt;height:42.65pt;z-index:251658241;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522"/>
                        <w:gridCol w:w="1399"/>
                        <w:gridCol w:w="1424"/>
                        <w:gridCol w:w="1287"/>
                        <w:gridCol w:w="1079"/>
                        <w:gridCol w:w="701"/>
                        <w:gridCol w:w="804"/>
                      </w:tblGrid>
                      <w:tr w:rsidR="00D62403" w14:paraId="0AF8113C" w14:textId="77777777">
                        <w:trPr>
                          <w:trHeight w:val="220"/>
                        </w:trPr>
                        <w:tc>
                          <w:tcPr>
                            <w:tcW w:w="3921" w:type="dxa"/>
                            <w:gridSpan w:val="2"/>
                            <w:tcBorders>
                              <w:bottom w:val="single" w:sz="4" w:space="0" w:color="000000"/>
                            </w:tcBorders>
                          </w:tcPr>
                          <w:p w14:paraId="5D711C39" w14:textId="77777777" w:rsidR="00D62403" w:rsidRDefault="00D62403">
                            <w:pPr>
                              <w:pStyle w:val="TableParagraph"/>
                              <w:spacing w:before="32" w:line="240" w:lineRule="auto"/>
                              <w:ind w:right="448"/>
                              <w:jc w:val="right"/>
                              <w:rPr>
                                <w:sz w:val="16"/>
                              </w:rPr>
                            </w:pPr>
                            <w:r>
                              <w:rPr>
                                <w:spacing w:val="-4"/>
                                <w:w w:val="110"/>
                                <w:sz w:val="16"/>
                              </w:rPr>
                              <w:t>Count</w:t>
                            </w:r>
                          </w:p>
                        </w:tc>
                        <w:tc>
                          <w:tcPr>
                            <w:tcW w:w="1424" w:type="dxa"/>
                            <w:tcBorders>
                              <w:bottom w:val="single" w:sz="4" w:space="0" w:color="000000"/>
                            </w:tcBorders>
                          </w:tcPr>
                          <w:p w14:paraId="5754A35A" w14:textId="77777777" w:rsidR="00D62403" w:rsidRDefault="00D62403">
                            <w:pPr>
                              <w:pStyle w:val="TableParagraph"/>
                              <w:spacing w:before="32" w:line="240" w:lineRule="auto"/>
                              <w:ind w:left="37" w:right="1"/>
                              <w:rPr>
                                <w:sz w:val="16"/>
                              </w:rPr>
                            </w:pPr>
                            <w:r>
                              <w:rPr>
                                <w:spacing w:val="-2"/>
                                <w:w w:val="105"/>
                                <w:sz w:val="16"/>
                              </w:rPr>
                              <w:t>Percent</w:t>
                            </w:r>
                          </w:p>
                        </w:tc>
                        <w:tc>
                          <w:tcPr>
                            <w:tcW w:w="1287" w:type="dxa"/>
                            <w:tcBorders>
                              <w:bottom w:val="single" w:sz="4" w:space="0" w:color="000000"/>
                            </w:tcBorders>
                          </w:tcPr>
                          <w:p w14:paraId="650B9C12" w14:textId="77777777" w:rsidR="00D62403" w:rsidRDefault="00D62403">
                            <w:pPr>
                              <w:pStyle w:val="TableParagraph"/>
                              <w:spacing w:before="32" w:line="240" w:lineRule="auto"/>
                              <w:ind w:left="2" w:right="1"/>
                              <w:rPr>
                                <w:sz w:val="16"/>
                              </w:rPr>
                            </w:pPr>
                            <w:r>
                              <w:rPr>
                                <w:spacing w:val="-4"/>
                                <w:w w:val="110"/>
                                <w:sz w:val="16"/>
                              </w:rPr>
                              <w:t>Count</w:t>
                            </w:r>
                          </w:p>
                        </w:tc>
                        <w:tc>
                          <w:tcPr>
                            <w:tcW w:w="2584" w:type="dxa"/>
                            <w:gridSpan w:val="3"/>
                            <w:tcBorders>
                              <w:bottom w:val="single" w:sz="4" w:space="0" w:color="000000"/>
                            </w:tcBorders>
                          </w:tcPr>
                          <w:p w14:paraId="096F395B" w14:textId="77777777" w:rsidR="00D62403" w:rsidRDefault="00D62403">
                            <w:pPr>
                              <w:pStyle w:val="TableParagraph"/>
                              <w:tabs>
                                <w:tab w:val="left" w:pos="1213"/>
                                <w:tab w:val="left" w:pos="1908"/>
                              </w:tabs>
                              <w:spacing w:before="32" w:line="240" w:lineRule="auto"/>
                              <w:ind w:left="416"/>
                              <w:jc w:val="left"/>
                              <w:rPr>
                                <w:sz w:val="16"/>
                              </w:rPr>
                            </w:pPr>
                            <w:r>
                              <w:rPr>
                                <w:spacing w:val="-2"/>
                                <w:w w:val="105"/>
                                <w:sz w:val="16"/>
                              </w:rPr>
                              <w:t>Percent</w:t>
                            </w:r>
                            <w:r>
                              <w:rPr>
                                <w:sz w:val="16"/>
                              </w:rPr>
                              <w:tab/>
                            </w:r>
                            <w:r>
                              <w:rPr>
                                <w:spacing w:val="-2"/>
                                <w:w w:val="105"/>
                                <w:sz w:val="16"/>
                              </w:rPr>
                              <w:t>Count</w:t>
                            </w:r>
                            <w:r>
                              <w:rPr>
                                <w:sz w:val="16"/>
                              </w:rPr>
                              <w:tab/>
                            </w:r>
                            <w:r>
                              <w:rPr>
                                <w:spacing w:val="-2"/>
                                <w:w w:val="105"/>
                                <w:sz w:val="16"/>
                              </w:rPr>
                              <w:t>Percent</w:t>
                            </w:r>
                          </w:p>
                        </w:tc>
                      </w:tr>
                      <w:tr w:rsidR="00D62403" w14:paraId="4BF11BBA" w14:textId="77777777">
                        <w:trPr>
                          <w:trHeight w:val="5"/>
                        </w:trPr>
                        <w:tc>
                          <w:tcPr>
                            <w:tcW w:w="3921" w:type="dxa"/>
                            <w:gridSpan w:val="2"/>
                            <w:tcBorders>
                              <w:top w:val="single" w:sz="4" w:space="0" w:color="000000"/>
                            </w:tcBorders>
                          </w:tcPr>
                          <w:p w14:paraId="69B9CE9C" w14:textId="77777777" w:rsidR="00D62403" w:rsidRDefault="00D62403">
                            <w:pPr>
                              <w:pStyle w:val="TableParagraph"/>
                              <w:spacing w:line="240" w:lineRule="auto"/>
                              <w:jc w:val="left"/>
                              <w:rPr>
                                <w:rFonts w:ascii="Times New Roman"/>
                                <w:sz w:val="2"/>
                              </w:rPr>
                            </w:pPr>
                          </w:p>
                        </w:tc>
                        <w:tc>
                          <w:tcPr>
                            <w:tcW w:w="1424" w:type="dxa"/>
                            <w:tcBorders>
                              <w:top w:val="single" w:sz="4" w:space="0" w:color="000000"/>
                            </w:tcBorders>
                          </w:tcPr>
                          <w:p w14:paraId="18383022" w14:textId="77777777" w:rsidR="00D62403" w:rsidRDefault="00D62403">
                            <w:pPr>
                              <w:pStyle w:val="TableParagraph"/>
                              <w:spacing w:line="240" w:lineRule="auto"/>
                              <w:jc w:val="left"/>
                              <w:rPr>
                                <w:rFonts w:ascii="Times New Roman"/>
                                <w:sz w:val="2"/>
                              </w:rPr>
                            </w:pPr>
                          </w:p>
                        </w:tc>
                        <w:tc>
                          <w:tcPr>
                            <w:tcW w:w="1287" w:type="dxa"/>
                            <w:tcBorders>
                              <w:top w:val="single" w:sz="4" w:space="0" w:color="000000"/>
                            </w:tcBorders>
                          </w:tcPr>
                          <w:p w14:paraId="3E9B4CB0" w14:textId="77777777" w:rsidR="00D62403" w:rsidRDefault="00D62403">
                            <w:pPr>
                              <w:pStyle w:val="TableParagraph"/>
                              <w:spacing w:line="240" w:lineRule="auto"/>
                              <w:jc w:val="left"/>
                              <w:rPr>
                                <w:rFonts w:ascii="Times New Roman"/>
                                <w:sz w:val="2"/>
                              </w:rPr>
                            </w:pPr>
                          </w:p>
                        </w:tc>
                        <w:tc>
                          <w:tcPr>
                            <w:tcW w:w="2584" w:type="dxa"/>
                            <w:gridSpan w:val="3"/>
                            <w:tcBorders>
                              <w:top w:val="single" w:sz="4" w:space="0" w:color="000000"/>
                            </w:tcBorders>
                          </w:tcPr>
                          <w:p w14:paraId="66D9C896" w14:textId="77777777" w:rsidR="00D62403" w:rsidRDefault="00D62403">
                            <w:pPr>
                              <w:pStyle w:val="TableParagraph"/>
                              <w:spacing w:line="240" w:lineRule="auto"/>
                              <w:jc w:val="left"/>
                              <w:rPr>
                                <w:rFonts w:ascii="Times New Roman"/>
                                <w:sz w:val="2"/>
                              </w:rPr>
                            </w:pPr>
                          </w:p>
                        </w:tc>
                      </w:tr>
                      <w:tr w:rsidR="00D62403" w14:paraId="2E332AAB" w14:textId="77777777">
                        <w:trPr>
                          <w:trHeight w:val="326"/>
                        </w:trPr>
                        <w:tc>
                          <w:tcPr>
                            <w:tcW w:w="2522" w:type="dxa"/>
                          </w:tcPr>
                          <w:p w14:paraId="7BC1845C" w14:textId="77777777" w:rsidR="00D62403" w:rsidRDefault="00D62403">
                            <w:pPr>
                              <w:pStyle w:val="TableParagraph"/>
                              <w:spacing w:line="144" w:lineRule="exact"/>
                              <w:ind w:left="119"/>
                              <w:jc w:val="left"/>
                              <w:rPr>
                                <w:sz w:val="16"/>
                              </w:rPr>
                            </w:pPr>
                            <w:r>
                              <w:rPr>
                                <w:sz w:val="16"/>
                              </w:rPr>
                              <w:t>Food</w:t>
                            </w:r>
                            <w:r>
                              <w:rPr>
                                <w:spacing w:val="23"/>
                                <w:sz w:val="16"/>
                              </w:rPr>
                              <w:t xml:space="preserve"> </w:t>
                            </w:r>
                            <w:r>
                              <w:rPr>
                                <w:sz w:val="16"/>
                              </w:rPr>
                              <w:t>insecure</w:t>
                            </w:r>
                            <w:r>
                              <w:rPr>
                                <w:spacing w:val="22"/>
                                <w:sz w:val="16"/>
                              </w:rPr>
                              <w:t xml:space="preserve"> </w:t>
                            </w:r>
                            <w:r>
                              <w:rPr>
                                <w:sz w:val="16"/>
                              </w:rPr>
                              <w:t>with</w:t>
                            </w:r>
                            <w:r>
                              <w:rPr>
                                <w:spacing w:val="22"/>
                                <w:sz w:val="16"/>
                              </w:rPr>
                              <w:t xml:space="preserve"> </w:t>
                            </w:r>
                            <w:r>
                              <w:rPr>
                                <w:spacing w:val="-2"/>
                                <w:sz w:val="16"/>
                              </w:rPr>
                              <w:t>Income</w:t>
                            </w:r>
                          </w:p>
                          <w:p w14:paraId="49FFBCCD" w14:textId="77777777" w:rsidR="00D62403" w:rsidRDefault="00D62403">
                            <w:pPr>
                              <w:pStyle w:val="TableParagraph"/>
                              <w:spacing w:before="7" w:line="155" w:lineRule="exact"/>
                              <w:ind w:left="119"/>
                              <w:jc w:val="left"/>
                              <w:rPr>
                                <w:sz w:val="16"/>
                              </w:rPr>
                            </w:pPr>
                            <w:r>
                              <w:rPr>
                                <w:sz w:val="16"/>
                              </w:rPr>
                              <w:t>Food</w:t>
                            </w:r>
                            <w:r>
                              <w:rPr>
                                <w:spacing w:val="23"/>
                                <w:sz w:val="16"/>
                              </w:rPr>
                              <w:t xml:space="preserve"> </w:t>
                            </w:r>
                            <w:r>
                              <w:rPr>
                                <w:sz w:val="16"/>
                              </w:rPr>
                              <w:t>secure</w:t>
                            </w:r>
                            <w:r>
                              <w:rPr>
                                <w:spacing w:val="23"/>
                                <w:sz w:val="16"/>
                              </w:rPr>
                              <w:t xml:space="preserve"> </w:t>
                            </w:r>
                            <w:r>
                              <w:rPr>
                                <w:sz w:val="16"/>
                              </w:rPr>
                              <w:t>with</w:t>
                            </w:r>
                            <w:r>
                              <w:rPr>
                                <w:spacing w:val="22"/>
                                <w:sz w:val="16"/>
                              </w:rPr>
                              <w:t xml:space="preserve"> </w:t>
                            </w:r>
                            <w:r>
                              <w:rPr>
                                <w:spacing w:val="-2"/>
                                <w:sz w:val="16"/>
                              </w:rPr>
                              <w:t>Income</w:t>
                            </w:r>
                          </w:p>
                        </w:tc>
                        <w:tc>
                          <w:tcPr>
                            <w:tcW w:w="1399" w:type="dxa"/>
                          </w:tcPr>
                          <w:p w14:paraId="72FAD637" w14:textId="77777777" w:rsidR="00D62403" w:rsidRDefault="00D62403">
                            <w:pPr>
                              <w:pStyle w:val="TableParagraph"/>
                              <w:spacing w:line="144" w:lineRule="exact"/>
                              <w:ind w:left="42"/>
                              <w:rPr>
                                <w:sz w:val="16"/>
                              </w:rPr>
                            </w:pPr>
                            <w:r>
                              <w:rPr>
                                <w:spacing w:val="-5"/>
                                <w:sz w:val="16"/>
                              </w:rPr>
                              <w:t>805</w:t>
                            </w:r>
                          </w:p>
                          <w:p w14:paraId="1BF902B4" w14:textId="77777777" w:rsidR="00D62403" w:rsidRDefault="00D62403">
                            <w:pPr>
                              <w:pStyle w:val="TableParagraph"/>
                              <w:spacing w:before="7" w:line="155" w:lineRule="exact"/>
                              <w:ind w:left="42"/>
                              <w:rPr>
                                <w:sz w:val="16"/>
                              </w:rPr>
                            </w:pPr>
                            <w:r>
                              <w:rPr>
                                <w:spacing w:val="-5"/>
                                <w:sz w:val="16"/>
                              </w:rPr>
                              <w:t>239</w:t>
                            </w:r>
                          </w:p>
                        </w:tc>
                        <w:tc>
                          <w:tcPr>
                            <w:tcW w:w="1424" w:type="dxa"/>
                          </w:tcPr>
                          <w:p w14:paraId="3AE97DA5" w14:textId="77777777" w:rsidR="00D62403" w:rsidRDefault="00D62403">
                            <w:pPr>
                              <w:pStyle w:val="TableParagraph"/>
                              <w:spacing w:line="144" w:lineRule="exact"/>
                              <w:ind w:left="37"/>
                              <w:rPr>
                                <w:sz w:val="16"/>
                              </w:rPr>
                            </w:pPr>
                            <w:r>
                              <w:rPr>
                                <w:spacing w:val="-2"/>
                                <w:sz w:val="16"/>
                              </w:rPr>
                              <w:t>97.58</w:t>
                            </w:r>
                          </w:p>
                          <w:p w14:paraId="2A85FD02" w14:textId="77777777" w:rsidR="00D62403" w:rsidRDefault="00D62403">
                            <w:pPr>
                              <w:pStyle w:val="TableParagraph"/>
                              <w:spacing w:before="7" w:line="155" w:lineRule="exact"/>
                              <w:ind w:left="37" w:right="1"/>
                              <w:rPr>
                                <w:sz w:val="16"/>
                              </w:rPr>
                            </w:pPr>
                            <w:r>
                              <w:rPr>
                                <w:spacing w:val="-2"/>
                                <w:sz w:val="16"/>
                              </w:rPr>
                              <w:t>56.90</w:t>
                            </w:r>
                          </w:p>
                        </w:tc>
                        <w:tc>
                          <w:tcPr>
                            <w:tcW w:w="1287" w:type="dxa"/>
                          </w:tcPr>
                          <w:p w14:paraId="7147F5F0" w14:textId="77777777" w:rsidR="00D62403" w:rsidRDefault="00D62403">
                            <w:pPr>
                              <w:pStyle w:val="TableParagraph"/>
                              <w:spacing w:line="144" w:lineRule="exact"/>
                              <w:ind w:left="2"/>
                              <w:rPr>
                                <w:sz w:val="16"/>
                              </w:rPr>
                            </w:pPr>
                            <w:r>
                              <w:rPr>
                                <w:spacing w:val="-5"/>
                                <w:sz w:val="16"/>
                              </w:rPr>
                              <w:t>20</w:t>
                            </w:r>
                          </w:p>
                          <w:p w14:paraId="70B2EB93" w14:textId="77777777" w:rsidR="00D62403" w:rsidRDefault="00D62403">
                            <w:pPr>
                              <w:pStyle w:val="TableParagraph"/>
                              <w:spacing w:before="7" w:line="155" w:lineRule="exact"/>
                              <w:ind w:left="2"/>
                              <w:rPr>
                                <w:sz w:val="16"/>
                              </w:rPr>
                            </w:pPr>
                            <w:r>
                              <w:rPr>
                                <w:spacing w:val="-5"/>
                                <w:w w:val="110"/>
                                <w:sz w:val="16"/>
                              </w:rPr>
                              <w:t>181</w:t>
                            </w:r>
                          </w:p>
                        </w:tc>
                        <w:tc>
                          <w:tcPr>
                            <w:tcW w:w="1079" w:type="dxa"/>
                          </w:tcPr>
                          <w:p w14:paraId="1B045C1E" w14:textId="77777777" w:rsidR="00D62403" w:rsidRDefault="00D62403">
                            <w:pPr>
                              <w:pStyle w:val="TableParagraph"/>
                              <w:spacing w:line="144" w:lineRule="exact"/>
                              <w:ind w:left="545"/>
                              <w:jc w:val="left"/>
                              <w:rPr>
                                <w:sz w:val="16"/>
                              </w:rPr>
                            </w:pPr>
                            <w:r>
                              <w:rPr>
                                <w:spacing w:val="-4"/>
                                <w:sz w:val="16"/>
                              </w:rPr>
                              <w:t>2.42</w:t>
                            </w:r>
                          </w:p>
                          <w:p w14:paraId="114EAC2A" w14:textId="77777777" w:rsidR="00D62403" w:rsidRDefault="00D62403">
                            <w:pPr>
                              <w:pStyle w:val="TableParagraph"/>
                              <w:spacing w:before="7" w:line="155" w:lineRule="exact"/>
                              <w:ind w:left="502"/>
                              <w:jc w:val="left"/>
                              <w:rPr>
                                <w:sz w:val="16"/>
                              </w:rPr>
                            </w:pPr>
                            <w:r>
                              <w:rPr>
                                <w:spacing w:val="-2"/>
                                <w:sz w:val="16"/>
                              </w:rPr>
                              <w:t>43.10</w:t>
                            </w:r>
                          </w:p>
                        </w:tc>
                        <w:tc>
                          <w:tcPr>
                            <w:tcW w:w="701" w:type="dxa"/>
                          </w:tcPr>
                          <w:p w14:paraId="122F82C1" w14:textId="77777777" w:rsidR="00D62403" w:rsidRDefault="00D62403">
                            <w:pPr>
                              <w:pStyle w:val="TableParagraph"/>
                              <w:spacing w:line="144" w:lineRule="exact"/>
                              <w:ind w:left="235"/>
                              <w:jc w:val="left"/>
                              <w:rPr>
                                <w:sz w:val="16"/>
                              </w:rPr>
                            </w:pPr>
                            <w:r>
                              <w:rPr>
                                <w:spacing w:val="-5"/>
                                <w:sz w:val="16"/>
                              </w:rPr>
                              <w:t>825</w:t>
                            </w:r>
                          </w:p>
                          <w:p w14:paraId="43B7E222" w14:textId="77777777" w:rsidR="00D62403" w:rsidRDefault="00D62403">
                            <w:pPr>
                              <w:pStyle w:val="TableParagraph"/>
                              <w:spacing w:before="7" w:line="155" w:lineRule="exact"/>
                              <w:ind w:left="235"/>
                              <w:jc w:val="left"/>
                              <w:rPr>
                                <w:sz w:val="16"/>
                              </w:rPr>
                            </w:pPr>
                            <w:r>
                              <w:rPr>
                                <w:spacing w:val="-5"/>
                                <w:sz w:val="16"/>
                              </w:rPr>
                              <w:t>420</w:t>
                            </w:r>
                          </w:p>
                        </w:tc>
                        <w:tc>
                          <w:tcPr>
                            <w:tcW w:w="804" w:type="dxa"/>
                          </w:tcPr>
                          <w:p w14:paraId="006AF8CA" w14:textId="77777777" w:rsidR="00D62403" w:rsidRDefault="00D62403">
                            <w:pPr>
                              <w:pStyle w:val="TableParagraph"/>
                              <w:spacing w:line="144" w:lineRule="exact"/>
                              <w:ind w:left="172"/>
                              <w:jc w:val="left"/>
                              <w:rPr>
                                <w:sz w:val="16"/>
                              </w:rPr>
                            </w:pPr>
                            <w:r>
                              <w:rPr>
                                <w:spacing w:val="-2"/>
                                <w:sz w:val="16"/>
                              </w:rPr>
                              <w:t>100.00</w:t>
                            </w:r>
                          </w:p>
                          <w:p w14:paraId="22D706F8" w14:textId="77777777" w:rsidR="00D62403" w:rsidRDefault="00D62403">
                            <w:pPr>
                              <w:pStyle w:val="TableParagraph"/>
                              <w:spacing w:before="7" w:line="155" w:lineRule="exact"/>
                              <w:ind w:left="172"/>
                              <w:jc w:val="left"/>
                              <w:rPr>
                                <w:sz w:val="16"/>
                              </w:rPr>
                            </w:pPr>
                            <w:r>
                              <w:rPr>
                                <w:spacing w:val="-2"/>
                                <w:sz w:val="16"/>
                              </w:rPr>
                              <w:t>100.00</w:t>
                            </w:r>
                          </w:p>
                        </w:tc>
                      </w:tr>
                      <w:tr w:rsidR="00D62403" w14:paraId="265C127F" w14:textId="77777777">
                        <w:trPr>
                          <w:trHeight w:val="230"/>
                        </w:trPr>
                        <w:tc>
                          <w:tcPr>
                            <w:tcW w:w="2522" w:type="dxa"/>
                            <w:tcBorders>
                              <w:bottom w:val="double" w:sz="4" w:space="0" w:color="000000"/>
                            </w:tcBorders>
                          </w:tcPr>
                          <w:p w14:paraId="7BF8A78A" w14:textId="77777777" w:rsidR="00D62403" w:rsidRDefault="00D62403">
                            <w:pPr>
                              <w:pStyle w:val="TableParagraph"/>
                              <w:spacing w:before="14" w:line="240" w:lineRule="auto"/>
                              <w:ind w:left="119"/>
                              <w:jc w:val="left"/>
                              <w:rPr>
                                <w:sz w:val="16"/>
                              </w:rPr>
                            </w:pPr>
                            <w:r>
                              <w:rPr>
                                <w:spacing w:val="-2"/>
                                <w:w w:val="110"/>
                                <w:sz w:val="16"/>
                              </w:rPr>
                              <w:t>Total</w:t>
                            </w:r>
                          </w:p>
                        </w:tc>
                        <w:tc>
                          <w:tcPr>
                            <w:tcW w:w="1399" w:type="dxa"/>
                            <w:tcBorders>
                              <w:bottom w:val="double" w:sz="4" w:space="0" w:color="000000"/>
                            </w:tcBorders>
                          </w:tcPr>
                          <w:p w14:paraId="0D405149" w14:textId="77777777" w:rsidR="00D62403" w:rsidRDefault="00D62403">
                            <w:pPr>
                              <w:pStyle w:val="TableParagraph"/>
                              <w:spacing w:before="14" w:line="240" w:lineRule="auto"/>
                              <w:ind w:left="42"/>
                              <w:rPr>
                                <w:sz w:val="16"/>
                              </w:rPr>
                            </w:pPr>
                            <w:r>
                              <w:rPr>
                                <w:spacing w:val="-4"/>
                                <w:sz w:val="16"/>
                              </w:rPr>
                              <w:t>1044</w:t>
                            </w:r>
                          </w:p>
                        </w:tc>
                        <w:tc>
                          <w:tcPr>
                            <w:tcW w:w="1424" w:type="dxa"/>
                            <w:tcBorders>
                              <w:bottom w:val="double" w:sz="4" w:space="0" w:color="000000"/>
                            </w:tcBorders>
                          </w:tcPr>
                          <w:p w14:paraId="777B07DA" w14:textId="77777777" w:rsidR="00D62403" w:rsidRDefault="00D62403">
                            <w:pPr>
                              <w:pStyle w:val="TableParagraph"/>
                              <w:spacing w:before="14" w:line="240" w:lineRule="auto"/>
                              <w:ind w:left="37" w:right="1"/>
                              <w:rPr>
                                <w:sz w:val="16"/>
                              </w:rPr>
                            </w:pPr>
                            <w:r>
                              <w:rPr>
                                <w:spacing w:val="-2"/>
                                <w:sz w:val="16"/>
                              </w:rPr>
                              <w:t>83.86</w:t>
                            </w:r>
                          </w:p>
                        </w:tc>
                        <w:tc>
                          <w:tcPr>
                            <w:tcW w:w="1287" w:type="dxa"/>
                            <w:tcBorders>
                              <w:bottom w:val="double" w:sz="4" w:space="0" w:color="000000"/>
                            </w:tcBorders>
                          </w:tcPr>
                          <w:p w14:paraId="45E92816" w14:textId="77777777" w:rsidR="00D62403" w:rsidRDefault="00D62403">
                            <w:pPr>
                              <w:pStyle w:val="TableParagraph"/>
                              <w:spacing w:before="14" w:line="240" w:lineRule="auto"/>
                              <w:ind w:left="2" w:right="1"/>
                              <w:rPr>
                                <w:sz w:val="16"/>
                              </w:rPr>
                            </w:pPr>
                            <w:r>
                              <w:rPr>
                                <w:spacing w:val="-5"/>
                                <w:sz w:val="16"/>
                              </w:rPr>
                              <w:t>201</w:t>
                            </w:r>
                          </w:p>
                        </w:tc>
                        <w:tc>
                          <w:tcPr>
                            <w:tcW w:w="1079" w:type="dxa"/>
                            <w:tcBorders>
                              <w:bottom w:val="double" w:sz="4" w:space="0" w:color="000000"/>
                            </w:tcBorders>
                          </w:tcPr>
                          <w:p w14:paraId="1CB3B16E" w14:textId="77777777" w:rsidR="00D62403" w:rsidRDefault="00D62403">
                            <w:pPr>
                              <w:pStyle w:val="TableParagraph"/>
                              <w:spacing w:before="14" w:line="240" w:lineRule="auto"/>
                              <w:ind w:left="502"/>
                              <w:jc w:val="left"/>
                              <w:rPr>
                                <w:sz w:val="16"/>
                              </w:rPr>
                            </w:pPr>
                            <w:r>
                              <w:rPr>
                                <w:spacing w:val="-4"/>
                                <w:w w:val="105"/>
                                <w:sz w:val="16"/>
                              </w:rPr>
                              <w:t>16.14</w:t>
                            </w:r>
                          </w:p>
                        </w:tc>
                        <w:tc>
                          <w:tcPr>
                            <w:tcW w:w="701" w:type="dxa"/>
                            <w:tcBorders>
                              <w:bottom w:val="double" w:sz="4" w:space="0" w:color="000000"/>
                            </w:tcBorders>
                          </w:tcPr>
                          <w:p w14:paraId="34AA8FD8" w14:textId="77777777" w:rsidR="00D62403" w:rsidRDefault="00D62403">
                            <w:pPr>
                              <w:pStyle w:val="TableParagraph"/>
                              <w:spacing w:before="14" w:line="240" w:lineRule="auto"/>
                              <w:ind w:left="193"/>
                              <w:jc w:val="left"/>
                              <w:rPr>
                                <w:sz w:val="16"/>
                              </w:rPr>
                            </w:pPr>
                            <w:r>
                              <w:rPr>
                                <w:spacing w:val="-4"/>
                                <w:sz w:val="16"/>
                              </w:rPr>
                              <w:t>1245</w:t>
                            </w:r>
                          </w:p>
                        </w:tc>
                        <w:tc>
                          <w:tcPr>
                            <w:tcW w:w="804" w:type="dxa"/>
                            <w:tcBorders>
                              <w:bottom w:val="double" w:sz="4" w:space="0" w:color="000000"/>
                            </w:tcBorders>
                          </w:tcPr>
                          <w:p w14:paraId="0E5D24DE" w14:textId="77777777" w:rsidR="00D62403" w:rsidRDefault="00D62403">
                            <w:pPr>
                              <w:pStyle w:val="TableParagraph"/>
                              <w:spacing w:before="14" w:line="240" w:lineRule="auto"/>
                              <w:ind w:left="172"/>
                              <w:jc w:val="left"/>
                              <w:rPr>
                                <w:sz w:val="16"/>
                              </w:rPr>
                            </w:pPr>
                            <w:r>
                              <w:rPr>
                                <w:spacing w:val="-2"/>
                                <w:sz w:val="16"/>
                              </w:rPr>
                              <w:t>100.00</w:t>
                            </w:r>
                          </w:p>
                        </w:tc>
                      </w:tr>
                    </w:tbl>
                    <w:p w14:paraId="353E4E4E" w14:textId="77777777" w:rsidR="00D62403" w:rsidRDefault="00D62403" w:rsidP="00D62403">
                      <w:pPr>
                        <w:pStyle w:val="BodyText"/>
                      </w:pPr>
                    </w:p>
                  </w:txbxContent>
                </v:textbox>
                <w10:wrap anchorx="page"/>
              </v:shape>
            </w:pict>
          </mc:Fallback>
        </mc:AlternateContent>
      </w:r>
      <w:r>
        <w:t>Table</w:t>
      </w:r>
      <w:r>
        <w:rPr>
          <w:spacing w:val="7"/>
        </w:rPr>
        <w:t xml:space="preserve"> </w:t>
      </w:r>
      <w:r>
        <w:t>18:</w:t>
      </w:r>
      <w:r>
        <w:rPr>
          <w:spacing w:val="28"/>
        </w:rPr>
        <w:t xml:space="preserve"> </w:t>
      </w:r>
      <w:r>
        <w:t>Cross</w:t>
      </w:r>
      <w:r>
        <w:rPr>
          <w:spacing w:val="8"/>
        </w:rPr>
        <w:t xml:space="preserve"> </w:t>
      </w:r>
      <w:r>
        <w:t>Tabulation</w:t>
      </w:r>
      <w:r>
        <w:rPr>
          <w:spacing w:val="8"/>
        </w:rPr>
        <w:t xml:space="preserve"> </w:t>
      </w:r>
      <w:r>
        <w:t>of</w:t>
      </w:r>
      <w:r>
        <w:rPr>
          <w:spacing w:val="7"/>
        </w:rPr>
        <w:t xml:space="preserve"> </w:t>
      </w:r>
      <w:r>
        <w:t>Acute</w:t>
      </w:r>
      <w:r>
        <w:rPr>
          <w:spacing w:val="8"/>
        </w:rPr>
        <w:t xml:space="preserve"> </w:t>
      </w:r>
      <w:r>
        <w:t>Food</w:t>
      </w:r>
      <w:r>
        <w:rPr>
          <w:spacing w:val="8"/>
        </w:rPr>
        <w:t xml:space="preserve"> </w:t>
      </w:r>
      <w:r>
        <w:t>Insecurity</w:t>
      </w:r>
      <w:r>
        <w:rPr>
          <w:spacing w:val="8"/>
        </w:rPr>
        <w:t xml:space="preserve"> </w:t>
      </w:r>
      <w:r>
        <w:t>(CAR_FES</w:t>
      </w:r>
      <w:r>
        <w:rPr>
          <w:spacing w:val="7"/>
        </w:rPr>
        <w:t xml:space="preserve"> </w:t>
      </w:r>
      <w:r>
        <w:t>vs.</w:t>
      </w:r>
      <w:r>
        <w:rPr>
          <w:spacing w:val="28"/>
        </w:rPr>
        <w:t xml:space="preserve"> </w:t>
      </w:r>
      <w:r>
        <w:rPr>
          <w:spacing w:val="-2"/>
        </w:rPr>
        <w:t>CARI_Income)</w:t>
      </w:r>
    </w:p>
    <w:p w14:paraId="09B96275" w14:textId="77777777" w:rsidR="00D62403" w:rsidRDefault="00D62403" w:rsidP="00D62403">
      <w:pPr>
        <w:pStyle w:val="BodyText"/>
        <w:spacing w:before="4"/>
        <w:rPr>
          <w:sz w:val="18"/>
        </w:rPr>
      </w:pPr>
      <w:r>
        <w:rPr>
          <w:noProof/>
        </w:rPr>
        <mc:AlternateContent>
          <mc:Choice Requires="wpg">
            <w:drawing>
              <wp:anchor distT="0" distB="0" distL="0" distR="0" simplePos="0" relativeHeight="251658265" behindDoc="1" locked="0" layoutInCell="1" allowOverlap="1" wp14:anchorId="1F8E532A" wp14:editId="3219437B">
                <wp:simplePos x="0" y="0"/>
                <wp:positionH relativeFrom="page">
                  <wp:posOffset>959485</wp:posOffset>
                </wp:positionH>
                <wp:positionV relativeFrom="paragraph">
                  <wp:posOffset>147893</wp:posOffset>
                </wp:positionV>
                <wp:extent cx="5853430" cy="3556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3430" cy="35560"/>
                          <a:chOff x="0" y="0"/>
                          <a:chExt cx="5853430" cy="35560"/>
                        </a:xfrm>
                      </wpg:grpSpPr>
                      <wps:wsp>
                        <wps:cNvPr id="33" name="Graphic 33"/>
                        <wps:cNvSpPr/>
                        <wps:spPr>
                          <a:xfrm>
                            <a:off x="0" y="2527"/>
                            <a:ext cx="5853430" cy="1270"/>
                          </a:xfrm>
                          <a:custGeom>
                            <a:avLst/>
                            <a:gdLst/>
                            <a:ahLst/>
                            <a:cxnLst/>
                            <a:rect l="l" t="t" r="r" b="b"/>
                            <a:pathLst>
                              <a:path w="5853430">
                                <a:moveTo>
                                  <a:pt x="0" y="0"/>
                                </a:moveTo>
                                <a:lnTo>
                                  <a:pt x="5853430" y="0"/>
                                </a:lnTo>
                              </a:path>
                            </a:pathLst>
                          </a:custGeom>
                          <a:ln w="5054">
                            <a:solidFill>
                              <a:srgbClr val="000000"/>
                            </a:solidFill>
                            <a:prstDash val="solid"/>
                          </a:ln>
                        </wps:spPr>
                        <wps:bodyPr wrap="square" lIns="0" tIns="0" rIns="0" bIns="0" rtlCol="0">
                          <a:prstTxWarp prst="textNoShape">
                            <a:avLst/>
                          </a:prstTxWarp>
                          <a:noAutofit/>
                        </wps:bodyPr>
                      </wps:wsp>
                      <wps:wsp>
                        <wps:cNvPr id="34" name="Graphic 34"/>
                        <wps:cNvSpPr/>
                        <wps:spPr>
                          <a:xfrm>
                            <a:off x="0" y="32892"/>
                            <a:ext cx="5853430" cy="1270"/>
                          </a:xfrm>
                          <a:custGeom>
                            <a:avLst/>
                            <a:gdLst/>
                            <a:ahLst/>
                            <a:cxnLst/>
                            <a:rect l="l" t="t" r="r" b="b"/>
                            <a:pathLst>
                              <a:path w="5853430">
                                <a:moveTo>
                                  <a:pt x="0" y="0"/>
                                </a:moveTo>
                                <a:lnTo>
                                  <a:pt x="585343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384BEF7F" id="Group 32" o:spid="_x0000_s1026" style="position:absolute;margin-left:75.55pt;margin-top:11.65pt;width:460.9pt;height:2.8pt;z-index:-251628544;mso-wrap-distance-left:0;mso-wrap-distance-right:0;mso-position-horizontal-relative:page" coordsize="58534,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">
                <v:shape id="Graphic 33" o:spid="_x0000_s1027" style="position:absolute;top:25;width:58534;height:12;visibility:visible;mso-wrap-style:square;v-text-anchor:top" coordsize="5853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" path="m,l5853430,e" filled="f" strokeweight=".14039mm">
                  <v:path arrowok="t"/>
                </v:shape>
                <v:shape id="Graphic 34" o:spid="_x0000_s1028" style="position:absolute;top:328;width:58534;height:13;visibility:visible;mso-wrap-style:square;v-text-anchor:top" coordsize="5853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" path="m,l5853430,e" filled="f" strokeweight=".14039mm">
                  <v:path arrowok="t"/>
                </v:shape>
                <w10:wrap type="topAndBottom" anchorx="page"/>
              </v:group>
            </w:pict>
          </mc:Fallback>
        </mc:AlternateContent>
      </w:r>
    </w:p>
    <w:p w14:paraId="2802C99E" w14:textId="77777777" w:rsidR="00D62403" w:rsidRDefault="00D62403" w:rsidP="00D62403">
      <w:pPr>
        <w:tabs>
          <w:tab w:val="left" w:pos="5780"/>
          <w:tab w:val="left" w:pos="8489"/>
        </w:tabs>
        <w:spacing w:before="175"/>
        <w:ind w:left="2962"/>
        <w:rPr>
          <w:sz w:val="16"/>
        </w:rPr>
      </w:pPr>
      <w:r>
        <w:rPr>
          <w:sz w:val="16"/>
        </w:rPr>
        <w:t>Food</w:t>
      </w:r>
      <w:r>
        <w:rPr>
          <w:spacing w:val="23"/>
          <w:sz w:val="16"/>
        </w:rPr>
        <w:t xml:space="preserve"> </w:t>
      </w:r>
      <w:r>
        <w:rPr>
          <w:sz w:val="16"/>
        </w:rPr>
        <w:t>insecure</w:t>
      </w:r>
      <w:r>
        <w:rPr>
          <w:spacing w:val="22"/>
          <w:sz w:val="16"/>
        </w:rPr>
        <w:t xml:space="preserve"> </w:t>
      </w:r>
      <w:r>
        <w:rPr>
          <w:sz w:val="16"/>
        </w:rPr>
        <w:t>with</w:t>
      </w:r>
      <w:r>
        <w:rPr>
          <w:spacing w:val="22"/>
          <w:sz w:val="16"/>
        </w:rPr>
        <w:t xml:space="preserve"> </w:t>
      </w:r>
      <w:r>
        <w:rPr>
          <w:spacing w:val="-5"/>
          <w:sz w:val="16"/>
        </w:rPr>
        <w:t>FES</w:t>
      </w:r>
      <w:r>
        <w:rPr>
          <w:sz w:val="16"/>
        </w:rPr>
        <w:tab/>
        <w:t>Food</w:t>
      </w:r>
      <w:r>
        <w:rPr>
          <w:spacing w:val="22"/>
          <w:sz w:val="16"/>
        </w:rPr>
        <w:t xml:space="preserve"> </w:t>
      </w:r>
      <w:r>
        <w:rPr>
          <w:sz w:val="16"/>
        </w:rPr>
        <w:t>secure</w:t>
      </w:r>
      <w:r>
        <w:rPr>
          <w:spacing w:val="24"/>
          <w:sz w:val="16"/>
        </w:rPr>
        <w:t xml:space="preserve"> </w:t>
      </w:r>
      <w:r>
        <w:rPr>
          <w:sz w:val="16"/>
        </w:rPr>
        <w:t>with</w:t>
      </w:r>
      <w:r>
        <w:rPr>
          <w:spacing w:val="22"/>
          <w:sz w:val="16"/>
        </w:rPr>
        <w:t xml:space="preserve"> </w:t>
      </w:r>
      <w:r>
        <w:rPr>
          <w:spacing w:val="-5"/>
          <w:sz w:val="16"/>
        </w:rPr>
        <w:t>FES</w:t>
      </w:r>
      <w:r>
        <w:rPr>
          <w:sz w:val="16"/>
        </w:rPr>
        <w:tab/>
      </w:r>
      <w:r>
        <w:rPr>
          <w:spacing w:val="-2"/>
          <w:sz w:val="16"/>
        </w:rPr>
        <w:t>Total</w:t>
      </w:r>
    </w:p>
    <w:p w14:paraId="0DFD8533" w14:textId="77777777" w:rsidR="00D62403" w:rsidRDefault="00D62403" w:rsidP="00D62403">
      <w:pPr>
        <w:rPr>
          <w:sz w:val="16"/>
        </w:rPr>
        <w:sectPr w:rsidR="00D62403">
          <w:pgSz w:w="12240" w:h="15840"/>
          <w:pgMar w:top="1340" w:right="1020" w:bottom="1080" w:left="900" w:header="0" w:footer="888" w:gutter="0"/>
          <w:cols w:space="720"/>
        </w:sectPr>
      </w:pPr>
    </w:p>
    <w:p w14:paraId="51EB9DFD" w14:textId="77777777" w:rsidR="00D62403" w:rsidRDefault="00D62403" w:rsidP="00D62403">
      <w:pPr>
        <w:pStyle w:val="Heading2"/>
        <w:numPr>
          <w:ilvl w:val="0"/>
          <w:numId w:val="8"/>
        </w:numPr>
        <w:tabs>
          <w:tab w:val="left" w:pos="1024"/>
        </w:tabs>
        <w:ind w:hanging="484"/>
      </w:pPr>
      <w:bookmarkStart w:id="3212" w:name="Regression_analysis"/>
      <w:bookmarkStart w:id="3213" w:name="_bookmark18"/>
      <w:bookmarkEnd w:id="3212"/>
      <w:bookmarkEnd w:id="3213"/>
      <w:r>
        <w:rPr>
          <w:spacing w:val="-7"/>
        </w:rPr>
        <w:t>Regression</w:t>
      </w:r>
      <w:r>
        <w:rPr>
          <w:spacing w:val="9"/>
        </w:rPr>
        <w:t xml:space="preserve"> </w:t>
      </w:r>
      <w:r>
        <w:rPr>
          <w:spacing w:val="-2"/>
        </w:rPr>
        <w:t>analysis</w:t>
      </w:r>
    </w:p>
    <w:p w14:paraId="5718D00C" w14:textId="071B40B3" w:rsidR="00D62403" w:rsidRDefault="00D62403" w:rsidP="00D62403">
      <w:pPr>
        <w:pStyle w:val="BodyText"/>
        <w:spacing w:before="282" w:line="314" w:lineRule="auto"/>
        <w:ind w:left="540" w:right="417"/>
        <w:jc w:val="both"/>
      </w:pPr>
      <w:r>
        <w:t xml:space="preserve">In this section of the analysis, regression analysis is conducted to determine the role of phone </w:t>
      </w:r>
      <w:r>
        <w:rPr>
          <w:spacing w:val="-4"/>
        </w:rPr>
        <w:t>ownership</w:t>
      </w:r>
      <w:r>
        <w:rPr>
          <w:spacing w:val="-5"/>
        </w:rPr>
        <w:t xml:space="preserve"> </w:t>
      </w:r>
      <w:r>
        <w:rPr>
          <w:spacing w:val="-4"/>
        </w:rPr>
        <w:t>and</w:t>
      </w:r>
      <w:r>
        <w:rPr>
          <w:spacing w:val="-5"/>
        </w:rPr>
        <w:t xml:space="preserve"> </w:t>
      </w:r>
      <w:r>
        <w:rPr>
          <w:spacing w:val="-4"/>
        </w:rPr>
        <w:t>modality</w:t>
      </w:r>
      <w:r>
        <w:rPr>
          <w:spacing w:val="-5"/>
        </w:rPr>
        <w:t xml:space="preserve"> </w:t>
      </w:r>
      <w:r>
        <w:rPr>
          <w:spacing w:val="-4"/>
        </w:rPr>
        <w:t>of</w:t>
      </w:r>
      <w:r>
        <w:rPr>
          <w:spacing w:val="-5"/>
        </w:rPr>
        <w:t xml:space="preserve"> </w:t>
      </w:r>
      <w:r>
        <w:rPr>
          <w:spacing w:val="-4"/>
        </w:rPr>
        <w:t>interview</w:t>
      </w:r>
      <w:r>
        <w:rPr>
          <w:spacing w:val="-5"/>
        </w:rPr>
        <w:t xml:space="preserve"> </w:t>
      </w:r>
      <w:r>
        <w:rPr>
          <w:spacing w:val="-4"/>
        </w:rPr>
        <w:t>administration</w:t>
      </w:r>
      <w:r>
        <w:rPr>
          <w:spacing w:val="-5"/>
        </w:rPr>
        <w:t xml:space="preserve"> </w:t>
      </w:r>
      <w:r>
        <w:rPr>
          <w:spacing w:val="-4"/>
        </w:rPr>
        <w:t>in</w:t>
      </w:r>
      <w:r>
        <w:rPr>
          <w:spacing w:val="-5"/>
        </w:rPr>
        <w:t xml:space="preserve"> </w:t>
      </w:r>
      <w:r>
        <w:rPr>
          <w:spacing w:val="-4"/>
        </w:rPr>
        <w:t>explaining</w:t>
      </w:r>
      <w:r>
        <w:rPr>
          <w:spacing w:val="-5"/>
        </w:rPr>
        <w:t xml:space="preserve"> </w:t>
      </w:r>
      <w:r>
        <w:rPr>
          <w:spacing w:val="-4"/>
        </w:rPr>
        <w:t>the</w:t>
      </w:r>
      <w:r>
        <w:rPr>
          <w:spacing w:val="-5"/>
        </w:rPr>
        <w:t xml:space="preserve"> </w:t>
      </w:r>
      <w:r>
        <w:rPr>
          <w:spacing w:val="-4"/>
        </w:rPr>
        <w:t>food</w:t>
      </w:r>
      <w:r>
        <w:rPr>
          <w:spacing w:val="-5"/>
        </w:rPr>
        <w:t xml:space="preserve"> </w:t>
      </w:r>
      <w:r>
        <w:rPr>
          <w:spacing w:val="-4"/>
        </w:rPr>
        <w:t>security</w:t>
      </w:r>
      <w:r>
        <w:rPr>
          <w:spacing w:val="-5"/>
        </w:rPr>
        <w:t xml:space="preserve"> </w:t>
      </w:r>
      <w:r>
        <w:rPr>
          <w:spacing w:val="-4"/>
        </w:rPr>
        <w:t>of</w:t>
      </w:r>
      <w:r>
        <w:rPr>
          <w:spacing w:val="-5"/>
        </w:rPr>
        <w:t xml:space="preserve"> </w:t>
      </w:r>
      <w:r>
        <w:rPr>
          <w:spacing w:val="-4"/>
        </w:rPr>
        <w:t>the</w:t>
      </w:r>
      <w:r>
        <w:rPr>
          <w:spacing w:val="-5"/>
        </w:rPr>
        <w:t xml:space="preserve"> </w:t>
      </w:r>
      <w:r>
        <w:rPr>
          <w:spacing w:val="-4"/>
        </w:rPr>
        <w:t xml:space="preserve">household </w:t>
      </w:r>
      <w:r>
        <w:t>controlling</w:t>
      </w:r>
      <w:r>
        <w:rPr>
          <w:spacing w:val="-2"/>
        </w:rPr>
        <w:t xml:space="preserve"> </w:t>
      </w:r>
      <w:r>
        <w:t>for</w:t>
      </w:r>
      <w:r>
        <w:rPr>
          <w:spacing w:val="-2"/>
        </w:rPr>
        <w:t xml:space="preserve"> </w:t>
      </w:r>
      <w:r>
        <w:t>individual</w:t>
      </w:r>
      <w:r>
        <w:rPr>
          <w:spacing w:val="-2"/>
        </w:rPr>
        <w:t xml:space="preserve"> </w:t>
      </w:r>
      <w:r>
        <w:t>and</w:t>
      </w:r>
      <w:r>
        <w:rPr>
          <w:spacing w:val="-2"/>
        </w:rPr>
        <w:t xml:space="preserve"> </w:t>
      </w:r>
      <w:r>
        <w:t>household</w:t>
      </w:r>
      <w:r>
        <w:rPr>
          <w:spacing w:val="-2"/>
        </w:rPr>
        <w:t xml:space="preserve"> </w:t>
      </w:r>
      <w:r>
        <w:t>level</w:t>
      </w:r>
      <w:r>
        <w:rPr>
          <w:spacing w:val="-2"/>
        </w:rPr>
        <w:t xml:space="preserve"> </w:t>
      </w:r>
      <w:r>
        <w:t>characteristics</w:t>
      </w:r>
      <w:del w:id="3214" w:author="Mohamed SALEM" w:date="2024-01-11T14:18:00Z">
        <w:r w:rsidDel="00986396">
          <w:rPr>
            <w:spacing w:val="-2"/>
          </w:rPr>
          <w:delText xml:space="preserve"> </w:delText>
        </w:r>
        <w:r w:rsidDel="00986396">
          <w:delText>collected</w:delText>
        </w:r>
        <w:r w:rsidDel="00986396">
          <w:rPr>
            <w:spacing w:val="-2"/>
          </w:rPr>
          <w:delText xml:space="preserve"> </w:delText>
        </w:r>
        <w:r w:rsidDel="00986396">
          <w:delText>at</w:delText>
        </w:r>
        <w:r w:rsidDel="00986396">
          <w:rPr>
            <w:spacing w:val="-2"/>
          </w:rPr>
          <w:delText xml:space="preserve"> </w:delText>
        </w:r>
        <w:r w:rsidDel="00986396">
          <w:delText>the</w:delText>
        </w:r>
        <w:r w:rsidDel="00986396">
          <w:rPr>
            <w:spacing w:val="-2"/>
          </w:rPr>
          <w:delText xml:space="preserve"> </w:delText>
        </w:r>
        <w:r w:rsidDel="00986396">
          <w:delText>listing</w:delText>
        </w:r>
      </w:del>
      <w:r>
        <w:t>.</w:t>
      </w:r>
    </w:p>
    <w:p w14:paraId="6DF22DBB" w14:textId="77777777" w:rsidR="00D62403" w:rsidRDefault="00D62403" w:rsidP="00D62403">
      <w:pPr>
        <w:pStyle w:val="BodyText"/>
        <w:spacing w:before="123"/>
        <w:ind w:left="540"/>
        <w:jc w:val="both"/>
      </w:pPr>
      <w:r>
        <w:rPr>
          <w:spacing w:val="-2"/>
        </w:rPr>
        <w:t>The</w:t>
      </w:r>
      <w:r>
        <w:rPr>
          <w:spacing w:val="-7"/>
        </w:rPr>
        <w:t xml:space="preserve"> </w:t>
      </w:r>
      <w:r>
        <w:rPr>
          <w:spacing w:val="-2"/>
        </w:rPr>
        <w:t>simple</w:t>
      </w:r>
      <w:r>
        <w:rPr>
          <w:spacing w:val="-6"/>
        </w:rPr>
        <w:t xml:space="preserve"> </w:t>
      </w:r>
      <w:r>
        <w:rPr>
          <w:spacing w:val="-2"/>
        </w:rPr>
        <w:t>regression</w:t>
      </w:r>
      <w:r>
        <w:rPr>
          <w:spacing w:val="-6"/>
        </w:rPr>
        <w:t xml:space="preserve"> </w:t>
      </w:r>
      <w:r>
        <w:rPr>
          <w:spacing w:val="-2"/>
        </w:rPr>
        <w:t>model</w:t>
      </w:r>
      <w:r>
        <w:rPr>
          <w:spacing w:val="-6"/>
        </w:rPr>
        <w:t xml:space="preserve"> </w:t>
      </w:r>
      <w:r>
        <w:rPr>
          <w:spacing w:val="-2"/>
        </w:rPr>
        <w:t>specified</w:t>
      </w:r>
      <w:r>
        <w:rPr>
          <w:spacing w:val="-6"/>
        </w:rPr>
        <w:t xml:space="preserve"> </w:t>
      </w:r>
      <w:r>
        <w:rPr>
          <w:spacing w:val="-2"/>
        </w:rPr>
        <w:t>is</w:t>
      </w:r>
      <w:r>
        <w:rPr>
          <w:spacing w:val="-6"/>
        </w:rPr>
        <w:t xml:space="preserve"> </w:t>
      </w:r>
      <w:r>
        <w:rPr>
          <w:spacing w:val="-2"/>
        </w:rPr>
        <w:t>given</w:t>
      </w:r>
      <w:r>
        <w:rPr>
          <w:spacing w:val="-6"/>
        </w:rPr>
        <w:t xml:space="preserve"> </w:t>
      </w:r>
      <w:r>
        <w:rPr>
          <w:spacing w:val="-2"/>
        </w:rPr>
        <w:t>as</w:t>
      </w:r>
      <w:r>
        <w:rPr>
          <w:spacing w:val="-6"/>
        </w:rPr>
        <w:t xml:space="preserve"> </w:t>
      </w:r>
      <w:r>
        <w:rPr>
          <w:spacing w:val="-2"/>
        </w:rPr>
        <w:t>follows:</w:t>
      </w:r>
    </w:p>
    <w:p w14:paraId="7ED142CF" w14:textId="77777777" w:rsidR="00D62403" w:rsidRDefault="00D62403" w:rsidP="00D62403">
      <w:pPr>
        <w:pStyle w:val="BodyText"/>
      </w:pPr>
    </w:p>
    <w:p w14:paraId="3CFD0459" w14:textId="77777777" w:rsidR="00D62403" w:rsidRDefault="00D62403" w:rsidP="00D62403">
      <w:pPr>
        <w:pStyle w:val="BodyText"/>
        <w:spacing w:before="19"/>
      </w:pPr>
    </w:p>
    <w:p w14:paraId="519C9BA1" w14:textId="77777777" w:rsidR="00D62403" w:rsidRDefault="00D62403" w:rsidP="00D62403">
      <w:pPr>
        <w:ind w:left="630" w:right="511"/>
        <w:jc w:val="center"/>
        <w:rPr>
          <w:rFonts w:ascii="Calibri"/>
          <w:i/>
        </w:rPr>
      </w:pPr>
      <w:r>
        <w:rPr>
          <w:rFonts w:ascii="Calibri"/>
          <w:i/>
          <w:w w:val="125"/>
        </w:rPr>
        <w:t>y</w:t>
      </w:r>
      <w:r>
        <w:rPr>
          <w:rFonts w:ascii="Calibri"/>
          <w:i/>
          <w:w w:val="125"/>
          <w:vertAlign w:val="subscript"/>
        </w:rPr>
        <w:t>i</w:t>
      </w:r>
      <w:r>
        <w:rPr>
          <w:rFonts w:ascii="Calibri"/>
          <w:i/>
          <w:spacing w:val="-10"/>
          <w:w w:val="125"/>
        </w:rPr>
        <w:t xml:space="preserve"> </w:t>
      </w:r>
      <w:r>
        <w:rPr>
          <w:w w:val="125"/>
        </w:rPr>
        <w:t>=</w:t>
      </w:r>
      <w:r>
        <w:rPr>
          <w:spacing w:val="-12"/>
          <w:w w:val="125"/>
        </w:rPr>
        <w:t xml:space="preserve"> </w:t>
      </w:r>
      <w:r>
        <w:rPr>
          <w:rFonts w:ascii="Calibri"/>
          <w:i/>
          <w:w w:val="125"/>
        </w:rPr>
        <w:t>m</w:t>
      </w:r>
      <w:r>
        <w:rPr>
          <w:rFonts w:ascii="Calibri"/>
          <w:i/>
          <w:w w:val="125"/>
          <w:vertAlign w:val="subscript"/>
        </w:rPr>
        <w:t>i</w:t>
      </w:r>
      <w:r>
        <w:rPr>
          <w:rFonts w:ascii="Calibri"/>
          <w:i/>
          <w:spacing w:val="-9"/>
          <w:w w:val="125"/>
        </w:rPr>
        <w:t xml:space="preserve"> </w:t>
      </w:r>
      <w:r>
        <w:rPr>
          <w:w w:val="125"/>
        </w:rPr>
        <w:t>+</w:t>
      </w:r>
      <w:r>
        <w:rPr>
          <w:spacing w:val="-18"/>
          <w:w w:val="125"/>
        </w:rPr>
        <w:t xml:space="preserve"> </w:t>
      </w:r>
      <w:r>
        <w:rPr>
          <w:rFonts w:ascii="Calibri"/>
          <w:i/>
          <w:w w:val="125"/>
        </w:rPr>
        <w:t>p</w:t>
      </w:r>
      <w:r>
        <w:rPr>
          <w:rFonts w:ascii="Calibri"/>
          <w:i/>
          <w:w w:val="125"/>
          <w:vertAlign w:val="subscript"/>
        </w:rPr>
        <w:t>i</w:t>
      </w:r>
      <w:r>
        <w:rPr>
          <w:rFonts w:ascii="Calibri"/>
          <w:i/>
          <w:spacing w:val="-9"/>
          <w:w w:val="125"/>
        </w:rPr>
        <w:t xml:space="preserve"> </w:t>
      </w:r>
      <w:r>
        <w:rPr>
          <w:w w:val="125"/>
        </w:rPr>
        <w:t>+</w:t>
      </w:r>
      <w:r>
        <w:rPr>
          <w:spacing w:val="-18"/>
          <w:w w:val="125"/>
        </w:rPr>
        <w:t xml:space="preserve"> </w:t>
      </w:r>
      <w:r>
        <w:rPr>
          <w:rFonts w:ascii="Calibri"/>
          <w:i/>
          <w:w w:val="125"/>
        </w:rPr>
        <w:t>x</w:t>
      </w:r>
      <w:r>
        <w:rPr>
          <w:rFonts w:ascii="Calibri"/>
          <w:i/>
          <w:w w:val="125"/>
          <w:vertAlign w:val="subscript"/>
        </w:rPr>
        <w:t>i</w:t>
      </w:r>
      <w:r>
        <w:rPr>
          <w:rFonts w:ascii="Calibri"/>
          <w:i/>
          <w:spacing w:val="-10"/>
          <w:w w:val="125"/>
        </w:rPr>
        <w:t xml:space="preserve"> </w:t>
      </w:r>
      <w:r>
        <w:rPr>
          <w:w w:val="125"/>
        </w:rPr>
        <w:t>+</w:t>
      </w:r>
      <w:r>
        <w:rPr>
          <w:spacing w:val="-18"/>
          <w:w w:val="125"/>
        </w:rPr>
        <w:t xml:space="preserve"> </w:t>
      </w:r>
      <w:r>
        <w:rPr>
          <w:rFonts w:ascii="Calibri"/>
          <w:i/>
          <w:spacing w:val="-10"/>
          <w:w w:val="125"/>
        </w:rPr>
        <w:t>u</w:t>
      </w:r>
    </w:p>
    <w:p w14:paraId="000B4C67" w14:textId="77777777" w:rsidR="00D62403" w:rsidRDefault="00D62403" w:rsidP="00D62403">
      <w:pPr>
        <w:pStyle w:val="BodyText"/>
        <w:spacing w:before="68"/>
        <w:rPr>
          <w:rFonts w:ascii="Calibri"/>
          <w:i/>
        </w:rPr>
      </w:pPr>
    </w:p>
    <w:p w14:paraId="4C7EC7E2" w14:textId="20EA33D3" w:rsidR="00D62403" w:rsidRDefault="00D62403" w:rsidP="00D62403">
      <w:pPr>
        <w:pStyle w:val="BodyText"/>
        <w:spacing w:before="1" w:line="297" w:lineRule="auto"/>
        <w:ind w:left="539" w:right="416"/>
        <w:jc w:val="both"/>
      </w:pPr>
      <w:r>
        <w:t xml:space="preserve">where </w:t>
      </w:r>
      <w:r>
        <w:rPr>
          <w:rFonts w:ascii="Calibri" w:hAnsi="Calibri"/>
          <w:i/>
          <w:w w:val="125"/>
        </w:rPr>
        <w:t>y</w:t>
      </w:r>
      <w:r>
        <w:rPr>
          <w:rFonts w:ascii="Calibri" w:hAnsi="Calibri"/>
          <w:i/>
          <w:w w:val="125"/>
          <w:vertAlign w:val="subscript"/>
        </w:rPr>
        <w:t>i</w:t>
      </w:r>
      <w:r>
        <w:rPr>
          <w:rFonts w:ascii="Calibri" w:hAnsi="Calibri"/>
          <w:i/>
          <w:w w:val="125"/>
        </w:rPr>
        <w:t xml:space="preserve"> </w:t>
      </w:r>
      <w:r>
        <w:t xml:space="preserve">is a binary indicator of the food security status of the </w:t>
      </w:r>
      <w:r>
        <w:rPr>
          <w:rFonts w:ascii="Calibri" w:hAnsi="Calibri"/>
          <w:i/>
          <w:w w:val="125"/>
        </w:rPr>
        <w:t>i</w:t>
      </w:r>
      <w:r>
        <w:rPr>
          <w:rFonts w:ascii="Calibri" w:hAnsi="Calibri"/>
          <w:i/>
          <w:w w:val="125"/>
          <w:vertAlign w:val="superscript"/>
        </w:rPr>
        <w:t>th</w:t>
      </w:r>
      <w:r>
        <w:rPr>
          <w:rFonts w:ascii="Calibri" w:hAnsi="Calibri"/>
          <w:i/>
          <w:w w:val="125"/>
        </w:rPr>
        <w:t xml:space="preserve"> </w:t>
      </w:r>
      <w:r>
        <w:t xml:space="preserve">household taking the value of </w:t>
      </w:r>
      <w:r>
        <w:rPr>
          <w:spacing w:val="-2"/>
        </w:rPr>
        <w:t>one</w:t>
      </w:r>
      <w:r>
        <w:rPr>
          <w:spacing w:val="-8"/>
        </w:rPr>
        <w:t xml:space="preserve"> </w:t>
      </w:r>
      <w:r>
        <w:rPr>
          <w:spacing w:val="-2"/>
        </w:rPr>
        <w:t>if</w:t>
      </w:r>
      <w:r>
        <w:rPr>
          <w:spacing w:val="-8"/>
        </w:rPr>
        <w:t xml:space="preserve"> </w:t>
      </w:r>
      <w:r>
        <w:rPr>
          <w:spacing w:val="-2"/>
        </w:rPr>
        <w:t>the</w:t>
      </w:r>
      <w:r>
        <w:rPr>
          <w:spacing w:val="-8"/>
        </w:rPr>
        <w:t xml:space="preserve"> </w:t>
      </w:r>
      <w:r>
        <w:rPr>
          <w:spacing w:val="-2"/>
        </w:rPr>
        <w:t>respondent</w:t>
      </w:r>
      <w:r>
        <w:rPr>
          <w:spacing w:val="-8"/>
        </w:rPr>
        <w:t xml:space="preserve"> </w:t>
      </w:r>
      <w:r>
        <w:rPr>
          <w:spacing w:val="-2"/>
        </w:rPr>
        <w:t>is</w:t>
      </w:r>
      <w:r>
        <w:rPr>
          <w:spacing w:val="-8"/>
        </w:rPr>
        <w:t xml:space="preserve"> </w:t>
      </w:r>
      <w:r>
        <w:rPr>
          <w:spacing w:val="-2"/>
        </w:rPr>
        <w:t>food</w:t>
      </w:r>
      <w:r>
        <w:rPr>
          <w:spacing w:val="-8"/>
        </w:rPr>
        <w:t xml:space="preserve"> </w:t>
      </w:r>
      <w:r>
        <w:rPr>
          <w:spacing w:val="-2"/>
        </w:rPr>
        <w:t>secure</w:t>
      </w:r>
      <w:r>
        <w:rPr>
          <w:spacing w:val="-8"/>
        </w:rPr>
        <w:t xml:space="preserve"> </w:t>
      </w:r>
      <w:r>
        <w:rPr>
          <w:spacing w:val="-2"/>
        </w:rPr>
        <w:t>and</w:t>
      </w:r>
      <w:r>
        <w:rPr>
          <w:spacing w:val="-8"/>
        </w:rPr>
        <w:t xml:space="preserve"> </w:t>
      </w:r>
      <w:r>
        <w:rPr>
          <w:spacing w:val="-2"/>
        </w:rPr>
        <w:t>zero</w:t>
      </w:r>
      <w:r>
        <w:rPr>
          <w:spacing w:val="-8"/>
        </w:rPr>
        <w:t xml:space="preserve"> </w:t>
      </w:r>
      <w:r>
        <w:rPr>
          <w:spacing w:val="-2"/>
        </w:rPr>
        <w:t>otherwise</w:t>
      </w:r>
      <w:ins w:id="3215" w:author="Alirah WEYORI" w:date="2024-01-15T10:50:00Z">
        <w:r w:rsidR="00C903BC">
          <w:rPr>
            <w:spacing w:val="-2"/>
          </w:rPr>
          <w:t xml:space="preserve"> </w:t>
        </w:r>
        <w:r w:rsidR="00C903BC" w:rsidRPr="00C903BC">
          <w:rPr>
            <w:spacing w:val="-2"/>
          </w:rPr>
          <w:t>(calculated independently for FES and income indicators</w:t>
        </w:r>
      </w:ins>
      <w:ins w:id="3216" w:author="Alirah WEYORI" w:date="2024-01-15T10:51:00Z">
        <w:r w:rsidR="008A5172">
          <w:rPr>
            <w:spacing w:val="-2"/>
          </w:rPr>
          <w:t xml:space="preserve"> respectively</w:t>
        </w:r>
      </w:ins>
      <w:ins w:id="3217" w:author="Alirah WEYORI" w:date="2024-01-15T10:50:00Z">
        <w:r w:rsidR="00C903BC" w:rsidRPr="00C903BC">
          <w:rPr>
            <w:spacing w:val="-2"/>
          </w:rPr>
          <w:t>)</w:t>
        </w:r>
      </w:ins>
      <w:r>
        <w:rPr>
          <w:spacing w:val="-2"/>
        </w:rPr>
        <w:t>,</w:t>
      </w:r>
      <w:r>
        <w:rPr>
          <w:spacing w:val="-7"/>
        </w:rPr>
        <w:t xml:space="preserve"> </w:t>
      </w:r>
      <w:r>
        <w:rPr>
          <w:rFonts w:ascii="Calibri" w:hAnsi="Calibri"/>
          <w:i/>
          <w:spacing w:val="-2"/>
        </w:rPr>
        <w:t>x</w:t>
      </w:r>
      <w:r>
        <w:rPr>
          <w:rFonts w:ascii="Calibri" w:hAnsi="Calibri"/>
          <w:i/>
          <w:spacing w:val="-2"/>
          <w:vertAlign w:val="subscript"/>
        </w:rPr>
        <w:t>i</w:t>
      </w:r>
      <w:r>
        <w:rPr>
          <w:rFonts w:ascii="Calibri" w:hAnsi="Calibri"/>
          <w:i/>
          <w:spacing w:val="-2"/>
        </w:rPr>
        <w:t xml:space="preserve"> </w:t>
      </w:r>
      <w:r>
        <w:rPr>
          <w:spacing w:val="-2"/>
        </w:rPr>
        <w:t>captures</w:t>
      </w:r>
      <w:r>
        <w:rPr>
          <w:spacing w:val="-8"/>
        </w:rPr>
        <w:t xml:space="preserve"> </w:t>
      </w:r>
      <w:r>
        <w:rPr>
          <w:spacing w:val="-2"/>
        </w:rPr>
        <w:t>the</w:t>
      </w:r>
      <w:r>
        <w:rPr>
          <w:spacing w:val="-8"/>
        </w:rPr>
        <w:t xml:space="preserve"> </w:t>
      </w:r>
      <w:r>
        <w:rPr>
          <w:spacing w:val="-2"/>
        </w:rPr>
        <w:t>respondent’s</w:t>
      </w:r>
      <w:r>
        <w:rPr>
          <w:spacing w:val="-8"/>
        </w:rPr>
        <w:t xml:space="preserve"> </w:t>
      </w:r>
      <w:r>
        <w:rPr>
          <w:spacing w:val="-2"/>
        </w:rPr>
        <w:t>and</w:t>
      </w:r>
      <w:r>
        <w:rPr>
          <w:spacing w:val="-8"/>
        </w:rPr>
        <w:t xml:space="preserve"> </w:t>
      </w:r>
      <w:r>
        <w:rPr>
          <w:spacing w:val="-2"/>
        </w:rPr>
        <w:t xml:space="preserve">household </w:t>
      </w:r>
      <w:r>
        <w:rPr>
          <w:spacing w:val="-4"/>
        </w:rPr>
        <w:t>characteristics</w:t>
      </w:r>
      <w:r>
        <w:rPr>
          <w:spacing w:val="-7"/>
        </w:rPr>
        <w:t xml:space="preserve"> </w:t>
      </w:r>
      <w:r>
        <w:rPr>
          <w:spacing w:val="-4"/>
        </w:rPr>
        <w:t>such</w:t>
      </w:r>
      <w:r>
        <w:rPr>
          <w:spacing w:val="-7"/>
        </w:rPr>
        <w:t xml:space="preserve"> </w:t>
      </w:r>
      <w:r>
        <w:rPr>
          <w:spacing w:val="-4"/>
        </w:rPr>
        <w:t>as</w:t>
      </w:r>
      <w:r>
        <w:rPr>
          <w:spacing w:val="-7"/>
        </w:rPr>
        <w:t xml:space="preserve"> </w:t>
      </w:r>
      <w:r>
        <w:rPr>
          <w:spacing w:val="-4"/>
        </w:rPr>
        <w:t>age</w:t>
      </w:r>
      <w:r>
        <w:rPr>
          <w:spacing w:val="-7"/>
        </w:rPr>
        <w:t xml:space="preserve"> </w:t>
      </w:r>
      <w:r>
        <w:rPr>
          <w:spacing w:val="-4"/>
        </w:rPr>
        <w:t>of</w:t>
      </w:r>
      <w:r>
        <w:rPr>
          <w:spacing w:val="-7"/>
        </w:rPr>
        <w:t xml:space="preserve"> </w:t>
      </w:r>
      <w:r>
        <w:rPr>
          <w:spacing w:val="-4"/>
        </w:rPr>
        <w:t>respondent, sex, education</w:t>
      </w:r>
      <w:r>
        <w:rPr>
          <w:spacing w:val="-7"/>
        </w:rPr>
        <w:t xml:space="preserve"> </w:t>
      </w:r>
      <w:r>
        <w:rPr>
          <w:spacing w:val="-4"/>
        </w:rPr>
        <w:t>in</w:t>
      </w:r>
      <w:r>
        <w:rPr>
          <w:spacing w:val="-7"/>
        </w:rPr>
        <w:t xml:space="preserve"> </w:t>
      </w:r>
      <w:r>
        <w:rPr>
          <w:spacing w:val="-4"/>
        </w:rPr>
        <w:t>years, household</w:t>
      </w:r>
      <w:r>
        <w:rPr>
          <w:spacing w:val="-7"/>
        </w:rPr>
        <w:t xml:space="preserve"> </w:t>
      </w:r>
      <w:r>
        <w:rPr>
          <w:spacing w:val="-4"/>
        </w:rPr>
        <w:t>size, presence</w:t>
      </w:r>
      <w:r>
        <w:rPr>
          <w:spacing w:val="-7"/>
        </w:rPr>
        <w:t xml:space="preserve"> </w:t>
      </w:r>
      <w:r>
        <w:rPr>
          <w:spacing w:val="-4"/>
        </w:rPr>
        <w:t>of</w:t>
      </w:r>
      <w:r>
        <w:rPr>
          <w:spacing w:val="-7"/>
        </w:rPr>
        <w:t xml:space="preserve"> </w:t>
      </w:r>
      <w:r>
        <w:rPr>
          <w:spacing w:val="-4"/>
        </w:rPr>
        <w:t xml:space="preserve">disable </w:t>
      </w:r>
      <w:r>
        <w:t>persons</w:t>
      </w:r>
      <w:r>
        <w:rPr>
          <w:spacing w:val="-6"/>
        </w:rPr>
        <w:t xml:space="preserve"> </w:t>
      </w:r>
      <w:r>
        <w:t>in</w:t>
      </w:r>
      <w:r>
        <w:rPr>
          <w:spacing w:val="-7"/>
        </w:rPr>
        <w:t xml:space="preserve"> </w:t>
      </w:r>
      <w:r>
        <w:t>the</w:t>
      </w:r>
      <w:r>
        <w:rPr>
          <w:spacing w:val="-6"/>
        </w:rPr>
        <w:t xml:space="preserve"> </w:t>
      </w:r>
      <w:r>
        <w:t>household</w:t>
      </w:r>
      <w:r>
        <w:rPr>
          <w:spacing w:val="-7"/>
        </w:rPr>
        <w:t xml:space="preserve"> </w:t>
      </w:r>
      <w:r>
        <w:t>and</w:t>
      </w:r>
      <w:r>
        <w:rPr>
          <w:spacing w:val="-7"/>
        </w:rPr>
        <w:t xml:space="preserve"> </w:t>
      </w:r>
      <w:r>
        <w:t>dependency</w:t>
      </w:r>
      <w:r>
        <w:rPr>
          <w:spacing w:val="-6"/>
        </w:rPr>
        <w:t xml:space="preserve"> </w:t>
      </w:r>
      <w:r>
        <w:t>ratio,</w:t>
      </w:r>
      <w:r>
        <w:rPr>
          <w:spacing w:val="-5"/>
        </w:rPr>
        <w:t xml:space="preserve"> </w:t>
      </w:r>
      <w:r>
        <w:rPr>
          <w:rFonts w:ascii="Calibri" w:hAnsi="Calibri"/>
          <w:i/>
          <w:w w:val="125"/>
        </w:rPr>
        <w:t>m</w:t>
      </w:r>
      <w:r>
        <w:rPr>
          <w:rFonts w:ascii="Calibri" w:hAnsi="Calibri"/>
          <w:i/>
          <w:w w:val="125"/>
          <w:vertAlign w:val="subscript"/>
        </w:rPr>
        <w:t>i</w:t>
      </w:r>
      <w:r>
        <w:rPr>
          <w:rFonts w:ascii="Calibri" w:hAnsi="Calibri"/>
          <w:i/>
          <w:spacing w:val="-9"/>
          <w:w w:val="125"/>
        </w:rPr>
        <w:t xml:space="preserve"> </w:t>
      </w:r>
      <w:r>
        <w:t>is</w:t>
      </w:r>
      <w:r>
        <w:rPr>
          <w:spacing w:val="-6"/>
        </w:rPr>
        <w:t xml:space="preserve"> </w:t>
      </w:r>
      <w:r>
        <w:t>a</w:t>
      </w:r>
      <w:r>
        <w:rPr>
          <w:spacing w:val="-7"/>
        </w:rPr>
        <w:t xml:space="preserve"> </w:t>
      </w:r>
      <w:r>
        <w:t>binary</w:t>
      </w:r>
      <w:r>
        <w:rPr>
          <w:spacing w:val="-6"/>
        </w:rPr>
        <w:t xml:space="preserve"> </w:t>
      </w:r>
      <w:r>
        <w:t>indicator</w:t>
      </w:r>
      <w:r>
        <w:rPr>
          <w:spacing w:val="-7"/>
        </w:rPr>
        <w:t xml:space="preserve"> </w:t>
      </w:r>
      <w:r>
        <w:rPr>
          <w:rFonts w:ascii="Calibri" w:hAnsi="Calibri"/>
          <w:i/>
          <w:w w:val="125"/>
        </w:rPr>
        <w:t>m</w:t>
      </w:r>
      <w:r>
        <w:rPr>
          <w:rFonts w:ascii="Calibri" w:hAnsi="Calibri"/>
          <w:i/>
          <w:w w:val="125"/>
          <w:vertAlign w:val="subscript"/>
        </w:rPr>
        <w:t>i</w:t>
      </w:r>
      <w:r>
        <w:rPr>
          <w:rFonts w:ascii="Calibri" w:hAnsi="Calibri"/>
          <w:i/>
          <w:spacing w:val="-12"/>
          <w:w w:val="125"/>
        </w:rPr>
        <w:t xml:space="preserve"> </w:t>
      </w:r>
      <w:r>
        <w:t>=</w:t>
      </w:r>
      <w:r>
        <w:rPr>
          <w:spacing w:val="-10"/>
        </w:rPr>
        <w:t xml:space="preserve"> </w:t>
      </w:r>
      <w:r>
        <w:t>0</w:t>
      </w:r>
      <w:r>
        <w:rPr>
          <w:rFonts w:ascii="Calibri" w:hAnsi="Calibri"/>
          <w:i/>
        </w:rPr>
        <w:t>/</w:t>
      </w:r>
      <w:r>
        <w:t>1</w:t>
      </w:r>
      <w:r>
        <w:rPr>
          <w:spacing w:val="-7"/>
        </w:rPr>
        <w:t xml:space="preserve"> </w:t>
      </w:r>
      <w:r>
        <w:t>taking</w:t>
      </w:r>
      <w:r>
        <w:rPr>
          <w:spacing w:val="-6"/>
        </w:rPr>
        <w:t xml:space="preserve"> </w:t>
      </w:r>
      <w:r>
        <w:t>the</w:t>
      </w:r>
      <w:r>
        <w:rPr>
          <w:spacing w:val="-7"/>
        </w:rPr>
        <w:t xml:space="preserve"> </w:t>
      </w:r>
      <w:r>
        <w:t xml:space="preserve">value of 1 if the mode of interview was F2F and zero if phone, </w:t>
      </w:r>
      <w:r>
        <w:rPr>
          <w:rFonts w:ascii="Calibri" w:hAnsi="Calibri"/>
          <w:i/>
          <w:w w:val="125"/>
        </w:rPr>
        <w:t>p</w:t>
      </w:r>
      <w:r>
        <w:rPr>
          <w:rFonts w:ascii="Calibri" w:hAnsi="Calibri"/>
          <w:i/>
          <w:w w:val="125"/>
          <w:vertAlign w:val="subscript"/>
        </w:rPr>
        <w:t>i</w:t>
      </w:r>
      <w:r>
        <w:rPr>
          <w:rFonts w:ascii="Calibri" w:hAnsi="Calibri"/>
          <w:i/>
          <w:w w:val="125"/>
        </w:rPr>
        <w:t xml:space="preserve"> </w:t>
      </w:r>
      <w:r>
        <w:t>is a phone ownership indicator of the respondent</w:t>
      </w:r>
      <w:r>
        <w:rPr>
          <w:spacing w:val="-4"/>
        </w:rPr>
        <w:t xml:space="preserve"> </w:t>
      </w:r>
      <w:r>
        <w:rPr>
          <w:rFonts w:ascii="Calibri" w:hAnsi="Calibri"/>
          <w:i/>
          <w:w w:val="125"/>
        </w:rPr>
        <w:t>p</w:t>
      </w:r>
      <w:r>
        <w:rPr>
          <w:rFonts w:ascii="Calibri" w:hAnsi="Calibri"/>
          <w:i/>
          <w:w w:val="125"/>
          <w:vertAlign w:val="subscript"/>
        </w:rPr>
        <w:t>i</w:t>
      </w:r>
      <w:r>
        <w:rPr>
          <w:rFonts w:ascii="Calibri" w:hAnsi="Calibri"/>
          <w:i/>
          <w:spacing w:val="-14"/>
          <w:w w:val="125"/>
        </w:rPr>
        <w:t xml:space="preserve"> </w:t>
      </w:r>
      <w:r>
        <w:t>=</w:t>
      </w:r>
      <w:r>
        <w:rPr>
          <w:spacing w:val="-12"/>
        </w:rPr>
        <w:t xml:space="preserve"> </w:t>
      </w:r>
      <w:r>
        <w:t>1</w:t>
      </w:r>
      <w:r>
        <w:rPr>
          <w:rFonts w:ascii="Calibri" w:hAnsi="Calibri"/>
          <w:i/>
        </w:rPr>
        <w:t>/</w:t>
      </w:r>
      <w:r>
        <w:t>0</w:t>
      </w:r>
      <w:r>
        <w:rPr>
          <w:spacing w:val="-4"/>
        </w:rPr>
        <w:t xml:space="preserve"> </w:t>
      </w:r>
      <w:r>
        <w:t>takes</w:t>
      </w:r>
      <w:r>
        <w:rPr>
          <w:spacing w:val="-4"/>
        </w:rPr>
        <w:t xml:space="preserve"> </w:t>
      </w:r>
      <w:r>
        <w:t>the</w:t>
      </w:r>
      <w:r>
        <w:rPr>
          <w:spacing w:val="-4"/>
        </w:rPr>
        <w:t xml:space="preserve"> </w:t>
      </w:r>
      <w:r>
        <w:t>value</w:t>
      </w:r>
      <w:r>
        <w:rPr>
          <w:spacing w:val="-4"/>
        </w:rPr>
        <w:t xml:space="preserve"> </w:t>
      </w:r>
      <w:r>
        <w:t>of</w:t>
      </w:r>
      <w:r>
        <w:rPr>
          <w:spacing w:val="-4"/>
        </w:rPr>
        <w:t xml:space="preserve"> </w:t>
      </w:r>
      <w:r>
        <w:t>one</w:t>
      </w:r>
      <w:r>
        <w:rPr>
          <w:spacing w:val="-4"/>
        </w:rPr>
        <w:t xml:space="preserve"> </w:t>
      </w:r>
      <w:r>
        <w:t>if</w:t>
      </w:r>
      <w:r>
        <w:rPr>
          <w:spacing w:val="-4"/>
        </w:rPr>
        <w:t xml:space="preserve"> </w:t>
      </w:r>
      <w:r>
        <w:t>the</w:t>
      </w:r>
      <w:r>
        <w:rPr>
          <w:spacing w:val="-4"/>
        </w:rPr>
        <w:t xml:space="preserve"> </w:t>
      </w:r>
      <w:r>
        <w:t>respondent</w:t>
      </w:r>
      <w:r>
        <w:rPr>
          <w:spacing w:val="-4"/>
        </w:rPr>
        <w:t xml:space="preserve"> </w:t>
      </w:r>
      <w:r>
        <w:t>owned</w:t>
      </w:r>
      <w:r>
        <w:rPr>
          <w:spacing w:val="-4"/>
        </w:rPr>
        <w:t xml:space="preserve"> </w:t>
      </w:r>
      <w:r>
        <w:t>a</w:t>
      </w:r>
      <w:r>
        <w:rPr>
          <w:spacing w:val="-4"/>
        </w:rPr>
        <w:t xml:space="preserve"> </w:t>
      </w:r>
      <w:r>
        <w:t>phone</w:t>
      </w:r>
      <w:r>
        <w:rPr>
          <w:spacing w:val="-4"/>
        </w:rPr>
        <w:t xml:space="preserve"> </w:t>
      </w:r>
      <w:r>
        <w:t>zero</w:t>
      </w:r>
      <w:r>
        <w:rPr>
          <w:spacing w:val="-4"/>
        </w:rPr>
        <w:t xml:space="preserve"> </w:t>
      </w:r>
      <w:r>
        <w:t>otherwise</w:t>
      </w:r>
      <w:r>
        <w:rPr>
          <w:spacing w:val="-4"/>
        </w:rPr>
        <w:t xml:space="preserve"> </w:t>
      </w:r>
      <w:r>
        <w:t>and</w:t>
      </w:r>
      <w:r>
        <w:rPr>
          <w:spacing w:val="-5"/>
        </w:rPr>
        <w:t xml:space="preserve"> </w:t>
      </w:r>
      <w:r>
        <w:rPr>
          <w:rFonts w:ascii="Calibri" w:hAnsi="Calibri"/>
          <w:i/>
          <w:w w:val="125"/>
        </w:rPr>
        <w:t>u</w:t>
      </w:r>
      <w:r>
        <w:rPr>
          <w:rFonts w:ascii="Calibri" w:hAnsi="Calibri"/>
          <w:i/>
          <w:w w:val="125"/>
          <w:vertAlign w:val="subscript"/>
        </w:rPr>
        <w:t>i</w:t>
      </w:r>
      <w:r>
        <w:rPr>
          <w:rFonts w:ascii="Calibri" w:hAnsi="Calibri"/>
          <w:i/>
          <w:w w:val="125"/>
        </w:rPr>
        <w:t xml:space="preserve"> </w:t>
      </w:r>
      <w:r>
        <w:t>is the error term clustered at ADMIN5 level.</w:t>
      </w:r>
    </w:p>
    <w:p w14:paraId="36C71959" w14:textId="1402610A" w:rsidR="00D62403" w:rsidRDefault="00D62403" w:rsidP="00D62403">
      <w:pPr>
        <w:pStyle w:val="BodyText"/>
        <w:spacing w:before="143" w:line="314" w:lineRule="auto"/>
        <w:ind w:left="540" w:right="414"/>
        <w:jc w:val="both"/>
      </w:pPr>
      <w:r>
        <w:t>Equation is implemented as a simple logistic regression for the whole sample.</w:t>
      </w:r>
      <w:r>
        <w:rPr>
          <w:spacing w:val="34"/>
        </w:rPr>
        <w:t xml:space="preserve"> </w:t>
      </w:r>
      <w:r>
        <w:t>The results of the regression analysis are presented in Table 19.</w:t>
      </w:r>
      <w:r>
        <w:rPr>
          <w:spacing w:val="40"/>
        </w:rPr>
        <w:t xml:space="preserve"> </w:t>
      </w:r>
      <w:r>
        <w:t>The regression is implemented stepwise in three different ways bases on the number covariates included at a time.</w:t>
      </w:r>
      <w:r>
        <w:rPr>
          <w:spacing w:val="40"/>
        </w:rPr>
        <w:t xml:space="preserve"> </w:t>
      </w:r>
      <w:r>
        <w:t xml:space="preserve">First the base model which includes only the interview modality and household ownership of phone (columns 1 </w:t>
      </w:r>
      <w:ins w:id="3218" w:author="Mohamed SALEM" w:date="2024-01-11T14:20:00Z">
        <w:r w:rsidR="006855B3">
          <w:t>&amp;</w:t>
        </w:r>
      </w:ins>
      <w:del w:id="3219" w:author="Mohamed SALEM" w:date="2024-01-11T14:20:00Z">
        <w:r w:rsidDel="006855B3">
          <w:delText>%</w:delText>
        </w:r>
      </w:del>
      <w:r>
        <w:t xml:space="preserve"> 4).</w:t>
      </w:r>
      <w:r>
        <w:rPr>
          <w:spacing w:val="40"/>
        </w:rPr>
        <w:t xml:space="preserve"> </w:t>
      </w:r>
      <w:r>
        <w:t xml:space="preserve">The </w:t>
      </w:r>
      <w:r>
        <w:rPr>
          <w:spacing w:val="-2"/>
        </w:rPr>
        <w:t>second</w:t>
      </w:r>
      <w:r>
        <w:rPr>
          <w:spacing w:val="-11"/>
        </w:rPr>
        <w:t xml:space="preserve"> </w:t>
      </w:r>
      <w:r>
        <w:rPr>
          <w:spacing w:val="-2"/>
        </w:rPr>
        <w:t>model</w:t>
      </w:r>
      <w:r>
        <w:rPr>
          <w:spacing w:val="-11"/>
        </w:rPr>
        <w:t xml:space="preserve"> </w:t>
      </w:r>
      <w:r>
        <w:rPr>
          <w:spacing w:val="-2"/>
        </w:rPr>
        <w:t>includes</w:t>
      </w:r>
      <w:r>
        <w:rPr>
          <w:spacing w:val="-11"/>
        </w:rPr>
        <w:t xml:space="preserve"> </w:t>
      </w:r>
      <w:r>
        <w:rPr>
          <w:spacing w:val="-2"/>
        </w:rPr>
        <w:t>the</w:t>
      </w:r>
      <w:r>
        <w:rPr>
          <w:spacing w:val="-11"/>
        </w:rPr>
        <w:t xml:space="preserve"> </w:t>
      </w:r>
      <w:r>
        <w:rPr>
          <w:spacing w:val="-2"/>
        </w:rPr>
        <w:t>base</w:t>
      </w:r>
      <w:r>
        <w:rPr>
          <w:spacing w:val="-11"/>
        </w:rPr>
        <w:t xml:space="preserve"> </w:t>
      </w:r>
      <w:r>
        <w:rPr>
          <w:spacing w:val="-2"/>
        </w:rPr>
        <w:t>model</w:t>
      </w:r>
      <w:r>
        <w:rPr>
          <w:spacing w:val="-11"/>
        </w:rPr>
        <w:t xml:space="preserve"> </w:t>
      </w:r>
      <w:r>
        <w:rPr>
          <w:spacing w:val="-2"/>
        </w:rPr>
        <w:t>and</w:t>
      </w:r>
      <w:r>
        <w:rPr>
          <w:spacing w:val="-11"/>
        </w:rPr>
        <w:t xml:space="preserve"> </w:t>
      </w:r>
      <w:r>
        <w:rPr>
          <w:spacing w:val="-2"/>
        </w:rPr>
        <w:t>the</w:t>
      </w:r>
      <w:r>
        <w:rPr>
          <w:spacing w:val="-11"/>
        </w:rPr>
        <w:t xml:space="preserve"> </w:t>
      </w:r>
      <w:r>
        <w:rPr>
          <w:spacing w:val="-2"/>
        </w:rPr>
        <w:t>household</w:t>
      </w:r>
      <w:r>
        <w:rPr>
          <w:spacing w:val="-11"/>
        </w:rPr>
        <w:t xml:space="preserve"> </w:t>
      </w:r>
      <w:r>
        <w:rPr>
          <w:spacing w:val="-2"/>
        </w:rPr>
        <w:t>demographics</w:t>
      </w:r>
      <w:r>
        <w:rPr>
          <w:spacing w:val="-11"/>
        </w:rPr>
        <w:t xml:space="preserve"> </w:t>
      </w:r>
      <w:r>
        <w:rPr>
          <w:spacing w:val="-2"/>
        </w:rPr>
        <w:t>collected</w:t>
      </w:r>
      <w:r>
        <w:rPr>
          <w:spacing w:val="-11"/>
        </w:rPr>
        <w:t xml:space="preserve"> </w:t>
      </w:r>
      <w:r>
        <w:rPr>
          <w:spacing w:val="-2"/>
        </w:rPr>
        <w:t>during</w:t>
      </w:r>
      <w:r>
        <w:rPr>
          <w:spacing w:val="-11"/>
        </w:rPr>
        <w:t xml:space="preserve"> </w:t>
      </w:r>
      <w:r>
        <w:rPr>
          <w:spacing w:val="-2"/>
        </w:rPr>
        <w:t>the</w:t>
      </w:r>
      <w:r>
        <w:rPr>
          <w:spacing w:val="-11"/>
        </w:rPr>
        <w:t xml:space="preserve"> </w:t>
      </w:r>
      <w:r>
        <w:rPr>
          <w:spacing w:val="-2"/>
        </w:rPr>
        <w:t xml:space="preserve">listing </w:t>
      </w:r>
      <w:r>
        <w:t>(columns</w:t>
      </w:r>
      <w:r>
        <w:rPr>
          <w:spacing w:val="-14"/>
        </w:rPr>
        <w:t xml:space="preserve"> </w:t>
      </w:r>
      <w:r>
        <w:t>2</w:t>
      </w:r>
      <w:r>
        <w:rPr>
          <w:spacing w:val="-13"/>
        </w:rPr>
        <w:t xml:space="preserve"> </w:t>
      </w:r>
      <w:ins w:id="3220" w:author="Mohamed SALEM" w:date="2024-01-11T14:21:00Z">
        <w:r w:rsidR="003C6065">
          <w:t>&amp;</w:t>
        </w:r>
      </w:ins>
      <w:del w:id="3221" w:author="Mohamed SALEM" w:date="2024-01-11T14:21:00Z">
        <w:r w:rsidDel="003C6065">
          <w:delText>%</w:delText>
        </w:r>
      </w:del>
      <w:r>
        <w:rPr>
          <w:spacing w:val="-13"/>
        </w:rPr>
        <w:t xml:space="preserve"> </w:t>
      </w:r>
      <w:r>
        <w:t>5).</w:t>
      </w:r>
      <w:r>
        <w:rPr>
          <w:spacing w:val="6"/>
        </w:rPr>
        <w:t xml:space="preserve"> </w:t>
      </w:r>
      <w:r>
        <w:t>The</w:t>
      </w:r>
      <w:r>
        <w:rPr>
          <w:spacing w:val="-14"/>
        </w:rPr>
        <w:t xml:space="preserve"> </w:t>
      </w:r>
      <w:r>
        <w:t>third</w:t>
      </w:r>
      <w:r>
        <w:rPr>
          <w:spacing w:val="-13"/>
        </w:rPr>
        <w:t xml:space="preserve"> </w:t>
      </w:r>
      <w:r>
        <w:t>and</w:t>
      </w:r>
      <w:r>
        <w:rPr>
          <w:spacing w:val="-13"/>
        </w:rPr>
        <w:t xml:space="preserve"> </w:t>
      </w:r>
      <w:r>
        <w:t>final</w:t>
      </w:r>
      <w:r>
        <w:rPr>
          <w:spacing w:val="-13"/>
        </w:rPr>
        <w:t xml:space="preserve"> </w:t>
      </w:r>
      <w:r>
        <w:t>model</w:t>
      </w:r>
      <w:r>
        <w:rPr>
          <w:spacing w:val="-14"/>
        </w:rPr>
        <w:t xml:space="preserve"> </w:t>
      </w:r>
      <w:r>
        <w:t>includes</w:t>
      </w:r>
      <w:r>
        <w:rPr>
          <w:spacing w:val="-13"/>
        </w:rPr>
        <w:t xml:space="preserve"> </w:t>
      </w:r>
      <w:r>
        <w:t>all</w:t>
      </w:r>
      <w:r>
        <w:rPr>
          <w:spacing w:val="-13"/>
        </w:rPr>
        <w:t xml:space="preserve"> </w:t>
      </w:r>
      <w:r>
        <w:t>the</w:t>
      </w:r>
      <w:r>
        <w:rPr>
          <w:spacing w:val="-13"/>
        </w:rPr>
        <w:t xml:space="preserve"> </w:t>
      </w:r>
      <w:r>
        <w:t>variables</w:t>
      </w:r>
      <w:r>
        <w:rPr>
          <w:spacing w:val="-14"/>
        </w:rPr>
        <w:t xml:space="preserve"> </w:t>
      </w:r>
      <w:r>
        <w:t>while</w:t>
      </w:r>
      <w:r>
        <w:rPr>
          <w:spacing w:val="-13"/>
        </w:rPr>
        <w:t xml:space="preserve"> </w:t>
      </w:r>
      <w:r>
        <w:t>controlling</w:t>
      </w:r>
      <w:r>
        <w:rPr>
          <w:spacing w:val="-13"/>
        </w:rPr>
        <w:t xml:space="preserve"> </w:t>
      </w:r>
      <w:r>
        <w:t>for</w:t>
      </w:r>
      <w:r>
        <w:rPr>
          <w:spacing w:val="-13"/>
        </w:rPr>
        <w:t xml:space="preserve"> </w:t>
      </w:r>
      <w:r>
        <w:t>the</w:t>
      </w:r>
      <w:r>
        <w:rPr>
          <w:spacing w:val="-14"/>
        </w:rPr>
        <w:t xml:space="preserve"> </w:t>
      </w:r>
      <w:r>
        <w:t>form length (columns 3 &amp; 6).</w:t>
      </w:r>
    </w:p>
    <w:p w14:paraId="0F243032" w14:textId="360526D4" w:rsidR="00D62403" w:rsidRDefault="00D62403" w:rsidP="00D62403">
      <w:pPr>
        <w:pStyle w:val="BodyText"/>
        <w:spacing w:before="128" w:line="314" w:lineRule="auto"/>
        <w:ind w:left="540" w:right="416"/>
        <w:jc w:val="both"/>
      </w:pPr>
      <w:r>
        <w:t xml:space="preserve">The results of the base model show that, owning a phone significantly reduces the </w:t>
      </w:r>
      <w:commentRangeStart w:id="3222"/>
      <w:commentRangeStart w:id="3223"/>
      <w:r>
        <w:t xml:space="preserve">probability of being classified food insecure by 19 percentage points </w:t>
      </w:r>
      <w:commentRangeEnd w:id="3222"/>
      <w:r w:rsidR="00573165">
        <w:rPr>
          <w:rStyle w:val="CommentReference"/>
        </w:rPr>
        <w:commentReference w:id="3222"/>
      </w:r>
      <w:commentRangeEnd w:id="3223"/>
      <w:r w:rsidR="009C05E5">
        <w:rPr>
          <w:rStyle w:val="CommentReference"/>
        </w:rPr>
        <w:commentReference w:id="3223"/>
      </w:r>
      <w:r>
        <w:t>(FES) and 31 percentage points (income choice</w:t>
      </w:r>
      <w:r>
        <w:rPr>
          <w:spacing w:val="-14"/>
        </w:rPr>
        <w:t xml:space="preserve"> </w:t>
      </w:r>
      <w:r>
        <w:t>&amp;</w:t>
      </w:r>
      <w:r>
        <w:rPr>
          <w:spacing w:val="-13"/>
        </w:rPr>
        <w:t xml:space="preserve"> </w:t>
      </w:r>
      <w:r>
        <w:t>income</w:t>
      </w:r>
      <w:r>
        <w:rPr>
          <w:spacing w:val="-13"/>
        </w:rPr>
        <w:t xml:space="preserve"> </w:t>
      </w:r>
      <w:r>
        <w:t>change)</w:t>
      </w:r>
      <w:r>
        <w:rPr>
          <w:spacing w:val="-14"/>
        </w:rPr>
        <w:t xml:space="preserve"> </w:t>
      </w:r>
      <w:r>
        <w:t>respectively.</w:t>
      </w:r>
      <w:r>
        <w:rPr>
          <w:spacing w:val="-13"/>
        </w:rPr>
        <w:t xml:space="preserve"> </w:t>
      </w:r>
      <w:r>
        <w:t>This</w:t>
      </w:r>
      <w:r>
        <w:rPr>
          <w:spacing w:val="-13"/>
        </w:rPr>
        <w:t xml:space="preserve"> </w:t>
      </w:r>
      <w:r>
        <w:t>effect</w:t>
      </w:r>
      <w:r>
        <w:rPr>
          <w:spacing w:val="-13"/>
        </w:rPr>
        <w:t xml:space="preserve"> </w:t>
      </w:r>
      <w:r>
        <w:t>is</w:t>
      </w:r>
      <w:r>
        <w:rPr>
          <w:spacing w:val="-14"/>
        </w:rPr>
        <w:t xml:space="preserve"> </w:t>
      </w:r>
      <w:r>
        <w:t>however</w:t>
      </w:r>
      <w:r>
        <w:rPr>
          <w:spacing w:val="-13"/>
        </w:rPr>
        <w:t xml:space="preserve"> </w:t>
      </w:r>
      <w:r>
        <w:t>reduced</w:t>
      </w:r>
      <w:r>
        <w:rPr>
          <w:spacing w:val="-13"/>
        </w:rPr>
        <w:t xml:space="preserve"> </w:t>
      </w:r>
      <w:r>
        <w:t>by</w:t>
      </w:r>
      <w:r>
        <w:rPr>
          <w:spacing w:val="-13"/>
        </w:rPr>
        <w:t xml:space="preserve"> </w:t>
      </w:r>
      <w:r>
        <w:t>5</w:t>
      </w:r>
      <w:r>
        <w:rPr>
          <w:spacing w:val="-14"/>
        </w:rPr>
        <w:t xml:space="preserve"> </w:t>
      </w:r>
      <w:r>
        <w:t>percentage</w:t>
      </w:r>
      <w:r>
        <w:rPr>
          <w:spacing w:val="-13"/>
        </w:rPr>
        <w:t xml:space="preserve"> </w:t>
      </w:r>
      <w:r>
        <w:t>(FES)</w:t>
      </w:r>
      <w:r>
        <w:rPr>
          <w:spacing w:val="-13"/>
        </w:rPr>
        <w:t xml:space="preserve"> </w:t>
      </w:r>
      <w:r>
        <w:t>and</w:t>
      </w:r>
      <w:r>
        <w:rPr>
          <w:spacing w:val="-13"/>
        </w:rPr>
        <w:t xml:space="preserve"> </w:t>
      </w:r>
      <w:r>
        <w:t xml:space="preserve">10 </w:t>
      </w:r>
      <w:r>
        <w:rPr>
          <w:spacing w:val="-4"/>
        </w:rPr>
        <w:t xml:space="preserve">percentage (Income choice &amp; income change) points as demographic and form length are controlled </w:t>
      </w:r>
      <w:r>
        <w:t xml:space="preserve">in the </w:t>
      </w:r>
      <w:commentRangeStart w:id="3224"/>
      <w:r>
        <w:t>second</w:t>
      </w:r>
      <w:commentRangeEnd w:id="3224"/>
      <w:r w:rsidR="00176473">
        <w:rPr>
          <w:rStyle w:val="CommentReference"/>
        </w:rPr>
        <w:commentReference w:id="3224"/>
      </w:r>
      <w:ins w:id="3225" w:author="Alirah WEYORI" w:date="2024-01-12T00:38:00Z">
        <w:r w:rsidR="00955D80">
          <w:t xml:space="preserve"> </w:t>
        </w:r>
        <w:r w:rsidR="00955D80" w:rsidRPr="00955D80">
          <w:t xml:space="preserve">and third models </w:t>
        </w:r>
      </w:ins>
      <w:ins w:id="3226" w:author="Mohamed SALEM" w:date="2024-01-11T19:32:00Z">
        <w:del w:id="3227" w:author="Alirah WEYORI" w:date="2024-01-12T10:35:00Z">
          <w:r w:rsidR="00F20533" w:rsidDel="00E90679">
            <w:delText>s</w:delText>
          </w:r>
        </w:del>
      </w:ins>
      <w:ins w:id="3228" w:author="Alirah WEYORI" w:date="2024-01-12T10:35:00Z">
        <w:r w:rsidR="00E90679" w:rsidRPr="00955D80">
          <w:t>respectively</w:t>
        </w:r>
      </w:ins>
      <w:del w:id="3229" w:author="Alirah WEYORI" w:date="2024-01-12T10:36:00Z">
        <w:r w:rsidDel="00E90679">
          <w:delText xml:space="preserve"> model</w:delText>
        </w:r>
      </w:del>
      <w:r>
        <w:t>.</w:t>
      </w:r>
    </w:p>
    <w:p w14:paraId="7A599EDD" w14:textId="77777777" w:rsidR="00D62403" w:rsidRDefault="00D62403" w:rsidP="00D62403">
      <w:pPr>
        <w:pStyle w:val="BodyText"/>
        <w:spacing w:before="126" w:line="314" w:lineRule="auto"/>
        <w:ind w:left="540" w:right="417"/>
        <w:jc w:val="both"/>
      </w:pPr>
      <w:r>
        <w:rPr>
          <w:spacing w:val="-2"/>
        </w:rPr>
        <w:t>Modality</w:t>
      </w:r>
      <w:r>
        <w:rPr>
          <w:spacing w:val="-8"/>
        </w:rPr>
        <w:t xml:space="preserve"> </w:t>
      </w:r>
      <w:r>
        <w:rPr>
          <w:spacing w:val="-2"/>
        </w:rPr>
        <w:t>of</w:t>
      </w:r>
      <w:r>
        <w:rPr>
          <w:spacing w:val="-8"/>
        </w:rPr>
        <w:t xml:space="preserve"> </w:t>
      </w:r>
      <w:r>
        <w:rPr>
          <w:spacing w:val="-2"/>
        </w:rPr>
        <w:t>interview</w:t>
      </w:r>
      <w:r>
        <w:rPr>
          <w:spacing w:val="-8"/>
        </w:rPr>
        <w:t xml:space="preserve"> </w:t>
      </w:r>
      <w:r>
        <w:rPr>
          <w:spacing w:val="-2"/>
        </w:rPr>
        <w:t>and</w:t>
      </w:r>
      <w:r>
        <w:rPr>
          <w:spacing w:val="-8"/>
        </w:rPr>
        <w:t xml:space="preserve"> </w:t>
      </w:r>
      <w:r>
        <w:rPr>
          <w:spacing w:val="-2"/>
        </w:rPr>
        <w:t>length</w:t>
      </w:r>
      <w:r>
        <w:rPr>
          <w:spacing w:val="-8"/>
        </w:rPr>
        <w:t xml:space="preserve"> </w:t>
      </w:r>
      <w:r>
        <w:rPr>
          <w:spacing w:val="-2"/>
        </w:rPr>
        <w:t>of</w:t>
      </w:r>
      <w:r>
        <w:rPr>
          <w:spacing w:val="-8"/>
        </w:rPr>
        <w:t xml:space="preserve"> </w:t>
      </w:r>
      <w:r>
        <w:rPr>
          <w:spacing w:val="-2"/>
        </w:rPr>
        <w:t>forms</w:t>
      </w:r>
      <w:r>
        <w:rPr>
          <w:spacing w:val="-8"/>
        </w:rPr>
        <w:t xml:space="preserve"> </w:t>
      </w:r>
      <w:r>
        <w:rPr>
          <w:spacing w:val="-2"/>
        </w:rPr>
        <w:t>however</w:t>
      </w:r>
      <w:r>
        <w:rPr>
          <w:spacing w:val="-8"/>
        </w:rPr>
        <w:t xml:space="preserve"> </w:t>
      </w:r>
      <w:r>
        <w:rPr>
          <w:spacing w:val="-2"/>
        </w:rPr>
        <w:t>are</w:t>
      </w:r>
      <w:r>
        <w:rPr>
          <w:spacing w:val="-8"/>
        </w:rPr>
        <w:t xml:space="preserve"> </w:t>
      </w:r>
      <w:r>
        <w:rPr>
          <w:spacing w:val="-2"/>
        </w:rPr>
        <w:t>found</w:t>
      </w:r>
      <w:r>
        <w:rPr>
          <w:spacing w:val="-8"/>
        </w:rPr>
        <w:t xml:space="preserve"> </w:t>
      </w:r>
      <w:r>
        <w:rPr>
          <w:spacing w:val="-2"/>
        </w:rPr>
        <w:t>not</w:t>
      </w:r>
      <w:r>
        <w:rPr>
          <w:spacing w:val="-8"/>
        </w:rPr>
        <w:t xml:space="preserve"> </w:t>
      </w:r>
      <w:r>
        <w:rPr>
          <w:spacing w:val="-2"/>
        </w:rPr>
        <w:t>to</w:t>
      </w:r>
      <w:r>
        <w:rPr>
          <w:spacing w:val="-8"/>
        </w:rPr>
        <w:t xml:space="preserve"> </w:t>
      </w:r>
      <w:r>
        <w:rPr>
          <w:spacing w:val="-2"/>
        </w:rPr>
        <w:t>have</w:t>
      </w:r>
      <w:r>
        <w:rPr>
          <w:spacing w:val="-8"/>
        </w:rPr>
        <w:t xml:space="preserve"> </w:t>
      </w:r>
      <w:r>
        <w:rPr>
          <w:spacing w:val="-2"/>
        </w:rPr>
        <w:t>any</w:t>
      </w:r>
      <w:r>
        <w:rPr>
          <w:spacing w:val="-8"/>
        </w:rPr>
        <w:t xml:space="preserve"> </w:t>
      </w:r>
      <w:r>
        <w:rPr>
          <w:spacing w:val="-2"/>
        </w:rPr>
        <w:t>statistical</w:t>
      </w:r>
      <w:r>
        <w:rPr>
          <w:spacing w:val="-8"/>
        </w:rPr>
        <w:t xml:space="preserve"> </w:t>
      </w:r>
      <w:r>
        <w:rPr>
          <w:spacing w:val="-2"/>
        </w:rPr>
        <w:t xml:space="preserve">significance </w:t>
      </w:r>
      <w:r>
        <w:t>in explaining food insecurity classification.</w:t>
      </w:r>
    </w:p>
    <w:p w14:paraId="5B308709" w14:textId="77777777" w:rsidR="00D62403" w:rsidRDefault="00D62403" w:rsidP="00D62403">
      <w:pPr>
        <w:pStyle w:val="BodyText"/>
        <w:spacing w:before="122" w:line="314" w:lineRule="auto"/>
        <w:ind w:left="540" w:right="416"/>
        <w:jc w:val="both"/>
      </w:pPr>
      <w:r>
        <w:rPr>
          <w:spacing w:val="-2"/>
        </w:rPr>
        <w:t>In</w:t>
      </w:r>
      <w:r>
        <w:rPr>
          <w:spacing w:val="-10"/>
        </w:rPr>
        <w:t xml:space="preserve"> </w:t>
      </w:r>
      <w:r>
        <w:rPr>
          <w:spacing w:val="-2"/>
        </w:rPr>
        <w:t>terms</w:t>
      </w:r>
      <w:r>
        <w:rPr>
          <w:spacing w:val="-10"/>
        </w:rPr>
        <w:t xml:space="preserve"> </w:t>
      </w:r>
      <w:r>
        <w:rPr>
          <w:spacing w:val="-2"/>
        </w:rPr>
        <w:t>of</w:t>
      </w:r>
      <w:r>
        <w:rPr>
          <w:spacing w:val="-10"/>
        </w:rPr>
        <w:t xml:space="preserve"> </w:t>
      </w:r>
      <w:r>
        <w:rPr>
          <w:spacing w:val="-2"/>
        </w:rPr>
        <w:t>the</w:t>
      </w:r>
      <w:r>
        <w:rPr>
          <w:spacing w:val="-10"/>
        </w:rPr>
        <w:t xml:space="preserve"> </w:t>
      </w:r>
      <w:r>
        <w:rPr>
          <w:spacing w:val="-2"/>
        </w:rPr>
        <w:t>household</w:t>
      </w:r>
      <w:r>
        <w:rPr>
          <w:spacing w:val="-10"/>
        </w:rPr>
        <w:t xml:space="preserve"> </w:t>
      </w:r>
      <w:r>
        <w:rPr>
          <w:spacing w:val="-2"/>
        </w:rPr>
        <w:t>demographics,</w:t>
      </w:r>
      <w:r>
        <w:rPr>
          <w:spacing w:val="-9"/>
        </w:rPr>
        <w:t xml:space="preserve"> </w:t>
      </w:r>
      <w:r>
        <w:rPr>
          <w:spacing w:val="-2"/>
        </w:rPr>
        <w:t>respondent</w:t>
      </w:r>
      <w:r>
        <w:rPr>
          <w:spacing w:val="-10"/>
        </w:rPr>
        <w:t xml:space="preserve"> </w:t>
      </w:r>
      <w:r>
        <w:rPr>
          <w:spacing w:val="-2"/>
        </w:rPr>
        <w:t>being</w:t>
      </w:r>
      <w:r>
        <w:rPr>
          <w:spacing w:val="-10"/>
        </w:rPr>
        <w:t xml:space="preserve"> </w:t>
      </w:r>
      <w:r>
        <w:rPr>
          <w:spacing w:val="-2"/>
        </w:rPr>
        <w:t>the</w:t>
      </w:r>
      <w:r>
        <w:rPr>
          <w:spacing w:val="-10"/>
        </w:rPr>
        <w:t xml:space="preserve"> </w:t>
      </w:r>
      <w:r>
        <w:rPr>
          <w:spacing w:val="-2"/>
        </w:rPr>
        <w:t>head</w:t>
      </w:r>
      <w:r>
        <w:rPr>
          <w:spacing w:val="-10"/>
        </w:rPr>
        <w:t xml:space="preserve"> </w:t>
      </w:r>
      <w:r>
        <w:rPr>
          <w:spacing w:val="-2"/>
        </w:rPr>
        <w:t>of</w:t>
      </w:r>
      <w:r>
        <w:rPr>
          <w:spacing w:val="-10"/>
        </w:rPr>
        <w:t xml:space="preserve"> </w:t>
      </w:r>
      <w:r>
        <w:rPr>
          <w:spacing w:val="-2"/>
        </w:rPr>
        <w:t>the</w:t>
      </w:r>
      <w:r>
        <w:rPr>
          <w:spacing w:val="-10"/>
        </w:rPr>
        <w:t xml:space="preserve"> </w:t>
      </w:r>
      <w:r>
        <w:rPr>
          <w:spacing w:val="-2"/>
        </w:rPr>
        <w:t>household</w:t>
      </w:r>
      <w:r>
        <w:rPr>
          <w:spacing w:val="-10"/>
        </w:rPr>
        <w:t xml:space="preserve"> </w:t>
      </w:r>
      <w:r>
        <w:rPr>
          <w:spacing w:val="-2"/>
        </w:rPr>
        <w:t>(7%),</w:t>
      </w:r>
      <w:r>
        <w:rPr>
          <w:spacing w:val="-9"/>
        </w:rPr>
        <w:t xml:space="preserve"> </w:t>
      </w:r>
      <w:r>
        <w:rPr>
          <w:spacing w:val="-2"/>
        </w:rPr>
        <w:t xml:space="preserve">marital </w:t>
      </w:r>
      <w:r>
        <w:t>status</w:t>
      </w:r>
      <w:r>
        <w:rPr>
          <w:spacing w:val="15"/>
        </w:rPr>
        <w:t xml:space="preserve"> </w:t>
      </w:r>
      <w:r>
        <w:t>of</w:t>
      </w:r>
      <w:r>
        <w:rPr>
          <w:spacing w:val="15"/>
        </w:rPr>
        <w:t xml:space="preserve"> </w:t>
      </w:r>
      <w:r>
        <w:t>the</w:t>
      </w:r>
      <w:r>
        <w:rPr>
          <w:spacing w:val="15"/>
        </w:rPr>
        <w:t xml:space="preserve"> </w:t>
      </w:r>
      <w:r>
        <w:t>household</w:t>
      </w:r>
      <w:r>
        <w:rPr>
          <w:spacing w:val="15"/>
        </w:rPr>
        <w:t xml:space="preserve"> </w:t>
      </w:r>
      <w:r>
        <w:t>head</w:t>
      </w:r>
      <w:r>
        <w:rPr>
          <w:spacing w:val="15"/>
        </w:rPr>
        <w:t xml:space="preserve"> </w:t>
      </w:r>
      <w:r>
        <w:t>(12%),</w:t>
      </w:r>
      <w:r>
        <w:rPr>
          <w:spacing w:val="19"/>
        </w:rPr>
        <w:t xml:space="preserve"> </w:t>
      </w:r>
      <w:r>
        <w:t>years</w:t>
      </w:r>
      <w:r>
        <w:rPr>
          <w:spacing w:val="16"/>
        </w:rPr>
        <w:t xml:space="preserve"> </w:t>
      </w:r>
      <w:r>
        <w:t>of</w:t>
      </w:r>
      <w:r>
        <w:rPr>
          <w:spacing w:val="15"/>
        </w:rPr>
        <w:t xml:space="preserve"> </w:t>
      </w:r>
      <w:r>
        <w:t>education</w:t>
      </w:r>
      <w:r>
        <w:rPr>
          <w:spacing w:val="15"/>
        </w:rPr>
        <w:t xml:space="preserve"> </w:t>
      </w:r>
      <w:r>
        <w:t>of</w:t>
      </w:r>
      <w:r>
        <w:rPr>
          <w:spacing w:val="15"/>
        </w:rPr>
        <w:t xml:space="preserve"> </w:t>
      </w:r>
      <w:r>
        <w:t>the</w:t>
      </w:r>
      <w:r>
        <w:rPr>
          <w:spacing w:val="15"/>
        </w:rPr>
        <w:t xml:space="preserve"> </w:t>
      </w:r>
      <w:r>
        <w:t>household</w:t>
      </w:r>
      <w:r>
        <w:rPr>
          <w:spacing w:val="15"/>
        </w:rPr>
        <w:t xml:space="preserve"> </w:t>
      </w:r>
      <w:r>
        <w:t>head</w:t>
      </w:r>
      <w:r>
        <w:rPr>
          <w:spacing w:val="15"/>
        </w:rPr>
        <w:t xml:space="preserve"> </w:t>
      </w:r>
      <w:r>
        <w:t>(1%)</w:t>
      </w:r>
      <w:r>
        <w:rPr>
          <w:spacing w:val="15"/>
        </w:rPr>
        <w:t xml:space="preserve"> </w:t>
      </w:r>
      <w:r>
        <w:t>and</w:t>
      </w:r>
      <w:r>
        <w:rPr>
          <w:spacing w:val="15"/>
        </w:rPr>
        <w:t xml:space="preserve"> </w:t>
      </w:r>
      <w:r>
        <w:t>having a</w:t>
      </w:r>
      <w:r>
        <w:rPr>
          <w:spacing w:val="-2"/>
        </w:rPr>
        <w:t xml:space="preserve"> </w:t>
      </w:r>
      <w:r>
        <w:t>member</w:t>
      </w:r>
      <w:r>
        <w:rPr>
          <w:spacing w:val="-2"/>
        </w:rPr>
        <w:t xml:space="preserve"> </w:t>
      </w:r>
      <w:r>
        <w:t>of</w:t>
      </w:r>
      <w:r>
        <w:rPr>
          <w:spacing w:val="-2"/>
        </w:rPr>
        <w:t xml:space="preserve"> </w:t>
      </w:r>
      <w:r>
        <w:t>the</w:t>
      </w:r>
      <w:r>
        <w:rPr>
          <w:spacing w:val="-2"/>
        </w:rPr>
        <w:t xml:space="preserve"> </w:t>
      </w:r>
      <w:r>
        <w:t>household</w:t>
      </w:r>
      <w:r>
        <w:rPr>
          <w:spacing w:val="-2"/>
        </w:rPr>
        <w:t xml:space="preserve"> </w:t>
      </w:r>
      <w:r>
        <w:t>with</w:t>
      </w:r>
      <w:r>
        <w:rPr>
          <w:spacing w:val="-2"/>
        </w:rPr>
        <w:t xml:space="preserve"> </w:t>
      </w:r>
      <w:r>
        <w:t>disability/chronic</w:t>
      </w:r>
      <w:r>
        <w:rPr>
          <w:spacing w:val="-2"/>
        </w:rPr>
        <w:t xml:space="preserve"> </w:t>
      </w:r>
      <w:r>
        <w:t>diseases</w:t>
      </w:r>
      <w:r>
        <w:rPr>
          <w:spacing w:val="-2"/>
        </w:rPr>
        <w:t xml:space="preserve"> </w:t>
      </w:r>
      <w:r>
        <w:t>(7%</w:t>
      </w:r>
      <w:r>
        <w:rPr>
          <w:spacing w:val="-2"/>
        </w:rPr>
        <w:t xml:space="preserve"> </w:t>
      </w:r>
      <w:r>
        <w:t>-</w:t>
      </w:r>
      <w:r>
        <w:rPr>
          <w:spacing w:val="-2"/>
        </w:rPr>
        <w:t xml:space="preserve"> </w:t>
      </w:r>
      <w:r>
        <w:t>11%)</w:t>
      </w:r>
      <w:r>
        <w:rPr>
          <w:spacing w:val="-2"/>
        </w:rPr>
        <w:t xml:space="preserve"> </w:t>
      </w:r>
      <w:r>
        <w:t>are</w:t>
      </w:r>
      <w:r>
        <w:rPr>
          <w:spacing w:val="-2"/>
        </w:rPr>
        <w:t xml:space="preserve"> </w:t>
      </w:r>
      <w:r>
        <w:t>the</w:t>
      </w:r>
      <w:r>
        <w:rPr>
          <w:spacing w:val="-2"/>
        </w:rPr>
        <w:t xml:space="preserve"> </w:t>
      </w:r>
      <w:r>
        <w:t>significant</w:t>
      </w:r>
      <w:r>
        <w:rPr>
          <w:spacing w:val="-2"/>
        </w:rPr>
        <w:t xml:space="preserve"> </w:t>
      </w:r>
      <w:r>
        <w:t>factors that</w:t>
      </w:r>
      <w:r>
        <w:rPr>
          <w:spacing w:val="-3"/>
        </w:rPr>
        <w:t xml:space="preserve"> </w:t>
      </w:r>
      <w:r>
        <w:t>explain</w:t>
      </w:r>
      <w:r>
        <w:rPr>
          <w:spacing w:val="-4"/>
        </w:rPr>
        <w:t xml:space="preserve"> </w:t>
      </w:r>
      <w:r>
        <w:t>the</w:t>
      </w:r>
      <w:r>
        <w:rPr>
          <w:spacing w:val="-3"/>
        </w:rPr>
        <w:t xml:space="preserve"> </w:t>
      </w:r>
      <w:r>
        <w:t>food</w:t>
      </w:r>
      <w:r>
        <w:rPr>
          <w:spacing w:val="-4"/>
        </w:rPr>
        <w:t xml:space="preserve"> </w:t>
      </w:r>
      <w:r>
        <w:t>security</w:t>
      </w:r>
      <w:r>
        <w:rPr>
          <w:spacing w:val="-3"/>
        </w:rPr>
        <w:t xml:space="preserve"> </w:t>
      </w:r>
      <w:r>
        <w:t>status</w:t>
      </w:r>
      <w:r>
        <w:rPr>
          <w:spacing w:val="-3"/>
        </w:rPr>
        <w:t xml:space="preserve"> </w:t>
      </w:r>
      <w:r>
        <w:t>of</w:t>
      </w:r>
      <w:r>
        <w:rPr>
          <w:spacing w:val="-4"/>
        </w:rPr>
        <w:t xml:space="preserve"> </w:t>
      </w:r>
      <w:r>
        <w:t>the</w:t>
      </w:r>
      <w:r>
        <w:rPr>
          <w:spacing w:val="-3"/>
        </w:rPr>
        <w:t xml:space="preserve"> </w:t>
      </w:r>
      <w:r>
        <w:t>household.</w:t>
      </w:r>
      <w:r>
        <w:rPr>
          <w:spacing w:val="16"/>
        </w:rPr>
        <w:t xml:space="preserve"> </w:t>
      </w:r>
      <w:r>
        <w:t>All</w:t>
      </w:r>
      <w:r>
        <w:rPr>
          <w:spacing w:val="-3"/>
        </w:rPr>
        <w:t xml:space="preserve"> </w:t>
      </w:r>
      <w:r>
        <w:t>these</w:t>
      </w:r>
      <w:r>
        <w:rPr>
          <w:spacing w:val="-4"/>
        </w:rPr>
        <w:t xml:space="preserve"> </w:t>
      </w:r>
      <w:r>
        <w:t>factors</w:t>
      </w:r>
      <w:r>
        <w:rPr>
          <w:spacing w:val="-3"/>
        </w:rPr>
        <w:t xml:space="preserve"> </w:t>
      </w:r>
      <w:r>
        <w:t>are</w:t>
      </w:r>
      <w:r>
        <w:rPr>
          <w:spacing w:val="-3"/>
        </w:rPr>
        <w:t xml:space="preserve"> </w:t>
      </w:r>
      <w:r>
        <w:t>found</w:t>
      </w:r>
      <w:r>
        <w:rPr>
          <w:spacing w:val="-4"/>
        </w:rPr>
        <w:t xml:space="preserve"> </w:t>
      </w:r>
      <w:r>
        <w:t>to</w:t>
      </w:r>
      <w:r>
        <w:rPr>
          <w:spacing w:val="-3"/>
        </w:rPr>
        <w:t xml:space="preserve"> </w:t>
      </w:r>
      <w:r>
        <w:t>be</w:t>
      </w:r>
      <w:r>
        <w:rPr>
          <w:spacing w:val="-3"/>
        </w:rPr>
        <w:t xml:space="preserve"> </w:t>
      </w:r>
      <w:r>
        <w:t>negatively associated with being food secure.</w:t>
      </w:r>
    </w:p>
    <w:p w14:paraId="6FB93CC2" w14:textId="77777777" w:rsidR="00D62403" w:rsidRDefault="00D62403" w:rsidP="00D62403">
      <w:pPr>
        <w:pStyle w:val="BodyText"/>
        <w:spacing w:before="126" w:line="314" w:lineRule="auto"/>
        <w:ind w:left="540" w:right="414"/>
        <w:jc w:val="both"/>
      </w:pPr>
      <w:r>
        <w:rPr>
          <w:spacing w:val="-2"/>
        </w:rPr>
        <w:t>The</w:t>
      </w:r>
      <w:r>
        <w:rPr>
          <w:spacing w:val="-12"/>
        </w:rPr>
        <w:t xml:space="preserve"> </w:t>
      </w:r>
      <w:r>
        <w:rPr>
          <w:spacing w:val="-2"/>
        </w:rPr>
        <w:t>analysis</w:t>
      </w:r>
      <w:r>
        <w:rPr>
          <w:spacing w:val="-11"/>
        </w:rPr>
        <w:t xml:space="preserve"> </w:t>
      </w:r>
      <w:r>
        <w:rPr>
          <w:spacing w:val="-2"/>
        </w:rPr>
        <w:t>is</w:t>
      </w:r>
      <w:r>
        <w:rPr>
          <w:spacing w:val="-11"/>
        </w:rPr>
        <w:t xml:space="preserve"> </w:t>
      </w:r>
      <w:r>
        <w:rPr>
          <w:spacing w:val="-2"/>
        </w:rPr>
        <w:t>also</w:t>
      </w:r>
      <w:r>
        <w:rPr>
          <w:spacing w:val="-12"/>
        </w:rPr>
        <w:t xml:space="preserve"> </w:t>
      </w:r>
      <w:r>
        <w:rPr>
          <w:spacing w:val="-2"/>
        </w:rPr>
        <w:t>performed</w:t>
      </w:r>
      <w:r>
        <w:rPr>
          <w:spacing w:val="-11"/>
        </w:rPr>
        <w:t xml:space="preserve"> </w:t>
      </w:r>
      <w:r>
        <w:rPr>
          <w:spacing w:val="-2"/>
        </w:rPr>
        <w:t>excluding</w:t>
      </w:r>
      <w:r>
        <w:rPr>
          <w:spacing w:val="-11"/>
        </w:rPr>
        <w:t xml:space="preserve"> </w:t>
      </w:r>
      <w:r>
        <w:rPr>
          <w:spacing w:val="-2"/>
        </w:rPr>
        <w:t>households</w:t>
      </w:r>
      <w:r>
        <w:rPr>
          <w:spacing w:val="-11"/>
        </w:rPr>
        <w:t xml:space="preserve"> </w:t>
      </w:r>
      <w:r>
        <w:rPr>
          <w:spacing w:val="-2"/>
        </w:rPr>
        <w:t>that</w:t>
      </w:r>
      <w:r>
        <w:rPr>
          <w:spacing w:val="-12"/>
        </w:rPr>
        <w:t xml:space="preserve"> </w:t>
      </w:r>
      <w:r>
        <w:rPr>
          <w:spacing w:val="-2"/>
        </w:rPr>
        <w:t>received</w:t>
      </w:r>
      <w:r>
        <w:rPr>
          <w:spacing w:val="-11"/>
        </w:rPr>
        <w:t xml:space="preserve"> </w:t>
      </w:r>
      <w:r>
        <w:rPr>
          <w:spacing w:val="-2"/>
        </w:rPr>
        <w:t>mobile</w:t>
      </w:r>
      <w:r>
        <w:rPr>
          <w:spacing w:val="-11"/>
        </w:rPr>
        <w:t xml:space="preserve"> </w:t>
      </w:r>
      <w:r>
        <w:rPr>
          <w:spacing w:val="-2"/>
        </w:rPr>
        <w:t>phones</w:t>
      </w:r>
      <w:r>
        <w:rPr>
          <w:spacing w:val="-11"/>
        </w:rPr>
        <w:t xml:space="preserve"> </w:t>
      </w:r>
      <w:r>
        <w:rPr>
          <w:spacing w:val="-2"/>
        </w:rPr>
        <w:t>from</w:t>
      </w:r>
      <w:r>
        <w:rPr>
          <w:spacing w:val="-12"/>
        </w:rPr>
        <w:t xml:space="preserve"> </w:t>
      </w:r>
      <w:r>
        <w:rPr>
          <w:spacing w:val="-2"/>
        </w:rPr>
        <w:t>the</w:t>
      </w:r>
      <w:r>
        <w:rPr>
          <w:spacing w:val="-11"/>
        </w:rPr>
        <w:t xml:space="preserve"> </w:t>
      </w:r>
      <w:r>
        <w:rPr>
          <w:spacing w:val="-2"/>
        </w:rPr>
        <w:t xml:space="preserve">research </w:t>
      </w:r>
      <w:r>
        <w:t>team.</w:t>
      </w:r>
      <w:r>
        <w:rPr>
          <w:spacing w:val="79"/>
        </w:rPr>
        <w:t xml:space="preserve"> </w:t>
      </w:r>
      <w:r>
        <w:t>This</w:t>
      </w:r>
      <w:r>
        <w:rPr>
          <w:spacing w:val="22"/>
        </w:rPr>
        <w:t xml:space="preserve"> </w:t>
      </w:r>
      <w:r>
        <w:t>level</w:t>
      </w:r>
      <w:r>
        <w:rPr>
          <w:spacing w:val="22"/>
        </w:rPr>
        <w:t xml:space="preserve"> </w:t>
      </w:r>
      <w:r>
        <w:t>of</w:t>
      </w:r>
      <w:r>
        <w:rPr>
          <w:spacing w:val="22"/>
        </w:rPr>
        <w:t xml:space="preserve"> </w:t>
      </w:r>
      <w:r>
        <w:t>analysis</w:t>
      </w:r>
      <w:r>
        <w:rPr>
          <w:spacing w:val="22"/>
        </w:rPr>
        <w:t xml:space="preserve"> </w:t>
      </w:r>
      <w:r>
        <w:t>would</w:t>
      </w:r>
      <w:r>
        <w:rPr>
          <w:spacing w:val="22"/>
        </w:rPr>
        <w:t xml:space="preserve"> </w:t>
      </w:r>
      <w:r>
        <w:t>represent</w:t>
      </w:r>
      <w:r>
        <w:rPr>
          <w:spacing w:val="22"/>
        </w:rPr>
        <w:t xml:space="preserve"> </w:t>
      </w:r>
      <w:r>
        <w:t>a</w:t>
      </w:r>
      <w:r>
        <w:rPr>
          <w:spacing w:val="22"/>
        </w:rPr>
        <w:t xml:space="preserve"> </w:t>
      </w:r>
      <w:r>
        <w:t>typical</w:t>
      </w:r>
      <w:r>
        <w:rPr>
          <w:spacing w:val="22"/>
        </w:rPr>
        <w:t xml:space="preserve"> </w:t>
      </w:r>
      <w:r>
        <w:t>CATI</w:t>
      </w:r>
      <w:r>
        <w:rPr>
          <w:spacing w:val="22"/>
        </w:rPr>
        <w:t xml:space="preserve"> </w:t>
      </w:r>
      <w:r>
        <w:t>survey</w:t>
      </w:r>
      <w:r>
        <w:rPr>
          <w:spacing w:val="22"/>
        </w:rPr>
        <w:t xml:space="preserve"> </w:t>
      </w:r>
      <w:r>
        <w:t>(i.e.,</w:t>
      </w:r>
      <w:r>
        <w:rPr>
          <w:spacing w:val="27"/>
        </w:rPr>
        <w:t xml:space="preserve"> </w:t>
      </w:r>
      <w:r>
        <w:t>only</w:t>
      </w:r>
      <w:r>
        <w:rPr>
          <w:spacing w:val="22"/>
        </w:rPr>
        <w:t xml:space="preserve"> </w:t>
      </w:r>
      <w:r>
        <w:t>households</w:t>
      </w:r>
      <w:r>
        <w:rPr>
          <w:spacing w:val="22"/>
        </w:rPr>
        <w:t xml:space="preserve"> </w:t>
      </w:r>
      <w:r>
        <w:t>with</w:t>
      </w:r>
    </w:p>
    <w:p w14:paraId="305CCC2C" w14:textId="77777777" w:rsidR="00D62403" w:rsidRDefault="00D62403" w:rsidP="00D62403">
      <w:pPr>
        <w:spacing w:line="314" w:lineRule="auto"/>
        <w:jc w:val="both"/>
        <w:sectPr w:rsidR="00D62403">
          <w:pgSz w:w="12240" w:h="15840"/>
          <w:pgMar w:top="1260" w:right="1020" w:bottom="1080" w:left="900" w:header="0" w:footer="888" w:gutter="0"/>
          <w:cols w:space="720"/>
        </w:sectPr>
      </w:pPr>
    </w:p>
    <w:p w14:paraId="73118AD3" w14:textId="77777777" w:rsidR="00D62403" w:rsidRDefault="00D62403" w:rsidP="00D62403">
      <w:pPr>
        <w:pStyle w:val="BodyText"/>
        <w:spacing w:before="117" w:line="314" w:lineRule="auto"/>
        <w:ind w:left="540" w:right="416"/>
        <w:jc w:val="both"/>
      </w:pPr>
      <w:r>
        <w:t>access to mobile phones is included in the sampling frame) with the conventional F2F survey sample.</w:t>
      </w:r>
      <w:r>
        <w:rPr>
          <w:spacing w:val="40"/>
        </w:rPr>
        <w:t xml:space="preserve"> </w:t>
      </w:r>
      <w:r>
        <w:t>The results are included as Table 24 in the Annex.</w:t>
      </w:r>
      <w:r>
        <w:rPr>
          <w:spacing w:val="40"/>
        </w:rPr>
        <w:t xml:space="preserve"> </w:t>
      </w:r>
      <w:r>
        <w:t>Although the magnitude of effect is different, the results are similar to what has been reported in Table 19.</w:t>
      </w:r>
    </w:p>
    <w:p w14:paraId="0307AE80" w14:textId="77777777" w:rsidR="00D62403" w:rsidRDefault="00D62403" w:rsidP="00D62403">
      <w:pPr>
        <w:pStyle w:val="BodyText"/>
        <w:spacing w:before="146"/>
        <w:ind w:left="2276"/>
        <w:jc w:val="both"/>
      </w:pPr>
      <w:r>
        <w:rPr>
          <w:spacing w:val="-2"/>
        </w:rPr>
        <w:t>Table</w:t>
      </w:r>
      <w:r>
        <w:rPr>
          <w:spacing w:val="3"/>
        </w:rPr>
        <w:t xml:space="preserve"> </w:t>
      </w:r>
      <w:r>
        <w:rPr>
          <w:spacing w:val="-2"/>
        </w:rPr>
        <w:t>19:</w:t>
      </w:r>
      <w:r>
        <w:rPr>
          <w:spacing w:val="22"/>
        </w:rPr>
        <w:t xml:space="preserve"> </w:t>
      </w:r>
      <w:r>
        <w:rPr>
          <w:spacing w:val="-2"/>
        </w:rPr>
        <w:t>Logit</w:t>
      </w:r>
      <w:r>
        <w:rPr>
          <w:spacing w:val="4"/>
        </w:rPr>
        <w:t xml:space="preserve"> </w:t>
      </w:r>
      <w:r>
        <w:rPr>
          <w:spacing w:val="-2"/>
        </w:rPr>
        <w:t>Regression</w:t>
      </w:r>
      <w:r>
        <w:rPr>
          <w:spacing w:val="3"/>
        </w:rPr>
        <w:t xml:space="preserve"> </w:t>
      </w:r>
      <w:r>
        <w:rPr>
          <w:spacing w:val="-2"/>
        </w:rPr>
        <w:t>on</w:t>
      </w:r>
      <w:r>
        <w:rPr>
          <w:spacing w:val="4"/>
        </w:rPr>
        <w:t xml:space="preserve"> </w:t>
      </w:r>
      <w:r>
        <w:rPr>
          <w:spacing w:val="-2"/>
        </w:rPr>
        <w:t>Food</w:t>
      </w:r>
      <w:r>
        <w:rPr>
          <w:spacing w:val="3"/>
        </w:rPr>
        <w:t xml:space="preserve"> </w:t>
      </w:r>
      <w:r>
        <w:rPr>
          <w:spacing w:val="-2"/>
        </w:rPr>
        <w:t>Security</w:t>
      </w:r>
      <w:r>
        <w:rPr>
          <w:spacing w:val="4"/>
        </w:rPr>
        <w:t xml:space="preserve"> </w:t>
      </w:r>
      <w:r>
        <w:rPr>
          <w:spacing w:val="-2"/>
        </w:rPr>
        <w:t>based</w:t>
      </w:r>
      <w:r>
        <w:rPr>
          <w:spacing w:val="3"/>
        </w:rPr>
        <w:t xml:space="preserve"> </w:t>
      </w:r>
      <w:r>
        <w:rPr>
          <w:spacing w:val="-2"/>
        </w:rPr>
        <w:t>Outcomes</w:t>
      </w:r>
    </w:p>
    <w:p w14:paraId="58BE2310" w14:textId="77777777" w:rsidR="00D62403" w:rsidRDefault="00D62403" w:rsidP="00D62403">
      <w:pPr>
        <w:pStyle w:val="BodyText"/>
        <w:spacing w:before="4"/>
        <w:rPr>
          <w:sz w:val="18"/>
        </w:rPr>
      </w:pPr>
      <w:r>
        <w:rPr>
          <w:noProof/>
        </w:rPr>
        <mc:AlternateContent>
          <mc:Choice Requires="wpg">
            <w:drawing>
              <wp:anchor distT="0" distB="0" distL="0" distR="0" simplePos="0" relativeHeight="251658266" behindDoc="1" locked="0" layoutInCell="1" allowOverlap="1" wp14:anchorId="0E3E9BA1" wp14:editId="12E53014">
                <wp:simplePos x="0" y="0"/>
                <wp:positionH relativeFrom="page">
                  <wp:posOffset>940981</wp:posOffset>
                </wp:positionH>
                <wp:positionV relativeFrom="paragraph">
                  <wp:posOffset>147957</wp:posOffset>
                </wp:positionV>
                <wp:extent cx="5890895" cy="3556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0895" cy="35560"/>
                          <a:chOff x="0" y="0"/>
                          <a:chExt cx="5890895" cy="35560"/>
                        </a:xfrm>
                      </wpg:grpSpPr>
                      <wps:wsp>
                        <wps:cNvPr id="36" name="Graphic 36"/>
                        <wps:cNvSpPr/>
                        <wps:spPr>
                          <a:xfrm>
                            <a:off x="0" y="2527"/>
                            <a:ext cx="5890895" cy="1270"/>
                          </a:xfrm>
                          <a:custGeom>
                            <a:avLst/>
                            <a:gdLst/>
                            <a:ahLst/>
                            <a:cxnLst/>
                            <a:rect l="l" t="t" r="r" b="b"/>
                            <a:pathLst>
                              <a:path w="5890895">
                                <a:moveTo>
                                  <a:pt x="0" y="0"/>
                                </a:moveTo>
                                <a:lnTo>
                                  <a:pt x="5890425" y="0"/>
                                </a:lnTo>
                              </a:path>
                            </a:pathLst>
                          </a:custGeom>
                          <a:ln w="5054">
                            <a:solidFill>
                              <a:srgbClr val="000000"/>
                            </a:solidFill>
                            <a:prstDash val="solid"/>
                          </a:ln>
                        </wps:spPr>
                        <wps:bodyPr wrap="square" lIns="0" tIns="0" rIns="0" bIns="0" rtlCol="0">
                          <a:prstTxWarp prst="textNoShape">
                            <a:avLst/>
                          </a:prstTxWarp>
                          <a:noAutofit/>
                        </wps:bodyPr>
                      </wps:wsp>
                      <wps:wsp>
                        <wps:cNvPr id="37" name="Graphic 37"/>
                        <wps:cNvSpPr/>
                        <wps:spPr>
                          <a:xfrm>
                            <a:off x="0" y="32892"/>
                            <a:ext cx="5890895" cy="1270"/>
                          </a:xfrm>
                          <a:custGeom>
                            <a:avLst/>
                            <a:gdLst/>
                            <a:ahLst/>
                            <a:cxnLst/>
                            <a:rect l="l" t="t" r="r" b="b"/>
                            <a:pathLst>
                              <a:path w="5890895">
                                <a:moveTo>
                                  <a:pt x="0" y="0"/>
                                </a:moveTo>
                                <a:lnTo>
                                  <a:pt x="589042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2209D76F" id="Group 35" o:spid="_x0000_s1026" style="position:absolute;margin-left:74.1pt;margin-top:11.65pt;width:463.85pt;height:2.8pt;z-index:-251627520;mso-wrap-distance-left:0;mso-wrap-distance-right:0;mso-position-horizontal-relative:page" coordsize="58908,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">
                <v:shape id="Graphic 36" o:spid="_x0000_s1027" style="position:absolute;top:25;width:58908;height:12;visibility:visible;mso-wrap-style:square;v-text-anchor:top" coordsize="5890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" path="m,l5890425,e" filled="f" strokeweight=".14039mm">
                  <v:path arrowok="t"/>
                </v:shape>
                <v:shape id="Graphic 37" o:spid="_x0000_s1028" style="position:absolute;top:328;width:58908;height:13;visibility:visible;mso-wrap-style:square;v-text-anchor:top" coordsize="5890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" path="m,l5890425,e" filled="f" strokeweight=".14039mm">
                  <v:path arrowok="t"/>
                </v:shape>
                <w10:wrap type="topAndBottom" anchorx="page"/>
              </v:group>
            </w:pict>
          </mc:Fallback>
        </mc:AlternateContent>
      </w:r>
    </w:p>
    <w:p w14:paraId="1154105C" w14:textId="77777777" w:rsidR="00D62403" w:rsidRDefault="00D62403" w:rsidP="00D62403">
      <w:pPr>
        <w:tabs>
          <w:tab w:val="left" w:pos="7601"/>
        </w:tabs>
        <w:spacing w:after="48"/>
        <w:ind w:left="5199"/>
        <w:rPr>
          <w:sz w:val="16"/>
        </w:rPr>
      </w:pPr>
      <w:r>
        <w:rPr>
          <w:sz w:val="16"/>
        </w:rPr>
        <w:t>Food</w:t>
      </w:r>
      <w:r>
        <w:rPr>
          <w:spacing w:val="23"/>
          <w:sz w:val="16"/>
        </w:rPr>
        <w:t xml:space="preserve"> </w:t>
      </w:r>
      <w:r>
        <w:rPr>
          <w:sz w:val="16"/>
        </w:rPr>
        <w:t>Insecure</w:t>
      </w:r>
      <w:r>
        <w:rPr>
          <w:spacing w:val="22"/>
          <w:sz w:val="16"/>
        </w:rPr>
        <w:t xml:space="preserve"> </w:t>
      </w:r>
      <w:r>
        <w:rPr>
          <w:sz w:val="16"/>
        </w:rPr>
        <w:t>with</w:t>
      </w:r>
      <w:r>
        <w:rPr>
          <w:spacing w:val="22"/>
          <w:sz w:val="16"/>
        </w:rPr>
        <w:t xml:space="preserve"> </w:t>
      </w:r>
      <w:r>
        <w:rPr>
          <w:spacing w:val="-5"/>
          <w:sz w:val="16"/>
        </w:rPr>
        <w:t>FES</w:t>
      </w:r>
      <w:r>
        <w:rPr>
          <w:sz w:val="16"/>
        </w:rPr>
        <w:tab/>
        <w:t>Food</w:t>
      </w:r>
      <w:r>
        <w:rPr>
          <w:spacing w:val="23"/>
          <w:sz w:val="16"/>
        </w:rPr>
        <w:t xml:space="preserve"> </w:t>
      </w:r>
      <w:r>
        <w:rPr>
          <w:sz w:val="16"/>
        </w:rPr>
        <w:t>Insecure</w:t>
      </w:r>
      <w:r>
        <w:rPr>
          <w:spacing w:val="22"/>
          <w:sz w:val="16"/>
        </w:rPr>
        <w:t xml:space="preserve"> </w:t>
      </w:r>
      <w:r>
        <w:rPr>
          <w:sz w:val="16"/>
        </w:rPr>
        <w:t>with</w:t>
      </w:r>
      <w:r>
        <w:rPr>
          <w:spacing w:val="22"/>
          <w:sz w:val="16"/>
        </w:rPr>
        <w:t xml:space="preserve"> </w:t>
      </w:r>
      <w:r>
        <w:rPr>
          <w:spacing w:val="-2"/>
          <w:sz w:val="16"/>
        </w:rPr>
        <w:t>Income</w:t>
      </w:r>
    </w:p>
    <w:tbl>
      <w:tblPr>
        <w:tblW w:w="0" w:type="auto"/>
        <w:tblInd w:w="589" w:type="dxa"/>
        <w:tblLayout w:type="fixed"/>
        <w:tblCellMar>
          <w:left w:w="0" w:type="dxa"/>
          <w:right w:w="0" w:type="dxa"/>
        </w:tblCellMar>
        <w:tblLook w:val="01E0" w:firstRow="1" w:lastRow="1" w:firstColumn="1" w:lastColumn="1" w:noHBand="0" w:noVBand="0"/>
      </w:tblPr>
      <w:tblGrid>
        <w:gridCol w:w="4371"/>
        <w:gridCol w:w="722"/>
        <w:gridCol w:w="836"/>
        <w:gridCol w:w="732"/>
        <w:gridCol w:w="219"/>
        <w:gridCol w:w="723"/>
        <w:gridCol w:w="837"/>
        <w:gridCol w:w="733"/>
        <w:gridCol w:w="110"/>
      </w:tblGrid>
      <w:tr w:rsidR="00D62403" w14:paraId="7BEAD191" w14:textId="77777777">
        <w:trPr>
          <w:trHeight w:val="233"/>
        </w:trPr>
        <w:tc>
          <w:tcPr>
            <w:tcW w:w="4371" w:type="dxa"/>
            <w:tcBorders>
              <w:bottom w:val="single" w:sz="4" w:space="0" w:color="000000"/>
            </w:tcBorders>
          </w:tcPr>
          <w:p w14:paraId="610440FB" w14:textId="77777777" w:rsidR="00D62403" w:rsidRDefault="00D62403">
            <w:pPr>
              <w:pStyle w:val="TableParagraph"/>
              <w:spacing w:line="240" w:lineRule="auto"/>
              <w:jc w:val="left"/>
              <w:rPr>
                <w:rFonts w:ascii="Times New Roman"/>
                <w:sz w:val="16"/>
              </w:rPr>
            </w:pPr>
          </w:p>
        </w:tc>
        <w:tc>
          <w:tcPr>
            <w:tcW w:w="722" w:type="dxa"/>
            <w:tcBorders>
              <w:top w:val="single" w:sz="4" w:space="0" w:color="000000"/>
              <w:bottom w:val="single" w:sz="4" w:space="0" w:color="000000"/>
            </w:tcBorders>
          </w:tcPr>
          <w:p w14:paraId="7B3DD9C9" w14:textId="77777777" w:rsidR="00D62403" w:rsidRDefault="00D62403">
            <w:pPr>
              <w:pStyle w:val="TableParagraph"/>
              <w:spacing w:before="45" w:line="240" w:lineRule="auto"/>
              <w:ind w:right="102"/>
              <w:rPr>
                <w:sz w:val="16"/>
              </w:rPr>
            </w:pPr>
            <w:r>
              <w:rPr>
                <w:spacing w:val="-5"/>
                <w:w w:val="115"/>
                <w:sz w:val="16"/>
              </w:rPr>
              <w:t>(1)</w:t>
            </w:r>
          </w:p>
        </w:tc>
        <w:tc>
          <w:tcPr>
            <w:tcW w:w="836" w:type="dxa"/>
            <w:tcBorders>
              <w:top w:val="single" w:sz="4" w:space="0" w:color="000000"/>
              <w:bottom w:val="single" w:sz="4" w:space="0" w:color="000000"/>
            </w:tcBorders>
          </w:tcPr>
          <w:p w14:paraId="0ED8F6D9" w14:textId="77777777" w:rsidR="00D62403" w:rsidRDefault="00D62403">
            <w:pPr>
              <w:pStyle w:val="TableParagraph"/>
              <w:spacing w:before="45" w:line="240" w:lineRule="auto"/>
              <w:ind w:left="9" w:right="1"/>
              <w:rPr>
                <w:sz w:val="16"/>
              </w:rPr>
            </w:pPr>
            <w:r>
              <w:rPr>
                <w:spacing w:val="-5"/>
                <w:w w:val="105"/>
                <w:sz w:val="16"/>
              </w:rPr>
              <w:t>(2)</w:t>
            </w:r>
          </w:p>
        </w:tc>
        <w:tc>
          <w:tcPr>
            <w:tcW w:w="732" w:type="dxa"/>
            <w:tcBorders>
              <w:top w:val="single" w:sz="4" w:space="0" w:color="000000"/>
              <w:bottom w:val="single" w:sz="4" w:space="0" w:color="000000"/>
            </w:tcBorders>
          </w:tcPr>
          <w:p w14:paraId="34829C01" w14:textId="77777777" w:rsidR="00D62403" w:rsidRDefault="00D62403">
            <w:pPr>
              <w:pStyle w:val="TableParagraph"/>
              <w:spacing w:before="45" w:line="240" w:lineRule="auto"/>
              <w:ind w:left="112"/>
              <w:rPr>
                <w:sz w:val="16"/>
              </w:rPr>
            </w:pPr>
            <w:r>
              <w:rPr>
                <w:spacing w:val="-5"/>
                <w:w w:val="105"/>
                <w:sz w:val="16"/>
              </w:rPr>
              <w:t>(3)</w:t>
            </w:r>
          </w:p>
        </w:tc>
        <w:tc>
          <w:tcPr>
            <w:tcW w:w="219" w:type="dxa"/>
            <w:tcBorders>
              <w:bottom w:val="single" w:sz="4" w:space="0" w:color="000000"/>
            </w:tcBorders>
          </w:tcPr>
          <w:p w14:paraId="11A79C8C" w14:textId="77777777" w:rsidR="00D62403" w:rsidRDefault="00D62403">
            <w:pPr>
              <w:pStyle w:val="TableParagraph"/>
              <w:spacing w:line="240" w:lineRule="auto"/>
              <w:jc w:val="left"/>
              <w:rPr>
                <w:rFonts w:ascii="Times New Roman"/>
                <w:sz w:val="16"/>
              </w:rPr>
            </w:pPr>
          </w:p>
        </w:tc>
        <w:tc>
          <w:tcPr>
            <w:tcW w:w="723" w:type="dxa"/>
            <w:tcBorders>
              <w:top w:val="single" w:sz="4" w:space="0" w:color="000000"/>
              <w:bottom w:val="single" w:sz="4" w:space="0" w:color="000000"/>
            </w:tcBorders>
          </w:tcPr>
          <w:p w14:paraId="662D5397" w14:textId="77777777" w:rsidR="00D62403" w:rsidRDefault="00D62403">
            <w:pPr>
              <w:pStyle w:val="TableParagraph"/>
              <w:spacing w:before="45" w:line="240" w:lineRule="auto"/>
              <w:ind w:left="198"/>
              <w:jc w:val="left"/>
              <w:rPr>
                <w:sz w:val="16"/>
              </w:rPr>
            </w:pPr>
            <w:r>
              <w:rPr>
                <w:spacing w:val="-5"/>
                <w:sz w:val="16"/>
              </w:rPr>
              <w:t>(4)</w:t>
            </w:r>
          </w:p>
        </w:tc>
        <w:tc>
          <w:tcPr>
            <w:tcW w:w="837" w:type="dxa"/>
            <w:tcBorders>
              <w:top w:val="single" w:sz="4" w:space="0" w:color="000000"/>
              <w:bottom w:val="single" w:sz="4" w:space="0" w:color="000000"/>
            </w:tcBorders>
          </w:tcPr>
          <w:p w14:paraId="73ECB28D" w14:textId="77777777" w:rsidR="00D62403" w:rsidRDefault="00D62403">
            <w:pPr>
              <w:pStyle w:val="TableParagraph"/>
              <w:spacing w:before="45" w:line="240" w:lineRule="auto"/>
              <w:ind w:left="7" w:right="5"/>
              <w:rPr>
                <w:sz w:val="16"/>
              </w:rPr>
            </w:pPr>
            <w:r>
              <w:rPr>
                <w:spacing w:val="-5"/>
                <w:w w:val="105"/>
                <w:sz w:val="16"/>
              </w:rPr>
              <w:t>(5)</w:t>
            </w:r>
          </w:p>
        </w:tc>
        <w:tc>
          <w:tcPr>
            <w:tcW w:w="733" w:type="dxa"/>
            <w:tcBorders>
              <w:top w:val="single" w:sz="4" w:space="0" w:color="000000"/>
              <w:bottom w:val="single" w:sz="4" w:space="0" w:color="000000"/>
            </w:tcBorders>
          </w:tcPr>
          <w:p w14:paraId="5A8ABE3C" w14:textId="77777777" w:rsidR="00D62403" w:rsidRDefault="00D62403">
            <w:pPr>
              <w:pStyle w:val="TableParagraph"/>
              <w:spacing w:before="45" w:line="240" w:lineRule="auto"/>
              <w:ind w:left="103"/>
              <w:rPr>
                <w:sz w:val="16"/>
              </w:rPr>
            </w:pPr>
            <w:r>
              <w:rPr>
                <w:spacing w:val="-5"/>
                <w:sz w:val="16"/>
              </w:rPr>
              <w:t>(6)</w:t>
            </w:r>
          </w:p>
        </w:tc>
        <w:tc>
          <w:tcPr>
            <w:tcW w:w="110" w:type="dxa"/>
            <w:tcBorders>
              <w:bottom w:val="single" w:sz="4" w:space="0" w:color="000000"/>
            </w:tcBorders>
          </w:tcPr>
          <w:p w14:paraId="17B0FD1C" w14:textId="77777777" w:rsidR="00D62403" w:rsidRDefault="00D62403">
            <w:pPr>
              <w:pStyle w:val="TableParagraph"/>
              <w:spacing w:line="240" w:lineRule="auto"/>
              <w:jc w:val="left"/>
              <w:rPr>
                <w:rFonts w:ascii="Times New Roman"/>
                <w:sz w:val="16"/>
              </w:rPr>
            </w:pPr>
          </w:p>
        </w:tc>
      </w:tr>
      <w:tr w:rsidR="00D62403" w14:paraId="2E166C09" w14:textId="77777777">
        <w:trPr>
          <w:trHeight w:val="173"/>
        </w:trPr>
        <w:tc>
          <w:tcPr>
            <w:tcW w:w="4371" w:type="dxa"/>
            <w:tcBorders>
              <w:top w:val="single" w:sz="4" w:space="0" w:color="000000"/>
            </w:tcBorders>
          </w:tcPr>
          <w:p w14:paraId="7A76A2EE" w14:textId="77777777" w:rsidR="00D62403" w:rsidRDefault="00D62403">
            <w:pPr>
              <w:pStyle w:val="TableParagraph"/>
              <w:spacing w:line="140" w:lineRule="exact"/>
              <w:ind w:left="119"/>
              <w:jc w:val="left"/>
              <w:rPr>
                <w:sz w:val="16"/>
              </w:rPr>
            </w:pPr>
            <w:r>
              <w:rPr>
                <w:sz w:val="16"/>
              </w:rPr>
              <w:t>Household</w:t>
            </w:r>
            <w:r>
              <w:rPr>
                <w:spacing w:val="9"/>
                <w:sz w:val="16"/>
              </w:rPr>
              <w:t xml:space="preserve"> </w:t>
            </w:r>
            <w:r>
              <w:rPr>
                <w:sz w:val="16"/>
              </w:rPr>
              <w:t>owns</w:t>
            </w:r>
            <w:r>
              <w:rPr>
                <w:spacing w:val="10"/>
                <w:sz w:val="16"/>
              </w:rPr>
              <w:t xml:space="preserve"> </w:t>
            </w:r>
            <w:r>
              <w:rPr>
                <w:spacing w:val="-2"/>
                <w:sz w:val="16"/>
              </w:rPr>
              <w:t>phone</w:t>
            </w:r>
          </w:p>
        </w:tc>
        <w:tc>
          <w:tcPr>
            <w:tcW w:w="722" w:type="dxa"/>
            <w:tcBorders>
              <w:top w:val="single" w:sz="4" w:space="0" w:color="000000"/>
            </w:tcBorders>
          </w:tcPr>
          <w:p w14:paraId="34557D06" w14:textId="77777777" w:rsidR="00D62403" w:rsidRDefault="00D62403">
            <w:pPr>
              <w:pStyle w:val="TableParagraph"/>
              <w:spacing w:line="140" w:lineRule="exact"/>
              <w:ind w:right="112"/>
              <w:rPr>
                <w:rFonts w:ascii="Lucida Sans Unicode" w:hAnsi="Lucida Sans Unicode"/>
                <w:sz w:val="12"/>
              </w:rPr>
            </w:pPr>
            <w:r>
              <w:rPr>
                <w:w w:val="95"/>
                <w:sz w:val="16"/>
              </w:rPr>
              <w:t>-</w:t>
            </w:r>
            <w:r>
              <w:rPr>
                <w:spacing w:val="-2"/>
                <w:w w:val="90"/>
                <w:sz w:val="16"/>
              </w:rPr>
              <w:t>0.19</w:t>
            </w:r>
            <w:r>
              <w:rPr>
                <w:rFonts w:ascii="Lucida Sans Unicode" w:hAnsi="Lucida Sans Unicode"/>
                <w:spacing w:val="-2"/>
                <w:w w:val="90"/>
                <w:position w:val="6"/>
                <w:sz w:val="12"/>
              </w:rPr>
              <w:t>∗∗∗</w:t>
            </w:r>
          </w:p>
        </w:tc>
        <w:tc>
          <w:tcPr>
            <w:tcW w:w="836" w:type="dxa"/>
            <w:tcBorders>
              <w:top w:val="single" w:sz="4" w:space="0" w:color="000000"/>
            </w:tcBorders>
          </w:tcPr>
          <w:p w14:paraId="4EAA0CB2" w14:textId="77777777" w:rsidR="00D62403" w:rsidRDefault="00D62403">
            <w:pPr>
              <w:pStyle w:val="TableParagraph"/>
              <w:spacing w:line="140" w:lineRule="exact"/>
              <w:ind w:left="9" w:right="10"/>
              <w:rPr>
                <w:rFonts w:ascii="Lucida Sans Unicode" w:hAnsi="Lucida Sans Unicode"/>
                <w:sz w:val="12"/>
              </w:rPr>
            </w:pPr>
            <w:r>
              <w:rPr>
                <w:spacing w:val="-2"/>
                <w:sz w:val="16"/>
              </w:rPr>
              <w:t>-0.14</w:t>
            </w:r>
            <w:r>
              <w:rPr>
                <w:rFonts w:ascii="Lucida Sans Unicode" w:hAnsi="Lucida Sans Unicode"/>
                <w:spacing w:val="-2"/>
                <w:position w:val="6"/>
                <w:sz w:val="12"/>
              </w:rPr>
              <w:t>∗∗∗</w:t>
            </w:r>
          </w:p>
        </w:tc>
        <w:tc>
          <w:tcPr>
            <w:tcW w:w="732" w:type="dxa"/>
            <w:tcBorders>
              <w:top w:val="single" w:sz="4" w:space="0" w:color="000000"/>
            </w:tcBorders>
          </w:tcPr>
          <w:p w14:paraId="6CB5E75F" w14:textId="77777777" w:rsidR="00D62403" w:rsidRDefault="00D62403">
            <w:pPr>
              <w:pStyle w:val="TableParagraph"/>
              <w:spacing w:line="140" w:lineRule="exact"/>
              <w:ind w:left="102"/>
              <w:rPr>
                <w:rFonts w:ascii="Lucida Sans Unicode" w:hAnsi="Lucida Sans Unicode"/>
                <w:sz w:val="12"/>
              </w:rPr>
            </w:pPr>
            <w:r>
              <w:rPr>
                <w:spacing w:val="-2"/>
                <w:sz w:val="16"/>
              </w:rPr>
              <w:t>-</w:t>
            </w:r>
            <w:r>
              <w:rPr>
                <w:spacing w:val="-5"/>
                <w:sz w:val="16"/>
              </w:rPr>
              <w:t>0.14</w:t>
            </w:r>
            <w:r>
              <w:rPr>
                <w:rFonts w:ascii="Lucida Sans Unicode" w:hAnsi="Lucida Sans Unicode"/>
                <w:spacing w:val="-5"/>
                <w:position w:val="6"/>
                <w:sz w:val="12"/>
              </w:rPr>
              <w:t>∗∗∗</w:t>
            </w:r>
          </w:p>
        </w:tc>
        <w:tc>
          <w:tcPr>
            <w:tcW w:w="219" w:type="dxa"/>
            <w:tcBorders>
              <w:top w:val="single" w:sz="4" w:space="0" w:color="000000"/>
            </w:tcBorders>
          </w:tcPr>
          <w:p w14:paraId="197A1822" w14:textId="77777777" w:rsidR="00D62403" w:rsidRDefault="00D62403">
            <w:pPr>
              <w:pStyle w:val="TableParagraph"/>
              <w:spacing w:line="240" w:lineRule="auto"/>
              <w:jc w:val="left"/>
              <w:rPr>
                <w:rFonts w:ascii="Times New Roman"/>
                <w:sz w:val="10"/>
              </w:rPr>
            </w:pPr>
          </w:p>
        </w:tc>
        <w:tc>
          <w:tcPr>
            <w:tcW w:w="723" w:type="dxa"/>
            <w:tcBorders>
              <w:top w:val="single" w:sz="4" w:space="0" w:color="000000"/>
            </w:tcBorders>
          </w:tcPr>
          <w:p w14:paraId="7BFC8420" w14:textId="77777777" w:rsidR="00D62403" w:rsidRDefault="00D62403">
            <w:pPr>
              <w:pStyle w:val="TableParagraph"/>
              <w:spacing w:line="140" w:lineRule="exact"/>
              <w:ind w:right="125"/>
              <w:jc w:val="right"/>
              <w:rPr>
                <w:rFonts w:ascii="Lucida Sans Unicode" w:hAnsi="Lucida Sans Unicode"/>
                <w:sz w:val="12"/>
              </w:rPr>
            </w:pPr>
            <w:r>
              <w:rPr>
                <w:w w:val="95"/>
                <w:sz w:val="16"/>
              </w:rPr>
              <w:t>-</w:t>
            </w:r>
            <w:r>
              <w:rPr>
                <w:spacing w:val="-2"/>
                <w:w w:val="90"/>
                <w:sz w:val="16"/>
              </w:rPr>
              <w:t>0.31</w:t>
            </w:r>
            <w:r>
              <w:rPr>
                <w:rFonts w:ascii="Lucida Sans Unicode" w:hAnsi="Lucida Sans Unicode"/>
                <w:spacing w:val="-2"/>
                <w:w w:val="90"/>
                <w:position w:val="6"/>
                <w:sz w:val="12"/>
              </w:rPr>
              <w:t>∗∗∗</w:t>
            </w:r>
          </w:p>
        </w:tc>
        <w:tc>
          <w:tcPr>
            <w:tcW w:w="837" w:type="dxa"/>
            <w:tcBorders>
              <w:top w:val="single" w:sz="4" w:space="0" w:color="000000"/>
            </w:tcBorders>
          </w:tcPr>
          <w:p w14:paraId="2165AD2C" w14:textId="77777777" w:rsidR="00D62403" w:rsidRDefault="00D62403">
            <w:pPr>
              <w:pStyle w:val="TableParagraph"/>
              <w:spacing w:line="140" w:lineRule="exact"/>
              <w:ind w:left="2" w:right="7"/>
              <w:rPr>
                <w:rFonts w:ascii="Lucida Sans Unicode" w:hAnsi="Lucida Sans Unicode"/>
                <w:sz w:val="12"/>
              </w:rPr>
            </w:pPr>
            <w:r>
              <w:rPr>
                <w:spacing w:val="-2"/>
                <w:sz w:val="16"/>
              </w:rPr>
              <w:t>-0.21</w:t>
            </w:r>
            <w:r>
              <w:rPr>
                <w:rFonts w:ascii="Lucida Sans Unicode" w:hAnsi="Lucida Sans Unicode"/>
                <w:spacing w:val="-2"/>
                <w:position w:val="6"/>
                <w:sz w:val="12"/>
              </w:rPr>
              <w:t>∗∗∗</w:t>
            </w:r>
          </w:p>
        </w:tc>
        <w:tc>
          <w:tcPr>
            <w:tcW w:w="733" w:type="dxa"/>
            <w:tcBorders>
              <w:top w:val="single" w:sz="4" w:space="0" w:color="000000"/>
            </w:tcBorders>
          </w:tcPr>
          <w:p w14:paraId="54B13A0A" w14:textId="77777777" w:rsidR="00D62403" w:rsidRDefault="00D62403">
            <w:pPr>
              <w:pStyle w:val="TableParagraph"/>
              <w:spacing w:line="140" w:lineRule="exact"/>
              <w:ind w:left="93"/>
              <w:rPr>
                <w:rFonts w:ascii="Lucida Sans Unicode" w:hAnsi="Lucida Sans Unicode"/>
                <w:sz w:val="12"/>
              </w:rPr>
            </w:pPr>
            <w:r>
              <w:rPr>
                <w:spacing w:val="-2"/>
                <w:sz w:val="16"/>
              </w:rPr>
              <w:t>-</w:t>
            </w:r>
            <w:r>
              <w:rPr>
                <w:spacing w:val="-4"/>
                <w:sz w:val="16"/>
              </w:rPr>
              <w:t>0.21</w:t>
            </w:r>
            <w:r>
              <w:rPr>
                <w:rFonts w:ascii="Lucida Sans Unicode" w:hAnsi="Lucida Sans Unicode"/>
                <w:spacing w:val="-4"/>
                <w:position w:val="6"/>
                <w:sz w:val="12"/>
              </w:rPr>
              <w:t>∗∗∗</w:t>
            </w:r>
          </w:p>
        </w:tc>
        <w:tc>
          <w:tcPr>
            <w:tcW w:w="110" w:type="dxa"/>
            <w:tcBorders>
              <w:top w:val="single" w:sz="4" w:space="0" w:color="000000"/>
            </w:tcBorders>
          </w:tcPr>
          <w:p w14:paraId="2E0C6F4B" w14:textId="77777777" w:rsidR="00D62403" w:rsidRDefault="00D62403">
            <w:pPr>
              <w:pStyle w:val="TableParagraph"/>
              <w:spacing w:line="240" w:lineRule="auto"/>
              <w:jc w:val="left"/>
              <w:rPr>
                <w:rFonts w:ascii="Times New Roman"/>
                <w:sz w:val="10"/>
              </w:rPr>
            </w:pPr>
          </w:p>
        </w:tc>
      </w:tr>
      <w:tr w:rsidR="00D62403" w14:paraId="3CCEBA05" w14:textId="77777777">
        <w:trPr>
          <w:trHeight w:val="189"/>
        </w:trPr>
        <w:tc>
          <w:tcPr>
            <w:tcW w:w="4371" w:type="dxa"/>
          </w:tcPr>
          <w:p w14:paraId="2D3B5C4E" w14:textId="77777777" w:rsidR="00D62403" w:rsidRDefault="00D62403">
            <w:pPr>
              <w:pStyle w:val="TableParagraph"/>
              <w:spacing w:line="240" w:lineRule="auto"/>
              <w:jc w:val="left"/>
              <w:rPr>
                <w:rFonts w:ascii="Times New Roman"/>
                <w:sz w:val="12"/>
              </w:rPr>
            </w:pPr>
          </w:p>
        </w:tc>
        <w:tc>
          <w:tcPr>
            <w:tcW w:w="722" w:type="dxa"/>
          </w:tcPr>
          <w:p w14:paraId="5950D74E" w14:textId="77777777" w:rsidR="00D62403" w:rsidRDefault="00D62403">
            <w:pPr>
              <w:pStyle w:val="TableParagraph"/>
              <w:spacing w:before="14" w:line="155" w:lineRule="exact"/>
              <w:ind w:right="102"/>
              <w:rPr>
                <w:sz w:val="16"/>
              </w:rPr>
            </w:pPr>
            <w:r>
              <w:rPr>
                <w:spacing w:val="-2"/>
                <w:sz w:val="16"/>
              </w:rPr>
              <w:t>(0.02)</w:t>
            </w:r>
          </w:p>
        </w:tc>
        <w:tc>
          <w:tcPr>
            <w:tcW w:w="836" w:type="dxa"/>
          </w:tcPr>
          <w:p w14:paraId="0D60A34E" w14:textId="77777777" w:rsidR="00D62403" w:rsidRDefault="00D62403">
            <w:pPr>
              <w:pStyle w:val="TableParagraph"/>
              <w:spacing w:before="14" w:line="155" w:lineRule="exact"/>
              <w:ind w:left="9" w:right="1"/>
              <w:rPr>
                <w:sz w:val="16"/>
              </w:rPr>
            </w:pPr>
            <w:r>
              <w:rPr>
                <w:spacing w:val="-2"/>
                <w:sz w:val="16"/>
              </w:rPr>
              <w:t>(0.02)</w:t>
            </w:r>
          </w:p>
        </w:tc>
        <w:tc>
          <w:tcPr>
            <w:tcW w:w="732" w:type="dxa"/>
          </w:tcPr>
          <w:p w14:paraId="4F65A441" w14:textId="77777777" w:rsidR="00D62403" w:rsidRDefault="00D62403">
            <w:pPr>
              <w:pStyle w:val="TableParagraph"/>
              <w:spacing w:before="14" w:line="155" w:lineRule="exact"/>
              <w:ind w:left="111"/>
              <w:rPr>
                <w:sz w:val="16"/>
              </w:rPr>
            </w:pPr>
            <w:r>
              <w:rPr>
                <w:spacing w:val="-2"/>
                <w:sz w:val="16"/>
              </w:rPr>
              <w:t>(0.02)</w:t>
            </w:r>
          </w:p>
        </w:tc>
        <w:tc>
          <w:tcPr>
            <w:tcW w:w="219" w:type="dxa"/>
          </w:tcPr>
          <w:p w14:paraId="095B1EF1" w14:textId="77777777" w:rsidR="00D62403" w:rsidRDefault="00D62403">
            <w:pPr>
              <w:pStyle w:val="TableParagraph"/>
              <w:spacing w:line="240" w:lineRule="auto"/>
              <w:jc w:val="left"/>
              <w:rPr>
                <w:rFonts w:ascii="Times New Roman"/>
                <w:sz w:val="12"/>
              </w:rPr>
            </w:pPr>
          </w:p>
        </w:tc>
        <w:tc>
          <w:tcPr>
            <w:tcW w:w="723" w:type="dxa"/>
          </w:tcPr>
          <w:p w14:paraId="07BEC86A" w14:textId="77777777" w:rsidR="00D62403" w:rsidRDefault="00D62403">
            <w:pPr>
              <w:pStyle w:val="TableParagraph"/>
              <w:spacing w:before="14" w:line="155" w:lineRule="exact"/>
              <w:ind w:right="197"/>
              <w:jc w:val="right"/>
              <w:rPr>
                <w:sz w:val="16"/>
              </w:rPr>
            </w:pPr>
            <w:r>
              <w:rPr>
                <w:spacing w:val="-2"/>
                <w:sz w:val="16"/>
              </w:rPr>
              <w:t>(0.05)</w:t>
            </w:r>
          </w:p>
        </w:tc>
        <w:tc>
          <w:tcPr>
            <w:tcW w:w="837" w:type="dxa"/>
          </w:tcPr>
          <w:p w14:paraId="3D1B3B36" w14:textId="77777777" w:rsidR="00D62403" w:rsidRDefault="00D62403">
            <w:pPr>
              <w:pStyle w:val="TableParagraph"/>
              <w:spacing w:before="14" w:line="155" w:lineRule="exact"/>
              <w:ind w:left="7" w:right="5"/>
              <w:rPr>
                <w:sz w:val="16"/>
              </w:rPr>
            </w:pPr>
            <w:r>
              <w:rPr>
                <w:spacing w:val="-2"/>
                <w:sz w:val="16"/>
              </w:rPr>
              <w:t>(0.04)</w:t>
            </w:r>
          </w:p>
        </w:tc>
        <w:tc>
          <w:tcPr>
            <w:tcW w:w="733" w:type="dxa"/>
          </w:tcPr>
          <w:p w14:paraId="58BB6301" w14:textId="77777777" w:rsidR="00D62403" w:rsidRDefault="00D62403">
            <w:pPr>
              <w:pStyle w:val="TableParagraph"/>
              <w:spacing w:before="14" w:line="155" w:lineRule="exact"/>
              <w:ind w:left="103"/>
              <w:rPr>
                <w:sz w:val="16"/>
              </w:rPr>
            </w:pPr>
            <w:r>
              <w:rPr>
                <w:spacing w:val="-2"/>
                <w:sz w:val="16"/>
              </w:rPr>
              <w:t>(0.04)</w:t>
            </w:r>
          </w:p>
        </w:tc>
        <w:tc>
          <w:tcPr>
            <w:tcW w:w="110" w:type="dxa"/>
          </w:tcPr>
          <w:p w14:paraId="27D1F5C8" w14:textId="77777777" w:rsidR="00D62403" w:rsidRDefault="00D62403">
            <w:pPr>
              <w:pStyle w:val="TableParagraph"/>
              <w:spacing w:line="240" w:lineRule="auto"/>
              <w:jc w:val="left"/>
              <w:rPr>
                <w:rFonts w:ascii="Times New Roman"/>
                <w:sz w:val="12"/>
              </w:rPr>
            </w:pPr>
          </w:p>
        </w:tc>
      </w:tr>
      <w:tr w:rsidR="00D62403" w14:paraId="34D5A3BF" w14:textId="77777777">
        <w:trPr>
          <w:trHeight w:val="189"/>
        </w:trPr>
        <w:tc>
          <w:tcPr>
            <w:tcW w:w="4371" w:type="dxa"/>
          </w:tcPr>
          <w:p w14:paraId="61C32CC7" w14:textId="77777777" w:rsidR="00D62403" w:rsidRDefault="00D62403">
            <w:pPr>
              <w:pStyle w:val="TableParagraph"/>
              <w:spacing w:before="14" w:line="155" w:lineRule="exact"/>
              <w:ind w:left="119"/>
              <w:jc w:val="left"/>
              <w:rPr>
                <w:sz w:val="16"/>
              </w:rPr>
            </w:pPr>
            <w:r>
              <w:rPr>
                <w:w w:val="105"/>
                <w:sz w:val="16"/>
              </w:rPr>
              <w:t>Remote</w:t>
            </w:r>
            <w:r>
              <w:rPr>
                <w:spacing w:val="4"/>
                <w:w w:val="105"/>
                <w:sz w:val="16"/>
              </w:rPr>
              <w:t xml:space="preserve"> </w:t>
            </w:r>
            <w:r>
              <w:rPr>
                <w:spacing w:val="-2"/>
                <w:w w:val="105"/>
                <w:sz w:val="16"/>
              </w:rPr>
              <w:t>Modality</w:t>
            </w:r>
          </w:p>
        </w:tc>
        <w:tc>
          <w:tcPr>
            <w:tcW w:w="722" w:type="dxa"/>
          </w:tcPr>
          <w:p w14:paraId="1799BBC4" w14:textId="77777777" w:rsidR="00D62403" w:rsidRDefault="00D62403">
            <w:pPr>
              <w:pStyle w:val="TableParagraph"/>
              <w:spacing w:before="14" w:line="155" w:lineRule="exact"/>
              <w:ind w:right="102"/>
              <w:rPr>
                <w:sz w:val="16"/>
              </w:rPr>
            </w:pPr>
            <w:r>
              <w:rPr>
                <w:w w:val="90"/>
                <w:sz w:val="16"/>
              </w:rPr>
              <w:t>-</w:t>
            </w:r>
            <w:r>
              <w:rPr>
                <w:spacing w:val="-4"/>
                <w:sz w:val="16"/>
              </w:rPr>
              <w:t>0.02</w:t>
            </w:r>
          </w:p>
        </w:tc>
        <w:tc>
          <w:tcPr>
            <w:tcW w:w="836" w:type="dxa"/>
          </w:tcPr>
          <w:p w14:paraId="7FC51023" w14:textId="77777777" w:rsidR="00D62403" w:rsidRDefault="00D62403">
            <w:pPr>
              <w:pStyle w:val="TableParagraph"/>
              <w:spacing w:before="14" w:line="155" w:lineRule="exact"/>
              <w:ind w:left="10" w:right="1"/>
              <w:rPr>
                <w:sz w:val="16"/>
              </w:rPr>
            </w:pPr>
            <w:r>
              <w:rPr>
                <w:spacing w:val="-2"/>
                <w:sz w:val="16"/>
              </w:rPr>
              <w:t>-</w:t>
            </w:r>
            <w:r>
              <w:rPr>
                <w:spacing w:val="-4"/>
                <w:sz w:val="16"/>
              </w:rPr>
              <w:t>0.01</w:t>
            </w:r>
          </w:p>
        </w:tc>
        <w:tc>
          <w:tcPr>
            <w:tcW w:w="732" w:type="dxa"/>
          </w:tcPr>
          <w:p w14:paraId="460908EC" w14:textId="77777777" w:rsidR="00D62403" w:rsidRDefault="00D62403">
            <w:pPr>
              <w:pStyle w:val="TableParagraph"/>
              <w:spacing w:before="14" w:line="155" w:lineRule="exact"/>
              <w:ind w:left="112"/>
              <w:rPr>
                <w:sz w:val="16"/>
              </w:rPr>
            </w:pPr>
            <w:r>
              <w:rPr>
                <w:spacing w:val="-2"/>
                <w:sz w:val="16"/>
              </w:rPr>
              <w:t>-</w:t>
            </w:r>
            <w:r>
              <w:rPr>
                <w:spacing w:val="-4"/>
                <w:sz w:val="16"/>
              </w:rPr>
              <w:t>0.01</w:t>
            </w:r>
          </w:p>
        </w:tc>
        <w:tc>
          <w:tcPr>
            <w:tcW w:w="219" w:type="dxa"/>
          </w:tcPr>
          <w:p w14:paraId="63A82976" w14:textId="77777777" w:rsidR="00D62403" w:rsidRDefault="00D62403">
            <w:pPr>
              <w:pStyle w:val="TableParagraph"/>
              <w:spacing w:line="240" w:lineRule="auto"/>
              <w:jc w:val="left"/>
              <w:rPr>
                <w:rFonts w:ascii="Times New Roman"/>
                <w:sz w:val="12"/>
              </w:rPr>
            </w:pPr>
          </w:p>
        </w:tc>
        <w:tc>
          <w:tcPr>
            <w:tcW w:w="723" w:type="dxa"/>
          </w:tcPr>
          <w:p w14:paraId="454B8B01" w14:textId="77777777" w:rsidR="00D62403" w:rsidRDefault="00D62403">
            <w:pPr>
              <w:pStyle w:val="TableParagraph"/>
              <w:spacing w:before="14" w:line="155" w:lineRule="exact"/>
              <w:ind w:left="156"/>
              <w:jc w:val="left"/>
              <w:rPr>
                <w:sz w:val="16"/>
              </w:rPr>
            </w:pPr>
            <w:r>
              <w:rPr>
                <w:spacing w:val="-4"/>
                <w:sz w:val="16"/>
              </w:rPr>
              <w:t>0.04</w:t>
            </w:r>
          </w:p>
        </w:tc>
        <w:tc>
          <w:tcPr>
            <w:tcW w:w="837" w:type="dxa"/>
          </w:tcPr>
          <w:p w14:paraId="7E2077DB" w14:textId="77777777" w:rsidR="00D62403" w:rsidRDefault="00D62403">
            <w:pPr>
              <w:pStyle w:val="TableParagraph"/>
              <w:spacing w:before="14" w:line="155" w:lineRule="exact"/>
              <w:ind w:left="7" w:right="5"/>
              <w:rPr>
                <w:sz w:val="16"/>
              </w:rPr>
            </w:pPr>
            <w:r>
              <w:rPr>
                <w:spacing w:val="-4"/>
                <w:sz w:val="16"/>
              </w:rPr>
              <w:t>0.06</w:t>
            </w:r>
          </w:p>
        </w:tc>
        <w:tc>
          <w:tcPr>
            <w:tcW w:w="733" w:type="dxa"/>
          </w:tcPr>
          <w:p w14:paraId="3EA30C3D" w14:textId="77777777" w:rsidR="00D62403" w:rsidRDefault="00D62403">
            <w:pPr>
              <w:pStyle w:val="TableParagraph"/>
              <w:spacing w:before="14" w:line="155" w:lineRule="exact"/>
              <w:ind w:left="104"/>
              <w:rPr>
                <w:sz w:val="16"/>
              </w:rPr>
            </w:pPr>
            <w:r>
              <w:rPr>
                <w:spacing w:val="-4"/>
                <w:sz w:val="16"/>
              </w:rPr>
              <w:t>0.06</w:t>
            </w:r>
          </w:p>
        </w:tc>
        <w:tc>
          <w:tcPr>
            <w:tcW w:w="110" w:type="dxa"/>
          </w:tcPr>
          <w:p w14:paraId="1019476C" w14:textId="77777777" w:rsidR="00D62403" w:rsidRDefault="00D62403">
            <w:pPr>
              <w:pStyle w:val="TableParagraph"/>
              <w:spacing w:line="240" w:lineRule="auto"/>
              <w:jc w:val="left"/>
              <w:rPr>
                <w:rFonts w:ascii="Times New Roman"/>
                <w:sz w:val="12"/>
              </w:rPr>
            </w:pPr>
          </w:p>
        </w:tc>
      </w:tr>
      <w:tr w:rsidR="00D62403" w14:paraId="56707E16" w14:textId="77777777">
        <w:trPr>
          <w:trHeight w:val="189"/>
        </w:trPr>
        <w:tc>
          <w:tcPr>
            <w:tcW w:w="4371" w:type="dxa"/>
          </w:tcPr>
          <w:p w14:paraId="02F7A1FE" w14:textId="77777777" w:rsidR="00D62403" w:rsidRDefault="00D62403">
            <w:pPr>
              <w:pStyle w:val="TableParagraph"/>
              <w:spacing w:line="240" w:lineRule="auto"/>
              <w:jc w:val="left"/>
              <w:rPr>
                <w:rFonts w:ascii="Times New Roman"/>
                <w:sz w:val="12"/>
              </w:rPr>
            </w:pPr>
          </w:p>
        </w:tc>
        <w:tc>
          <w:tcPr>
            <w:tcW w:w="722" w:type="dxa"/>
          </w:tcPr>
          <w:p w14:paraId="710E4B50" w14:textId="77777777" w:rsidR="00D62403" w:rsidRDefault="00D62403">
            <w:pPr>
              <w:pStyle w:val="TableParagraph"/>
              <w:spacing w:before="14" w:line="155" w:lineRule="exact"/>
              <w:ind w:right="102"/>
              <w:rPr>
                <w:sz w:val="16"/>
              </w:rPr>
            </w:pPr>
            <w:r>
              <w:rPr>
                <w:spacing w:val="-2"/>
                <w:sz w:val="16"/>
              </w:rPr>
              <w:t>(0.04)</w:t>
            </w:r>
          </w:p>
        </w:tc>
        <w:tc>
          <w:tcPr>
            <w:tcW w:w="836" w:type="dxa"/>
          </w:tcPr>
          <w:p w14:paraId="4C6C2530" w14:textId="77777777" w:rsidR="00D62403" w:rsidRDefault="00D62403">
            <w:pPr>
              <w:pStyle w:val="TableParagraph"/>
              <w:spacing w:before="14" w:line="155" w:lineRule="exact"/>
              <w:ind w:left="9" w:right="1"/>
              <w:rPr>
                <w:sz w:val="16"/>
              </w:rPr>
            </w:pPr>
            <w:r>
              <w:rPr>
                <w:spacing w:val="-2"/>
                <w:sz w:val="16"/>
              </w:rPr>
              <w:t>(0.04)</w:t>
            </w:r>
          </w:p>
        </w:tc>
        <w:tc>
          <w:tcPr>
            <w:tcW w:w="732" w:type="dxa"/>
          </w:tcPr>
          <w:p w14:paraId="6BDB8D35" w14:textId="77777777" w:rsidR="00D62403" w:rsidRDefault="00D62403">
            <w:pPr>
              <w:pStyle w:val="TableParagraph"/>
              <w:spacing w:before="14" w:line="155" w:lineRule="exact"/>
              <w:ind w:left="111"/>
              <w:rPr>
                <w:sz w:val="16"/>
              </w:rPr>
            </w:pPr>
            <w:r>
              <w:rPr>
                <w:spacing w:val="-2"/>
                <w:sz w:val="16"/>
              </w:rPr>
              <w:t>(0.04)</w:t>
            </w:r>
          </w:p>
        </w:tc>
        <w:tc>
          <w:tcPr>
            <w:tcW w:w="219" w:type="dxa"/>
          </w:tcPr>
          <w:p w14:paraId="60C5243C" w14:textId="77777777" w:rsidR="00D62403" w:rsidRDefault="00D62403">
            <w:pPr>
              <w:pStyle w:val="TableParagraph"/>
              <w:spacing w:line="240" w:lineRule="auto"/>
              <w:jc w:val="left"/>
              <w:rPr>
                <w:rFonts w:ascii="Times New Roman"/>
                <w:sz w:val="12"/>
              </w:rPr>
            </w:pPr>
          </w:p>
        </w:tc>
        <w:tc>
          <w:tcPr>
            <w:tcW w:w="723" w:type="dxa"/>
          </w:tcPr>
          <w:p w14:paraId="060C06EA" w14:textId="77777777" w:rsidR="00D62403" w:rsidRDefault="00D62403">
            <w:pPr>
              <w:pStyle w:val="TableParagraph"/>
              <w:spacing w:before="14" w:line="155" w:lineRule="exact"/>
              <w:ind w:right="197"/>
              <w:jc w:val="right"/>
              <w:rPr>
                <w:sz w:val="16"/>
              </w:rPr>
            </w:pPr>
            <w:r>
              <w:rPr>
                <w:spacing w:val="-2"/>
                <w:sz w:val="16"/>
              </w:rPr>
              <w:t>(0.04)</w:t>
            </w:r>
          </w:p>
        </w:tc>
        <w:tc>
          <w:tcPr>
            <w:tcW w:w="837" w:type="dxa"/>
          </w:tcPr>
          <w:p w14:paraId="1671EED1" w14:textId="77777777" w:rsidR="00D62403" w:rsidRDefault="00D62403">
            <w:pPr>
              <w:pStyle w:val="TableParagraph"/>
              <w:spacing w:before="14" w:line="155" w:lineRule="exact"/>
              <w:ind w:left="7" w:right="5"/>
              <w:rPr>
                <w:sz w:val="16"/>
              </w:rPr>
            </w:pPr>
            <w:r>
              <w:rPr>
                <w:spacing w:val="-2"/>
                <w:sz w:val="16"/>
              </w:rPr>
              <w:t>(0.05)</w:t>
            </w:r>
          </w:p>
        </w:tc>
        <w:tc>
          <w:tcPr>
            <w:tcW w:w="733" w:type="dxa"/>
          </w:tcPr>
          <w:p w14:paraId="2BE3770F" w14:textId="77777777" w:rsidR="00D62403" w:rsidRDefault="00D62403">
            <w:pPr>
              <w:pStyle w:val="TableParagraph"/>
              <w:spacing w:before="14" w:line="155" w:lineRule="exact"/>
              <w:ind w:left="103"/>
              <w:rPr>
                <w:sz w:val="16"/>
              </w:rPr>
            </w:pPr>
            <w:r>
              <w:rPr>
                <w:spacing w:val="-2"/>
                <w:sz w:val="16"/>
              </w:rPr>
              <w:t>(0.05)</w:t>
            </w:r>
          </w:p>
        </w:tc>
        <w:tc>
          <w:tcPr>
            <w:tcW w:w="110" w:type="dxa"/>
          </w:tcPr>
          <w:p w14:paraId="505B3797" w14:textId="77777777" w:rsidR="00D62403" w:rsidRDefault="00D62403">
            <w:pPr>
              <w:pStyle w:val="TableParagraph"/>
              <w:spacing w:line="240" w:lineRule="auto"/>
              <w:jc w:val="left"/>
              <w:rPr>
                <w:rFonts w:ascii="Times New Roman"/>
                <w:sz w:val="12"/>
              </w:rPr>
            </w:pPr>
          </w:p>
        </w:tc>
      </w:tr>
      <w:tr w:rsidR="00D62403" w14:paraId="56A27788" w14:textId="77777777">
        <w:trPr>
          <w:trHeight w:val="189"/>
        </w:trPr>
        <w:tc>
          <w:tcPr>
            <w:tcW w:w="4371" w:type="dxa"/>
          </w:tcPr>
          <w:p w14:paraId="34A1F0DA" w14:textId="77777777" w:rsidR="00D62403" w:rsidRDefault="00D62403">
            <w:pPr>
              <w:pStyle w:val="TableParagraph"/>
              <w:spacing w:before="14" w:line="155" w:lineRule="exact"/>
              <w:ind w:left="119"/>
              <w:jc w:val="left"/>
              <w:rPr>
                <w:sz w:val="16"/>
              </w:rPr>
            </w:pPr>
            <w:r>
              <w:rPr>
                <w:w w:val="105"/>
                <w:sz w:val="16"/>
              </w:rPr>
              <w:t>List</w:t>
            </w:r>
            <w:r>
              <w:rPr>
                <w:spacing w:val="-3"/>
                <w:w w:val="105"/>
                <w:sz w:val="16"/>
              </w:rPr>
              <w:t xml:space="preserve"> </w:t>
            </w:r>
            <w:r>
              <w:rPr>
                <w:w w:val="105"/>
                <w:sz w:val="16"/>
              </w:rPr>
              <w:t>respondent</w:t>
            </w:r>
            <w:r>
              <w:rPr>
                <w:spacing w:val="-3"/>
                <w:w w:val="105"/>
                <w:sz w:val="16"/>
              </w:rPr>
              <w:t xml:space="preserve"> </w:t>
            </w:r>
            <w:r>
              <w:rPr>
                <w:spacing w:val="-5"/>
                <w:w w:val="105"/>
                <w:sz w:val="16"/>
              </w:rPr>
              <w:t>age</w:t>
            </w:r>
          </w:p>
        </w:tc>
        <w:tc>
          <w:tcPr>
            <w:tcW w:w="722" w:type="dxa"/>
          </w:tcPr>
          <w:p w14:paraId="43A1B363" w14:textId="77777777" w:rsidR="00D62403" w:rsidRDefault="00D62403">
            <w:pPr>
              <w:pStyle w:val="TableParagraph"/>
              <w:spacing w:line="240" w:lineRule="auto"/>
              <w:jc w:val="left"/>
              <w:rPr>
                <w:rFonts w:ascii="Times New Roman"/>
                <w:sz w:val="12"/>
              </w:rPr>
            </w:pPr>
          </w:p>
        </w:tc>
        <w:tc>
          <w:tcPr>
            <w:tcW w:w="836" w:type="dxa"/>
          </w:tcPr>
          <w:p w14:paraId="2D6BAECA" w14:textId="77777777" w:rsidR="00D62403" w:rsidRDefault="00D62403">
            <w:pPr>
              <w:pStyle w:val="TableParagraph"/>
              <w:spacing w:before="14" w:line="155" w:lineRule="exact"/>
              <w:ind w:left="10" w:right="1"/>
              <w:rPr>
                <w:sz w:val="16"/>
              </w:rPr>
            </w:pPr>
            <w:r>
              <w:rPr>
                <w:spacing w:val="-4"/>
                <w:sz w:val="16"/>
              </w:rPr>
              <w:t>0.00</w:t>
            </w:r>
          </w:p>
        </w:tc>
        <w:tc>
          <w:tcPr>
            <w:tcW w:w="732" w:type="dxa"/>
          </w:tcPr>
          <w:p w14:paraId="171D3C59" w14:textId="77777777" w:rsidR="00D62403" w:rsidRDefault="00D62403">
            <w:pPr>
              <w:pStyle w:val="TableParagraph"/>
              <w:spacing w:before="14" w:line="155" w:lineRule="exact"/>
              <w:ind w:left="112"/>
              <w:rPr>
                <w:sz w:val="16"/>
              </w:rPr>
            </w:pPr>
            <w:r>
              <w:rPr>
                <w:spacing w:val="-4"/>
                <w:sz w:val="16"/>
              </w:rPr>
              <w:t>0.00</w:t>
            </w:r>
          </w:p>
        </w:tc>
        <w:tc>
          <w:tcPr>
            <w:tcW w:w="219" w:type="dxa"/>
          </w:tcPr>
          <w:p w14:paraId="57A0E850" w14:textId="77777777" w:rsidR="00D62403" w:rsidRDefault="00D62403">
            <w:pPr>
              <w:pStyle w:val="TableParagraph"/>
              <w:spacing w:line="240" w:lineRule="auto"/>
              <w:jc w:val="left"/>
              <w:rPr>
                <w:rFonts w:ascii="Times New Roman"/>
                <w:sz w:val="12"/>
              </w:rPr>
            </w:pPr>
          </w:p>
        </w:tc>
        <w:tc>
          <w:tcPr>
            <w:tcW w:w="723" w:type="dxa"/>
          </w:tcPr>
          <w:p w14:paraId="52FD37ED" w14:textId="77777777" w:rsidR="00D62403" w:rsidRDefault="00D62403">
            <w:pPr>
              <w:pStyle w:val="TableParagraph"/>
              <w:spacing w:line="240" w:lineRule="auto"/>
              <w:jc w:val="left"/>
              <w:rPr>
                <w:rFonts w:ascii="Times New Roman"/>
                <w:sz w:val="12"/>
              </w:rPr>
            </w:pPr>
          </w:p>
        </w:tc>
        <w:tc>
          <w:tcPr>
            <w:tcW w:w="837" w:type="dxa"/>
          </w:tcPr>
          <w:p w14:paraId="57576A65" w14:textId="77777777" w:rsidR="00D62403" w:rsidRDefault="00D62403">
            <w:pPr>
              <w:pStyle w:val="TableParagraph"/>
              <w:spacing w:before="14" w:line="155" w:lineRule="exact"/>
              <w:ind w:left="7" w:right="5"/>
              <w:rPr>
                <w:sz w:val="16"/>
              </w:rPr>
            </w:pPr>
            <w:r>
              <w:rPr>
                <w:spacing w:val="-4"/>
                <w:sz w:val="16"/>
              </w:rPr>
              <w:t>0.00</w:t>
            </w:r>
          </w:p>
        </w:tc>
        <w:tc>
          <w:tcPr>
            <w:tcW w:w="733" w:type="dxa"/>
          </w:tcPr>
          <w:p w14:paraId="4F9982BA" w14:textId="77777777" w:rsidR="00D62403" w:rsidRDefault="00D62403">
            <w:pPr>
              <w:pStyle w:val="TableParagraph"/>
              <w:spacing w:before="14" w:line="155" w:lineRule="exact"/>
              <w:ind w:left="104"/>
              <w:rPr>
                <w:sz w:val="16"/>
              </w:rPr>
            </w:pPr>
            <w:r>
              <w:rPr>
                <w:spacing w:val="-4"/>
                <w:sz w:val="16"/>
              </w:rPr>
              <w:t>0.00</w:t>
            </w:r>
          </w:p>
        </w:tc>
        <w:tc>
          <w:tcPr>
            <w:tcW w:w="110" w:type="dxa"/>
          </w:tcPr>
          <w:p w14:paraId="4F38F1D6" w14:textId="77777777" w:rsidR="00D62403" w:rsidRDefault="00D62403">
            <w:pPr>
              <w:pStyle w:val="TableParagraph"/>
              <w:spacing w:line="240" w:lineRule="auto"/>
              <w:jc w:val="left"/>
              <w:rPr>
                <w:rFonts w:ascii="Times New Roman"/>
                <w:sz w:val="12"/>
              </w:rPr>
            </w:pPr>
          </w:p>
        </w:tc>
      </w:tr>
      <w:tr w:rsidR="00D62403" w14:paraId="146550DE" w14:textId="77777777">
        <w:trPr>
          <w:trHeight w:val="189"/>
        </w:trPr>
        <w:tc>
          <w:tcPr>
            <w:tcW w:w="4371" w:type="dxa"/>
          </w:tcPr>
          <w:p w14:paraId="31D07F9D" w14:textId="77777777" w:rsidR="00D62403" w:rsidRDefault="00D62403">
            <w:pPr>
              <w:pStyle w:val="TableParagraph"/>
              <w:spacing w:line="240" w:lineRule="auto"/>
              <w:jc w:val="left"/>
              <w:rPr>
                <w:rFonts w:ascii="Times New Roman"/>
                <w:sz w:val="12"/>
              </w:rPr>
            </w:pPr>
          </w:p>
        </w:tc>
        <w:tc>
          <w:tcPr>
            <w:tcW w:w="722" w:type="dxa"/>
          </w:tcPr>
          <w:p w14:paraId="26BC7065" w14:textId="77777777" w:rsidR="00D62403" w:rsidRDefault="00D62403">
            <w:pPr>
              <w:pStyle w:val="TableParagraph"/>
              <w:spacing w:line="240" w:lineRule="auto"/>
              <w:jc w:val="left"/>
              <w:rPr>
                <w:rFonts w:ascii="Times New Roman"/>
                <w:sz w:val="12"/>
              </w:rPr>
            </w:pPr>
          </w:p>
        </w:tc>
        <w:tc>
          <w:tcPr>
            <w:tcW w:w="836" w:type="dxa"/>
          </w:tcPr>
          <w:p w14:paraId="26309BAC" w14:textId="77777777" w:rsidR="00D62403" w:rsidRDefault="00D62403">
            <w:pPr>
              <w:pStyle w:val="TableParagraph"/>
              <w:spacing w:before="14" w:line="155" w:lineRule="exact"/>
              <w:ind w:left="9" w:right="1"/>
              <w:rPr>
                <w:sz w:val="16"/>
              </w:rPr>
            </w:pPr>
            <w:r>
              <w:rPr>
                <w:spacing w:val="-2"/>
                <w:sz w:val="16"/>
              </w:rPr>
              <w:t>(0.00)</w:t>
            </w:r>
          </w:p>
        </w:tc>
        <w:tc>
          <w:tcPr>
            <w:tcW w:w="732" w:type="dxa"/>
          </w:tcPr>
          <w:p w14:paraId="31D0EC2D" w14:textId="77777777" w:rsidR="00D62403" w:rsidRDefault="00D62403">
            <w:pPr>
              <w:pStyle w:val="TableParagraph"/>
              <w:spacing w:before="14" w:line="155" w:lineRule="exact"/>
              <w:ind w:left="112"/>
              <w:rPr>
                <w:sz w:val="16"/>
              </w:rPr>
            </w:pPr>
            <w:r>
              <w:rPr>
                <w:spacing w:val="-2"/>
                <w:sz w:val="16"/>
              </w:rPr>
              <w:t>(0.00)</w:t>
            </w:r>
          </w:p>
        </w:tc>
        <w:tc>
          <w:tcPr>
            <w:tcW w:w="219" w:type="dxa"/>
          </w:tcPr>
          <w:p w14:paraId="37015A42" w14:textId="77777777" w:rsidR="00D62403" w:rsidRDefault="00D62403">
            <w:pPr>
              <w:pStyle w:val="TableParagraph"/>
              <w:spacing w:line="240" w:lineRule="auto"/>
              <w:jc w:val="left"/>
              <w:rPr>
                <w:rFonts w:ascii="Times New Roman"/>
                <w:sz w:val="12"/>
              </w:rPr>
            </w:pPr>
          </w:p>
        </w:tc>
        <w:tc>
          <w:tcPr>
            <w:tcW w:w="723" w:type="dxa"/>
          </w:tcPr>
          <w:p w14:paraId="49F05CA2" w14:textId="77777777" w:rsidR="00D62403" w:rsidRDefault="00D62403">
            <w:pPr>
              <w:pStyle w:val="TableParagraph"/>
              <w:spacing w:line="240" w:lineRule="auto"/>
              <w:jc w:val="left"/>
              <w:rPr>
                <w:rFonts w:ascii="Times New Roman"/>
                <w:sz w:val="12"/>
              </w:rPr>
            </w:pPr>
          </w:p>
        </w:tc>
        <w:tc>
          <w:tcPr>
            <w:tcW w:w="837" w:type="dxa"/>
          </w:tcPr>
          <w:p w14:paraId="251E97B5" w14:textId="77777777" w:rsidR="00D62403" w:rsidRDefault="00D62403">
            <w:pPr>
              <w:pStyle w:val="TableParagraph"/>
              <w:spacing w:before="14" w:line="155" w:lineRule="exact"/>
              <w:ind w:left="7" w:right="5"/>
              <w:rPr>
                <w:sz w:val="16"/>
              </w:rPr>
            </w:pPr>
            <w:r>
              <w:rPr>
                <w:spacing w:val="-2"/>
                <w:sz w:val="16"/>
              </w:rPr>
              <w:t>(0.00)</w:t>
            </w:r>
          </w:p>
        </w:tc>
        <w:tc>
          <w:tcPr>
            <w:tcW w:w="733" w:type="dxa"/>
          </w:tcPr>
          <w:p w14:paraId="21AEC0F7" w14:textId="77777777" w:rsidR="00D62403" w:rsidRDefault="00D62403">
            <w:pPr>
              <w:pStyle w:val="TableParagraph"/>
              <w:spacing w:before="14" w:line="155" w:lineRule="exact"/>
              <w:ind w:left="103"/>
              <w:rPr>
                <w:sz w:val="16"/>
              </w:rPr>
            </w:pPr>
            <w:r>
              <w:rPr>
                <w:spacing w:val="-2"/>
                <w:sz w:val="16"/>
              </w:rPr>
              <w:t>(0.00)</w:t>
            </w:r>
          </w:p>
        </w:tc>
        <w:tc>
          <w:tcPr>
            <w:tcW w:w="110" w:type="dxa"/>
          </w:tcPr>
          <w:p w14:paraId="482D7EC6" w14:textId="77777777" w:rsidR="00D62403" w:rsidRDefault="00D62403">
            <w:pPr>
              <w:pStyle w:val="TableParagraph"/>
              <w:spacing w:line="240" w:lineRule="auto"/>
              <w:jc w:val="left"/>
              <w:rPr>
                <w:rFonts w:ascii="Times New Roman"/>
                <w:sz w:val="12"/>
              </w:rPr>
            </w:pPr>
          </w:p>
        </w:tc>
      </w:tr>
      <w:tr w:rsidR="00D62403" w14:paraId="668FBD42" w14:textId="77777777">
        <w:trPr>
          <w:trHeight w:val="189"/>
        </w:trPr>
        <w:tc>
          <w:tcPr>
            <w:tcW w:w="4371" w:type="dxa"/>
          </w:tcPr>
          <w:p w14:paraId="0DDC0D73" w14:textId="77777777" w:rsidR="00D62403" w:rsidRDefault="00D62403">
            <w:pPr>
              <w:pStyle w:val="TableParagraph"/>
              <w:spacing w:before="14" w:line="155" w:lineRule="exact"/>
              <w:ind w:left="119"/>
              <w:jc w:val="left"/>
              <w:rPr>
                <w:sz w:val="16"/>
              </w:rPr>
            </w:pPr>
            <w:r>
              <w:rPr>
                <w:sz w:val="16"/>
              </w:rPr>
              <w:t>Household</w:t>
            </w:r>
            <w:r>
              <w:rPr>
                <w:spacing w:val="17"/>
                <w:sz w:val="16"/>
              </w:rPr>
              <w:t xml:space="preserve"> </w:t>
            </w:r>
            <w:r>
              <w:rPr>
                <w:sz w:val="16"/>
              </w:rPr>
              <w:t>head</w:t>
            </w:r>
            <w:r>
              <w:rPr>
                <w:spacing w:val="18"/>
                <w:sz w:val="16"/>
              </w:rPr>
              <w:t xml:space="preserve"> </w:t>
            </w:r>
            <w:r>
              <w:rPr>
                <w:sz w:val="16"/>
              </w:rPr>
              <w:t>is</w:t>
            </w:r>
            <w:r>
              <w:rPr>
                <w:spacing w:val="18"/>
                <w:sz w:val="16"/>
              </w:rPr>
              <w:t xml:space="preserve"> </w:t>
            </w:r>
            <w:r>
              <w:rPr>
                <w:sz w:val="16"/>
              </w:rPr>
              <w:t>the</w:t>
            </w:r>
            <w:r>
              <w:rPr>
                <w:spacing w:val="18"/>
                <w:sz w:val="16"/>
              </w:rPr>
              <w:t xml:space="preserve"> </w:t>
            </w:r>
            <w:r>
              <w:rPr>
                <w:spacing w:val="-2"/>
                <w:sz w:val="16"/>
              </w:rPr>
              <w:t>respondent</w:t>
            </w:r>
          </w:p>
        </w:tc>
        <w:tc>
          <w:tcPr>
            <w:tcW w:w="722" w:type="dxa"/>
          </w:tcPr>
          <w:p w14:paraId="4DFC9C1D" w14:textId="77777777" w:rsidR="00D62403" w:rsidRDefault="00D62403">
            <w:pPr>
              <w:pStyle w:val="TableParagraph"/>
              <w:spacing w:line="240" w:lineRule="auto"/>
              <w:jc w:val="left"/>
              <w:rPr>
                <w:rFonts w:ascii="Times New Roman"/>
                <w:sz w:val="12"/>
              </w:rPr>
            </w:pPr>
          </w:p>
        </w:tc>
        <w:tc>
          <w:tcPr>
            <w:tcW w:w="836" w:type="dxa"/>
          </w:tcPr>
          <w:p w14:paraId="6EFDEC3C" w14:textId="77777777" w:rsidR="00D62403" w:rsidRDefault="00D62403">
            <w:pPr>
              <w:pStyle w:val="TableParagraph"/>
              <w:spacing w:before="14" w:line="155" w:lineRule="exact"/>
              <w:ind w:left="10" w:right="1"/>
              <w:rPr>
                <w:sz w:val="16"/>
              </w:rPr>
            </w:pPr>
            <w:r>
              <w:rPr>
                <w:spacing w:val="-4"/>
                <w:sz w:val="16"/>
              </w:rPr>
              <w:t>0.02</w:t>
            </w:r>
          </w:p>
        </w:tc>
        <w:tc>
          <w:tcPr>
            <w:tcW w:w="732" w:type="dxa"/>
          </w:tcPr>
          <w:p w14:paraId="1E5CA2A0" w14:textId="77777777" w:rsidR="00D62403" w:rsidRDefault="00D62403">
            <w:pPr>
              <w:pStyle w:val="TableParagraph"/>
              <w:spacing w:before="14" w:line="155" w:lineRule="exact"/>
              <w:ind w:left="112"/>
              <w:rPr>
                <w:sz w:val="16"/>
              </w:rPr>
            </w:pPr>
            <w:r>
              <w:rPr>
                <w:spacing w:val="-4"/>
                <w:sz w:val="16"/>
              </w:rPr>
              <w:t>0.02</w:t>
            </w:r>
          </w:p>
        </w:tc>
        <w:tc>
          <w:tcPr>
            <w:tcW w:w="219" w:type="dxa"/>
          </w:tcPr>
          <w:p w14:paraId="62D78C18" w14:textId="77777777" w:rsidR="00D62403" w:rsidRDefault="00D62403">
            <w:pPr>
              <w:pStyle w:val="TableParagraph"/>
              <w:spacing w:line="240" w:lineRule="auto"/>
              <w:jc w:val="left"/>
              <w:rPr>
                <w:rFonts w:ascii="Times New Roman"/>
                <w:sz w:val="12"/>
              </w:rPr>
            </w:pPr>
          </w:p>
        </w:tc>
        <w:tc>
          <w:tcPr>
            <w:tcW w:w="723" w:type="dxa"/>
          </w:tcPr>
          <w:p w14:paraId="022668DD" w14:textId="77777777" w:rsidR="00D62403" w:rsidRDefault="00D62403">
            <w:pPr>
              <w:pStyle w:val="TableParagraph"/>
              <w:spacing w:line="240" w:lineRule="auto"/>
              <w:jc w:val="left"/>
              <w:rPr>
                <w:rFonts w:ascii="Times New Roman"/>
                <w:sz w:val="12"/>
              </w:rPr>
            </w:pPr>
          </w:p>
        </w:tc>
        <w:tc>
          <w:tcPr>
            <w:tcW w:w="837" w:type="dxa"/>
          </w:tcPr>
          <w:p w14:paraId="1691883B" w14:textId="77777777" w:rsidR="00D62403" w:rsidRDefault="00D62403">
            <w:pPr>
              <w:pStyle w:val="TableParagraph"/>
              <w:spacing w:line="169" w:lineRule="exact"/>
              <w:ind w:left="2" w:right="7"/>
              <w:rPr>
                <w:rFonts w:ascii="Lucida Sans Unicode" w:hAnsi="Lucida Sans Unicode"/>
                <w:sz w:val="12"/>
              </w:rPr>
            </w:pPr>
            <w:r>
              <w:rPr>
                <w:w w:val="90"/>
                <w:sz w:val="16"/>
              </w:rPr>
              <w:t>-</w:t>
            </w:r>
            <w:r>
              <w:rPr>
                <w:spacing w:val="-4"/>
                <w:w w:val="95"/>
                <w:sz w:val="16"/>
              </w:rPr>
              <w:t>0.07</w:t>
            </w:r>
            <w:r>
              <w:rPr>
                <w:rFonts w:ascii="Lucida Sans Unicode" w:hAnsi="Lucida Sans Unicode"/>
                <w:spacing w:val="-4"/>
                <w:w w:val="95"/>
                <w:position w:val="6"/>
                <w:sz w:val="12"/>
              </w:rPr>
              <w:t>∗</w:t>
            </w:r>
          </w:p>
        </w:tc>
        <w:tc>
          <w:tcPr>
            <w:tcW w:w="733" w:type="dxa"/>
          </w:tcPr>
          <w:p w14:paraId="6823FDC6" w14:textId="77777777" w:rsidR="00D62403" w:rsidRDefault="00D62403">
            <w:pPr>
              <w:pStyle w:val="TableParagraph"/>
              <w:spacing w:line="169" w:lineRule="exact"/>
              <w:ind w:left="93"/>
              <w:rPr>
                <w:rFonts w:ascii="Lucida Sans Unicode" w:hAnsi="Lucida Sans Unicode"/>
                <w:sz w:val="12"/>
              </w:rPr>
            </w:pPr>
            <w:r>
              <w:rPr>
                <w:w w:val="90"/>
                <w:sz w:val="16"/>
              </w:rPr>
              <w:t>-</w:t>
            </w:r>
            <w:r>
              <w:rPr>
                <w:spacing w:val="-4"/>
                <w:w w:val="95"/>
                <w:sz w:val="16"/>
              </w:rPr>
              <w:t>0.07</w:t>
            </w:r>
            <w:r>
              <w:rPr>
                <w:rFonts w:ascii="Lucida Sans Unicode" w:hAnsi="Lucida Sans Unicode"/>
                <w:spacing w:val="-4"/>
                <w:w w:val="95"/>
                <w:position w:val="6"/>
                <w:sz w:val="12"/>
              </w:rPr>
              <w:t>∗</w:t>
            </w:r>
          </w:p>
        </w:tc>
        <w:tc>
          <w:tcPr>
            <w:tcW w:w="110" w:type="dxa"/>
          </w:tcPr>
          <w:p w14:paraId="47CB8A91" w14:textId="77777777" w:rsidR="00D62403" w:rsidRDefault="00D62403">
            <w:pPr>
              <w:pStyle w:val="TableParagraph"/>
              <w:spacing w:line="240" w:lineRule="auto"/>
              <w:jc w:val="left"/>
              <w:rPr>
                <w:rFonts w:ascii="Times New Roman"/>
                <w:sz w:val="12"/>
              </w:rPr>
            </w:pPr>
          </w:p>
        </w:tc>
      </w:tr>
      <w:tr w:rsidR="00D62403" w14:paraId="5DAFCC72" w14:textId="77777777">
        <w:trPr>
          <w:trHeight w:val="189"/>
        </w:trPr>
        <w:tc>
          <w:tcPr>
            <w:tcW w:w="4371" w:type="dxa"/>
          </w:tcPr>
          <w:p w14:paraId="335C6BFD" w14:textId="77777777" w:rsidR="00D62403" w:rsidRDefault="00D62403">
            <w:pPr>
              <w:pStyle w:val="TableParagraph"/>
              <w:spacing w:line="240" w:lineRule="auto"/>
              <w:jc w:val="left"/>
              <w:rPr>
                <w:rFonts w:ascii="Times New Roman"/>
                <w:sz w:val="12"/>
              </w:rPr>
            </w:pPr>
          </w:p>
        </w:tc>
        <w:tc>
          <w:tcPr>
            <w:tcW w:w="722" w:type="dxa"/>
          </w:tcPr>
          <w:p w14:paraId="7BA788AC" w14:textId="77777777" w:rsidR="00D62403" w:rsidRDefault="00D62403">
            <w:pPr>
              <w:pStyle w:val="TableParagraph"/>
              <w:spacing w:line="240" w:lineRule="auto"/>
              <w:jc w:val="left"/>
              <w:rPr>
                <w:rFonts w:ascii="Times New Roman"/>
                <w:sz w:val="12"/>
              </w:rPr>
            </w:pPr>
          </w:p>
        </w:tc>
        <w:tc>
          <w:tcPr>
            <w:tcW w:w="836" w:type="dxa"/>
          </w:tcPr>
          <w:p w14:paraId="65331E6D" w14:textId="77777777" w:rsidR="00D62403" w:rsidRDefault="00D62403">
            <w:pPr>
              <w:pStyle w:val="TableParagraph"/>
              <w:spacing w:before="14" w:line="155" w:lineRule="exact"/>
              <w:ind w:left="9" w:right="1"/>
              <w:rPr>
                <w:sz w:val="16"/>
              </w:rPr>
            </w:pPr>
            <w:r>
              <w:rPr>
                <w:spacing w:val="-2"/>
                <w:sz w:val="16"/>
              </w:rPr>
              <w:t>(0.02)</w:t>
            </w:r>
          </w:p>
        </w:tc>
        <w:tc>
          <w:tcPr>
            <w:tcW w:w="732" w:type="dxa"/>
          </w:tcPr>
          <w:p w14:paraId="752323D2" w14:textId="77777777" w:rsidR="00D62403" w:rsidRDefault="00D62403">
            <w:pPr>
              <w:pStyle w:val="TableParagraph"/>
              <w:spacing w:before="14" w:line="155" w:lineRule="exact"/>
              <w:ind w:left="112"/>
              <w:rPr>
                <w:sz w:val="16"/>
              </w:rPr>
            </w:pPr>
            <w:r>
              <w:rPr>
                <w:spacing w:val="-2"/>
                <w:sz w:val="16"/>
              </w:rPr>
              <w:t>(0.02)</w:t>
            </w:r>
          </w:p>
        </w:tc>
        <w:tc>
          <w:tcPr>
            <w:tcW w:w="219" w:type="dxa"/>
          </w:tcPr>
          <w:p w14:paraId="60222287" w14:textId="77777777" w:rsidR="00D62403" w:rsidRDefault="00D62403">
            <w:pPr>
              <w:pStyle w:val="TableParagraph"/>
              <w:spacing w:line="240" w:lineRule="auto"/>
              <w:jc w:val="left"/>
              <w:rPr>
                <w:rFonts w:ascii="Times New Roman"/>
                <w:sz w:val="12"/>
              </w:rPr>
            </w:pPr>
          </w:p>
        </w:tc>
        <w:tc>
          <w:tcPr>
            <w:tcW w:w="723" w:type="dxa"/>
          </w:tcPr>
          <w:p w14:paraId="18937CF9" w14:textId="77777777" w:rsidR="00D62403" w:rsidRDefault="00D62403">
            <w:pPr>
              <w:pStyle w:val="TableParagraph"/>
              <w:spacing w:line="240" w:lineRule="auto"/>
              <w:jc w:val="left"/>
              <w:rPr>
                <w:rFonts w:ascii="Times New Roman"/>
                <w:sz w:val="12"/>
              </w:rPr>
            </w:pPr>
          </w:p>
        </w:tc>
        <w:tc>
          <w:tcPr>
            <w:tcW w:w="837" w:type="dxa"/>
          </w:tcPr>
          <w:p w14:paraId="6D2E0D75" w14:textId="77777777" w:rsidR="00D62403" w:rsidRDefault="00D62403">
            <w:pPr>
              <w:pStyle w:val="TableParagraph"/>
              <w:spacing w:before="14" w:line="155" w:lineRule="exact"/>
              <w:ind w:left="7" w:right="5"/>
              <w:rPr>
                <w:sz w:val="16"/>
              </w:rPr>
            </w:pPr>
            <w:r>
              <w:rPr>
                <w:spacing w:val="-2"/>
                <w:sz w:val="16"/>
              </w:rPr>
              <w:t>(0.04)</w:t>
            </w:r>
          </w:p>
        </w:tc>
        <w:tc>
          <w:tcPr>
            <w:tcW w:w="733" w:type="dxa"/>
          </w:tcPr>
          <w:p w14:paraId="1AC739C4" w14:textId="77777777" w:rsidR="00D62403" w:rsidRDefault="00D62403">
            <w:pPr>
              <w:pStyle w:val="TableParagraph"/>
              <w:spacing w:before="14" w:line="155" w:lineRule="exact"/>
              <w:ind w:left="103"/>
              <w:rPr>
                <w:sz w:val="16"/>
              </w:rPr>
            </w:pPr>
            <w:r>
              <w:rPr>
                <w:spacing w:val="-2"/>
                <w:sz w:val="16"/>
              </w:rPr>
              <w:t>(0.04)</w:t>
            </w:r>
          </w:p>
        </w:tc>
        <w:tc>
          <w:tcPr>
            <w:tcW w:w="110" w:type="dxa"/>
          </w:tcPr>
          <w:p w14:paraId="67FFDC35" w14:textId="77777777" w:rsidR="00D62403" w:rsidRDefault="00D62403">
            <w:pPr>
              <w:pStyle w:val="TableParagraph"/>
              <w:spacing w:line="240" w:lineRule="auto"/>
              <w:jc w:val="left"/>
              <w:rPr>
                <w:rFonts w:ascii="Times New Roman"/>
                <w:sz w:val="12"/>
              </w:rPr>
            </w:pPr>
          </w:p>
        </w:tc>
      </w:tr>
      <w:tr w:rsidR="00D62403" w14:paraId="12000297" w14:textId="77777777">
        <w:trPr>
          <w:trHeight w:val="189"/>
        </w:trPr>
        <w:tc>
          <w:tcPr>
            <w:tcW w:w="4371" w:type="dxa"/>
          </w:tcPr>
          <w:p w14:paraId="3C432089" w14:textId="77777777" w:rsidR="00D62403" w:rsidRDefault="00D62403">
            <w:pPr>
              <w:pStyle w:val="TableParagraph"/>
              <w:spacing w:before="14" w:line="155" w:lineRule="exact"/>
              <w:ind w:left="119"/>
              <w:jc w:val="left"/>
              <w:rPr>
                <w:sz w:val="16"/>
              </w:rPr>
            </w:pPr>
            <w:r>
              <w:rPr>
                <w:sz w:val="16"/>
              </w:rPr>
              <w:t>Female</w:t>
            </w:r>
            <w:r>
              <w:rPr>
                <w:spacing w:val="13"/>
                <w:sz w:val="16"/>
              </w:rPr>
              <w:t xml:space="preserve"> </w:t>
            </w:r>
            <w:r>
              <w:rPr>
                <w:sz w:val="16"/>
              </w:rPr>
              <w:t>Household</w:t>
            </w:r>
            <w:r>
              <w:rPr>
                <w:spacing w:val="12"/>
                <w:sz w:val="16"/>
              </w:rPr>
              <w:t xml:space="preserve"> </w:t>
            </w:r>
            <w:r>
              <w:rPr>
                <w:spacing w:val="-4"/>
                <w:sz w:val="16"/>
              </w:rPr>
              <w:t>Head</w:t>
            </w:r>
          </w:p>
        </w:tc>
        <w:tc>
          <w:tcPr>
            <w:tcW w:w="722" w:type="dxa"/>
          </w:tcPr>
          <w:p w14:paraId="7643E98E" w14:textId="77777777" w:rsidR="00D62403" w:rsidRDefault="00D62403">
            <w:pPr>
              <w:pStyle w:val="TableParagraph"/>
              <w:spacing w:line="240" w:lineRule="auto"/>
              <w:jc w:val="left"/>
              <w:rPr>
                <w:rFonts w:ascii="Times New Roman"/>
                <w:sz w:val="12"/>
              </w:rPr>
            </w:pPr>
          </w:p>
        </w:tc>
        <w:tc>
          <w:tcPr>
            <w:tcW w:w="836" w:type="dxa"/>
          </w:tcPr>
          <w:p w14:paraId="2663D8DC" w14:textId="77777777" w:rsidR="00D62403" w:rsidRDefault="00D62403">
            <w:pPr>
              <w:pStyle w:val="TableParagraph"/>
              <w:spacing w:before="14" w:line="155" w:lineRule="exact"/>
              <w:ind w:left="10" w:right="1"/>
              <w:rPr>
                <w:sz w:val="16"/>
              </w:rPr>
            </w:pPr>
            <w:r>
              <w:rPr>
                <w:spacing w:val="-4"/>
                <w:sz w:val="16"/>
              </w:rPr>
              <w:t>0.01</w:t>
            </w:r>
          </w:p>
        </w:tc>
        <w:tc>
          <w:tcPr>
            <w:tcW w:w="732" w:type="dxa"/>
          </w:tcPr>
          <w:p w14:paraId="5F833587" w14:textId="77777777" w:rsidR="00D62403" w:rsidRDefault="00D62403">
            <w:pPr>
              <w:pStyle w:val="TableParagraph"/>
              <w:spacing w:before="14" w:line="155" w:lineRule="exact"/>
              <w:ind w:left="112"/>
              <w:rPr>
                <w:sz w:val="16"/>
              </w:rPr>
            </w:pPr>
            <w:r>
              <w:rPr>
                <w:spacing w:val="-4"/>
                <w:sz w:val="16"/>
              </w:rPr>
              <w:t>0.01</w:t>
            </w:r>
          </w:p>
        </w:tc>
        <w:tc>
          <w:tcPr>
            <w:tcW w:w="219" w:type="dxa"/>
          </w:tcPr>
          <w:p w14:paraId="47A9726E" w14:textId="77777777" w:rsidR="00D62403" w:rsidRDefault="00D62403">
            <w:pPr>
              <w:pStyle w:val="TableParagraph"/>
              <w:spacing w:line="240" w:lineRule="auto"/>
              <w:jc w:val="left"/>
              <w:rPr>
                <w:rFonts w:ascii="Times New Roman"/>
                <w:sz w:val="12"/>
              </w:rPr>
            </w:pPr>
          </w:p>
        </w:tc>
        <w:tc>
          <w:tcPr>
            <w:tcW w:w="723" w:type="dxa"/>
          </w:tcPr>
          <w:p w14:paraId="4A97BF80" w14:textId="77777777" w:rsidR="00D62403" w:rsidRDefault="00D62403">
            <w:pPr>
              <w:pStyle w:val="TableParagraph"/>
              <w:spacing w:line="240" w:lineRule="auto"/>
              <w:jc w:val="left"/>
              <w:rPr>
                <w:rFonts w:ascii="Times New Roman"/>
                <w:sz w:val="12"/>
              </w:rPr>
            </w:pPr>
          </w:p>
        </w:tc>
        <w:tc>
          <w:tcPr>
            <w:tcW w:w="837" w:type="dxa"/>
          </w:tcPr>
          <w:p w14:paraId="3A9A6DAA" w14:textId="77777777" w:rsidR="00D62403" w:rsidRDefault="00D62403">
            <w:pPr>
              <w:pStyle w:val="TableParagraph"/>
              <w:spacing w:before="14" w:line="155" w:lineRule="exact"/>
              <w:ind w:left="7" w:right="5"/>
              <w:rPr>
                <w:sz w:val="16"/>
              </w:rPr>
            </w:pPr>
            <w:r>
              <w:rPr>
                <w:w w:val="85"/>
                <w:sz w:val="16"/>
              </w:rPr>
              <w:t>-</w:t>
            </w:r>
            <w:r>
              <w:rPr>
                <w:spacing w:val="-4"/>
                <w:w w:val="95"/>
                <w:sz w:val="16"/>
              </w:rPr>
              <w:t>0.00</w:t>
            </w:r>
          </w:p>
        </w:tc>
        <w:tc>
          <w:tcPr>
            <w:tcW w:w="733" w:type="dxa"/>
          </w:tcPr>
          <w:p w14:paraId="516DD644" w14:textId="77777777" w:rsidR="00D62403" w:rsidRDefault="00D62403">
            <w:pPr>
              <w:pStyle w:val="TableParagraph"/>
              <w:spacing w:before="14" w:line="155" w:lineRule="exact"/>
              <w:ind w:left="104"/>
              <w:rPr>
                <w:sz w:val="16"/>
              </w:rPr>
            </w:pPr>
            <w:r>
              <w:rPr>
                <w:w w:val="85"/>
                <w:sz w:val="16"/>
              </w:rPr>
              <w:t>-</w:t>
            </w:r>
            <w:r>
              <w:rPr>
                <w:spacing w:val="-4"/>
                <w:w w:val="95"/>
                <w:sz w:val="16"/>
              </w:rPr>
              <w:t>0.00</w:t>
            </w:r>
          </w:p>
        </w:tc>
        <w:tc>
          <w:tcPr>
            <w:tcW w:w="110" w:type="dxa"/>
          </w:tcPr>
          <w:p w14:paraId="7DC1E1CA" w14:textId="77777777" w:rsidR="00D62403" w:rsidRDefault="00D62403">
            <w:pPr>
              <w:pStyle w:val="TableParagraph"/>
              <w:spacing w:line="240" w:lineRule="auto"/>
              <w:jc w:val="left"/>
              <w:rPr>
                <w:rFonts w:ascii="Times New Roman"/>
                <w:sz w:val="12"/>
              </w:rPr>
            </w:pPr>
          </w:p>
        </w:tc>
      </w:tr>
      <w:tr w:rsidR="00D62403" w14:paraId="280488D6" w14:textId="77777777">
        <w:trPr>
          <w:trHeight w:val="189"/>
        </w:trPr>
        <w:tc>
          <w:tcPr>
            <w:tcW w:w="4371" w:type="dxa"/>
          </w:tcPr>
          <w:p w14:paraId="2570063E" w14:textId="77777777" w:rsidR="00D62403" w:rsidRDefault="00D62403">
            <w:pPr>
              <w:pStyle w:val="TableParagraph"/>
              <w:spacing w:line="240" w:lineRule="auto"/>
              <w:jc w:val="left"/>
              <w:rPr>
                <w:rFonts w:ascii="Times New Roman"/>
                <w:sz w:val="12"/>
              </w:rPr>
            </w:pPr>
          </w:p>
        </w:tc>
        <w:tc>
          <w:tcPr>
            <w:tcW w:w="722" w:type="dxa"/>
          </w:tcPr>
          <w:p w14:paraId="55AC3284" w14:textId="77777777" w:rsidR="00D62403" w:rsidRDefault="00D62403">
            <w:pPr>
              <w:pStyle w:val="TableParagraph"/>
              <w:spacing w:line="240" w:lineRule="auto"/>
              <w:jc w:val="left"/>
              <w:rPr>
                <w:rFonts w:ascii="Times New Roman"/>
                <w:sz w:val="12"/>
              </w:rPr>
            </w:pPr>
          </w:p>
        </w:tc>
        <w:tc>
          <w:tcPr>
            <w:tcW w:w="836" w:type="dxa"/>
          </w:tcPr>
          <w:p w14:paraId="4A1AE26C" w14:textId="77777777" w:rsidR="00D62403" w:rsidRDefault="00D62403">
            <w:pPr>
              <w:pStyle w:val="TableParagraph"/>
              <w:spacing w:before="14" w:line="155" w:lineRule="exact"/>
              <w:ind w:left="9" w:right="1"/>
              <w:rPr>
                <w:sz w:val="16"/>
              </w:rPr>
            </w:pPr>
            <w:r>
              <w:rPr>
                <w:spacing w:val="-2"/>
                <w:sz w:val="16"/>
              </w:rPr>
              <w:t>(0.03)</w:t>
            </w:r>
          </w:p>
        </w:tc>
        <w:tc>
          <w:tcPr>
            <w:tcW w:w="732" w:type="dxa"/>
          </w:tcPr>
          <w:p w14:paraId="046D155E" w14:textId="77777777" w:rsidR="00D62403" w:rsidRDefault="00D62403">
            <w:pPr>
              <w:pStyle w:val="TableParagraph"/>
              <w:spacing w:before="14" w:line="155" w:lineRule="exact"/>
              <w:ind w:left="112"/>
              <w:rPr>
                <w:sz w:val="16"/>
              </w:rPr>
            </w:pPr>
            <w:r>
              <w:rPr>
                <w:spacing w:val="-2"/>
                <w:sz w:val="16"/>
              </w:rPr>
              <w:t>(0.03)</w:t>
            </w:r>
          </w:p>
        </w:tc>
        <w:tc>
          <w:tcPr>
            <w:tcW w:w="219" w:type="dxa"/>
          </w:tcPr>
          <w:p w14:paraId="67D9593D" w14:textId="77777777" w:rsidR="00D62403" w:rsidRDefault="00D62403">
            <w:pPr>
              <w:pStyle w:val="TableParagraph"/>
              <w:spacing w:line="240" w:lineRule="auto"/>
              <w:jc w:val="left"/>
              <w:rPr>
                <w:rFonts w:ascii="Times New Roman"/>
                <w:sz w:val="12"/>
              </w:rPr>
            </w:pPr>
          </w:p>
        </w:tc>
        <w:tc>
          <w:tcPr>
            <w:tcW w:w="723" w:type="dxa"/>
          </w:tcPr>
          <w:p w14:paraId="18416BCE" w14:textId="77777777" w:rsidR="00D62403" w:rsidRDefault="00D62403">
            <w:pPr>
              <w:pStyle w:val="TableParagraph"/>
              <w:spacing w:line="240" w:lineRule="auto"/>
              <w:jc w:val="left"/>
              <w:rPr>
                <w:rFonts w:ascii="Times New Roman"/>
                <w:sz w:val="12"/>
              </w:rPr>
            </w:pPr>
          </w:p>
        </w:tc>
        <w:tc>
          <w:tcPr>
            <w:tcW w:w="837" w:type="dxa"/>
          </w:tcPr>
          <w:p w14:paraId="20D16DDE" w14:textId="77777777" w:rsidR="00D62403" w:rsidRDefault="00D62403">
            <w:pPr>
              <w:pStyle w:val="TableParagraph"/>
              <w:spacing w:before="14" w:line="155" w:lineRule="exact"/>
              <w:ind w:left="7" w:right="5"/>
              <w:rPr>
                <w:sz w:val="16"/>
              </w:rPr>
            </w:pPr>
            <w:r>
              <w:rPr>
                <w:spacing w:val="-2"/>
                <w:sz w:val="16"/>
              </w:rPr>
              <w:t>(0.04)</w:t>
            </w:r>
          </w:p>
        </w:tc>
        <w:tc>
          <w:tcPr>
            <w:tcW w:w="733" w:type="dxa"/>
          </w:tcPr>
          <w:p w14:paraId="1D70A1B0" w14:textId="77777777" w:rsidR="00D62403" w:rsidRDefault="00D62403">
            <w:pPr>
              <w:pStyle w:val="TableParagraph"/>
              <w:spacing w:before="14" w:line="155" w:lineRule="exact"/>
              <w:ind w:left="103"/>
              <w:rPr>
                <w:sz w:val="16"/>
              </w:rPr>
            </w:pPr>
            <w:r>
              <w:rPr>
                <w:spacing w:val="-2"/>
                <w:sz w:val="16"/>
              </w:rPr>
              <w:t>(0.04)</w:t>
            </w:r>
          </w:p>
        </w:tc>
        <w:tc>
          <w:tcPr>
            <w:tcW w:w="110" w:type="dxa"/>
          </w:tcPr>
          <w:p w14:paraId="04F78DB8" w14:textId="77777777" w:rsidR="00D62403" w:rsidRDefault="00D62403">
            <w:pPr>
              <w:pStyle w:val="TableParagraph"/>
              <w:spacing w:line="240" w:lineRule="auto"/>
              <w:jc w:val="left"/>
              <w:rPr>
                <w:rFonts w:ascii="Times New Roman"/>
                <w:sz w:val="12"/>
              </w:rPr>
            </w:pPr>
          </w:p>
        </w:tc>
      </w:tr>
      <w:tr w:rsidR="00D62403" w14:paraId="347F8140" w14:textId="77777777">
        <w:trPr>
          <w:trHeight w:val="189"/>
        </w:trPr>
        <w:tc>
          <w:tcPr>
            <w:tcW w:w="4371" w:type="dxa"/>
          </w:tcPr>
          <w:p w14:paraId="51024E09" w14:textId="77777777" w:rsidR="00D62403" w:rsidRDefault="00D62403">
            <w:pPr>
              <w:pStyle w:val="TableParagraph"/>
              <w:spacing w:before="14" w:line="155" w:lineRule="exact"/>
              <w:ind w:left="119"/>
              <w:jc w:val="left"/>
              <w:rPr>
                <w:sz w:val="16"/>
              </w:rPr>
            </w:pPr>
            <w:r>
              <w:rPr>
                <w:sz w:val="16"/>
              </w:rPr>
              <w:t>Married</w:t>
            </w:r>
            <w:r>
              <w:rPr>
                <w:spacing w:val="18"/>
                <w:sz w:val="16"/>
              </w:rPr>
              <w:t xml:space="preserve"> </w:t>
            </w:r>
            <w:r>
              <w:rPr>
                <w:sz w:val="16"/>
              </w:rPr>
              <w:t>Household</w:t>
            </w:r>
            <w:r>
              <w:rPr>
                <w:spacing w:val="19"/>
                <w:sz w:val="16"/>
              </w:rPr>
              <w:t xml:space="preserve"> </w:t>
            </w:r>
            <w:r>
              <w:rPr>
                <w:spacing w:val="-4"/>
                <w:sz w:val="16"/>
              </w:rPr>
              <w:t>Head</w:t>
            </w:r>
          </w:p>
        </w:tc>
        <w:tc>
          <w:tcPr>
            <w:tcW w:w="722" w:type="dxa"/>
          </w:tcPr>
          <w:p w14:paraId="6078965F" w14:textId="77777777" w:rsidR="00D62403" w:rsidRDefault="00D62403">
            <w:pPr>
              <w:pStyle w:val="TableParagraph"/>
              <w:spacing w:line="240" w:lineRule="auto"/>
              <w:jc w:val="left"/>
              <w:rPr>
                <w:rFonts w:ascii="Times New Roman"/>
                <w:sz w:val="12"/>
              </w:rPr>
            </w:pPr>
          </w:p>
        </w:tc>
        <w:tc>
          <w:tcPr>
            <w:tcW w:w="836" w:type="dxa"/>
          </w:tcPr>
          <w:p w14:paraId="0D2D91F5" w14:textId="77777777" w:rsidR="00D62403" w:rsidRDefault="00D62403">
            <w:pPr>
              <w:pStyle w:val="TableParagraph"/>
              <w:spacing w:before="14" w:line="155" w:lineRule="exact"/>
              <w:ind w:left="10" w:right="1"/>
              <w:rPr>
                <w:sz w:val="16"/>
              </w:rPr>
            </w:pPr>
            <w:r>
              <w:rPr>
                <w:w w:val="90"/>
                <w:sz w:val="16"/>
              </w:rPr>
              <w:t>-</w:t>
            </w:r>
            <w:r>
              <w:rPr>
                <w:spacing w:val="-4"/>
                <w:sz w:val="16"/>
              </w:rPr>
              <w:t>0.02</w:t>
            </w:r>
          </w:p>
        </w:tc>
        <w:tc>
          <w:tcPr>
            <w:tcW w:w="732" w:type="dxa"/>
          </w:tcPr>
          <w:p w14:paraId="28451682" w14:textId="77777777" w:rsidR="00D62403" w:rsidRDefault="00D62403">
            <w:pPr>
              <w:pStyle w:val="TableParagraph"/>
              <w:spacing w:before="14" w:line="155" w:lineRule="exact"/>
              <w:ind w:left="113"/>
              <w:rPr>
                <w:sz w:val="16"/>
              </w:rPr>
            </w:pPr>
            <w:r>
              <w:rPr>
                <w:w w:val="90"/>
                <w:sz w:val="16"/>
              </w:rPr>
              <w:t>-</w:t>
            </w:r>
            <w:r>
              <w:rPr>
                <w:spacing w:val="-4"/>
                <w:sz w:val="16"/>
              </w:rPr>
              <w:t>0.02</w:t>
            </w:r>
          </w:p>
        </w:tc>
        <w:tc>
          <w:tcPr>
            <w:tcW w:w="219" w:type="dxa"/>
          </w:tcPr>
          <w:p w14:paraId="7D7D3D09" w14:textId="77777777" w:rsidR="00D62403" w:rsidRDefault="00D62403">
            <w:pPr>
              <w:pStyle w:val="TableParagraph"/>
              <w:spacing w:line="240" w:lineRule="auto"/>
              <w:jc w:val="left"/>
              <w:rPr>
                <w:rFonts w:ascii="Times New Roman"/>
                <w:sz w:val="12"/>
              </w:rPr>
            </w:pPr>
          </w:p>
        </w:tc>
        <w:tc>
          <w:tcPr>
            <w:tcW w:w="723" w:type="dxa"/>
          </w:tcPr>
          <w:p w14:paraId="489B6ADF" w14:textId="77777777" w:rsidR="00D62403" w:rsidRDefault="00D62403">
            <w:pPr>
              <w:pStyle w:val="TableParagraph"/>
              <w:spacing w:line="240" w:lineRule="auto"/>
              <w:jc w:val="left"/>
              <w:rPr>
                <w:rFonts w:ascii="Times New Roman"/>
                <w:sz w:val="12"/>
              </w:rPr>
            </w:pPr>
          </w:p>
        </w:tc>
        <w:tc>
          <w:tcPr>
            <w:tcW w:w="837" w:type="dxa"/>
          </w:tcPr>
          <w:p w14:paraId="0D5FB65F" w14:textId="77777777" w:rsidR="00D62403" w:rsidRDefault="00D62403">
            <w:pPr>
              <w:pStyle w:val="TableParagraph"/>
              <w:spacing w:line="169" w:lineRule="exact"/>
              <w:ind w:left="2" w:right="7"/>
              <w:rPr>
                <w:rFonts w:ascii="Lucida Sans Unicode" w:hAnsi="Lucida Sans Unicode"/>
                <w:sz w:val="12"/>
              </w:rPr>
            </w:pPr>
            <w:r>
              <w:rPr>
                <w:spacing w:val="-2"/>
                <w:sz w:val="16"/>
              </w:rPr>
              <w:t>-0.12</w:t>
            </w:r>
            <w:r>
              <w:rPr>
                <w:rFonts w:ascii="Lucida Sans Unicode" w:hAnsi="Lucida Sans Unicode"/>
                <w:spacing w:val="-2"/>
                <w:position w:val="6"/>
                <w:sz w:val="12"/>
              </w:rPr>
              <w:t>∗∗</w:t>
            </w:r>
          </w:p>
        </w:tc>
        <w:tc>
          <w:tcPr>
            <w:tcW w:w="733" w:type="dxa"/>
          </w:tcPr>
          <w:p w14:paraId="2BE40752" w14:textId="77777777" w:rsidR="00D62403" w:rsidRDefault="00D62403">
            <w:pPr>
              <w:pStyle w:val="TableParagraph"/>
              <w:spacing w:line="169" w:lineRule="exact"/>
              <w:ind w:left="93"/>
              <w:rPr>
                <w:rFonts w:ascii="Lucida Sans Unicode" w:hAnsi="Lucida Sans Unicode"/>
                <w:sz w:val="12"/>
              </w:rPr>
            </w:pPr>
            <w:r>
              <w:rPr>
                <w:spacing w:val="-2"/>
                <w:sz w:val="16"/>
              </w:rPr>
              <w:t>-</w:t>
            </w:r>
            <w:r>
              <w:rPr>
                <w:spacing w:val="-4"/>
                <w:sz w:val="16"/>
              </w:rPr>
              <w:t>0.12</w:t>
            </w:r>
            <w:r>
              <w:rPr>
                <w:rFonts w:ascii="Lucida Sans Unicode" w:hAnsi="Lucida Sans Unicode"/>
                <w:spacing w:val="-4"/>
                <w:position w:val="6"/>
                <w:sz w:val="12"/>
              </w:rPr>
              <w:t>∗∗∗</w:t>
            </w:r>
          </w:p>
        </w:tc>
        <w:tc>
          <w:tcPr>
            <w:tcW w:w="110" w:type="dxa"/>
          </w:tcPr>
          <w:p w14:paraId="65F9A017" w14:textId="77777777" w:rsidR="00D62403" w:rsidRDefault="00D62403">
            <w:pPr>
              <w:pStyle w:val="TableParagraph"/>
              <w:spacing w:line="240" w:lineRule="auto"/>
              <w:jc w:val="left"/>
              <w:rPr>
                <w:rFonts w:ascii="Times New Roman"/>
                <w:sz w:val="12"/>
              </w:rPr>
            </w:pPr>
          </w:p>
        </w:tc>
      </w:tr>
      <w:tr w:rsidR="00D62403" w14:paraId="49F01DD5" w14:textId="77777777">
        <w:trPr>
          <w:trHeight w:val="189"/>
        </w:trPr>
        <w:tc>
          <w:tcPr>
            <w:tcW w:w="4371" w:type="dxa"/>
          </w:tcPr>
          <w:p w14:paraId="1A8E477F" w14:textId="77777777" w:rsidR="00D62403" w:rsidRDefault="00D62403">
            <w:pPr>
              <w:pStyle w:val="TableParagraph"/>
              <w:spacing w:line="240" w:lineRule="auto"/>
              <w:jc w:val="left"/>
              <w:rPr>
                <w:rFonts w:ascii="Times New Roman"/>
                <w:sz w:val="12"/>
              </w:rPr>
            </w:pPr>
          </w:p>
        </w:tc>
        <w:tc>
          <w:tcPr>
            <w:tcW w:w="722" w:type="dxa"/>
          </w:tcPr>
          <w:p w14:paraId="5F59A568" w14:textId="77777777" w:rsidR="00D62403" w:rsidRDefault="00D62403">
            <w:pPr>
              <w:pStyle w:val="TableParagraph"/>
              <w:spacing w:line="240" w:lineRule="auto"/>
              <w:jc w:val="left"/>
              <w:rPr>
                <w:rFonts w:ascii="Times New Roman"/>
                <w:sz w:val="12"/>
              </w:rPr>
            </w:pPr>
          </w:p>
        </w:tc>
        <w:tc>
          <w:tcPr>
            <w:tcW w:w="836" w:type="dxa"/>
          </w:tcPr>
          <w:p w14:paraId="0D2B718F" w14:textId="77777777" w:rsidR="00D62403" w:rsidRDefault="00D62403">
            <w:pPr>
              <w:pStyle w:val="TableParagraph"/>
              <w:spacing w:before="14" w:line="155" w:lineRule="exact"/>
              <w:ind w:left="9" w:right="1"/>
              <w:rPr>
                <w:sz w:val="16"/>
              </w:rPr>
            </w:pPr>
            <w:r>
              <w:rPr>
                <w:spacing w:val="-2"/>
                <w:sz w:val="16"/>
              </w:rPr>
              <w:t>(0.03)</w:t>
            </w:r>
          </w:p>
        </w:tc>
        <w:tc>
          <w:tcPr>
            <w:tcW w:w="732" w:type="dxa"/>
          </w:tcPr>
          <w:p w14:paraId="56B02834" w14:textId="77777777" w:rsidR="00D62403" w:rsidRDefault="00D62403">
            <w:pPr>
              <w:pStyle w:val="TableParagraph"/>
              <w:spacing w:before="14" w:line="155" w:lineRule="exact"/>
              <w:ind w:left="112"/>
              <w:rPr>
                <w:sz w:val="16"/>
              </w:rPr>
            </w:pPr>
            <w:r>
              <w:rPr>
                <w:spacing w:val="-2"/>
                <w:sz w:val="16"/>
              </w:rPr>
              <w:t>(0.03)</w:t>
            </w:r>
          </w:p>
        </w:tc>
        <w:tc>
          <w:tcPr>
            <w:tcW w:w="219" w:type="dxa"/>
          </w:tcPr>
          <w:p w14:paraId="3F034801" w14:textId="77777777" w:rsidR="00D62403" w:rsidRDefault="00D62403">
            <w:pPr>
              <w:pStyle w:val="TableParagraph"/>
              <w:spacing w:line="240" w:lineRule="auto"/>
              <w:jc w:val="left"/>
              <w:rPr>
                <w:rFonts w:ascii="Times New Roman"/>
                <w:sz w:val="12"/>
              </w:rPr>
            </w:pPr>
          </w:p>
        </w:tc>
        <w:tc>
          <w:tcPr>
            <w:tcW w:w="723" w:type="dxa"/>
          </w:tcPr>
          <w:p w14:paraId="7BEE2487" w14:textId="77777777" w:rsidR="00D62403" w:rsidRDefault="00D62403">
            <w:pPr>
              <w:pStyle w:val="TableParagraph"/>
              <w:spacing w:line="240" w:lineRule="auto"/>
              <w:jc w:val="left"/>
              <w:rPr>
                <w:rFonts w:ascii="Times New Roman"/>
                <w:sz w:val="12"/>
              </w:rPr>
            </w:pPr>
          </w:p>
        </w:tc>
        <w:tc>
          <w:tcPr>
            <w:tcW w:w="837" w:type="dxa"/>
          </w:tcPr>
          <w:p w14:paraId="79FC4AE5" w14:textId="77777777" w:rsidR="00D62403" w:rsidRDefault="00D62403">
            <w:pPr>
              <w:pStyle w:val="TableParagraph"/>
              <w:spacing w:before="14" w:line="155" w:lineRule="exact"/>
              <w:ind w:left="7" w:right="5"/>
              <w:rPr>
                <w:sz w:val="16"/>
              </w:rPr>
            </w:pPr>
            <w:r>
              <w:rPr>
                <w:spacing w:val="-2"/>
                <w:sz w:val="16"/>
              </w:rPr>
              <w:t>(0.04)</w:t>
            </w:r>
          </w:p>
        </w:tc>
        <w:tc>
          <w:tcPr>
            <w:tcW w:w="733" w:type="dxa"/>
          </w:tcPr>
          <w:p w14:paraId="5ED23D22" w14:textId="77777777" w:rsidR="00D62403" w:rsidRDefault="00D62403">
            <w:pPr>
              <w:pStyle w:val="TableParagraph"/>
              <w:spacing w:before="14" w:line="155" w:lineRule="exact"/>
              <w:ind w:left="103"/>
              <w:rPr>
                <w:sz w:val="16"/>
              </w:rPr>
            </w:pPr>
            <w:r>
              <w:rPr>
                <w:spacing w:val="-2"/>
                <w:sz w:val="16"/>
              </w:rPr>
              <w:t>(0.04)</w:t>
            </w:r>
          </w:p>
        </w:tc>
        <w:tc>
          <w:tcPr>
            <w:tcW w:w="110" w:type="dxa"/>
          </w:tcPr>
          <w:p w14:paraId="42802AA0" w14:textId="77777777" w:rsidR="00D62403" w:rsidRDefault="00D62403">
            <w:pPr>
              <w:pStyle w:val="TableParagraph"/>
              <w:spacing w:line="240" w:lineRule="auto"/>
              <w:jc w:val="left"/>
              <w:rPr>
                <w:rFonts w:ascii="Times New Roman"/>
                <w:sz w:val="12"/>
              </w:rPr>
            </w:pPr>
          </w:p>
        </w:tc>
      </w:tr>
      <w:tr w:rsidR="00D62403" w14:paraId="4B45E432" w14:textId="77777777">
        <w:trPr>
          <w:trHeight w:val="189"/>
        </w:trPr>
        <w:tc>
          <w:tcPr>
            <w:tcW w:w="4371" w:type="dxa"/>
          </w:tcPr>
          <w:p w14:paraId="1BB548D3" w14:textId="77777777" w:rsidR="00D62403" w:rsidRDefault="00D62403">
            <w:pPr>
              <w:pStyle w:val="TableParagraph"/>
              <w:spacing w:before="14" w:line="155" w:lineRule="exact"/>
              <w:ind w:left="119"/>
              <w:jc w:val="left"/>
              <w:rPr>
                <w:sz w:val="16"/>
              </w:rPr>
            </w:pPr>
            <w:r>
              <w:rPr>
                <w:sz w:val="16"/>
              </w:rPr>
              <w:t>Household</w:t>
            </w:r>
            <w:r>
              <w:rPr>
                <w:spacing w:val="16"/>
                <w:sz w:val="16"/>
              </w:rPr>
              <w:t xml:space="preserve"> </w:t>
            </w:r>
            <w:r>
              <w:rPr>
                <w:sz w:val="16"/>
              </w:rPr>
              <w:t>head</w:t>
            </w:r>
            <w:r>
              <w:rPr>
                <w:spacing w:val="16"/>
                <w:sz w:val="16"/>
              </w:rPr>
              <w:t xml:space="preserve"> </w:t>
            </w:r>
            <w:r>
              <w:rPr>
                <w:sz w:val="16"/>
              </w:rPr>
              <w:t>years</w:t>
            </w:r>
            <w:r>
              <w:rPr>
                <w:spacing w:val="16"/>
                <w:sz w:val="16"/>
              </w:rPr>
              <w:t xml:space="preserve"> </w:t>
            </w:r>
            <w:r>
              <w:rPr>
                <w:sz w:val="16"/>
              </w:rPr>
              <w:t>of</w:t>
            </w:r>
            <w:r>
              <w:rPr>
                <w:spacing w:val="17"/>
                <w:sz w:val="16"/>
              </w:rPr>
              <w:t xml:space="preserve"> </w:t>
            </w:r>
            <w:r>
              <w:rPr>
                <w:spacing w:val="-2"/>
                <w:sz w:val="16"/>
              </w:rPr>
              <w:t>education</w:t>
            </w:r>
          </w:p>
        </w:tc>
        <w:tc>
          <w:tcPr>
            <w:tcW w:w="722" w:type="dxa"/>
          </w:tcPr>
          <w:p w14:paraId="14B79554" w14:textId="77777777" w:rsidR="00D62403" w:rsidRDefault="00D62403">
            <w:pPr>
              <w:pStyle w:val="TableParagraph"/>
              <w:spacing w:line="240" w:lineRule="auto"/>
              <w:jc w:val="left"/>
              <w:rPr>
                <w:rFonts w:ascii="Times New Roman"/>
                <w:sz w:val="12"/>
              </w:rPr>
            </w:pPr>
          </w:p>
        </w:tc>
        <w:tc>
          <w:tcPr>
            <w:tcW w:w="836" w:type="dxa"/>
          </w:tcPr>
          <w:p w14:paraId="61E886B7" w14:textId="77777777" w:rsidR="00D62403" w:rsidRDefault="00D62403">
            <w:pPr>
              <w:pStyle w:val="TableParagraph"/>
              <w:spacing w:line="169" w:lineRule="exact"/>
              <w:ind w:left="9" w:right="10"/>
              <w:rPr>
                <w:rFonts w:ascii="Lucida Sans Unicode" w:hAnsi="Lucida Sans Unicode"/>
                <w:sz w:val="12"/>
              </w:rPr>
            </w:pPr>
            <w:r>
              <w:rPr>
                <w:w w:val="85"/>
                <w:sz w:val="16"/>
              </w:rPr>
              <w:t>-</w:t>
            </w:r>
            <w:r>
              <w:rPr>
                <w:spacing w:val="-4"/>
                <w:w w:val="95"/>
                <w:sz w:val="16"/>
              </w:rPr>
              <w:t>0.00</w:t>
            </w:r>
            <w:r>
              <w:rPr>
                <w:rFonts w:ascii="Lucida Sans Unicode" w:hAnsi="Lucida Sans Unicode"/>
                <w:spacing w:val="-4"/>
                <w:w w:val="95"/>
                <w:position w:val="6"/>
                <w:sz w:val="12"/>
              </w:rPr>
              <w:t>∗</w:t>
            </w:r>
          </w:p>
        </w:tc>
        <w:tc>
          <w:tcPr>
            <w:tcW w:w="732" w:type="dxa"/>
          </w:tcPr>
          <w:p w14:paraId="3084F419" w14:textId="77777777" w:rsidR="00D62403" w:rsidRDefault="00D62403">
            <w:pPr>
              <w:pStyle w:val="TableParagraph"/>
              <w:spacing w:line="169" w:lineRule="exact"/>
              <w:ind w:left="102"/>
              <w:rPr>
                <w:rFonts w:ascii="Lucida Sans Unicode" w:hAnsi="Lucida Sans Unicode"/>
                <w:sz w:val="12"/>
              </w:rPr>
            </w:pPr>
            <w:r>
              <w:rPr>
                <w:w w:val="85"/>
                <w:sz w:val="16"/>
              </w:rPr>
              <w:t>-</w:t>
            </w:r>
            <w:r>
              <w:rPr>
                <w:spacing w:val="-4"/>
                <w:w w:val="95"/>
                <w:sz w:val="16"/>
              </w:rPr>
              <w:t>0.00</w:t>
            </w:r>
            <w:r>
              <w:rPr>
                <w:rFonts w:ascii="Lucida Sans Unicode" w:hAnsi="Lucida Sans Unicode"/>
                <w:spacing w:val="-4"/>
                <w:w w:val="95"/>
                <w:position w:val="6"/>
                <w:sz w:val="12"/>
              </w:rPr>
              <w:t>∗</w:t>
            </w:r>
          </w:p>
        </w:tc>
        <w:tc>
          <w:tcPr>
            <w:tcW w:w="219" w:type="dxa"/>
          </w:tcPr>
          <w:p w14:paraId="77951FD9" w14:textId="77777777" w:rsidR="00D62403" w:rsidRDefault="00D62403">
            <w:pPr>
              <w:pStyle w:val="TableParagraph"/>
              <w:spacing w:line="240" w:lineRule="auto"/>
              <w:jc w:val="left"/>
              <w:rPr>
                <w:rFonts w:ascii="Times New Roman"/>
                <w:sz w:val="12"/>
              </w:rPr>
            </w:pPr>
          </w:p>
        </w:tc>
        <w:tc>
          <w:tcPr>
            <w:tcW w:w="723" w:type="dxa"/>
          </w:tcPr>
          <w:p w14:paraId="2EF3AD96" w14:textId="77777777" w:rsidR="00D62403" w:rsidRDefault="00D62403">
            <w:pPr>
              <w:pStyle w:val="TableParagraph"/>
              <w:spacing w:line="240" w:lineRule="auto"/>
              <w:jc w:val="left"/>
              <w:rPr>
                <w:rFonts w:ascii="Times New Roman"/>
                <w:sz w:val="12"/>
              </w:rPr>
            </w:pPr>
          </w:p>
        </w:tc>
        <w:tc>
          <w:tcPr>
            <w:tcW w:w="837" w:type="dxa"/>
          </w:tcPr>
          <w:p w14:paraId="555720BE" w14:textId="77777777" w:rsidR="00D62403" w:rsidRDefault="00D62403">
            <w:pPr>
              <w:pStyle w:val="TableParagraph"/>
              <w:spacing w:before="14" w:line="155" w:lineRule="exact"/>
              <w:ind w:left="7" w:right="5"/>
              <w:rPr>
                <w:sz w:val="16"/>
              </w:rPr>
            </w:pPr>
            <w:r>
              <w:rPr>
                <w:spacing w:val="-2"/>
                <w:sz w:val="16"/>
              </w:rPr>
              <w:t>-</w:t>
            </w:r>
            <w:r>
              <w:rPr>
                <w:spacing w:val="-4"/>
                <w:sz w:val="16"/>
              </w:rPr>
              <w:t>0.01</w:t>
            </w:r>
          </w:p>
        </w:tc>
        <w:tc>
          <w:tcPr>
            <w:tcW w:w="733" w:type="dxa"/>
          </w:tcPr>
          <w:p w14:paraId="0A8FFD48" w14:textId="77777777" w:rsidR="00D62403" w:rsidRDefault="00D62403">
            <w:pPr>
              <w:pStyle w:val="TableParagraph"/>
              <w:spacing w:before="14" w:line="155" w:lineRule="exact"/>
              <w:ind w:left="103"/>
              <w:rPr>
                <w:sz w:val="16"/>
              </w:rPr>
            </w:pPr>
            <w:r>
              <w:rPr>
                <w:spacing w:val="-2"/>
                <w:sz w:val="16"/>
              </w:rPr>
              <w:t>-</w:t>
            </w:r>
            <w:r>
              <w:rPr>
                <w:spacing w:val="-4"/>
                <w:sz w:val="16"/>
              </w:rPr>
              <w:t>0.01</w:t>
            </w:r>
          </w:p>
        </w:tc>
        <w:tc>
          <w:tcPr>
            <w:tcW w:w="110" w:type="dxa"/>
          </w:tcPr>
          <w:p w14:paraId="50F467FB" w14:textId="77777777" w:rsidR="00D62403" w:rsidRDefault="00D62403">
            <w:pPr>
              <w:pStyle w:val="TableParagraph"/>
              <w:spacing w:line="240" w:lineRule="auto"/>
              <w:jc w:val="left"/>
              <w:rPr>
                <w:rFonts w:ascii="Times New Roman"/>
                <w:sz w:val="12"/>
              </w:rPr>
            </w:pPr>
          </w:p>
        </w:tc>
      </w:tr>
      <w:tr w:rsidR="00D62403" w14:paraId="6E80305D" w14:textId="77777777">
        <w:trPr>
          <w:trHeight w:val="189"/>
        </w:trPr>
        <w:tc>
          <w:tcPr>
            <w:tcW w:w="4371" w:type="dxa"/>
          </w:tcPr>
          <w:p w14:paraId="53502E1A" w14:textId="77777777" w:rsidR="00D62403" w:rsidRDefault="00D62403">
            <w:pPr>
              <w:pStyle w:val="TableParagraph"/>
              <w:spacing w:line="240" w:lineRule="auto"/>
              <w:jc w:val="left"/>
              <w:rPr>
                <w:rFonts w:ascii="Times New Roman"/>
                <w:sz w:val="12"/>
              </w:rPr>
            </w:pPr>
          </w:p>
        </w:tc>
        <w:tc>
          <w:tcPr>
            <w:tcW w:w="722" w:type="dxa"/>
          </w:tcPr>
          <w:p w14:paraId="4605706A" w14:textId="77777777" w:rsidR="00D62403" w:rsidRDefault="00D62403">
            <w:pPr>
              <w:pStyle w:val="TableParagraph"/>
              <w:spacing w:line="240" w:lineRule="auto"/>
              <w:jc w:val="left"/>
              <w:rPr>
                <w:rFonts w:ascii="Times New Roman"/>
                <w:sz w:val="12"/>
              </w:rPr>
            </w:pPr>
          </w:p>
        </w:tc>
        <w:tc>
          <w:tcPr>
            <w:tcW w:w="836" w:type="dxa"/>
          </w:tcPr>
          <w:p w14:paraId="59B66B99" w14:textId="77777777" w:rsidR="00D62403" w:rsidRDefault="00D62403">
            <w:pPr>
              <w:pStyle w:val="TableParagraph"/>
              <w:spacing w:before="14" w:line="155" w:lineRule="exact"/>
              <w:ind w:left="9" w:right="1"/>
              <w:rPr>
                <w:sz w:val="16"/>
              </w:rPr>
            </w:pPr>
            <w:r>
              <w:rPr>
                <w:spacing w:val="-2"/>
                <w:sz w:val="16"/>
              </w:rPr>
              <w:t>(0.00)</w:t>
            </w:r>
          </w:p>
        </w:tc>
        <w:tc>
          <w:tcPr>
            <w:tcW w:w="732" w:type="dxa"/>
          </w:tcPr>
          <w:p w14:paraId="464AA54C" w14:textId="77777777" w:rsidR="00D62403" w:rsidRDefault="00D62403">
            <w:pPr>
              <w:pStyle w:val="TableParagraph"/>
              <w:spacing w:before="14" w:line="155" w:lineRule="exact"/>
              <w:ind w:left="112"/>
              <w:rPr>
                <w:sz w:val="16"/>
              </w:rPr>
            </w:pPr>
            <w:r>
              <w:rPr>
                <w:spacing w:val="-2"/>
                <w:sz w:val="16"/>
              </w:rPr>
              <w:t>(0.00)</w:t>
            </w:r>
          </w:p>
        </w:tc>
        <w:tc>
          <w:tcPr>
            <w:tcW w:w="219" w:type="dxa"/>
          </w:tcPr>
          <w:p w14:paraId="38B430D9" w14:textId="77777777" w:rsidR="00D62403" w:rsidRDefault="00D62403">
            <w:pPr>
              <w:pStyle w:val="TableParagraph"/>
              <w:spacing w:line="240" w:lineRule="auto"/>
              <w:jc w:val="left"/>
              <w:rPr>
                <w:rFonts w:ascii="Times New Roman"/>
                <w:sz w:val="12"/>
              </w:rPr>
            </w:pPr>
          </w:p>
        </w:tc>
        <w:tc>
          <w:tcPr>
            <w:tcW w:w="723" w:type="dxa"/>
          </w:tcPr>
          <w:p w14:paraId="73C2BF4F" w14:textId="77777777" w:rsidR="00D62403" w:rsidRDefault="00D62403">
            <w:pPr>
              <w:pStyle w:val="TableParagraph"/>
              <w:spacing w:line="240" w:lineRule="auto"/>
              <w:jc w:val="left"/>
              <w:rPr>
                <w:rFonts w:ascii="Times New Roman"/>
                <w:sz w:val="12"/>
              </w:rPr>
            </w:pPr>
          </w:p>
        </w:tc>
        <w:tc>
          <w:tcPr>
            <w:tcW w:w="837" w:type="dxa"/>
          </w:tcPr>
          <w:p w14:paraId="113228AC" w14:textId="77777777" w:rsidR="00D62403" w:rsidRDefault="00D62403">
            <w:pPr>
              <w:pStyle w:val="TableParagraph"/>
              <w:spacing w:before="14" w:line="155" w:lineRule="exact"/>
              <w:ind w:left="7" w:right="5"/>
              <w:rPr>
                <w:sz w:val="16"/>
              </w:rPr>
            </w:pPr>
            <w:r>
              <w:rPr>
                <w:spacing w:val="-2"/>
                <w:sz w:val="16"/>
              </w:rPr>
              <w:t>(0.00)</w:t>
            </w:r>
          </w:p>
        </w:tc>
        <w:tc>
          <w:tcPr>
            <w:tcW w:w="733" w:type="dxa"/>
          </w:tcPr>
          <w:p w14:paraId="4C4F0269" w14:textId="77777777" w:rsidR="00D62403" w:rsidRDefault="00D62403">
            <w:pPr>
              <w:pStyle w:val="TableParagraph"/>
              <w:spacing w:before="14" w:line="155" w:lineRule="exact"/>
              <w:ind w:left="103"/>
              <w:rPr>
                <w:sz w:val="16"/>
              </w:rPr>
            </w:pPr>
            <w:r>
              <w:rPr>
                <w:spacing w:val="-2"/>
                <w:sz w:val="16"/>
              </w:rPr>
              <w:t>(0.00)</w:t>
            </w:r>
          </w:p>
        </w:tc>
        <w:tc>
          <w:tcPr>
            <w:tcW w:w="110" w:type="dxa"/>
          </w:tcPr>
          <w:p w14:paraId="0E1C4B44" w14:textId="77777777" w:rsidR="00D62403" w:rsidRDefault="00D62403">
            <w:pPr>
              <w:pStyle w:val="TableParagraph"/>
              <w:spacing w:line="240" w:lineRule="auto"/>
              <w:jc w:val="left"/>
              <w:rPr>
                <w:rFonts w:ascii="Times New Roman"/>
                <w:sz w:val="12"/>
              </w:rPr>
            </w:pPr>
          </w:p>
        </w:tc>
      </w:tr>
      <w:tr w:rsidR="00D62403" w14:paraId="39ED5F62" w14:textId="77777777">
        <w:trPr>
          <w:trHeight w:val="189"/>
        </w:trPr>
        <w:tc>
          <w:tcPr>
            <w:tcW w:w="4371" w:type="dxa"/>
          </w:tcPr>
          <w:p w14:paraId="46CC569F" w14:textId="77777777" w:rsidR="00D62403" w:rsidRDefault="00D62403">
            <w:pPr>
              <w:pStyle w:val="TableParagraph"/>
              <w:spacing w:before="14" w:line="155" w:lineRule="exact"/>
              <w:ind w:left="119"/>
              <w:jc w:val="left"/>
              <w:rPr>
                <w:sz w:val="16"/>
              </w:rPr>
            </w:pPr>
            <w:r>
              <w:rPr>
                <w:sz w:val="16"/>
              </w:rPr>
              <w:t>Household</w:t>
            </w:r>
            <w:r>
              <w:rPr>
                <w:spacing w:val="9"/>
                <w:sz w:val="16"/>
              </w:rPr>
              <w:t xml:space="preserve"> </w:t>
            </w:r>
            <w:r>
              <w:rPr>
                <w:spacing w:val="-4"/>
                <w:sz w:val="16"/>
              </w:rPr>
              <w:t>size</w:t>
            </w:r>
          </w:p>
        </w:tc>
        <w:tc>
          <w:tcPr>
            <w:tcW w:w="722" w:type="dxa"/>
          </w:tcPr>
          <w:p w14:paraId="2823EEE6" w14:textId="77777777" w:rsidR="00D62403" w:rsidRDefault="00D62403">
            <w:pPr>
              <w:pStyle w:val="TableParagraph"/>
              <w:spacing w:line="240" w:lineRule="auto"/>
              <w:jc w:val="left"/>
              <w:rPr>
                <w:rFonts w:ascii="Times New Roman"/>
                <w:sz w:val="12"/>
              </w:rPr>
            </w:pPr>
          </w:p>
        </w:tc>
        <w:tc>
          <w:tcPr>
            <w:tcW w:w="836" w:type="dxa"/>
          </w:tcPr>
          <w:p w14:paraId="0590BEEE" w14:textId="77777777" w:rsidR="00D62403" w:rsidRDefault="00D62403">
            <w:pPr>
              <w:pStyle w:val="TableParagraph"/>
              <w:spacing w:before="14" w:line="155" w:lineRule="exact"/>
              <w:ind w:left="9" w:right="1"/>
              <w:rPr>
                <w:sz w:val="16"/>
              </w:rPr>
            </w:pPr>
            <w:r>
              <w:rPr>
                <w:spacing w:val="-4"/>
                <w:sz w:val="16"/>
              </w:rPr>
              <w:t>0.00</w:t>
            </w:r>
          </w:p>
        </w:tc>
        <w:tc>
          <w:tcPr>
            <w:tcW w:w="732" w:type="dxa"/>
          </w:tcPr>
          <w:p w14:paraId="1CF96DFB" w14:textId="77777777" w:rsidR="00D62403" w:rsidRDefault="00D62403">
            <w:pPr>
              <w:pStyle w:val="TableParagraph"/>
              <w:spacing w:before="14" w:line="155" w:lineRule="exact"/>
              <w:ind w:left="112"/>
              <w:rPr>
                <w:sz w:val="16"/>
              </w:rPr>
            </w:pPr>
            <w:r>
              <w:rPr>
                <w:spacing w:val="-4"/>
                <w:sz w:val="16"/>
              </w:rPr>
              <w:t>0.00</w:t>
            </w:r>
          </w:p>
        </w:tc>
        <w:tc>
          <w:tcPr>
            <w:tcW w:w="219" w:type="dxa"/>
          </w:tcPr>
          <w:p w14:paraId="27FCEE88" w14:textId="77777777" w:rsidR="00D62403" w:rsidRDefault="00D62403">
            <w:pPr>
              <w:pStyle w:val="TableParagraph"/>
              <w:spacing w:line="240" w:lineRule="auto"/>
              <w:jc w:val="left"/>
              <w:rPr>
                <w:rFonts w:ascii="Times New Roman"/>
                <w:sz w:val="12"/>
              </w:rPr>
            </w:pPr>
          </w:p>
        </w:tc>
        <w:tc>
          <w:tcPr>
            <w:tcW w:w="723" w:type="dxa"/>
          </w:tcPr>
          <w:p w14:paraId="2D57A1A9" w14:textId="77777777" w:rsidR="00D62403" w:rsidRDefault="00D62403">
            <w:pPr>
              <w:pStyle w:val="TableParagraph"/>
              <w:spacing w:line="240" w:lineRule="auto"/>
              <w:jc w:val="left"/>
              <w:rPr>
                <w:rFonts w:ascii="Times New Roman"/>
                <w:sz w:val="12"/>
              </w:rPr>
            </w:pPr>
          </w:p>
        </w:tc>
        <w:tc>
          <w:tcPr>
            <w:tcW w:w="837" w:type="dxa"/>
          </w:tcPr>
          <w:p w14:paraId="15E1AA76" w14:textId="77777777" w:rsidR="00D62403" w:rsidRDefault="00D62403">
            <w:pPr>
              <w:pStyle w:val="TableParagraph"/>
              <w:spacing w:before="14" w:line="155" w:lineRule="exact"/>
              <w:ind w:left="7" w:right="5"/>
              <w:rPr>
                <w:sz w:val="16"/>
              </w:rPr>
            </w:pPr>
            <w:r>
              <w:rPr>
                <w:w w:val="85"/>
                <w:sz w:val="16"/>
              </w:rPr>
              <w:t>-</w:t>
            </w:r>
            <w:r>
              <w:rPr>
                <w:spacing w:val="-4"/>
                <w:w w:val="95"/>
                <w:sz w:val="16"/>
              </w:rPr>
              <w:t>0.01</w:t>
            </w:r>
          </w:p>
        </w:tc>
        <w:tc>
          <w:tcPr>
            <w:tcW w:w="733" w:type="dxa"/>
          </w:tcPr>
          <w:p w14:paraId="0D553116" w14:textId="77777777" w:rsidR="00D62403" w:rsidRDefault="00D62403">
            <w:pPr>
              <w:pStyle w:val="TableParagraph"/>
              <w:spacing w:before="14" w:line="155" w:lineRule="exact"/>
              <w:ind w:left="104"/>
              <w:rPr>
                <w:sz w:val="16"/>
              </w:rPr>
            </w:pPr>
            <w:r>
              <w:rPr>
                <w:spacing w:val="-2"/>
                <w:sz w:val="16"/>
              </w:rPr>
              <w:t>-</w:t>
            </w:r>
            <w:r>
              <w:rPr>
                <w:spacing w:val="-4"/>
                <w:sz w:val="16"/>
              </w:rPr>
              <w:t>0.01</w:t>
            </w:r>
          </w:p>
        </w:tc>
        <w:tc>
          <w:tcPr>
            <w:tcW w:w="110" w:type="dxa"/>
          </w:tcPr>
          <w:p w14:paraId="1848BFA8" w14:textId="77777777" w:rsidR="00D62403" w:rsidRDefault="00D62403">
            <w:pPr>
              <w:pStyle w:val="TableParagraph"/>
              <w:spacing w:line="240" w:lineRule="auto"/>
              <w:jc w:val="left"/>
              <w:rPr>
                <w:rFonts w:ascii="Times New Roman"/>
                <w:sz w:val="12"/>
              </w:rPr>
            </w:pPr>
          </w:p>
        </w:tc>
      </w:tr>
      <w:tr w:rsidR="00D62403" w14:paraId="4FD89750" w14:textId="77777777">
        <w:trPr>
          <w:trHeight w:val="189"/>
        </w:trPr>
        <w:tc>
          <w:tcPr>
            <w:tcW w:w="4371" w:type="dxa"/>
          </w:tcPr>
          <w:p w14:paraId="6270F3CA" w14:textId="77777777" w:rsidR="00D62403" w:rsidRDefault="00D62403">
            <w:pPr>
              <w:pStyle w:val="TableParagraph"/>
              <w:spacing w:line="240" w:lineRule="auto"/>
              <w:jc w:val="left"/>
              <w:rPr>
                <w:rFonts w:ascii="Times New Roman"/>
                <w:sz w:val="12"/>
              </w:rPr>
            </w:pPr>
          </w:p>
        </w:tc>
        <w:tc>
          <w:tcPr>
            <w:tcW w:w="722" w:type="dxa"/>
          </w:tcPr>
          <w:p w14:paraId="22456746" w14:textId="77777777" w:rsidR="00D62403" w:rsidRDefault="00D62403">
            <w:pPr>
              <w:pStyle w:val="TableParagraph"/>
              <w:spacing w:line="240" w:lineRule="auto"/>
              <w:jc w:val="left"/>
              <w:rPr>
                <w:rFonts w:ascii="Times New Roman"/>
                <w:sz w:val="12"/>
              </w:rPr>
            </w:pPr>
          </w:p>
        </w:tc>
        <w:tc>
          <w:tcPr>
            <w:tcW w:w="836" w:type="dxa"/>
          </w:tcPr>
          <w:p w14:paraId="5B97A891" w14:textId="77777777" w:rsidR="00D62403" w:rsidRDefault="00D62403">
            <w:pPr>
              <w:pStyle w:val="TableParagraph"/>
              <w:spacing w:before="14" w:line="155" w:lineRule="exact"/>
              <w:ind w:left="9" w:right="1"/>
              <w:rPr>
                <w:sz w:val="16"/>
              </w:rPr>
            </w:pPr>
            <w:r>
              <w:rPr>
                <w:spacing w:val="-2"/>
                <w:sz w:val="16"/>
              </w:rPr>
              <w:t>(0.00)</w:t>
            </w:r>
          </w:p>
        </w:tc>
        <w:tc>
          <w:tcPr>
            <w:tcW w:w="732" w:type="dxa"/>
          </w:tcPr>
          <w:p w14:paraId="642AAF18" w14:textId="77777777" w:rsidR="00D62403" w:rsidRDefault="00D62403">
            <w:pPr>
              <w:pStyle w:val="TableParagraph"/>
              <w:spacing w:before="14" w:line="155" w:lineRule="exact"/>
              <w:ind w:left="112"/>
              <w:rPr>
                <w:sz w:val="16"/>
              </w:rPr>
            </w:pPr>
            <w:r>
              <w:rPr>
                <w:spacing w:val="-2"/>
                <w:sz w:val="16"/>
              </w:rPr>
              <w:t>(0.00)</w:t>
            </w:r>
          </w:p>
        </w:tc>
        <w:tc>
          <w:tcPr>
            <w:tcW w:w="219" w:type="dxa"/>
          </w:tcPr>
          <w:p w14:paraId="548C258D" w14:textId="77777777" w:rsidR="00D62403" w:rsidRDefault="00D62403">
            <w:pPr>
              <w:pStyle w:val="TableParagraph"/>
              <w:spacing w:line="240" w:lineRule="auto"/>
              <w:jc w:val="left"/>
              <w:rPr>
                <w:rFonts w:ascii="Times New Roman"/>
                <w:sz w:val="12"/>
              </w:rPr>
            </w:pPr>
          </w:p>
        </w:tc>
        <w:tc>
          <w:tcPr>
            <w:tcW w:w="723" w:type="dxa"/>
          </w:tcPr>
          <w:p w14:paraId="1F897967" w14:textId="77777777" w:rsidR="00D62403" w:rsidRDefault="00D62403">
            <w:pPr>
              <w:pStyle w:val="TableParagraph"/>
              <w:spacing w:line="240" w:lineRule="auto"/>
              <w:jc w:val="left"/>
              <w:rPr>
                <w:rFonts w:ascii="Times New Roman"/>
                <w:sz w:val="12"/>
              </w:rPr>
            </w:pPr>
          </w:p>
        </w:tc>
        <w:tc>
          <w:tcPr>
            <w:tcW w:w="837" w:type="dxa"/>
          </w:tcPr>
          <w:p w14:paraId="78031C76" w14:textId="77777777" w:rsidR="00D62403" w:rsidRDefault="00D62403">
            <w:pPr>
              <w:pStyle w:val="TableParagraph"/>
              <w:spacing w:before="14" w:line="155" w:lineRule="exact"/>
              <w:ind w:left="7" w:right="5"/>
              <w:rPr>
                <w:sz w:val="16"/>
              </w:rPr>
            </w:pPr>
            <w:r>
              <w:rPr>
                <w:spacing w:val="-2"/>
                <w:sz w:val="16"/>
              </w:rPr>
              <w:t>(0.01)</w:t>
            </w:r>
          </w:p>
        </w:tc>
        <w:tc>
          <w:tcPr>
            <w:tcW w:w="733" w:type="dxa"/>
          </w:tcPr>
          <w:p w14:paraId="2A67D5FA" w14:textId="77777777" w:rsidR="00D62403" w:rsidRDefault="00D62403">
            <w:pPr>
              <w:pStyle w:val="TableParagraph"/>
              <w:spacing w:before="14" w:line="155" w:lineRule="exact"/>
              <w:ind w:left="103"/>
              <w:rPr>
                <w:sz w:val="16"/>
              </w:rPr>
            </w:pPr>
            <w:r>
              <w:rPr>
                <w:spacing w:val="-2"/>
                <w:sz w:val="16"/>
              </w:rPr>
              <w:t>(0.01)</w:t>
            </w:r>
          </w:p>
        </w:tc>
        <w:tc>
          <w:tcPr>
            <w:tcW w:w="110" w:type="dxa"/>
          </w:tcPr>
          <w:p w14:paraId="6C889C14" w14:textId="77777777" w:rsidR="00D62403" w:rsidRDefault="00D62403">
            <w:pPr>
              <w:pStyle w:val="TableParagraph"/>
              <w:spacing w:line="240" w:lineRule="auto"/>
              <w:jc w:val="left"/>
              <w:rPr>
                <w:rFonts w:ascii="Times New Roman"/>
                <w:sz w:val="12"/>
              </w:rPr>
            </w:pPr>
          </w:p>
        </w:tc>
      </w:tr>
      <w:tr w:rsidR="00D62403" w14:paraId="58754481" w14:textId="77777777">
        <w:trPr>
          <w:trHeight w:val="189"/>
        </w:trPr>
        <w:tc>
          <w:tcPr>
            <w:tcW w:w="4371" w:type="dxa"/>
          </w:tcPr>
          <w:p w14:paraId="4331AF34" w14:textId="77777777" w:rsidR="00D62403" w:rsidRDefault="00D62403">
            <w:pPr>
              <w:pStyle w:val="TableParagraph"/>
              <w:spacing w:before="14" w:line="155" w:lineRule="exact"/>
              <w:ind w:left="119"/>
              <w:jc w:val="left"/>
              <w:rPr>
                <w:sz w:val="16"/>
              </w:rPr>
            </w:pPr>
            <w:r>
              <w:rPr>
                <w:sz w:val="16"/>
              </w:rPr>
              <w:t>Number</w:t>
            </w:r>
            <w:r>
              <w:rPr>
                <w:spacing w:val="18"/>
                <w:sz w:val="16"/>
              </w:rPr>
              <w:t xml:space="preserve"> </w:t>
            </w:r>
            <w:r>
              <w:rPr>
                <w:sz w:val="16"/>
              </w:rPr>
              <w:t>of</w:t>
            </w:r>
            <w:r>
              <w:rPr>
                <w:spacing w:val="18"/>
                <w:sz w:val="16"/>
              </w:rPr>
              <w:t xml:space="preserve"> </w:t>
            </w:r>
            <w:r>
              <w:rPr>
                <w:sz w:val="16"/>
              </w:rPr>
              <w:t>household</w:t>
            </w:r>
            <w:r>
              <w:rPr>
                <w:spacing w:val="18"/>
                <w:sz w:val="16"/>
              </w:rPr>
              <w:t xml:space="preserve"> </w:t>
            </w:r>
            <w:r>
              <w:rPr>
                <w:sz w:val="16"/>
              </w:rPr>
              <w:t>member</w:t>
            </w:r>
            <w:r>
              <w:rPr>
                <w:spacing w:val="19"/>
                <w:sz w:val="16"/>
              </w:rPr>
              <w:t xml:space="preserve"> </w:t>
            </w:r>
            <w:r>
              <w:rPr>
                <w:sz w:val="16"/>
              </w:rPr>
              <w:t>younger</w:t>
            </w:r>
            <w:r>
              <w:rPr>
                <w:spacing w:val="18"/>
                <w:sz w:val="16"/>
              </w:rPr>
              <w:t xml:space="preserve"> </w:t>
            </w:r>
            <w:r>
              <w:rPr>
                <w:sz w:val="16"/>
              </w:rPr>
              <w:t>than</w:t>
            </w:r>
            <w:r>
              <w:rPr>
                <w:spacing w:val="18"/>
                <w:sz w:val="16"/>
              </w:rPr>
              <w:t xml:space="preserve"> </w:t>
            </w:r>
            <w:r>
              <w:rPr>
                <w:spacing w:val="-5"/>
                <w:sz w:val="16"/>
              </w:rPr>
              <w:t>15</w:t>
            </w:r>
          </w:p>
        </w:tc>
        <w:tc>
          <w:tcPr>
            <w:tcW w:w="722" w:type="dxa"/>
          </w:tcPr>
          <w:p w14:paraId="641B413E" w14:textId="77777777" w:rsidR="00D62403" w:rsidRDefault="00D62403">
            <w:pPr>
              <w:pStyle w:val="TableParagraph"/>
              <w:spacing w:line="240" w:lineRule="auto"/>
              <w:jc w:val="left"/>
              <w:rPr>
                <w:rFonts w:ascii="Times New Roman"/>
                <w:sz w:val="12"/>
              </w:rPr>
            </w:pPr>
          </w:p>
        </w:tc>
        <w:tc>
          <w:tcPr>
            <w:tcW w:w="836" w:type="dxa"/>
          </w:tcPr>
          <w:p w14:paraId="04A2E22F" w14:textId="77777777" w:rsidR="00D62403" w:rsidRDefault="00D62403">
            <w:pPr>
              <w:pStyle w:val="TableParagraph"/>
              <w:spacing w:before="14" w:line="155" w:lineRule="exact"/>
              <w:ind w:left="9" w:right="1"/>
              <w:rPr>
                <w:sz w:val="16"/>
              </w:rPr>
            </w:pPr>
            <w:r>
              <w:rPr>
                <w:spacing w:val="-2"/>
                <w:sz w:val="16"/>
              </w:rPr>
              <w:t>-</w:t>
            </w:r>
            <w:r>
              <w:rPr>
                <w:spacing w:val="-4"/>
                <w:sz w:val="16"/>
              </w:rPr>
              <w:t>0.01</w:t>
            </w:r>
          </w:p>
        </w:tc>
        <w:tc>
          <w:tcPr>
            <w:tcW w:w="732" w:type="dxa"/>
          </w:tcPr>
          <w:p w14:paraId="77CBE5CF" w14:textId="77777777" w:rsidR="00D62403" w:rsidRDefault="00D62403">
            <w:pPr>
              <w:pStyle w:val="TableParagraph"/>
              <w:spacing w:before="14" w:line="155" w:lineRule="exact"/>
              <w:ind w:left="112"/>
              <w:rPr>
                <w:sz w:val="16"/>
              </w:rPr>
            </w:pPr>
            <w:r>
              <w:rPr>
                <w:spacing w:val="-2"/>
                <w:sz w:val="16"/>
              </w:rPr>
              <w:t>-</w:t>
            </w:r>
            <w:r>
              <w:rPr>
                <w:spacing w:val="-4"/>
                <w:sz w:val="16"/>
              </w:rPr>
              <w:t>0.01</w:t>
            </w:r>
          </w:p>
        </w:tc>
        <w:tc>
          <w:tcPr>
            <w:tcW w:w="219" w:type="dxa"/>
          </w:tcPr>
          <w:p w14:paraId="643C3400" w14:textId="77777777" w:rsidR="00D62403" w:rsidRDefault="00D62403">
            <w:pPr>
              <w:pStyle w:val="TableParagraph"/>
              <w:spacing w:line="240" w:lineRule="auto"/>
              <w:jc w:val="left"/>
              <w:rPr>
                <w:rFonts w:ascii="Times New Roman"/>
                <w:sz w:val="12"/>
              </w:rPr>
            </w:pPr>
          </w:p>
        </w:tc>
        <w:tc>
          <w:tcPr>
            <w:tcW w:w="723" w:type="dxa"/>
          </w:tcPr>
          <w:p w14:paraId="74A3E34D" w14:textId="77777777" w:rsidR="00D62403" w:rsidRDefault="00D62403">
            <w:pPr>
              <w:pStyle w:val="TableParagraph"/>
              <w:spacing w:line="240" w:lineRule="auto"/>
              <w:jc w:val="left"/>
              <w:rPr>
                <w:rFonts w:ascii="Times New Roman"/>
                <w:sz w:val="12"/>
              </w:rPr>
            </w:pPr>
          </w:p>
        </w:tc>
        <w:tc>
          <w:tcPr>
            <w:tcW w:w="837" w:type="dxa"/>
          </w:tcPr>
          <w:p w14:paraId="4E53F21D" w14:textId="77777777" w:rsidR="00D62403" w:rsidRDefault="00D62403">
            <w:pPr>
              <w:pStyle w:val="TableParagraph"/>
              <w:spacing w:before="14" w:line="155" w:lineRule="exact"/>
              <w:ind w:left="7" w:right="5"/>
              <w:rPr>
                <w:sz w:val="16"/>
              </w:rPr>
            </w:pPr>
            <w:r>
              <w:rPr>
                <w:spacing w:val="-2"/>
                <w:sz w:val="16"/>
              </w:rPr>
              <w:t>-</w:t>
            </w:r>
            <w:r>
              <w:rPr>
                <w:spacing w:val="-4"/>
                <w:sz w:val="16"/>
              </w:rPr>
              <w:t>0.01</w:t>
            </w:r>
          </w:p>
        </w:tc>
        <w:tc>
          <w:tcPr>
            <w:tcW w:w="733" w:type="dxa"/>
          </w:tcPr>
          <w:p w14:paraId="057C272B" w14:textId="77777777" w:rsidR="00D62403" w:rsidRDefault="00D62403">
            <w:pPr>
              <w:pStyle w:val="TableParagraph"/>
              <w:spacing w:before="14" w:line="155" w:lineRule="exact"/>
              <w:ind w:left="103"/>
              <w:rPr>
                <w:sz w:val="16"/>
              </w:rPr>
            </w:pPr>
            <w:r>
              <w:rPr>
                <w:w w:val="90"/>
                <w:sz w:val="16"/>
              </w:rPr>
              <w:t>-</w:t>
            </w:r>
            <w:r>
              <w:rPr>
                <w:spacing w:val="-4"/>
                <w:w w:val="95"/>
                <w:sz w:val="16"/>
              </w:rPr>
              <w:t>0.01</w:t>
            </w:r>
          </w:p>
        </w:tc>
        <w:tc>
          <w:tcPr>
            <w:tcW w:w="110" w:type="dxa"/>
          </w:tcPr>
          <w:p w14:paraId="06F74DED" w14:textId="77777777" w:rsidR="00D62403" w:rsidRDefault="00D62403">
            <w:pPr>
              <w:pStyle w:val="TableParagraph"/>
              <w:spacing w:line="240" w:lineRule="auto"/>
              <w:jc w:val="left"/>
              <w:rPr>
                <w:rFonts w:ascii="Times New Roman"/>
                <w:sz w:val="12"/>
              </w:rPr>
            </w:pPr>
          </w:p>
        </w:tc>
      </w:tr>
      <w:tr w:rsidR="00D62403" w14:paraId="5F5CBE56" w14:textId="77777777">
        <w:trPr>
          <w:trHeight w:val="189"/>
        </w:trPr>
        <w:tc>
          <w:tcPr>
            <w:tcW w:w="4371" w:type="dxa"/>
          </w:tcPr>
          <w:p w14:paraId="25D1E6AD" w14:textId="77777777" w:rsidR="00D62403" w:rsidRDefault="00D62403">
            <w:pPr>
              <w:pStyle w:val="TableParagraph"/>
              <w:spacing w:line="240" w:lineRule="auto"/>
              <w:jc w:val="left"/>
              <w:rPr>
                <w:rFonts w:ascii="Times New Roman"/>
                <w:sz w:val="12"/>
              </w:rPr>
            </w:pPr>
          </w:p>
        </w:tc>
        <w:tc>
          <w:tcPr>
            <w:tcW w:w="722" w:type="dxa"/>
          </w:tcPr>
          <w:p w14:paraId="008B3E36" w14:textId="77777777" w:rsidR="00D62403" w:rsidRDefault="00D62403">
            <w:pPr>
              <w:pStyle w:val="TableParagraph"/>
              <w:spacing w:line="240" w:lineRule="auto"/>
              <w:jc w:val="left"/>
              <w:rPr>
                <w:rFonts w:ascii="Times New Roman"/>
                <w:sz w:val="12"/>
              </w:rPr>
            </w:pPr>
          </w:p>
        </w:tc>
        <w:tc>
          <w:tcPr>
            <w:tcW w:w="836" w:type="dxa"/>
          </w:tcPr>
          <w:p w14:paraId="78DE5C67" w14:textId="77777777" w:rsidR="00D62403" w:rsidRDefault="00D62403">
            <w:pPr>
              <w:pStyle w:val="TableParagraph"/>
              <w:spacing w:before="14" w:line="155" w:lineRule="exact"/>
              <w:ind w:left="9" w:right="1"/>
              <w:rPr>
                <w:sz w:val="16"/>
              </w:rPr>
            </w:pPr>
            <w:r>
              <w:rPr>
                <w:spacing w:val="-2"/>
                <w:sz w:val="16"/>
              </w:rPr>
              <w:t>(0.01)</w:t>
            </w:r>
          </w:p>
        </w:tc>
        <w:tc>
          <w:tcPr>
            <w:tcW w:w="732" w:type="dxa"/>
          </w:tcPr>
          <w:p w14:paraId="058BE3DE" w14:textId="77777777" w:rsidR="00D62403" w:rsidRDefault="00D62403">
            <w:pPr>
              <w:pStyle w:val="TableParagraph"/>
              <w:spacing w:before="14" w:line="155" w:lineRule="exact"/>
              <w:ind w:left="112"/>
              <w:rPr>
                <w:sz w:val="16"/>
              </w:rPr>
            </w:pPr>
            <w:r>
              <w:rPr>
                <w:spacing w:val="-2"/>
                <w:sz w:val="16"/>
              </w:rPr>
              <w:t>(0.01)</w:t>
            </w:r>
          </w:p>
        </w:tc>
        <w:tc>
          <w:tcPr>
            <w:tcW w:w="219" w:type="dxa"/>
          </w:tcPr>
          <w:p w14:paraId="62B171D2" w14:textId="77777777" w:rsidR="00D62403" w:rsidRDefault="00D62403">
            <w:pPr>
              <w:pStyle w:val="TableParagraph"/>
              <w:spacing w:line="240" w:lineRule="auto"/>
              <w:jc w:val="left"/>
              <w:rPr>
                <w:rFonts w:ascii="Times New Roman"/>
                <w:sz w:val="12"/>
              </w:rPr>
            </w:pPr>
          </w:p>
        </w:tc>
        <w:tc>
          <w:tcPr>
            <w:tcW w:w="723" w:type="dxa"/>
          </w:tcPr>
          <w:p w14:paraId="4C686BA4" w14:textId="77777777" w:rsidR="00D62403" w:rsidRDefault="00D62403">
            <w:pPr>
              <w:pStyle w:val="TableParagraph"/>
              <w:spacing w:line="240" w:lineRule="auto"/>
              <w:jc w:val="left"/>
              <w:rPr>
                <w:rFonts w:ascii="Times New Roman"/>
                <w:sz w:val="12"/>
              </w:rPr>
            </w:pPr>
          </w:p>
        </w:tc>
        <w:tc>
          <w:tcPr>
            <w:tcW w:w="837" w:type="dxa"/>
          </w:tcPr>
          <w:p w14:paraId="5CF65110" w14:textId="77777777" w:rsidR="00D62403" w:rsidRDefault="00D62403">
            <w:pPr>
              <w:pStyle w:val="TableParagraph"/>
              <w:spacing w:before="14" w:line="155" w:lineRule="exact"/>
              <w:ind w:left="7" w:right="5"/>
              <w:rPr>
                <w:sz w:val="16"/>
              </w:rPr>
            </w:pPr>
            <w:r>
              <w:rPr>
                <w:spacing w:val="-2"/>
                <w:sz w:val="16"/>
              </w:rPr>
              <w:t>(0.01)</w:t>
            </w:r>
          </w:p>
        </w:tc>
        <w:tc>
          <w:tcPr>
            <w:tcW w:w="733" w:type="dxa"/>
          </w:tcPr>
          <w:p w14:paraId="7090AE86" w14:textId="77777777" w:rsidR="00D62403" w:rsidRDefault="00D62403">
            <w:pPr>
              <w:pStyle w:val="TableParagraph"/>
              <w:spacing w:before="14" w:line="155" w:lineRule="exact"/>
              <w:ind w:left="103"/>
              <w:rPr>
                <w:sz w:val="16"/>
              </w:rPr>
            </w:pPr>
            <w:r>
              <w:rPr>
                <w:spacing w:val="-2"/>
                <w:sz w:val="16"/>
              </w:rPr>
              <w:t>(0.01)</w:t>
            </w:r>
          </w:p>
        </w:tc>
        <w:tc>
          <w:tcPr>
            <w:tcW w:w="110" w:type="dxa"/>
          </w:tcPr>
          <w:p w14:paraId="7984311A" w14:textId="77777777" w:rsidR="00D62403" w:rsidRDefault="00D62403">
            <w:pPr>
              <w:pStyle w:val="TableParagraph"/>
              <w:spacing w:line="240" w:lineRule="auto"/>
              <w:jc w:val="left"/>
              <w:rPr>
                <w:rFonts w:ascii="Times New Roman"/>
                <w:sz w:val="12"/>
              </w:rPr>
            </w:pPr>
          </w:p>
        </w:tc>
      </w:tr>
      <w:tr w:rsidR="00D62403" w14:paraId="418ACCD6" w14:textId="77777777">
        <w:trPr>
          <w:trHeight w:val="189"/>
        </w:trPr>
        <w:tc>
          <w:tcPr>
            <w:tcW w:w="4371" w:type="dxa"/>
          </w:tcPr>
          <w:p w14:paraId="03FEC7E1" w14:textId="77777777" w:rsidR="00D62403" w:rsidRDefault="00D62403">
            <w:pPr>
              <w:pStyle w:val="TableParagraph"/>
              <w:spacing w:before="14" w:line="155" w:lineRule="exact"/>
              <w:ind w:left="119"/>
              <w:jc w:val="left"/>
              <w:rPr>
                <w:sz w:val="16"/>
              </w:rPr>
            </w:pPr>
            <w:r>
              <w:rPr>
                <w:sz w:val="16"/>
              </w:rPr>
              <w:t>Number</w:t>
            </w:r>
            <w:r>
              <w:rPr>
                <w:spacing w:val="17"/>
                <w:sz w:val="16"/>
              </w:rPr>
              <w:t xml:space="preserve"> </w:t>
            </w:r>
            <w:r>
              <w:rPr>
                <w:sz w:val="16"/>
              </w:rPr>
              <w:t>of</w:t>
            </w:r>
            <w:r>
              <w:rPr>
                <w:spacing w:val="17"/>
                <w:sz w:val="16"/>
              </w:rPr>
              <w:t xml:space="preserve"> </w:t>
            </w:r>
            <w:r>
              <w:rPr>
                <w:sz w:val="16"/>
              </w:rPr>
              <w:t>household</w:t>
            </w:r>
            <w:r>
              <w:rPr>
                <w:spacing w:val="18"/>
                <w:sz w:val="16"/>
              </w:rPr>
              <w:t xml:space="preserve"> </w:t>
            </w:r>
            <w:r>
              <w:rPr>
                <w:sz w:val="16"/>
              </w:rPr>
              <w:t>member</w:t>
            </w:r>
            <w:r>
              <w:rPr>
                <w:spacing w:val="17"/>
                <w:sz w:val="16"/>
              </w:rPr>
              <w:t xml:space="preserve"> </w:t>
            </w:r>
            <w:r>
              <w:rPr>
                <w:sz w:val="16"/>
              </w:rPr>
              <w:t>older</w:t>
            </w:r>
            <w:r>
              <w:rPr>
                <w:spacing w:val="18"/>
                <w:sz w:val="16"/>
              </w:rPr>
              <w:t xml:space="preserve"> </w:t>
            </w:r>
            <w:r>
              <w:rPr>
                <w:sz w:val="16"/>
              </w:rPr>
              <w:t>than</w:t>
            </w:r>
            <w:r>
              <w:rPr>
                <w:spacing w:val="17"/>
                <w:sz w:val="16"/>
              </w:rPr>
              <w:t xml:space="preserve"> </w:t>
            </w:r>
            <w:r>
              <w:rPr>
                <w:spacing w:val="-5"/>
                <w:sz w:val="16"/>
              </w:rPr>
              <w:t>60</w:t>
            </w:r>
          </w:p>
        </w:tc>
        <w:tc>
          <w:tcPr>
            <w:tcW w:w="722" w:type="dxa"/>
          </w:tcPr>
          <w:p w14:paraId="6046C606" w14:textId="77777777" w:rsidR="00D62403" w:rsidRDefault="00D62403">
            <w:pPr>
              <w:pStyle w:val="TableParagraph"/>
              <w:spacing w:line="240" w:lineRule="auto"/>
              <w:jc w:val="left"/>
              <w:rPr>
                <w:rFonts w:ascii="Times New Roman"/>
                <w:sz w:val="12"/>
              </w:rPr>
            </w:pPr>
          </w:p>
        </w:tc>
        <w:tc>
          <w:tcPr>
            <w:tcW w:w="836" w:type="dxa"/>
          </w:tcPr>
          <w:p w14:paraId="1627B25E" w14:textId="77777777" w:rsidR="00D62403" w:rsidRDefault="00D62403">
            <w:pPr>
              <w:pStyle w:val="TableParagraph"/>
              <w:spacing w:before="14" w:line="155" w:lineRule="exact"/>
              <w:ind w:left="9" w:right="1"/>
              <w:rPr>
                <w:sz w:val="16"/>
              </w:rPr>
            </w:pPr>
            <w:r>
              <w:rPr>
                <w:spacing w:val="-4"/>
                <w:sz w:val="16"/>
              </w:rPr>
              <w:t>0.01</w:t>
            </w:r>
          </w:p>
        </w:tc>
        <w:tc>
          <w:tcPr>
            <w:tcW w:w="732" w:type="dxa"/>
          </w:tcPr>
          <w:p w14:paraId="0BF27FFE" w14:textId="77777777" w:rsidR="00D62403" w:rsidRDefault="00D62403">
            <w:pPr>
              <w:pStyle w:val="TableParagraph"/>
              <w:spacing w:before="14" w:line="155" w:lineRule="exact"/>
              <w:ind w:left="112"/>
              <w:rPr>
                <w:sz w:val="16"/>
              </w:rPr>
            </w:pPr>
            <w:r>
              <w:rPr>
                <w:spacing w:val="-4"/>
                <w:sz w:val="16"/>
              </w:rPr>
              <w:t>0.01</w:t>
            </w:r>
          </w:p>
        </w:tc>
        <w:tc>
          <w:tcPr>
            <w:tcW w:w="219" w:type="dxa"/>
          </w:tcPr>
          <w:p w14:paraId="7124DD75" w14:textId="77777777" w:rsidR="00D62403" w:rsidRDefault="00D62403">
            <w:pPr>
              <w:pStyle w:val="TableParagraph"/>
              <w:spacing w:line="240" w:lineRule="auto"/>
              <w:jc w:val="left"/>
              <w:rPr>
                <w:rFonts w:ascii="Times New Roman"/>
                <w:sz w:val="12"/>
              </w:rPr>
            </w:pPr>
          </w:p>
        </w:tc>
        <w:tc>
          <w:tcPr>
            <w:tcW w:w="723" w:type="dxa"/>
          </w:tcPr>
          <w:p w14:paraId="2E50B576" w14:textId="77777777" w:rsidR="00D62403" w:rsidRDefault="00D62403">
            <w:pPr>
              <w:pStyle w:val="TableParagraph"/>
              <w:spacing w:line="240" w:lineRule="auto"/>
              <w:jc w:val="left"/>
              <w:rPr>
                <w:rFonts w:ascii="Times New Roman"/>
                <w:sz w:val="12"/>
              </w:rPr>
            </w:pPr>
          </w:p>
        </w:tc>
        <w:tc>
          <w:tcPr>
            <w:tcW w:w="837" w:type="dxa"/>
          </w:tcPr>
          <w:p w14:paraId="694E2F54" w14:textId="77777777" w:rsidR="00D62403" w:rsidRDefault="00D62403">
            <w:pPr>
              <w:pStyle w:val="TableParagraph"/>
              <w:spacing w:before="14" w:line="155" w:lineRule="exact"/>
              <w:ind w:left="7" w:right="5"/>
              <w:rPr>
                <w:sz w:val="16"/>
              </w:rPr>
            </w:pPr>
            <w:r>
              <w:rPr>
                <w:spacing w:val="-4"/>
                <w:sz w:val="16"/>
              </w:rPr>
              <w:t>0.02</w:t>
            </w:r>
          </w:p>
        </w:tc>
        <w:tc>
          <w:tcPr>
            <w:tcW w:w="733" w:type="dxa"/>
          </w:tcPr>
          <w:p w14:paraId="777AA3F2" w14:textId="77777777" w:rsidR="00D62403" w:rsidRDefault="00D62403">
            <w:pPr>
              <w:pStyle w:val="TableParagraph"/>
              <w:spacing w:before="14" w:line="155" w:lineRule="exact"/>
              <w:ind w:left="103"/>
              <w:rPr>
                <w:sz w:val="16"/>
              </w:rPr>
            </w:pPr>
            <w:r>
              <w:rPr>
                <w:spacing w:val="-4"/>
                <w:sz w:val="16"/>
              </w:rPr>
              <w:t>0.02</w:t>
            </w:r>
          </w:p>
        </w:tc>
        <w:tc>
          <w:tcPr>
            <w:tcW w:w="110" w:type="dxa"/>
          </w:tcPr>
          <w:p w14:paraId="36F07379" w14:textId="77777777" w:rsidR="00D62403" w:rsidRDefault="00D62403">
            <w:pPr>
              <w:pStyle w:val="TableParagraph"/>
              <w:spacing w:line="240" w:lineRule="auto"/>
              <w:jc w:val="left"/>
              <w:rPr>
                <w:rFonts w:ascii="Times New Roman"/>
                <w:sz w:val="12"/>
              </w:rPr>
            </w:pPr>
          </w:p>
        </w:tc>
      </w:tr>
      <w:tr w:rsidR="00D62403" w14:paraId="792D378B" w14:textId="77777777">
        <w:trPr>
          <w:trHeight w:val="189"/>
        </w:trPr>
        <w:tc>
          <w:tcPr>
            <w:tcW w:w="4371" w:type="dxa"/>
          </w:tcPr>
          <w:p w14:paraId="04E10C75" w14:textId="77777777" w:rsidR="00D62403" w:rsidRDefault="00D62403">
            <w:pPr>
              <w:pStyle w:val="TableParagraph"/>
              <w:spacing w:line="240" w:lineRule="auto"/>
              <w:jc w:val="left"/>
              <w:rPr>
                <w:rFonts w:ascii="Times New Roman"/>
                <w:sz w:val="12"/>
              </w:rPr>
            </w:pPr>
          </w:p>
        </w:tc>
        <w:tc>
          <w:tcPr>
            <w:tcW w:w="722" w:type="dxa"/>
          </w:tcPr>
          <w:p w14:paraId="48A78865" w14:textId="77777777" w:rsidR="00D62403" w:rsidRDefault="00D62403">
            <w:pPr>
              <w:pStyle w:val="TableParagraph"/>
              <w:spacing w:line="240" w:lineRule="auto"/>
              <w:jc w:val="left"/>
              <w:rPr>
                <w:rFonts w:ascii="Times New Roman"/>
                <w:sz w:val="12"/>
              </w:rPr>
            </w:pPr>
          </w:p>
        </w:tc>
        <w:tc>
          <w:tcPr>
            <w:tcW w:w="836" w:type="dxa"/>
          </w:tcPr>
          <w:p w14:paraId="5E2864C1" w14:textId="77777777" w:rsidR="00D62403" w:rsidRDefault="00D62403">
            <w:pPr>
              <w:pStyle w:val="TableParagraph"/>
              <w:spacing w:before="14" w:line="155" w:lineRule="exact"/>
              <w:ind w:left="9" w:right="1"/>
              <w:rPr>
                <w:sz w:val="16"/>
              </w:rPr>
            </w:pPr>
            <w:r>
              <w:rPr>
                <w:spacing w:val="-2"/>
                <w:sz w:val="16"/>
              </w:rPr>
              <w:t>(0.02)</w:t>
            </w:r>
          </w:p>
        </w:tc>
        <w:tc>
          <w:tcPr>
            <w:tcW w:w="732" w:type="dxa"/>
          </w:tcPr>
          <w:p w14:paraId="4EAE26B1" w14:textId="77777777" w:rsidR="00D62403" w:rsidRDefault="00D62403">
            <w:pPr>
              <w:pStyle w:val="TableParagraph"/>
              <w:spacing w:before="14" w:line="155" w:lineRule="exact"/>
              <w:ind w:left="112"/>
              <w:rPr>
                <w:sz w:val="16"/>
              </w:rPr>
            </w:pPr>
            <w:r>
              <w:rPr>
                <w:spacing w:val="-2"/>
                <w:sz w:val="16"/>
              </w:rPr>
              <w:t>(0.02)</w:t>
            </w:r>
          </w:p>
        </w:tc>
        <w:tc>
          <w:tcPr>
            <w:tcW w:w="219" w:type="dxa"/>
          </w:tcPr>
          <w:p w14:paraId="0A0F2155" w14:textId="77777777" w:rsidR="00D62403" w:rsidRDefault="00D62403">
            <w:pPr>
              <w:pStyle w:val="TableParagraph"/>
              <w:spacing w:line="240" w:lineRule="auto"/>
              <w:jc w:val="left"/>
              <w:rPr>
                <w:rFonts w:ascii="Times New Roman"/>
                <w:sz w:val="12"/>
              </w:rPr>
            </w:pPr>
          </w:p>
        </w:tc>
        <w:tc>
          <w:tcPr>
            <w:tcW w:w="723" w:type="dxa"/>
          </w:tcPr>
          <w:p w14:paraId="017E62DE" w14:textId="77777777" w:rsidR="00D62403" w:rsidRDefault="00D62403">
            <w:pPr>
              <w:pStyle w:val="TableParagraph"/>
              <w:spacing w:line="240" w:lineRule="auto"/>
              <w:jc w:val="left"/>
              <w:rPr>
                <w:rFonts w:ascii="Times New Roman"/>
                <w:sz w:val="12"/>
              </w:rPr>
            </w:pPr>
          </w:p>
        </w:tc>
        <w:tc>
          <w:tcPr>
            <w:tcW w:w="837" w:type="dxa"/>
          </w:tcPr>
          <w:p w14:paraId="68A39FD5" w14:textId="77777777" w:rsidR="00D62403" w:rsidRDefault="00D62403">
            <w:pPr>
              <w:pStyle w:val="TableParagraph"/>
              <w:spacing w:before="14" w:line="155" w:lineRule="exact"/>
              <w:ind w:left="7" w:right="5"/>
              <w:rPr>
                <w:sz w:val="16"/>
              </w:rPr>
            </w:pPr>
            <w:r>
              <w:rPr>
                <w:spacing w:val="-2"/>
                <w:sz w:val="16"/>
              </w:rPr>
              <w:t>(0.04)</w:t>
            </w:r>
          </w:p>
        </w:tc>
        <w:tc>
          <w:tcPr>
            <w:tcW w:w="733" w:type="dxa"/>
          </w:tcPr>
          <w:p w14:paraId="6837AFA1" w14:textId="77777777" w:rsidR="00D62403" w:rsidRDefault="00D62403">
            <w:pPr>
              <w:pStyle w:val="TableParagraph"/>
              <w:spacing w:before="14" w:line="155" w:lineRule="exact"/>
              <w:ind w:left="103"/>
              <w:rPr>
                <w:sz w:val="16"/>
              </w:rPr>
            </w:pPr>
            <w:r>
              <w:rPr>
                <w:spacing w:val="-2"/>
                <w:sz w:val="16"/>
              </w:rPr>
              <w:t>(0.04)</w:t>
            </w:r>
          </w:p>
        </w:tc>
        <w:tc>
          <w:tcPr>
            <w:tcW w:w="110" w:type="dxa"/>
          </w:tcPr>
          <w:p w14:paraId="3B59A574" w14:textId="77777777" w:rsidR="00D62403" w:rsidRDefault="00D62403">
            <w:pPr>
              <w:pStyle w:val="TableParagraph"/>
              <w:spacing w:line="240" w:lineRule="auto"/>
              <w:jc w:val="left"/>
              <w:rPr>
                <w:rFonts w:ascii="Times New Roman"/>
                <w:sz w:val="12"/>
              </w:rPr>
            </w:pPr>
          </w:p>
        </w:tc>
      </w:tr>
      <w:tr w:rsidR="00D62403" w14:paraId="4389EA73" w14:textId="77777777">
        <w:trPr>
          <w:trHeight w:val="189"/>
        </w:trPr>
        <w:tc>
          <w:tcPr>
            <w:tcW w:w="4371" w:type="dxa"/>
          </w:tcPr>
          <w:p w14:paraId="56B8B89F" w14:textId="77777777" w:rsidR="00D62403" w:rsidRDefault="00D62403">
            <w:pPr>
              <w:pStyle w:val="TableParagraph"/>
              <w:spacing w:before="14" w:line="155" w:lineRule="exact"/>
              <w:ind w:left="119"/>
              <w:jc w:val="left"/>
              <w:rPr>
                <w:sz w:val="16"/>
              </w:rPr>
            </w:pPr>
            <w:r>
              <w:rPr>
                <w:sz w:val="16"/>
              </w:rPr>
              <w:t>Has</w:t>
            </w:r>
            <w:r>
              <w:rPr>
                <w:spacing w:val="23"/>
                <w:sz w:val="16"/>
              </w:rPr>
              <w:t xml:space="preserve"> </w:t>
            </w:r>
            <w:r>
              <w:rPr>
                <w:sz w:val="16"/>
              </w:rPr>
              <w:t>household</w:t>
            </w:r>
            <w:r>
              <w:rPr>
                <w:spacing w:val="23"/>
                <w:sz w:val="16"/>
              </w:rPr>
              <w:t xml:space="preserve"> </w:t>
            </w:r>
            <w:r>
              <w:rPr>
                <w:sz w:val="16"/>
              </w:rPr>
              <w:t>member</w:t>
            </w:r>
            <w:r>
              <w:rPr>
                <w:spacing w:val="24"/>
                <w:sz w:val="16"/>
              </w:rPr>
              <w:t xml:space="preserve"> </w:t>
            </w:r>
            <w:r>
              <w:rPr>
                <w:sz w:val="16"/>
              </w:rPr>
              <w:t>with</w:t>
            </w:r>
            <w:r>
              <w:rPr>
                <w:spacing w:val="24"/>
                <w:sz w:val="16"/>
              </w:rPr>
              <w:t xml:space="preserve"> </w:t>
            </w:r>
            <w:r>
              <w:rPr>
                <w:sz w:val="16"/>
              </w:rPr>
              <w:t>disability/chronic</w:t>
            </w:r>
            <w:r>
              <w:rPr>
                <w:spacing w:val="23"/>
                <w:sz w:val="16"/>
              </w:rPr>
              <w:t xml:space="preserve"> </w:t>
            </w:r>
            <w:r>
              <w:rPr>
                <w:spacing w:val="-2"/>
                <w:sz w:val="16"/>
              </w:rPr>
              <w:t>disease</w:t>
            </w:r>
          </w:p>
        </w:tc>
        <w:tc>
          <w:tcPr>
            <w:tcW w:w="722" w:type="dxa"/>
          </w:tcPr>
          <w:p w14:paraId="078F7F9C" w14:textId="77777777" w:rsidR="00D62403" w:rsidRDefault="00D62403">
            <w:pPr>
              <w:pStyle w:val="TableParagraph"/>
              <w:spacing w:line="240" w:lineRule="auto"/>
              <w:jc w:val="left"/>
              <w:rPr>
                <w:rFonts w:ascii="Times New Roman"/>
                <w:sz w:val="12"/>
              </w:rPr>
            </w:pPr>
          </w:p>
        </w:tc>
        <w:tc>
          <w:tcPr>
            <w:tcW w:w="836" w:type="dxa"/>
          </w:tcPr>
          <w:p w14:paraId="271F40F7" w14:textId="77777777" w:rsidR="00D62403" w:rsidRDefault="00D62403">
            <w:pPr>
              <w:pStyle w:val="TableParagraph"/>
              <w:spacing w:line="169" w:lineRule="exact"/>
              <w:ind w:left="9" w:right="10"/>
              <w:rPr>
                <w:rFonts w:ascii="Lucida Sans Unicode" w:hAnsi="Lucida Sans Unicode"/>
                <w:sz w:val="12"/>
              </w:rPr>
            </w:pPr>
            <w:r>
              <w:rPr>
                <w:w w:val="90"/>
                <w:sz w:val="16"/>
              </w:rPr>
              <w:t>-</w:t>
            </w:r>
            <w:r>
              <w:rPr>
                <w:spacing w:val="-2"/>
                <w:sz w:val="16"/>
              </w:rPr>
              <w:t>0.07</w:t>
            </w:r>
            <w:r>
              <w:rPr>
                <w:rFonts w:ascii="Lucida Sans Unicode" w:hAnsi="Lucida Sans Unicode"/>
                <w:spacing w:val="-2"/>
                <w:position w:val="6"/>
                <w:sz w:val="12"/>
              </w:rPr>
              <w:t>∗∗∗</w:t>
            </w:r>
          </w:p>
        </w:tc>
        <w:tc>
          <w:tcPr>
            <w:tcW w:w="732" w:type="dxa"/>
          </w:tcPr>
          <w:p w14:paraId="750C0D88" w14:textId="77777777" w:rsidR="00D62403" w:rsidRDefault="00D62403">
            <w:pPr>
              <w:pStyle w:val="TableParagraph"/>
              <w:spacing w:line="169" w:lineRule="exact"/>
              <w:ind w:left="102"/>
              <w:rPr>
                <w:rFonts w:ascii="Lucida Sans Unicode" w:hAnsi="Lucida Sans Unicode"/>
                <w:sz w:val="12"/>
              </w:rPr>
            </w:pPr>
            <w:r>
              <w:rPr>
                <w:w w:val="90"/>
                <w:sz w:val="16"/>
              </w:rPr>
              <w:t>-</w:t>
            </w:r>
            <w:r>
              <w:rPr>
                <w:spacing w:val="-2"/>
                <w:w w:val="95"/>
                <w:sz w:val="16"/>
              </w:rPr>
              <w:t>0.07</w:t>
            </w:r>
            <w:r>
              <w:rPr>
                <w:rFonts w:ascii="Lucida Sans Unicode" w:hAnsi="Lucida Sans Unicode"/>
                <w:spacing w:val="-2"/>
                <w:w w:val="95"/>
                <w:position w:val="6"/>
                <w:sz w:val="12"/>
              </w:rPr>
              <w:t>∗∗∗</w:t>
            </w:r>
          </w:p>
        </w:tc>
        <w:tc>
          <w:tcPr>
            <w:tcW w:w="219" w:type="dxa"/>
          </w:tcPr>
          <w:p w14:paraId="6A701762" w14:textId="77777777" w:rsidR="00D62403" w:rsidRDefault="00D62403">
            <w:pPr>
              <w:pStyle w:val="TableParagraph"/>
              <w:spacing w:line="240" w:lineRule="auto"/>
              <w:jc w:val="left"/>
              <w:rPr>
                <w:rFonts w:ascii="Times New Roman"/>
                <w:sz w:val="12"/>
              </w:rPr>
            </w:pPr>
          </w:p>
        </w:tc>
        <w:tc>
          <w:tcPr>
            <w:tcW w:w="723" w:type="dxa"/>
          </w:tcPr>
          <w:p w14:paraId="693E09E7" w14:textId="77777777" w:rsidR="00D62403" w:rsidRDefault="00D62403">
            <w:pPr>
              <w:pStyle w:val="TableParagraph"/>
              <w:spacing w:line="240" w:lineRule="auto"/>
              <w:jc w:val="left"/>
              <w:rPr>
                <w:rFonts w:ascii="Times New Roman"/>
                <w:sz w:val="12"/>
              </w:rPr>
            </w:pPr>
          </w:p>
        </w:tc>
        <w:tc>
          <w:tcPr>
            <w:tcW w:w="837" w:type="dxa"/>
          </w:tcPr>
          <w:p w14:paraId="0C0ED410" w14:textId="77777777" w:rsidR="00D62403" w:rsidRDefault="00D62403">
            <w:pPr>
              <w:pStyle w:val="TableParagraph"/>
              <w:spacing w:line="169" w:lineRule="exact"/>
              <w:ind w:left="2" w:right="7"/>
              <w:rPr>
                <w:rFonts w:ascii="Lucida Sans Unicode" w:hAnsi="Lucida Sans Unicode"/>
                <w:sz w:val="12"/>
              </w:rPr>
            </w:pPr>
            <w:r>
              <w:rPr>
                <w:sz w:val="16"/>
              </w:rPr>
              <w:t>-</w:t>
            </w:r>
            <w:r>
              <w:rPr>
                <w:spacing w:val="-2"/>
                <w:sz w:val="16"/>
              </w:rPr>
              <w:t>0.11</w:t>
            </w:r>
            <w:r>
              <w:rPr>
                <w:rFonts w:ascii="Lucida Sans Unicode" w:hAnsi="Lucida Sans Unicode"/>
                <w:spacing w:val="-2"/>
                <w:position w:val="6"/>
                <w:sz w:val="12"/>
              </w:rPr>
              <w:t>∗∗</w:t>
            </w:r>
          </w:p>
        </w:tc>
        <w:tc>
          <w:tcPr>
            <w:tcW w:w="733" w:type="dxa"/>
          </w:tcPr>
          <w:p w14:paraId="2FEA27EE" w14:textId="77777777" w:rsidR="00D62403" w:rsidRDefault="00D62403">
            <w:pPr>
              <w:pStyle w:val="TableParagraph"/>
              <w:spacing w:line="169" w:lineRule="exact"/>
              <w:ind w:left="93"/>
              <w:rPr>
                <w:rFonts w:ascii="Lucida Sans Unicode" w:hAnsi="Lucida Sans Unicode"/>
                <w:sz w:val="12"/>
              </w:rPr>
            </w:pPr>
            <w:r>
              <w:rPr>
                <w:spacing w:val="-2"/>
                <w:sz w:val="16"/>
              </w:rPr>
              <w:t>-0.10</w:t>
            </w:r>
            <w:r>
              <w:rPr>
                <w:rFonts w:ascii="Lucida Sans Unicode" w:hAnsi="Lucida Sans Unicode"/>
                <w:spacing w:val="-2"/>
                <w:position w:val="6"/>
                <w:sz w:val="12"/>
              </w:rPr>
              <w:t>∗∗</w:t>
            </w:r>
          </w:p>
        </w:tc>
        <w:tc>
          <w:tcPr>
            <w:tcW w:w="110" w:type="dxa"/>
          </w:tcPr>
          <w:p w14:paraId="450A9F31" w14:textId="77777777" w:rsidR="00D62403" w:rsidRDefault="00D62403">
            <w:pPr>
              <w:pStyle w:val="TableParagraph"/>
              <w:spacing w:line="240" w:lineRule="auto"/>
              <w:jc w:val="left"/>
              <w:rPr>
                <w:rFonts w:ascii="Times New Roman"/>
                <w:sz w:val="12"/>
              </w:rPr>
            </w:pPr>
          </w:p>
        </w:tc>
      </w:tr>
      <w:tr w:rsidR="00D62403" w14:paraId="06CE96F8" w14:textId="77777777">
        <w:trPr>
          <w:trHeight w:val="189"/>
        </w:trPr>
        <w:tc>
          <w:tcPr>
            <w:tcW w:w="4371" w:type="dxa"/>
          </w:tcPr>
          <w:p w14:paraId="1CF41AD7" w14:textId="77777777" w:rsidR="00D62403" w:rsidRDefault="00D62403">
            <w:pPr>
              <w:pStyle w:val="TableParagraph"/>
              <w:spacing w:line="240" w:lineRule="auto"/>
              <w:jc w:val="left"/>
              <w:rPr>
                <w:rFonts w:ascii="Times New Roman"/>
                <w:sz w:val="12"/>
              </w:rPr>
            </w:pPr>
          </w:p>
        </w:tc>
        <w:tc>
          <w:tcPr>
            <w:tcW w:w="722" w:type="dxa"/>
          </w:tcPr>
          <w:p w14:paraId="5BB67482" w14:textId="77777777" w:rsidR="00D62403" w:rsidRDefault="00D62403">
            <w:pPr>
              <w:pStyle w:val="TableParagraph"/>
              <w:spacing w:line="240" w:lineRule="auto"/>
              <w:jc w:val="left"/>
              <w:rPr>
                <w:rFonts w:ascii="Times New Roman"/>
                <w:sz w:val="12"/>
              </w:rPr>
            </w:pPr>
          </w:p>
        </w:tc>
        <w:tc>
          <w:tcPr>
            <w:tcW w:w="836" w:type="dxa"/>
          </w:tcPr>
          <w:p w14:paraId="01A0873B" w14:textId="77777777" w:rsidR="00D62403" w:rsidRDefault="00D62403">
            <w:pPr>
              <w:pStyle w:val="TableParagraph"/>
              <w:spacing w:before="14" w:line="155" w:lineRule="exact"/>
              <w:ind w:left="9" w:right="1"/>
              <w:rPr>
                <w:sz w:val="16"/>
              </w:rPr>
            </w:pPr>
            <w:r>
              <w:rPr>
                <w:spacing w:val="-2"/>
                <w:sz w:val="16"/>
              </w:rPr>
              <w:t>(0.02)</w:t>
            </w:r>
          </w:p>
        </w:tc>
        <w:tc>
          <w:tcPr>
            <w:tcW w:w="732" w:type="dxa"/>
          </w:tcPr>
          <w:p w14:paraId="06709A69" w14:textId="77777777" w:rsidR="00D62403" w:rsidRDefault="00D62403">
            <w:pPr>
              <w:pStyle w:val="TableParagraph"/>
              <w:spacing w:before="14" w:line="155" w:lineRule="exact"/>
              <w:ind w:left="112"/>
              <w:rPr>
                <w:sz w:val="16"/>
              </w:rPr>
            </w:pPr>
            <w:r>
              <w:rPr>
                <w:spacing w:val="-2"/>
                <w:sz w:val="16"/>
              </w:rPr>
              <w:t>(0.02)</w:t>
            </w:r>
          </w:p>
        </w:tc>
        <w:tc>
          <w:tcPr>
            <w:tcW w:w="219" w:type="dxa"/>
          </w:tcPr>
          <w:p w14:paraId="28E0558F" w14:textId="77777777" w:rsidR="00D62403" w:rsidRDefault="00D62403">
            <w:pPr>
              <w:pStyle w:val="TableParagraph"/>
              <w:spacing w:line="240" w:lineRule="auto"/>
              <w:jc w:val="left"/>
              <w:rPr>
                <w:rFonts w:ascii="Times New Roman"/>
                <w:sz w:val="12"/>
              </w:rPr>
            </w:pPr>
          </w:p>
        </w:tc>
        <w:tc>
          <w:tcPr>
            <w:tcW w:w="723" w:type="dxa"/>
          </w:tcPr>
          <w:p w14:paraId="413F22C1" w14:textId="77777777" w:rsidR="00D62403" w:rsidRDefault="00D62403">
            <w:pPr>
              <w:pStyle w:val="TableParagraph"/>
              <w:spacing w:line="240" w:lineRule="auto"/>
              <w:jc w:val="left"/>
              <w:rPr>
                <w:rFonts w:ascii="Times New Roman"/>
                <w:sz w:val="12"/>
              </w:rPr>
            </w:pPr>
          </w:p>
        </w:tc>
        <w:tc>
          <w:tcPr>
            <w:tcW w:w="837" w:type="dxa"/>
          </w:tcPr>
          <w:p w14:paraId="2E250B76" w14:textId="77777777" w:rsidR="00D62403" w:rsidRDefault="00D62403">
            <w:pPr>
              <w:pStyle w:val="TableParagraph"/>
              <w:spacing w:before="14" w:line="155" w:lineRule="exact"/>
              <w:ind w:left="7" w:right="5"/>
              <w:rPr>
                <w:sz w:val="16"/>
              </w:rPr>
            </w:pPr>
            <w:r>
              <w:rPr>
                <w:spacing w:val="-2"/>
                <w:sz w:val="16"/>
              </w:rPr>
              <w:t>(0.04)</w:t>
            </w:r>
          </w:p>
        </w:tc>
        <w:tc>
          <w:tcPr>
            <w:tcW w:w="733" w:type="dxa"/>
          </w:tcPr>
          <w:p w14:paraId="5E3578A5" w14:textId="77777777" w:rsidR="00D62403" w:rsidRDefault="00D62403">
            <w:pPr>
              <w:pStyle w:val="TableParagraph"/>
              <w:spacing w:before="14" w:line="155" w:lineRule="exact"/>
              <w:ind w:left="103"/>
              <w:rPr>
                <w:sz w:val="16"/>
              </w:rPr>
            </w:pPr>
            <w:r>
              <w:rPr>
                <w:spacing w:val="-2"/>
                <w:sz w:val="16"/>
              </w:rPr>
              <w:t>(0.04)</w:t>
            </w:r>
          </w:p>
        </w:tc>
        <w:tc>
          <w:tcPr>
            <w:tcW w:w="110" w:type="dxa"/>
          </w:tcPr>
          <w:p w14:paraId="4462366C" w14:textId="77777777" w:rsidR="00D62403" w:rsidRDefault="00D62403">
            <w:pPr>
              <w:pStyle w:val="TableParagraph"/>
              <w:spacing w:line="240" w:lineRule="auto"/>
              <w:jc w:val="left"/>
              <w:rPr>
                <w:rFonts w:ascii="Times New Roman"/>
                <w:sz w:val="12"/>
              </w:rPr>
            </w:pPr>
          </w:p>
        </w:tc>
      </w:tr>
      <w:tr w:rsidR="00D62403" w14:paraId="1ADB3B07" w14:textId="77777777">
        <w:trPr>
          <w:trHeight w:val="189"/>
        </w:trPr>
        <w:tc>
          <w:tcPr>
            <w:tcW w:w="4371" w:type="dxa"/>
          </w:tcPr>
          <w:p w14:paraId="3E825161" w14:textId="77777777" w:rsidR="00D62403" w:rsidRDefault="00D62403">
            <w:pPr>
              <w:pStyle w:val="TableParagraph"/>
              <w:spacing w:before="14" w:line="155" w:lineRule="exact"/>
              <w:ind w:left="119"/>
              <w:jc w:val="left"/>
              <w:rPr>
                <w:sz w:val="16"/>
              </w:rPr>
            </w:pPr>
            <w:r>
              <w:rPr>
                <w:sz w:val="16"/>
              </w:rPr>
              <w:t>Household</w:t>
            </w:r>
            <w:r>
              <w:rPr>
                <w:spacing w:val="22"/>
                <w:sz w:val="16"/>
              </w:rPr>
              <w:t xml:space="preserve"> </w:t>
            </w:r>
            <w:r>
              <w:rPr>
                <w:sz w:val="16"/>
              </w:rPr>
              <w:t>Crowding</w:t>
            </w:r>
            <w:r>
              <w:rPr>
                <w:spacing w:val="22"/>
                <w:sz w:val="16"/>
              </w:rPr>
              <w:t xml:space="preserve"> </w:t>
            </w:r>
            <w:r>
              <w:rPr>
                <w:spacing w:val="-2"/>
                <w:sz w:val="16"/>
              </w:rPr>
              <w:t>Index</w:t>
            </w:r>
          </w:p>
        </w:tc>
        <w:tc>
          <w:tcPr>
            <w:tcW w:w="722" w:type="dxa"/>
          </w:tcPr>
          <w:p w14:paraId="2878D34D" w14:textId="77777777" w:rsidR="00D62403" w:rsidRDefault="00D62403">
            <w:pPr>
              <w:pStyle w:val="TableParagraph"/>
              <w:spacing w:line="240" w:lineRule="auto"/>
              <w:jc w:val="left"/>
              <w:rPr>
                <w:rFonts w:ascii="Times New Roman"/>
                <w:sz w:val="12"/>
              </w:rPr>
            </w:pPr>
          </w:p>
        </w:tc>
        <w:tc>
          <w:tcPr>
            <w:tcW w:w="836" w:type="dxa"/>
          </w:tcPr>
          <w:p w14:paraId="3E4EFB60" w14:textId="77777777" w:rsidR="00D62403" w:rsidRDefault="00D62403">
            <w:pPr>
              <w:pStyle w:val="TableParagraph"/>
              <w:spacing w:before="14" w:line="155" w:lineRule="exact"/>
              <w:ind w:left="9" w:right="1"/>
              <w:rPr>
                <w:sz w:val="16"/>
              </w:rPr>
            </w:pPr>
            <w:r>
              <w:rPr>
                <w:spacing w:val="-4"/>
                <w:sz w:val="16"/>
              </w:rPr>
              <w:t>0.00</w:t>
            </w:r>
          </w:p>
        </w:tc>
        <w:tc>
          <w:tcPr>
            <w:tcW w:w="732" w:type="dxa"/>
          </w:tcPr>
          <w:p w14:paraId="770E79DF" w14:textId="77777777" w:rsidR="00D62403" w:rsidRDefault="00D62403">
            <w:pPr>
              <w:pStyle w:val="TableParagraph"/>
              <w:spacing w:before="14" w:line="155" w:lineRule="exact"/>
              <w:ind w:left="112"/>
              <w:rPr>
                <w:sz w:val="16"/>
              </w:rPr>
            </w:pPr>
            <w:r>
              <w:rPr>
                <w:spacing w:val="-4"/>
                <w:sz w:val="16"/>
              </w:rPr>
              <w:t>0.00</w:t>
            </w:r>
          </w:p>
        </w:tc>
        <w:tc>
          <w:tcPr>
            <w:tcW w:w="219" w:type="dxa"/>
          </w:tcPr>
          <w:p w14:paraId="016664B7" w14:textId="77777777" w:rsidR="00D62403" w:rsidRDefault="00D62403">
            <w:pPr>
              <w:pStyle w:val="TableParagraph"/>
              <w:spacing w:line="240" w:lineRule="auto"/>
              <w:jc w:val="left"/>
              <w:rPr>
                <w:rFonts w:ascii="Times New Roman"/>
                <w:sz w:val="12"/>
              </w:rPr>
            </w:pPr>
          </w:p>
        </w:tc>
        <w:tc>
          <w:tcPr>
            <w:tcW w:w="723" w:type="dxa"/>
          </w:tcPr>
          <w:p w14:paraId="503267F8" w14:textId="77777777" w:rsidR="00D62403" w:rsidRDefault="00D62403">
            <w:pPr>
              <w:pStyle w:val="TableParagraph"/>
              <w:spacing w:line="240" w:lineRule="auto"/>
              <w:jc w:val="left"/>
              <w:rPr>
                <w:rFonts w:ascii="Times New Roman"/>
                <w:sz w:val="12"/>
              </w:rPr>
            </w:pPr>
          </w:p>
        </w:tc>
        <w:tc>
          <w:tcPr>
            <w:tcW w:w="837" w:type="dxa"/>
          </w:tcPr>
          <w:p w14:paraId="38CB645F" w14:textId="77777777" w:rsidR="00D62403" w:rsidRDefault="00D62403">
            <w:pPr>
              <w:pStyle w:val="TableParagraph"/>
              <w:spacing w:before="14" w:line="155" w:lineRule="exact"/>
              <w:ind w:left="7" w:right="5"/>
              <w:rPr>
                <w:sz w:val="16"/>
              </w:rPr>
            </w:pPr>
            <w:r>
              <w:rPr>
                <w:spacing w:val="-4"/>
                <w:sz w:val="16"/>
              </w:rPr>
              <w:t>0.01</w:t>
            </w:r>
          </w:p>
        </w:tc>
        <w:tc>
          <w:tcPr>
            <w:tcW w:w="733" w:type="dxa"/>
          </w:tcPr>
          <w:p w14:paraId="6DD65631" w14:textId="77777777" w:rsidR="00D62403" w:rsidRDefault="00D62403">
            <w:pPr>
              <w:pStyle w:val="TableParagraph"/>
              <w:spacing w:before="14" w:line="155" w:lineRule="exact"/>
              <w:ind w:left="103"/>
              <w:rPr>
                <w:sz w:val="16"/>
              </w:rPr>
            </w:pPr>
            <w:r>
              <w:rPr>
                <w:spacing w:val="-4"/>
                <w:sz w:val="16"/>
              </w:rPr>
              <w:t>0.01</w:t>
            </w:r>
          </w:p>
        </w:tc>
        <w:tc>
          <w:tcPr>
            <w:tcW w:w="110" w:type="dxa"/>
          </w:tcPr>
          <w:p w14:paraId="52B59328" w14:textId="77777777" w:rsidR="00D62403" w:rsidRDefault="00D62403">
            <w:pPr>
              <w:pStyle w:val="TableParagraph"/>
              <w:spacing w:line="240" w:lineRule="auto"/>
              <w:jc w:val="left"/>
              <w:rPr>
                <w:rFonts w:ascii="Times New Roman"/>
                <w:sz w:val="12"/>
              </w:rPr>
            </w:pPr>
          </w:p>
        </w:tc>
      </w:tr>
      <w:tr w:rsidR="00D62403" w14:paraId="1BA6CBC2" w14:textId="77777777">
        <w:trPr>
          <w:trHeight w:val="189"/>
        </w:trPr>
        <w:tc>
          <w:tcPr>
            <w:tcW w:w="4371" w:type="dxa"/>
          </w:tcPr>
          <w:p w14:paraId="677438AF" w14:textId="77777777" w:rsidR="00D62403" w:rsidRDefault="00D62403">
            <w:pPr>
              <w:pStyle w:val="TableParagraph"/>
              <w:spacing w:line="240" w:lineRule="auto"/>
              <w:jc w:val="left"/>
              <w:rPr>
                <w:rFonts w:ascii="Times New Roman"/>
                <w:sz w:val="12"/>
              </w:rPr>
            </w:pPr>
          </w:p>
        </w:tc>
        <w:tc>
          <w:tcPr>
            <w:tcW w:w="722" w:type="dxa"/>
          </w:tcPr>
          <w:p w14:paraId="70AF73CD" w14:textId="77777777" w:rsidR="00D62403" w:rsidRDefault="00D62403">
            <w:pPr>
              <w:pStyle w:val="TableParagraph"/>
              <w:spacing w:line="240" w:lineRule="auto"/>
              <w:jc w:val="left"/>
              <w:rPr>
                <w:rFonts w:ascii="Times New Roman"/>
                <w:sz w:val="12"/>
              </w:rPr>
            </w:pPr>
          </w:p>
        </w:tc>
        <w:tc>
          <w:tcPr>
            <w:tcW w:w="836" w:type="dxa"/>
          </w:tcPr>
          <w:p w14:paraId="15FA84B3" w14:textId="77777777" w:rsidR="00D62403" w:rsidRDefault="00D62403">
            <w:pPr>
              <w:pStyle w:val="TableParagraph"/>
              <w:spacing w:before="14" w:line="155" w:lineRule="exact"/>
              <w:ind w:left="9" w:right="1"/>
              <w:rPr>
                <w:sz w:val="16"/>
              </w:rPr>
            </w:pPr>
            <w:r>
              <w:rPr>
                <w:spacing w:val="-2"/>
                <w:sz w:val="16"/>
              </w:rPr>
              <w:t>(0.01)</w:t>
            </w:r>
          </w:p>
        </w:tc>
        <w:tc>
          <w:tcPr>
            <w:tcW w:w="732" w:type="dxa"/>
          </w:tcPr>
          <w:p w14:paraId="46C17901" w14:textId="77777777" w:rsidR="00D62403" w:rsidRDefault="00D62403">
            <w:pPr>
              <w:pStyle w:val="TableParagraph"/>
              <w:spacing w:before="14" w:line="155" w:lineRule="exact"/>
              <w:ind w:left="112"/>
              <w:rPr>
                <w:sz w:val="16"/>
              </w:rPr>
            </w:pPr>
            <w:r>
              <w:rPr>
                <w:spacing w:val="-2"/>
                <w:sz w:val="16"/>
              </w:rPr>
              <w:t>(0.01)</w:t>
            </w:r>
          </w:p>
        </w:tc>
        <w:tc>
          <w:tcPr>
            <w:tcW w:w="219" w:type="dxa"/>
          </w:tcPr>
          <w:p w14:paraId="074BFB20" w14:textId="77777777" w:rsidR="00D62403" w:rsidRDefault="00D62403">
            <w:pPr>
              <w:pStyle w:val="TableParagraph"/>
              <w:spacing w:line="240" w:lineRule="auto"/>
              <w:jc w:val="left"/>
              <w:rPr>
                <w:rFonts w:ascii="Times New Roman"/>
                <w:sz w:val="12"/>
              </w:rPr>
            </w:pPr>
          </w:p>
        </w:tc>
        <w:tc>
          <w:tcPr>
            <w:tcW w:w="723" w:type="dxa"/>
          </w:tcPr>
          <w:p w14:paraId="08EDB359" w14:textId="77777777" w:rsidR="00D62403" w:rsidRDefault="00D62403">
            <w:pPr>
              <w:pStyle w:val="TableParagraph"/>
              <w:spacing w:line="240" w:lineRule="auto"/>
              <w:jc w:val="left"/>
              <w:rPr>
                <w:rFonts w:ascii="Times New Roman"/>
                <w:sz w:val="12"/>
              </w:rPr>
            </w:pPr>
          </w:p>
        </w:tc>
        <w:tc>
          <w:tcPr>
            <w:tcW w:w="837" w:type="dxa"/>
          </w:tcPr>
          <w:p w14:paraId="22062411" w14:textId="77777777" w:rsidR="00D62403" w:rsidRDefault="00D62403">
            <w:pPr>
              <w:pStyle w:val="TableParagraph"/>
              <w:spacing w:before="14" w:line="155" w:lineRule="exact"/>
              <w:ind w:left="7" w:right="5"/>
              <w:rPr>
                <w:sz w:val="16"/>
              </w:rPr>
            </w:pPr>
            <w:r>
              <w:rPr>
                <w:spacing w:val="-2"/>
                <w:sz w:val="16"/>
              </w:rPr>
              <w:t>(0.01)</w:t>
            </w:r>
          </w:p>
        </w:tc>
        <w:tc>
          <w:tcPr>
            <w:tcW w:w="733" w:type="dxa"/>
          </w:tcPr>
          <w:p w14:paraId="60A265A2" w14:textId="77777777" w:rsidR="00D62403" w:rsidRDefault="00D62403">
            <w:pPr>
              <w:pStyle w:val="TableParagraph"/>
              <w:spacing w:before="14" w:line="155" w:lineRule="exact"/>
              <w:ind w:left="103"/>
              <w:rPr>
                <w:sz w:val="16"/>
              </w:rPr>
            </w:pPr>
            <w:r>
              <w:rPr>
                <w:spacing w:val="-2"/>
                <w:sz w:val="16"/>
              </w:rPr>
              <w:t>(0.01)</w:t>
            </w:r>
          </w:p>
        </w:tc>
        <w:tc>
          <w:tcPr>
            <w:tcW w:w="110" w:type="dxa"/>
          </w:tcPr>
          <w:p w14:paraId="5121E04D" w14:textId="77777777" w:rsidR="00D62403" w:rsidRDefault="00D62403">
            <w:pPr>
              <w:pStyle w:val="TableParagraph"/>
              <w:spacing w:line="240" w:lineRule="auto"/>
              <w:jc w:val="left"/>
              <w:rPr>
                <w:rFonts w:ascii="Times New Roman"/>
                <w:sz w:val="12"/>
              </w:rPr>
            </w:pPr>
          </w:p>
        </w:tc>
      </w:tr>
      <w:tr w:rsidR="00D62403" w14:paraId="321614D9" w14:textId="77777777">
        <w:trPr>
          <w:trHeight w:val="189"/>
        </w:trPr>
        <w:tc>
          <w:tcPr>
            <w:tcW w:w="4371" w:type="dxa"/>
          </w:tcPr>
          <w:p w14:paraId="68E38686" w14:textId="77777777" w:rsidR="00D62403" w:rsidRDefault="00D62403">
            <w:pPr>
              <w:pStyle w:val="TableParagraph"/>
              <w:spacing w:before="14" w:line="155" w:lineRule="exact"/>
              <w:ind w:left="119"/>
              <w:jc w:val="left"/>
              <w:rPr>
                <w:sz w:val="16"/>
              </w:rPr>
            </w:pPr>
            <w:r>
              <w:rPr>
                <w:sz w:val="16"/>
              </w:rPr>
              <w:t>Household</w:t>
            </w:r>
            <w:r>
              <w:rPr>
                <w:spacing w:val="15"/>
                <w:sz w:val="16"/>
              </w:rPr>
              <w:t xml:space="preserve"> </w:t>
            </w:r>
            <w:r>
              <w:rPr>
                <w:sz w:val="16"/>
              </w:rPr>
              <w:t>has</w:t>
            </w:r>
            <w:r>
              <w:rPr>
                <w:spacing w:val="15"/>
                <w:sz w:val="16"/>
              </w:rPr>
              <w:t xml:space="preserve"> </w:t>
            </w:r>
            <w:r>
              <w:rPr>
                <w:sz w:val="16"/>
              </w:rPr>
              <w:t>impoverished</w:t>
            </w:r>
            <w:r>
              <w:rPr>
                <w:spacing w:val="15"/>
                <w:sz w:val="16"/>
              </w:rPr>
              <w:t xml:space="preserve"> </w:t>
            </w:r>
            <w:r>
              <w:rPr>
                <w:spacing w:val="-4"/>
                <w:sz w:val="16"/>
              </w:rPr>
              <w:t>roof</w:t>
            </w:r>
          </w:p>
        </w:tc>
        <w:tc>
          <w:tcPr>
            <w:tcW w:w="722" w:type="dxa"/>
          </w:tcPr>
          <w:p w14:paraId="7BACB398" w14:textId="77777777" w:rsidR="00D62403" w:rsidRDefault="00D62403">
            <w:pPr>
              <w:pStyle w:val="TableParagraph"/>
              <w:spacing w:line="240" w:lineRule="auto"/>
              <w:jc w:val="left"/>
              <w:rPr>
                <w:rFonts w:ascii="Times New Roman"/>
                <w:sz w:val="12"/>
              </w:rPr>
            </w:pPr>
          </w:p>
        </w:tc>
        <w:tc>
          <w:tcPr>
            <w:tcW w:w="836" w:type="dxa"/>
          </w:tcPr>
          <w:p w14:paraId="2B72C428" w14:textId="77777777" w:rsidR="00D62403" w:rsidRDefault="00D62403">
            <w:pPr>
              <w:pStyle w:val="TableParagraph"/>
              <w:spacing w:line="169" w:lineRule="exact"/>
              <w:ind w:left="9" w:right="10"/>
              <w:rPr>
                <w:rFonts w:ascii="Lucida Sans Unicode" w:hAnsi="Lucida Sans Unicode"/>
                <w:sz w:val="12"/>
              </w:rPr>
            </w:pPr>
            <w:r>
              <w:rPr>
                <w:spacing w:val="-2"/>
                <w:sz w:val="16"/>
              </w:rPr>
              <w:t>0.04</w:t>
            </w:r>
            <w:r>
              <w:rPr>
                <w:rFonts w:ascii="Lucida Sans Unicode" w:hAnsi="Lucida Sans Unicode"/>
                <w:spacing w:val="-2"/>
                <w:position w:val="6"/>
                <w:sz w:val="12"/>
              </w:rPr>
              <w:t>∗</w:t>
            </w:r>
          </w:p>
        </w:tc>
        <w:tc>
          <w:tcPr>
            <w:tcW w:w="732" w:type="dxa"/>
          </w:tcPr>
          <w:p w14:paraId="6CDC08C5" w14:textId="77777777" w:rsidR="00D62403" w:rsidRDefault="00D62403">
            <w:pPr>
              <w:pStyle w:val="TableParagraph"/>
              <w:spacing w:line="169" w:lineRule="exact"/>
              <w:ind w:left="102"/>
              <w:rPr>
                <w:rFonts w:ascii="Lucida Sans Unicode" w:hAnsi="Lucida Sans Unicode"/>
                <w:sz w:val="12"/>
              </w:rPr>
            </w:pPr>
            <w:r>
              <w:rPr>
                <w:spacing w:val="-2"/>
                <w:sz w:val="16"/>
              </w:rPr>
              <w:t>0.04</w:t>
            </w:r>
            <w:r>
              <w:rPr>
                <w:rFonts w:ascii="Lucida Sans Unicode" w:hAnsi="Lucida Sans Unicode"/>
                <w:spacing w:val="-2"/>
                <w:position w:val="6"/>
                <w:sz w:val="12"/>
              </w:rPr>
              <w:t>∗</w:t>
            </w:r>
          </w:p>
        </w:tc>
        <w:tc>
          <w:tcPr>
            <w:tcW w:w="219" w:type="dxa"/>
          </w:tcPr>
          <w:p w14:paraId="50497064" w14:textId="77777777" w:rsidR="00D62403" w:rsidRDefault="00D62403">
            <w:pPr>
              <w:pStyle w:val="TableParagraph"/>
              <w:spacing w:line="240" w:lineRule="auto"/>
              <w:jc w:val="left"/>
              <w:rPr>
                <w:rFonts w:ascii="Times New Roman"/>
                <w:sz w:val="12"/>
              </w:rPr>
            </w:pPr>
          </w:p>
        </w:tc>
        <w:tc>
          <w:tcPr>
            <w:tcW w:w="723" w:type="dxa"/>
          </w:tcPr>
          <w:p w14:paraId="2C698BDD" w14:textId="77777777" w:rsidR="00D62403" w:rsidRDefault="00D62403">
            <w:pPr>
              <w:pStyle w:val="TableParagraph"/>
              <w:spacing w:line="240" w:lineRule="auto"/>
              <w:jc w:val="left"/>
              <w:rPr>
                <w:rFonts w:ascii="Times New Roman"/>
                <w:sz w:val="12"/>
              </w:rPr>
            </w:pPr>
          </w:p>
        </w:tc>
        <w:tc>
          <w:tcPr>
            <w:tcW w:w="837" w:type="dxa"/>
          </w:tcPr>
          <w:p w14:paraId="68276776" w14:textId="77777777" w:rsidR="00D62403" w:rsidRDefault="00D62403">
            <w:pPr>
              <w:pStyle w:val="TableParagraph"/>
              <w:spacing w:before="14" w:line="155" w:lineRule="exact"/>
              <w:ind w:left="7" w:right="5"/>
              <w:rPr>
                <w:sz w:val="16"/>
              </w:rPr>
            </w:pPr>
            <w:r>
              <w:rPr>
                <w:spacing w:val="-4"/>
                <w:sz w:val="16"/>
              </w:rPr>
              <w:t>0.01</w:t>
            </w:r>
          </w:p>
        </w:tc>
        <w:tc>
          <w:tcPr>
            <w:tcW w:w="733" w:type="dxa"/>
          </w:tcPr>
          <w:p w14:paraId="4AB91353" w14:textId="77777777" w:rsidR="00D62403" w:rsidRDefault="00D62403">
            <w:pPr>
              <w:pStyle w:val="TableParagraph"/>
              <w:spacing w:before="14" w:line="155" w:lineRule="exact"/>
              <w:ind w:left="103"/>
              <w:rPr>
                <w:sz w:val="16"/>
              </w:rPr>
            </w:pPr>
            <w:r>
              <w:rPr>
                <w:spacing w:val="-4"/>
                <w:sz w:val="16"/>
              </w:rPr>
              <w:t>0.01</w:t>
            </w:r>
          </w:p>
        </w:tc>
        <w:tc>
          <w:tcPr>
            <w:tcW w:w="110" w:type="dxa"/>
          </w:tcPr>
          <w:p w14:paraId="392741DA" w14:textId="77777777" w:rsidR="00D62403" w:rsidRDefault="00D62403">
            <w:pPr>
              <w:pStyle w:val="TableParagraph"/>
              <w:spacing w:line="240" w:lineRule="auto"/>
              <w:jc w:val="left"/>
              <w:rPr>
                <w:rFonts w:ascii="Times New Roman"/>
                <w:sz w:val="12"/>
              </w:rPr>
            </w:pPr>
          </w:p>
        </w:tc>
      </w:tr>
      <w:tr w:rsidR="00D62403" w14:paraId="28524930" w14:textId="77777777">
        <w:trPr>
          <w:trHeight w:val="189"/>
        </w:trPr>
        <w:tc>
          <w:tcPr>
            <w:tcW w:w="4371" w:type="dxa"/>
          </w:tcPr>
          <w:p w14:paraId="142A9BB5" w14:textId="77777777" w:rsidR="00D62403" w:rsidRDefault="00D62403">
            <w:pPr>
              <w:pStyle w:val="TableParagraph"/>
              <w:spacing w:line="240" w:lineRule="auto"/>
              <w:jc w:val="left"/>
              <w:rPr>
                <w:rFonts w:ascii="Times New Roman"/>
                <w:sz w:val="12"/>
              </w:rPr>
            </w:pPr>
          </w:p>
        </w:tc>
        <w:tc>
          <w:tcPr>
            <w:tcW w:w="722" w:type="dxa"/>
          </w:tcPr>
          <w:p w14:paraId="41A41E2F" w14:textId="77777777" w:rsidR="00D62403" w:rsidRDefault="00D62403">
            <w:pPr>
              <w:pStyle w:val="TableParagraph"/>
              <w:spacing w:line="240" w:lineRule="auto"/>
              <w:jc w:val="left"/>
              <w:rPr>
                <w:rFonts w:ascii="Times New Roman"/>
                <w:sz w:val="12"/>
              </w:rPr>
            </w:pPr>
          </w:p>
        </w:tc>
        <w:tc>
          <w:tcPr>
            <w:tcW w:w="836" w:type="dxa"/>
          </w:tcPr>
          <w:p w14:paraId="5026CA17" w14:textId="77777777" w:rsidR="00D62403" w:rsidRDefault="00D62403">
            <w:pPr>
              <w:pStyle w:val="TableParagraph"/>
              <w:spacing w:before="14" w:line="155" w:lineRule="exact"/>
              <w:ind w:left="9" w:right="1"/>
              <w:rPr>
                <w:sz w:val="16"/>
              </w:rPr>
            </w:pPr>
            <w:r>
              <w:rPr>
                <w:spacing w:val="-2"/>
                <w:sz w:val="16"/>
              </w:rPr>
              <w:t>(0.02)</w:t>
            </w:r>
          </w:p>
        </w:tc>
        <w:tc>
          <w:tcPr>
            <w:tcW w:w="732" w:type="dxa"/>
          </w:tcPr>
          <w:p w14:paraId="7B23A619" w14:textId="77777777" w:rsidR="00D62403" w:rsidRDefault="00D62403">
            <w:pPr>
              <w:pStyle w:val="TableParagraph"/>
              <w:spacing w:before="14" w:line="155" w:lineRule="exact"/>
              <w:ind w:left="112"/>
              <w:rPr>
                <w:sz w:val="16"/>
              </w:rPr>
            </w:pPr>
            <w:r>
              <w:rPr>
                <w:spacing w:val="-2"/>
                <w:sz w:val="16"/>
              </w:rPr>
              <w:t>(0.02)</w:t>
            </w:r>
          </w:p>
        </w:tc>
        <w:tc>
          <w:tcPr>
            <w:tcW w:w="219" w:type="dxa"/>
          </w:tcPr>
          <w:p w14:paraId="21A813CE" w14:textId="77777777" w:rsidR="00D62403" w:rsidRDefault="00D62403">
            <w:pPr>
              <w:pStyle w:val="TableParagraph"/>
              <w:spacing w:line="240" w:lineRule="auto"/>
              <w:jc w:val="left"/>
              <w:rPr>
                <w:rFonts w:ascii="Times New Roman"/>
                <w:sz w:val="12"/>
              </w:rPr>
            </w:pPr>
          </w:p>
        </w:tc>
        <w:tc>
          <w:tcPr>
            <w:tcW w:w="723" w:type="dxa"/>
          </w:tcPr>
          <w:p w14:paraId="480C9017" w14:textId="77777777" w:rsidR="00D62403" w:rsidRDefault="00D62403">
            <w:pPr>
              <w:pStyle w:val="TableParagraph"/>
              <w:spacing w:line="240" w:lineRule="auto"/>
              <w:jc w:val="left"/>
              <w:rPr>
                <w:rFonts w:ascii="Times New Roman"/>
                <w:sz w:val="12"/>
              </w:rPr>
            </w:pPr>
          </w:p>
        </w:tc>
        <w:tc>
          <w:tcPr>
            <w:tcW w:w="837" w:type="dxa"/>
          </w:tcPr>
          <w:p w14:paraId="25009C6C" w14:textId="77777777" w:rsidR="00D62403" w:rsidRDefault="00D62403">
            <w:pPr>
              <w:pStyle w:val="TableParagraph"/>
              <w:spacing w:before="14" w:line="155" w:lineRule="exact"/>
              <w:ind w:left="7" w:right="5"/>
              <w:rPr>
                <w:sz w:val="16"/>
              </w:rPr>
            </w:pPr>
            <w:r>
              <w:rPr>
                <w:spacing w:val="-2"/>
                <w:sz w:val="16"/>
              </w:rPr>
              <w:t>(0.05)</w:t>
            </w:r>
          </w:p>
        </w:tc>
        <w:tc>
          <w:tcPr>
            <w:tcW w:w="733" w:type="dxa"/>
          </w:tcPr>
          <w:p w14:paraId="237D9B73" w14:textId="77777777" w:rsidR="00D62403" w:rsidRDefault="00D62403">
            <w:pPr>
              <w:pStyle w:val="TableParagraph"/>
              <w:spacing w:before="14" w:line="155" w:lineRule="exact"/>
              <w:ind w:left="103"/>
              <w:rPr>
                <w:sz w:val="16"/>
              </w:rPr>
            </w:pPr>
            <w:r>
              <w:rPr>
                <w:spacing w:val="-2"/>
                <w:sz w:val="16"/>
              </w:rPr>
              <w:t>(0.05)</w:t>
            </w:r>
          </w:p>
        </w:tc>
        <w:tc>
          <w:tcPr>
            <w:tcW w:w="110" w:type="dxa"/>
          </w:tcPr>
          <w:p w14:paraId="24C157CE" w14:textId="77777777" w:rsidR="00D62403" w:rsidRDefault="00D62403">
            <w:pPr>
              <w:pStyle w:val="TableParagraph"/>
              <w:spacing w:line="240" w:lineRule="auto"/>
              <w:jc w:val="left"/>
              <w:rPr>
                <w:rFonts w:ascii="Times New Roman"/>
                <w:sz w:val="12"/>
              </w:rPr>
            </w:pPr>
          </w:p>
        </w:tc>
      </w:tr>
      <w:tr w:rsidR="00D62403" w14:paraId="4087D3DB" w14:textId="77777777">
        <w:trPr>
          <w:trHeight w:val="189"/>
        </w:trPr>
        <w:tc>
          <w:tcPr>
            <w:tcW w:w="4371" w:type="dxa"/>
          </w:tcPr>
          <w:p w14:paraId="77CE779F" w14:textId="77777777" w:rsidR="00D62403" w:rsidRDefault="00D62403">
            <w:pPr>
              <w:pStyle w:val="TableParagraph"/>
              <w:spacing w:before="14" w:line="155" w:lineRule="exact"/>
              <w:ind w:left="119"/>
              <w:jc w:val="left"/>
              <w:rPr>
                <w:sz w:val="16"/>
              </w:rPr>
            </w:pPr>
            <w:r>
              <w:rPr>
                <w:sz w:val="16"/>
              </w:rPr>
              <w:t>Household</w:t>
            </w:r>
            <w:r>
              <w:rPr>
                <w:spacing w:val="15"/>
                <w:sz w:val="16"/>
              </w:rPr>
              <w:t xml:space="preserve"> </w:t>
            </w:r>
            <w:r>
              <w:rPr>
                <w:sz w:val="16"/>
              </w:rPr>
              <w:t>has</w:t>
            </w:r>
            <w:r>
              <w:rPr>
                <w:spacing w:val="15"/>
                <w:sz w:val="16"/>
              </w:rPr>
              <w:t xml:space="preserve"> </w:t>
            </w:r>
            <w:r>
              <w:rPr>
                <w:sz w:val="16"/>
              </w:rPr>
              <w:t>impoverished</w:t>
            </w:r>
            <w:r>
              <w:rPr>
                <w:spacing w:val="15"/>
                <w:sz w:val="16"/>
              </w:rPr>
              <w:t xml:space="preserve"> </w:t>
            </w:r>
            <w:r>
              <w:rPr>
                <w:spacing w:val="-2"/>
                <w:sz w:val="16"/>
              </w:rPr>
              <w:t>floor</w:t>
            </w:r>
          </w:p>
        </w:tc>
        <w:tc>
          <w:tcPr>
            <w:tcW w:w="722" w:type="dxa"/>
          </w:tcPr>
          <w:p w14:paraId="46D01003" w14:textId="77777777" w:rsidR="00D62403" w:rsidRDefault="00D62403">
            <w:pPr>
              <w:pStyle w:val="TableParagraph"/>
              <w:spacing w:line="240" w:lineRule="auto"/>
              <w:jc w:val="left"/>
              <w:rPr>
                <w:rFonts w:ascii="Times New Roman"/>
                <w:sz w:val="12"/>
              </w:rPr>
            </w:pPr>
          </w:p>
        </w:tc>
        <w:tc>
          <w:tcPr>
            <w:tcW w:w="836" w:type="dxa"/>
          </w:tcPr>
          <w:p w14:paraId="370329AB" w14:textId="77777777" w:rsidR="00D62403" w:rsidRDefault="00D62403">
            <w:pPr>
              <w:pStyle w:val="TableParagraph"/>
              <w:spacing w:before="14" w:line="155" w:lineRule="exact"/>
              <w:ind w:left="10" w:right="1"/>
              <w:rPr>
                <w:sz w:val="16"/>
              </w:rPr>
            </w:pPr>
            <w:r>
              <w:rPr>
                <w:w w:val="85"/>
                <w:sz w:val="16"/>
              </w:rPr>
              <w:t>-</w:t>
            </w:r>
            <w:r>
              <w:rPr>
                <w:spacing w:val="-4"/>
                <w:w w:val="95"/>
                <w:sz w:val="16"/>
              </w:rPr>
              <w:t>0.00</w:t>
            </w:r>
          </w:p>
        </w:tc>
        <w:tc>
          <w:tcPr>
            <w:tcW w:w="732" w:type="dxa"/>
          </w:tcPr>
          <w:p w14:paraId="0F625227" w14:textId="77777777" w:rsidR="00D62403" w:rsidRDefault="00D62403">
            <w:pPr>
              <w:pStyle w:val="TableParagraph"/>
              <w:spacing w:before="14" w:line="155" w:lineRule="exact"/>
              <w:ind w:left="112"/>
              <w:rPr>
                <w:sz w:val="16"/>
              </w:rPr>
            </w:pPr>
            <w:r>
              <w:rPr>
                <w:w w:val="85"/>
                <w:sz w:val="16"/>
              </w:rPr>
              <w:t>-</w:t>
            </w:r>
            <w:r>
              <w:rPr>
                <w:spacing w:val="-4"/>
                <w:w w:val="95"/>
                <w:sz w:val="16"/>
              </w:rPr>
              <w:t>0.00</w:t>
            </w:r>
          </w:p>
        </w:tc>
        <w:tc>
          <w:tcPr>
            <w:tcW w:w="219" w:type="dxa"/>
          </w:tcPr>
          <w:p w14:paraId="49F64B27" w14:textId="77777777" w:rsidR="00D62403" w:rsidRDefault="00D62403">
            <w:pPr>
              <w:pStyle w:val="TableParagraph"/>
              <w:spacing w:line="240" w:lineRule="auto"/>
              <w:jc w:val="left"/>
              <w:rPr>
                <w:rFonts w:ascii="Times New Roman"/>
                <w:sz w:val="12"/>
              </w:rPr>
            </w:pPr>
          </w:p>
        </w:tc>
        <w:tc>
          <w:tcPr>
            <w:tcW w:w="723" w:type="dxa"/>
          </w:tcPr>
          <w:p w14:paraId="08ADFEB9" w14:textId="77777777" w:rsidR="00D62403" w:rsidRDefault="00D62403">
            <w:pPr>
              <w:pStyle w:val="TableParagraph"/>
              <w:spacing w:line="240" w:lineRule="auto"/>
              <w:jc w:val="left"/>
              <w:rPr>
                <w:rFonts w:ascii="Times New Roman"/>
                <w:sz w:val="12"/>
              </w:rPr>
            </w:pPr>
          </w:p>
        </w:tc>
        <w:tc>
          <w:tcPr>
            <w:tcW w:w="837" w:type="dxa"/>
          </w:tcPr>
          <w:p w14:paraId="1611B3BC" w14:textId="77777777" w:rsidR="00D62403" w:rsidRDefault="00D62403">
            <w:pPr>
              <w:pStyle w:val="TableParagraph"/>
              <w:spacing w:before="14" w:line="155" w:lineRule="exact"/>
              <w:ind w:left="7" w:right="5"/>
              <w:rPr>
                <w:sz w:val="16"/>
              </w:rPr>
            </w:pPr>
            <w:r>
              <w:rPr>
                <w:w w:val="90"/>
                <w:sz w:val="16"/>
              </w:rPr>
              <w:t>-</w:t>
            </w:r>
            <w:r>
              <w:rPr>
                <w:spacing w:val="-4"/>
                <w:sz w:val="16"/>
              </w:rPr>
              <w:t>0.02</w:t>
            </w:r>
          </w:p>
        </w:tc>
        <w:tc>
          <w:tcPr>
            <w:tcW w:w="733" w:type="dxa"/>
          </w:tcPr>
          <w:p w14:paraId="4028F370" w14:textId="77777777" w:rsidR="00D62403" w:rsidRDefault="00D62403">
            <w:pPr>
              <w:pStyle w:val="TableParagraph"/>
              <w:spacing w:before="14" w:line="155" w:lineRule="exact"/>
              <w:ind w:left="104"/>
              <w:rPr>
                <w:sz w:val="16"/>
              </w:rPr>
            </w:pPr>
            <w:r>
              <w:rPr>
                <w:spacing w:val="-2"/>
                <w:sz w:val="16"/>
              </w:rPr>
              <w:t>-</w:t>
            </w:r>
            <w:r>
              <w:rPr>
                <w:spacing w:val="-4"/>
                <w:sz w:val="16"/>
              </w:rPr>
              <w:t>0.01</w:t>
            </w:r>
          </w:p>
        </w:tc>
        <w:tc>
          <w:tcPr>
            <w:tcW w:w="110" w:type="dxa"/>
          </w:tcPr>
          <w:p w14:paraId="7E0FD5BE" w14:textId="77777777" w:rsidR="00D62403" w:rsidRDefault="00D62403">
            <w:pPr>
              <w:pStyle w:val="TableParagraph"/>
              <w:spacing w:line="240" w:lineRule="auto"/>
              <w:jc w:val="left"/>
              <w:rPr>
                <w:rFonts w:ascii="Times New Roman"/>
                <w:sz w:val="12"/>
              </w:rPr>
            </w:pPr>
          </w:p>
        </w:tc>
      </w:tr>
      <w:tr w:rsidR="00D62403" w14:paraId="1B349D75" w14:textId="77777777">
        <w:trPr>
          <w:trHeight w:val="189"/>
        </w:trPr>
        <w:tc>
          <w:tcPr>
            <w:tcW w:w="4371" w:type="dxa"/>
          </w:tcPr>
          <w:p w14:paraId="35D75FE3" w14:textId="77777777" w:rsidR="00D62403" w:rsidRDefault="00D62403">
            <w:pPr>
              <w:pStyle w:val="TableParagraph"/>
              <w:spacing w:line="240" w:lineRule="auto"/>
              <w:jc w:val="left"/>
              <w:rPr>
                <w:rFonts w:ascii="Times New Roman"/>
                <w:sz w:val="12"/>
              </w:rPr>
            </w:pPr>
          </w:p>
        </w:tc>
        <w:tc>
          <w:tcPr>
            <w:tcW w:w="722" w:type="dxa"/>
          </w:tcPr>
          <w:p w14:paraId="22864D73" w14:textId="77777777" w:rsidR="00D62403" w:rsidRDefault="00D62403">
            <w:pPr>
              <w:pStyle w:val="TableParagraph"/>
              <w:spacing w:line="240" w:lineRule="auto"/>
              <w:jc w:val="left"/>
              <w:rPr>
                <w:rFonts w:ascii="Times New Roman"/>
                <w:sz w:val="12"/>
              </w:rPr>
            </w:pPr>
          </w:p>
        </w:tc>
        <w:tc>
          <w:tcPr>
            <w:tcW w:w="836" w:type="dxa"/>
          </w:tcPr>
          <w:p w14:paraId="15560148" w14:textId="77777777" w:rsidR="00D62403" w:rsidRDefault="00D62403">
            <w:pPr>
              <w:pStyle w:val="TableParagraph"/>
              <w:spacing w:before="14" w:line="155" w:lineRule="exact"/>
              <w:ind w:left="9" w:right="1"/>
              <w:rPr>
                <w:sz w:val="16"/>
              </w:rPr>
            </w:pPr>
            <w:r>
              <w:rPr>
                <w:spacing w:val="-2"/>
                <w:sz w:val="16"/>
              </w:rPr>
              <w:t>(0.04)</w:t>
            </w:r>
          </w:p>
        </w:tc>
        <w:tc>
          <w:tcPr>
            <w:tcW w:w="732" w:type="dxa"/>
          </w:tcPr>
          <w:p w14:paraId="1F7BEC18" w14:textId="77777777" w:rsidR="00D62403" w:rsidRDefault="00D62403">
            <w:pPr>
              <w:pStyle w:val="TableParagraph"/>
              <w:spacing w:before="14" w:line="155" w:lineRule="exact"/>
              <w:ind w:left="112"/>
              <w:rPr>
                <w:sz w:val="16"/>
              </w:rPr>
            </w:pPr>
            <w:r>
              <w:rPr>
                <w:spacing w:val="-2"/>
                <w:sz w:val="16"/>
              </w:rPr>
              <w:t>(0.04)</w:t>
            </w:r>
          </w:p>
        </w:tc>
        <w:tc>
          <w:tcPr>
            <w:tcW w:w="219" w:type="dxa"/>
          </w:tcPr>
          <w:p w14:paraId="701D0C63" w14:textId="77777777" w:rsidR="00D62403" w:rsidRDefault="00D62403">
            <w:pPr>
              <w:pStyle w:val="TableParagraph"/>
              <w:spacing w:line="240" w:lineRule="auto"/>
              <w:jc w:val="left"/>
              <w:rPr>
                <w:rFonts w:ascii="Times New Roman"/>
                <w:sz w:val="12"/>
              </w:rPr>
            </w:pPr>
          </w:p>
        </w:tc>
        <w:tc>
          <w:tcPr>
            <w:tcW w:w="723" w:type="dxa"/>
          </w:tcPr>
          <w:p w14:paraId="25713098" w14:textId="77777777" w:rsidR="00D62403" w:rsidRDefault="00D62403">
            <w:pPr>
              <w:pStyle w:val="TableParagraph"/>
              <w:spacing w:line="240" w:lineRule="auto"/>
              <w:jc w:val="left"/>
              <w:rPr>
                <w:rFonts w:ascii="Times New Roman"/>
                <w:sz w:val="12"/>
              </w:rPr>
            </w:pPr>
          </w:p>
        </w:tc>
        <w:tc>
          <w:tcPr>
            <w:tcW w:w="837" w:type="dxa"/>
          </w:tcPr>
          <w:p w14:paraId="0262102A" w14:textId="77777777" w:rsidR="00D62403" w:rsidRDefault="00D62403">
            <w:pPr>
              <w:pStyle w:val="TableParagraph"/>
              <w:spacing w:before="14" w:line="155" w:lineRule="exact"/>
              <w:ind w:left="7" w:right="5"/>
              <w:rPr>
                <w:sz w:val="16"/>
              </w:rPr>
            </w:pPr>
            <w:r>
              <w:rPr>
                <w:spacing w:val="-2"/>
                <w:sz w:val="16"/>
              </w:rPr>
              <w:t>(0.05)</w:t>
            </w:r>
          </w:p>
        </w:tc>
        <w:tc>
          <w:tcPr>
            <w:tcW w:w="733" w:type="dxa"/>
          </w:tcPr>
          <w:p w14:paraId="0712BFAD" w14:textId="77777777" w:rsidR="00D62403" w:rsidRDefault="00D62403">
            <w:pPr>
              <w:pStyle w:val="TableParagraph"/>
              <w:spacing w:before="14" w:line="155" w:lineRule="exact"/>
              <w:ind w:left="103"/>
              <w:rPr>
                <w:sz w:val="16"/>
              </w:rPr>
            </w:pPr>
            <w:r>
              <w:rPr>
                <w:spacing w:val="-2"/>
                <w:sz w:val="16"/>
              </w:rPr>
              <w:t>(0.05)</w:t>
            </w:r>
          </w:p>
        </w:tc>
        <w:tc>
          <w:tcPr>
            <w:tcW w:w="110" w:type="dxa"/>
          </w:tcPr>
          <w:p w14:paraId="75500DF6" w14:textId="77777777" w:rsidR="00D62403" w:rsidRDefault="00D62403">
            <w:pPr>
              <w:pStyle w:val="TableParagraph"/>
              <w:spacing w:line="240" w:lineRule="auto"/>
              <w:jc w:val="left"/>
              <w:rPr>
                <w:rFonts w:ascii="Times New Roman"/>
                <w:sz w:val="12"/>
              </w:rPr>
            </w:pPr>
          </w:p>
        </w:tc>
      </w:tr>
      <w:tr w:rsidR="00D62403" w14:paraId="65E3CAF9" w14:textId="77777777">
        <w:trPr>
          <w:trHeight w:val="406"/>
        </w:trPr>
        <w:tc>
          <w:tcPr>
            <w:tcW w:w="4371" w:type="dxa"/>
            <w:tcBorders>
              <w:bottom w:val="single" w:sz="4" w:space="0" w:color="000000"/>
            </w:tcBorders>
          </w:tcPr>
          <w:p w14:paraId="4C8948E0" w14:textId="77777777" w:rsidR="00D62403" w:rsidRDefault="00D62403">
            <w:pPr>
              <w:pStyle w:val="TableParagraph"/>
              <w:spacing w:before="14" w:line="240" w:lineRule="auto"/>
              <w:ind w:left="119"/>
              <w:jc w:val="left"/>
              <w:rPr>
                <w:sz w:val="16"/>
              </w:rPr>
            </w:pPr>
            <w:r>
              <w:rPr>
                <w:w w:val="105"/>
                <w:sz w:val="16"/>
              </w:rPr>
              <w:t>Short</w:t>
            </w:r>
            <w:r>
              <w:rPr>
                <w:spacing w:val="7"/>
                <w:w w:val="105"/>
                <w:sz w:val="16"/>
              </w:rPr>
              <w:t xml:space="preserve"> </w:t>
            </w:r>
            <w:r>
              <w:rPr>
                <w:spacing w:val="-4"/>
                <w:w w:val="105"/>
                <w:sz w:val="16"/>
              </w:rPr>
              <w:t>Form</w:t>
            </w:r>
          </w:p>
        </w:tc>
        <w:tc>
          <w:tcPr>
            <w:tcW w:w="722" w:type="dxa"/>
            <w:tcBorders>
              <w:bottom w:val="single" w:sz="4" w:space="0" w:color="000000"/>
            </w:tcBorders>
          </w:tcPr>
          <w:p w14:paraId="49BD9C21" w14:textId="77777777" w:rsidR="00D62403" w:rsidRDefault="00D62403">
            <w:pPr>
              <w:pStyle w:val="TableParagraph"/>
              <w:spacing w:line="240" w:lineRule="auto"/>
              <w:jc w:val="left"/>
              <w:rPr>
                <w:rFonts w:ascii="Times New Roman"/>
                <w:sz w:val="16"/>
              </w:rPr>
            </w:pPr>
          </w:p>
        </w:tc>
        <w:tc>
          <w:tcPr>
            <w:tcW w:w="836" w:type="dxa"/>
            <w:tcBorders>
              <w:bottom w:val="single" w:sz="4" w:space="0" w:color="000000"/>
            </w:tcBorders>
          </w:tcPr>
          <w:p w14:paraId="0A1B8744" w14:textId="77777777" w:rsidR="00D62403" w:rsidRDefault="00D62403">
            <w:pPr>
              <w:pStyle w:val="TableParagraph"/>
              <w:spacing w:line="240" w:lineRule="auto"/>
              <w:jc w:val="left"/>
              <w:rPr>
                <w:rFonts w:ascii="Times New Roman"/>
                <w:sz w:val="16"/>
              </w:rPr>
            </w:pPr>
          </w:p>
        </w:tc>
        <w:tc>
          <w:tcPr>
            <w:tcW w:w="732" w:type="dxa"/>
            <w:tcBorders>
              <w:bottom w:val="single" w:sz="4" w:space="0" w:color="000000"/>
            </w:tcBorders>
          </w:tcPr>
          <w:p w14:paraId="5D20F70B" w14:textId="77777777" w:rsidR="00D62403" w:rsidRDefault="00D62403">
            <w:pPr>
              <w:pStyle w:val="TableParagraph"/>
              <w:spacing w:before="14" w:line="240" w:lineRule="auto"/>
              <w:ind w:left="243"/>
              <w:jc w:val="left"/>
              <w:rPr>
                <w:sz w:val="16"/>
              </w:rPr>
            </w:pPr>
            <w:r>
              <w:rPr>
                <w:spacing w:val="-2"/>
                <w:sz w:val="16"/>
              </w:rPr>
              <w:t>-</w:t>
            </w:r>
            <w:r>
              <w:rPr>
                <w:spacing w:val="-4"/>
                <w:sz w:val="16"/>
              </w:rPr>
              <w:t>0.01</w:t>
            </w:r>
          </w:p>
          <w:p w14:paraId="54B25BCD" w14:textId="77777777" w:rsidR="00D62403" w:rsidRDefault="00D62403">
            <w:pPr>
              <w:pStyle w:val="TableParagraph"/>
              <w:spacing w:before="8" w:line="240" w:lineRule="auto"/>
              <w:ind w:left="205"/>
              <w:jc w:val="left"/>
              <w:rPr>
                <w:sz w:val="16"/>
              </w:rPr>
            </w:pPr>
            <w:r>
              <w:rPr>
                <w:spacing w:val="-2"/>
                <w:sz w:val="16"/>
              </w:rPr>
              <w:t>(0.02)</w:t>
            </w:r>
          </w:p>
        </w:tc>
        <w:tc>
          <w:tcPr>
            <w:tcW w:w="219" w:type="dxa"/>
            <w:tcBorders>
              <w:bottom w:val="single" w:sz="4" w:space="0" w:color="000000"/>
            </w:tcBorders>
          </w:tcPr>
          <w:p w14:paraId="5978BC82" w14:textId="77777777" w:rsidR="00D62403" w:rsidRDefault="00D62403">
            <w:pPr>
              <w:pStyle w:val="TableParagraph"/>
              <w:spacing w:line="240" w:lineRule="auto"/>
              <w:jc w:val="left"/>
              <w:rPr>
                <w:rFonts w:ascii="Times New Roman"/>
                <w:sz w:val="16"/>
              </w:rPr>
            </w:pPr>
          </w:p>
        </w:tc>
        <w:tc>
          <w:tcPr>
            <w:tcW w:w="723" w:type="dxa"/>
            <w:tcBorders>
              <w:bottom w:val="single" w:sz="4" w:space="0" w:color="000000"/>
            </w:tcBorders>
          </w:tcPr>
          <w:p w14:paraId="07E4BCCB" w14:textId="77777777" w:rsidR="00D62403" w:rsidRDefault="00D62403">
            <w:pPr>
              <w:pStyle w:val="TableParagraph"/>
              <w:spacing w:line="240" w:lineRule="auto"/>
              <w:jc w:val="left"/>
              <w:rPr>
                <w:rFonts w:ascii="Times New Roman"/>
                <w:sz w:val="16"/>
              </w:rPr>
            </w:pPr>
          </w:p>
        </w:tc>
        <w:tc>
          <w:tcPr>
            <w:tcW w:w="837" w:type="dxa"/>
            <w:tcBorders>
              <w:bottom w:val="single" w:sz="4" w:space="0" w:color="000000"/>
            </w:tcBorders>
          </w:tcPr>
          <w:p w14:paraId="6D2B6AFF" w14:textId="77777777" w:rsidR="00D62403" w:rsidRDefault="00D62403">
            <w:pPr>
              <w:pStyle w:val="TableParagraph"/>
              <w:spacing w:line="240" w:lineRule="auto"/>
              <w:jc w:val="left"/>
              <w:rPr>
                <w:rFonts w:ascii="Times New Roman"/>
                <w:sz w:val="16"/>
              </w:rPr>
            </w:pPr>
          </w:p>
        </w:tc>
        <w:tc>
          <w:tcPr>
            <w:tcW w:w="733" w:type="dxa"/>
            <w:tcBorders>
              <w:bottom w:val="single" w:sz="4" w:space="0" w:color="000000"/>
            </w:tcBorders>
          </w:tcPr>
          <w:p w14:paraId="35B49BC5" w14:textId="77777777" w:rsidR="00D62403" w:rsidRDefault="00D62403">
            <w:pPr>
              <w:pStyle w:val="TableParagraph"/>
              <w:spacing w:before="14" w:line="240" w:lineRule="auto"/>
              <w:ind w:left="104"/>
              <w:rPr>
                <w:sz w:val="16"/>
              </w:rPr>
            </w:pPr>
            <w:r>
              <w:rPr>
                <w:w w:val="90"/>
                <w:sz w:val="16"/>
              </w:rPr>
              <w:t>-</w:t>
            </w:r>
            <w:r>
              <w:rPr>
                <w:spacing w:val="-4"/>
                <w:sz w:val="16"/>
              </w:rPr>
              <w:t>0.02</w:t>
            </w:r>
          </w:p>
        </w:tc>
        <w:tc>
          <w:tcPr>
            <w:tcW w:w="110" w:type="dxa"/>
            <w:tcBorders>
              <w:bottom w:val="single" w:sz="4" w:space="0" w:color="000000"/>
            </w:tcBorders>
          </w:tcPr>
          <w:p w14:paraId="6CC89407" w14:textId="77777777" w:rsidR="00D62403" w:rsidRDefault="00D62403">
            <w:pPr>
              <w:pStyle w:val="TableParagraph"/>
              <w:spacing w:line="240" w:lineRule="auto"/>
              <w:jc w:val="left"/>
              <w:rPr>
                <w:rFonts w:ascii="Times New Roman"/>
                <w:sz w:val="16"/>
              </w:rPr>
            </w:pPr>
          </w:p>
        </w:tc>
      </w:tr>
    </w:tbl>
    <w:p w14:paraId="6EEEAB2A" w14:textId="77777777" w:rsidR="00D62403" w:rsidRDefault="00D62403" w:rsidP="00D62403">
      <w:pPr>
        <w:pStyle w:val="BodyText"/>
        <w:spacing w:before="109"/>
        <w:rPr>
          <w:sz w:val="16"/>
        </w:rPr>
      </w:pPr>
    </w:p>
    <w:p w14:paraId="55295BFF" w14:textId="77777777" w:rsidR="00D62403" w:rsidRDefault="00D62403" w:rsidP="00D62403">
      <w:pPr>
        <w:spacing w:line="249" w:lineRule="auto"/>
        <w:ind w:left="581" w:firstLine="38"/>
        <w:rPr>
          <w:sz w:val="16"/>
        </w:rPr>
      </w:pPr>
      <w:r>
        <w:rPr>
          <w:noProof/>
        </w:rPr>
        <mc:AlternateContent>
          <mc:Choice Requires="wps">
            <w:drawing>
              <wp:anchor distT="0" distB="0" distL="0" distR="0" simplePos="0" relativeHeight="251658242" behindDoc="0" locked="0" layoutInCell="1" allowOverlap="1" wp14:anchorId="7D7238C4" wp14:editId="21F8BEAD">
                <wp:simplePos x="0" y="0"/>
                <wp:positionH relativeFrom="page">
                  <wp:posOffset>902881</wp:posOffset>
                </wp:positionH>
                <wp:positionV relativeFrom="paragraph">
                  <wp:posOffset>-337581</wp:posOffset>
                </wp:positionV>
                <wp:extent cx="5967095" cy="301625"/>
                <wp:effectExtent l="0" t="0" r="0"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7095" cy="30162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485"/>
                              <w:gridCol w:w="2613"/>
                              <w:gridCol w:w="812"/>
                              <w:gridCol w:w="882"/>
                              <w:gridCol w:w="811"/>
                              <w:gridCol w:w="811"/>
                              <w:gridCol w:w="858"/>
                            </w:tblGrid>
                            <w:tr w:rsidR="00D62403" w14:paraId="612EE5AD" w14:textId="77777777">
                              <w:trPr>
                                <w:trHeight w:val="197"/>
                              </w:trPr>
                              <w:tc>
                                <w:tcPr>
                                  <w:tcW w:w="6792" w:type="dxa"/>
                                  <w:gridSpan w:val="4"/>
                                </w:tcPr>
                                <w:p w14:paraId="16291977" w14:textId="77777777" w:rsidR="00D62403" w:rsidRDefault="00D62403">
                                  <w:pPr>
                                    <w:pStyle w:val="TableParagraph"/>
                                    <w:spacing w:line="240" w:lineRule="auto"/>
                                    <w:jc w:val="left"/>
                                    <w:rPr>
                                      <w:rFonts w:ascii="Times New Roman"/>
                                      <w:sz w:val="12"/>
                                    </w:rPr>
                                  </w:pPr>
                                </w:p>
                              </w:tc>
                              <w:tc>
                                <w:tcPr>
                                  <w:tcW w:w="2480" w:type="dxa"/>
                                  <w:gridSpan w:val="3"/>
                                </w:tcPr>
                                <w:p w14:paraId="41C29730" w14:textId="77777777" w:rsidR="00D62403" w:rsidRDefault="00D62403">
                                  <w:pPr>
                                    <w:pStyle w:val="TableParagraph"/>
                                    <w:spacing w:before="32" w:line="145" w:lineRule="exact"/>
                                    <w:ind w:right="195"/>
                                    <w:jc w:val="right"/>
                                    <w:rPr>
                                      <w:sz w:val="16"/>
                                    </w:rPr>
                                  </w:pPr>
                                  <w:r>
                                    <w:rPr>
                                      <w:spacing w:val="-2"/>
                                      <w:sz w:val="16"/>
                                    </w:rPr>
                                    <w:t>(0.04)</w:t>
                                  </w:r>
                                </w:p>
                              </w:tc>
                            </w:tr>
                            <w:tr w:rsidR="00D62403" w14:paraId="039D50B3" w14:textId="77777777">
                              <w:trPr>
                                <w:trHeight w:val="248"/>
                              </w:trPr>
                              <w:tc>
                                <w:tcPr>
                                  <w:tcW w:w="2485" w:type="dxa"/>
                                  <w:tcBorders>
                                    <w:bottom w:val="double" w:sz="4" w:space="0" w:color="000000"/>
                                  </w:tcBorders>
                                </w:tcPr>
                                <w:p w14:paraId="5F2E047F" w14:textId="77777777" w:rsidR="00D62403" w:rsidRDefault="00D62403">
                                  <w:pPr>
                                    <w:pStyle w:val="TableParagraph"/>
                                    <w:spacing w:before="32" w:line="240" w:lineRule="auto"/>
                                    <w:ind w:left="119"/>
                                    <w:jc w:val="left"/>
                                    <w:rPr>
                                      <w:sz w:val="16"/>
                                    </w:rPr>
                                  </w:pPr>
                                  <w:r>
                                    <w:rPr>
                                      <w:spacing w:val="-4"/>
                                      <w:w w:val="105"/>
                                      <w:sz w:val="16"/>
                                    </w:rPr>
                                    <w:t>Obs.</w:t>
                                  </w:r>
                                </w:p>
                              </w:tc>
                              <w:tc>
                                <w:tcPr>
                                  <w:tcW w:w="2613" w:type="dxa"/>
                                  <w:tcBorders>
                                    <w:bottom w:val="double" w:sz="4" w:space="0" w:color="000000"/>
                                  </w:tcBorders>
                                </w:tcPr>
                                <w:p w14:paraId="036F7680" w14:textId="77777777" w:rsidR="00D62403" w:rsidRDefault="00D62403">
                                  <w:pPr>
                                    <w:pStyle w:val="TableParagraph"/>
                                    <w:spacing w:before="32" w:line="240" w:lineRule="auto"/>
                                    <w:ind w:right="247"/>
                                    <w:jc w:val="right"/>
                                    <w:rPr>
                                      <w:sz w:val="16"/>
                                    </w:rPr>
                                  </w:pPr>
                                  <w:r>
                                    <w:rPr>
                                      <w:spacing w:val="-4"/>
                                      <w:sz w:val="16"/>
                                    </w:rPr>
                                    <w:t>1245</w:t>
                                  </w:r>
                                </w:p>
                              </w:tc>
                              <w:tc>
                                <w:tcPr>
                                  <w:tcW w:w="812" w:type="dxa"/>
                                  <w:tcBorders>
                                    <w:bottom w:val="double" w:sz="4" w:space="0" w:color="000000"/>
                                  </w:tcBorders>
                                </w:tcPr>
                                <w:p w14:paraId="6621B15D" w14:textId="77777777" w:rsidR="00D62403" w:rsidRDefault="00D62403">
                                  <w:pPr>
                                    <w:pStyle w:val="TableParagraph"/>
                                    <w:spacing w:before="32" w:line="240" w:lineRule="auto"/>
                                    <w:ind w:left="247"/>
                                    <w:jc w:val="left"/>
                                    <w:rPr>
                                      <w:sz w:val="16"/>
                                    </w:rPr>
                                  </w:pPr>
                                  <w:r>
                                    <w:rPr>
                                      <w:spacing w:val="-4"/>
                                      <w:sz w:val="16"/>
                                    </w:rPr>
                                    <w:t>1245</w:t>
                                  </w:r>
                                </w:p>
                              </w:tc>
                              <w:tc>
                                <w:tcPr>
                                  <w:tcW w:w="882" w:type="dxa"/>
                                  <w:tcBorders>
                                    <w:bottom w:val="double" w:sz="4" w:space="0" w:color="000000"/>
                                  </w:tcBorders>
                                </w:tcPr>
                                <w:p w14:paraId="359E24B6" w14:textId="77777777" w:rsidR="00D62403" w:rsidRDefault="00D62403">
                                  <w:pPr>
                                    <w:pStyle w:val="TableParagraph"/>
                                    <w:spacing w:before="32" w:line="240" w:lineRule="auto"/>
                                    <w:ind w:left="271"/>
                                    <w:jc w:val="left"/>
                                    <w:rPr>
                                      <w:sz w:val="16"/>
                                    </w:rPr>
                                  </w:pPr>
                                  <w:r>
                                    <w:rPr>
                                      <w:spacing w:val="-4"/>
                                      <w:sz w:val="16"/>
                                    </w:rPr>
                                    <w:t>1245</w:t>
                                  </w:r>
                                </w:p>
                              </w:tc>
                              <w:tc>
                                <w:tcPr>
                                  <w:tcW w:w="811" w:type="dxa"/>
                                  <w:tcBorders>
                                    <w:bottom w:val="double" w:sz="4" w:space="0" w:color="000000"/>
                                  </w:tcBorders>
                                </w:tcPr>
                                <w:p w14:paraId="0EF3317D" w14:textId="77777777" w:rsidR="00D62403" w:rsidRDefault="00D62403">
                                  <w:pPr>
                                    <w:pStyle w:val="TableParagraph"/>
                                    <w:spacing w:before="32" w:line="240" w:lineRule="auto"/>
                                    <w:ind w:left="225"/>
                                    <w:jc w:val="left"/>
                                    <w:rPr>
                                      <w:sz w:val="16"/>
                                    </w:rPr>
                                  </w:pPr>
                                  <w:r>
                                    <w:rPr>
                                      <w:spacing w:val="-4"/>
                                      <w:sz w:val="16"/>
                                    </w:rPr>
                                    <w:t>1245</w:t>
                                  </w:r>
                                </w:p>
                              </w:tc>
                              <w:tc>
                                <w:tcPr>
                                  <w:tcW w:w="811" w:type="dxa"/>
                                  <w:tcBorders>
                                    <w:bottom w:val="double" w:sz="4" w:space="0" w:color="000000"/>
                                  </w:tcBorders>
                                </w:tcPr>
                                <w:p w14:paraId="22BE33F2" w14:textId="77777777" w:rsidR="00D62403" w:rsidRDefault="00D62403">
                                  <w:pPr>
                                    <w:pStyle w:val="TableParagraph"/>
                                    <w:spacing w:before="32" w:line="240" w:lineRule="auto"/>
                                    <w:ind w:left="250"/>
                                    <w:jc w:val="left"/>
                                    <w:rPr>
                                      <w:sz w:val="16"/>
                                    </w:rPr>
                                  </w:pPr>
                                  <w:r>
                                    <w:rPr>
                                      <w:spacing w:val="-4"/>
                                      <w:sz w:val="16"/>
                                    </w:rPr>
                                    <w:t>1245</w:t>
                                  </w:r>
                                </w:p>
                              </w:tc>
                              <w:tc>
                                <w:tcPr>
                                  <w:tcW w:w="858" w:type="dxa"/>
                                  <w:tcBorders>
                                    <w:bottom w:val="double" w:sz="4" w:space="0" w:color="000000"/>
                                  </w:tcBorders>
                                </w:tcPr>
                                <w:p w14:paraId="75DB92D8" w14:textId="77777777" w:rsidR="00D62403" w:rsidRDefault="00D62403">
                                  <w:pPr>
                                    <w:pStyle w:val="TableParagraph"/>
                                    <w:spacing w:before="32" w:line="240" w:lineRule="auto"/>
                                    <w:ind w:left="274"/>
                                    <w:jc w:val="left"/>
                                    <w:rPr>
                                      <w:sz w:val="16"/>
                                    </w:rPr>
                                  </w:pPr>
                                  <w:r>
                                    <w:rPr>
                                      <w:spacing w:val="-4"/>
                                      <w:sz w:val="16"/>
                                    </w:rPr>
                                    <w:t>1245</w:t>
                                  </w:r>
                                </w:p>
                              </w:tc>
                            </w:tr>
                          </w:tbl>
                          <w:p w14:paraId="452D899E" w14:textId="77777777" w:rsidR="00D62403" w:rsidRDefault="00D62403" w:rsidP="00D62403">
                            <w:pPr>
                              <w:pStyle w:val="BodyText"/>
                            </w:pPr>
                          </w:p>
                        </w:txbxContent>
                      </wps:txbx>
                      <wps:bodyPr wrap="square" lIns="0" tIns="0" rIns="0" bIns="0" rtlCol="0">
                        <a:noAutofit/>
                      </wps:bodyPr>
                    </wps:wsp>
                  </a:graphicData>
                </a:graphic>
              </wp:anchor>
            </w:drawing>
          </mc:Choice>
          <mc:Fallback>
            <w:pict>
              <v:shape w14:anchorId="7D7238C4" id="Text Box 38" o:spid="_x0000_s1029" type="#_x0000_t202" style="position:absolute;left:0;text-align:left;margin-left:71.1pt;margin-top:-26.6pt;width:469.85pt;height:23.75pt;z-index:25165824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485"/>
                        <w:gridCol w:w="2613"/>
                        <w:gridCol w:w="812"/>
                        <w:gridCol w:w="882"/>
                        <w:gridCol w:w="811"/>
                        <w:gridCol w:w="811"/>
                        <w:gridCol w:w="858"/>
                      </w:tblGrid>
                      <w:tr w:rsidR="00D62403" w14:paraId="612EE5AD" w14:textId="77777777">
                        <w:trPr>
                          <w:trHeight w:val="197"/>
                        </w:trPr>
                        <w:tc>
                          <w:tcPr>
                            <w:tcW w:w="6792" w:type="dxa"/>
                            <w:gridSpan w:val="4"/>
                          </w:tcPr>
                          <w:p w14:paraId="16291977" w14:textId="77777777" w:rsidR="00D62403" w:rsidRDefault="00D62403">
                            <w:pPr>
                              <w:pStyle w:val="TableParagraph"/>
                              <w:spacing w:line="240" w:lineRule="auto"/>
                              <w:jc w:val="left"/>
                              <w:rPr>
                                <w:rFonts w:ascii="Times New Roman"/>
                                <w:sz w:val="12"/>
                              </w:rPr>
                            </w:pPr>
                          </w:p>
                        </w:tc>
                        <w:tc>
                          <w:tcPr>
                            <w:tcW w:w="2480" w:type="dxa"/>
                            <w:gridSpan w:val="3"/>
                          </w:tcPr>
                          <w:p w14:paraId="41C29730" w14:textId="77777777" w:rsidR="00D62403" w:rsidRDefault="00D62403">
                            <w:pPr>
                              <w:pStyle w:val="TableParagraph"/>
                              <w:spacing w:before="32" w:line="145" w:lineRule="exact"/>
                              <w:ind w:right="195"/>
                              <w:jc w:val="right"/>
                              <w:rPr>
                                <w:sz w:val="16"/>
                              </w:rPr>
                            </w:pPr>
                            <w:r>
                              <w:rPr>
                                <w:spacing w:val="-2"/>
                                <w:sz w:val="16"/>
                              </w:rPr>
                              <w:t>(0.04)</w:t>
                            </w:r>
                          </w:p>
                        </w:tc>
                      </w:tr>
                      <w:tr w:rsidR="00D62403" w14:paraId="039D50B3" w14:textId="77777777">
                        <w:trPr>
                          <w:trHeight w:val="248"/>
                        </w:trPr>
                        <w:tc>
                          <w:tcPr>
                            <w:tcW w:w="2485" w:type="dxa"/>
                            <w:tcBorders>
                              <w:bottom w:val="double" w:sz="4" w:space="0" w:color="000000"/>
                            </w:tcBorders>
                          </w:tcPr>
                          <w:p w14:paraId="5F2E047F" w14:textId="77777777" w:rsidR="00D62403" w:rsidRDefault="00D62403">
                            <w:pPr>
                              <w:pStyle w:val="TableParagraph"/>
                              <w:spacing w:before="32" w:line="240" w:lineRule="auto"/>
                              <w:ind w:left="119"/>
                              <w:jc w:val="left"/>
                              <w:rPr>
                                <w:sz w:val="16"/>
                              </w:rPr>
                            </w:pPr>
                            <w:r>
                              <w:rPr>
                                <w:spacing w:val="-4"/>
                                <w:w w:val="105"/>
                                <w:sz w:val="16"/>
                              </w:rPr>
                              <w:t>Obs.</w:t>
                            </w:r>
                          </w:p>
                        </w:tc>
                        <w:tc>
                          <w:tcPr>
                            <w:tcW w:w="2613" w:type="dxa"/>
                            <w:tcBorders>
                              <w:bottom w:val="double" w:sz="4" w:space="0" w:color="000000"/>
                            </w:tcBorders>
                          </w:tcPr>
                          <w:p w14:paraId="036F7680" w14:textId="77777777" w:rsidR="00D62403" w:rsidRDefault="00D62403">
                            <w:pPr>
                              <w:pStyle w:val="TableParagraph"/>
                              <w:spacing w:before="32" w:line="240" w:lineRule="auto"/>
                              <w:ind w:right="247"/>
                              <w:jc w:val="right"/>
                              <w:rPr>
                                <w:sz w:val="16"/>
                              </w:rPr>
                            </w:pPr>
                            <w:r>
                              <w:rPr>
                                <w:spacing w:val="-4"/>
                                <w:sz w:val="16"/>
                              </w:rPr>
                              <w:t>1245</w:t>
                            </w:r>
                          </w:p>
                        </w:tc>
                        <w:tc>
                          <w:tcPr>
                            <w:tcW w:w="812" w:type="dxa"/>
                            <w:tcBorders>
                              <w:bottom w:val="double" w:sz="4" w:space="0" w:color="000000"/>
                            </w:tcBorders>
                          </w:tcPr>
                          <w:p w14:paraId="6621B15D" w14:textId="77777777" w:rsidR="00D62403" w:rsidRDefault="00D62403">
                            <w:pPr>
                              <w:pStyle w:val="TableParagraph"/>
                              <w:spacing w:before="32" w:line="240" w:lineRule="auto"/>
                              <w:ind w:left="247"/>
                              <w:jc w:val="left"/>
                              <w:rPr>
                                <w:sz w:val="16"/>
                              </w:rPr>
                            </w:pPr>
                            <w:r>
                              <w:rPr>
                                <w:spacing w:val="-4"/>
                                <w:sz w:val="16"/>
                              </w:rPr>
                              <w:t>1245</w:t>
                            </w:r>
                          </w:p>
                        </w:tc>
                        <w:tc>
                          <w:tcPr>
                            <w:tcW w:w="882" w:type="dxa"/>
                            <w:tcBorders>
                              <w:bottom w:val="double" w:sz="4" w:space="0" w:color="000000"/>
                            </w:tcBorders>
                          </w:tcPr>
                          <w:p w14:paraId="359E24B6" w14:textId="77777777" w:rsidR="00D62403" w:rsidRDefault="00D62403">
                            <w:pPr>
                              <w:pStyle w:val="TableParagraph"/>
                              <w:spacing w:before="32" w:line="240" w:lineRule="auto"/>
                              <w:ind w:left="271"/>
                              <w:jc w:val="left"/>
                              <w:rPr>
                                <w:sz w:val="16"/>
                              </w:rPr>
                            </w:pPr>
                            <w:r>
                              <w:rPr>
                                <w:spacing w:val="-4"/>
                                <w:sz w:val="16"/>
                              </w:rPr>
                              <w:t>1245</w:t>
                            </w:r>
                          </w:p>
                        </w:tc>
                        <w:tc>
                          <w:tcPr>
                            <w:tcW w:w="811" w:type="dxa"/>
                            <w:tcBorders>
                              <w:bottom w:val="double" w:sz="4" w:space="0" w:color="000000"/>
                            </w:tcBorders>
                          </w:tcPr>
                          <w:p w14:paraId="0EF3317D" w14:textId="77777777" w:rsidR="00D62403" w:rsidRDefault="00D62403">
                            <w:pPr>
                              <w:pStyle w:val="TableParagraph"/>
                              <w:spacing w:before="32" w:line="240" w:lineRule="auto"/>
                              <w:ind w:left="225"/>
                              <w:jc w:val="left"/>
                              <w:rPr>
                                <w:sz w:val="16"/>
                              </w:rPr>
                            </w:pPr>
                            <w:r>
                              <w:rPr>
                                <w:spacing w:val="-4"/>
                                <w:sz w:val="16"/>
                              </w:rPr>
                              <w:t>1245</w:t>
                            </w:r>
                          </w:p>
                        </w:tc>
                        <w:tc>
                          <w:tcPr>
                            <w:tcW w:w="811" w:type="dxa"/>
                            <w:tcBorders>
                              <w:bottom w:val="double" w:sz="4" w:space="0" w:color="000000"/>
                            </w:tcBorders>
                          </w:tcPr>
                          <w:p w14:paraId="22BE33F2" w14:textId="77777777" w:rsidR="00D62403" w:rsidRDefault="00D62403">
                            <w:pPr>
                              <w:pStyle w:val="TableParagraph"/>
                              <w:spacing w:before="32" w:line="240" w:lineRule="auto"/>
                              <w:ind w:left="250"/>
                              <w:jc w:val="left"/>
                              <w:rPr>
                                <w:sz w:val="16"/>
                              </w:rPr>
                            </w:pPr>
                            <w:r>
                              <w:rPr>
                                <w:spacing w:val="-4"/>
                                <w:sz w:val="16"/>
                              </w:rPr>
                              <w:t>1245</w:t>
                            </w:r>
                          </w:p>
                        </w:tc>
                        <w:tc>
                          <w:tcPr>
                            <w:tcW w:w="858" w:type="dxa"/>
                            <w:tcBorders>
                              <w:bottom w:val="double" w:sz="4" w:space="0" w:color="000000"/>
                            </w:tcBorders>
                          </w:tcPr>
                          <w:p w14:paraId="75DB92D8" w14:textId="77777777" w:rsidR="00D62403" w:rsidRDefault="00D62403">
                            <w:pPr>
                              <w:pStyle w:val="TableParagraph"/>
                              <w:spacing w:before="32" w:line="240" w:lineRule="auto"/>
                              <w:ind w:left="274"/>
                              <w:jc w:val="left"/>
                              <w:rPr>
                                <w:sz w:val="16"/>
                              </w:rPr>
                            </w:pPr>
                            <w:r>
                              <w:rPr>
                                <w:spacing w:val="-4"/>
                                <w:sz w:val="16"/>
                              </w:rPr>
                              <w:t>1245</w:t>
                            </w:r>
                          </w:p>
                        </w:tc>
                      </w:tr>
                    </w:tbl>
                    <w:p w14:paraId="452D899E" w14:textId="77777777" w:rsidR="00D62403" w:rsidRDefault="00D62403" w:rsidP="00D62403">
                      <w:pPr>
                        <w:pStyle w:val="BodyText"/>
                      </w:pPr>
                    </w:p>
                  </w:txbxContent>
                </v:textbox>
                <w10:wrap anchorx="page"/>
              </v:shape>
            </w:pict>
          </mc:Fallback>
        </mc:AlternateContent>
      </w:r>
      <w:r>
        <w:rPr>
          <w:sz w:val="16"/>
        </w:rPr>
        <w:t>Note:</w:t>
      </w:r>
      <w:r>
        <w:rPr>
          <w:spacing w:val="40"/>
          <w:sz w:val="16"/>
        </w:rPr>
        <w:t xml:space="preserve"> </w:t>
      </w:r>
      <w:r>
        <w:rPr>
          <w:sz w:val="16"/>
        </w:rPr>
        <w:t>Estimates</w:t>
      </w:r>
      <w:r>
        <w:rPr>
          <w:spacing w:val="20"/>
          <w:sz w:val="16"/>
        </w:rPr>
        <w:t xml:space="preserve"> </w:t>
      </w:r>
      <w:r>
        <w:rPr>
          <w:sz w:val="16"/>
        </w:rPr>
        <w:t>are</w:t>
      </w:r>
      <w:r>
        <w:rPr>
          <w:spacing w:val="20"/>
          <w:sz w:val="16"/>
        </w:rPr>
        <w:t xml:space="preserve"> </w:t>
      </w:r>
      <w:r>
        <w:rPr>
          <w:sz w:val="16"/>
        </w:rPr>
        <w:t>marginal</w:t>
      </w:r>
      <w:r>
        <w:rPr>
          <w:spacing w:val="20"/>
          <w:sz w:val="16"/>
        </w:rPr>
        <w:t xml:space="preserve"> </w:t>
      </w:r>
      <w:r>
        <w:rPr>
          <w:sz w:val="16"/>
        </w:rPr>
        <w:t>effects</w:t>
      </w:r>
      <w:r>
        <w:rPr>
          <w:spacing w:val="20"/>
          <w:sz w:val="16"/>
        </w:rPr>
        <w:t xml:space="preserve"> </w:t>
      </w:r>
      <w:r>
        <w:rPr>
          <w:sz w:val="16"/>
        </w:rPr>
        <w:t>using</w:t>
      </w:r>
      <w:r>
        <w:rPr>
          <w:spacing w:val="20"/>
          <w:sz w:val="16"/>
        </w:rPr>
        <w:t xml:space="preserve"> </w:t>
      </w:r>
      <w:r>
        <w:rPr>
          <w:sz w:val="16"/>
        </w:rPr>
        <w:t>logit</w:t>
      </w:r>
      <w:r>
        <w:rPr>
          <w:spacing w:val="20"/>
          <w:sz w:val="16"/>
        </w:rPr>
        <w:t xml:space="preserve"> </w:t>
      </w:r>
      <w:r>
        <w:rPr>
          <w:sz w:val="16"/>
        </w:rPr>
        <w:t>model</w:t>
      </w:r>
      <w:r>
        <w:rPr>
          <w:spacing w:val="20"/>
          <w:sz w:val="16"/>
        </w:rPr>
        <w:t xml:space="preserve"> </w:t>
      </w:r>
      <w:r>
        <w:rPr>
          <w:sz w:val="16"/>
        </w:rPr>
        <w:t>regression.</w:t>
      </w:r>
      <w:r>
        <w:rPr>
          <w:spacing w:val="40"/>
          <w:sz w:val="16"/>
        </w:rPr>
        <w:t xml:space="preserve"> </w:t>
      </w:r>
      <w:r>
        <w:rPr>
          <w:sz w:val="16"/>
        </w:rPr>
        <w:t>Standard</w:t>
      </w:r>
      <w:r>
        <w:rPr>
          <w:spacing w:val="20"/>
          <w:sz w:val="16"/>
        </w:rPr>
        <w:t xml:space="preserve"> </w:t>
      </w:r>
      <w:r>
        <w:rPr>
          <w:sz w:val="16"/>
        </w:rPr>
        <w:t>errors</w:t>
      </w:r>
      <w:r>
        <w:rPr>
          <w:spacing w:val="20"/>
          <w:sz w:val="16"/>
        </w:rPr>
        <w:t xml:space="preserve"> </w:t>
      </w:r>
      <w:r>
        <w:rPr>
          <w:sz w:val="16"/>
        </w:rPr>
        <w:t>are</w:t>
      </w:r>
      <w:r>
        <w:rPr>
          <w:spacing w:val="20"/>
          <w:sz w:val="16"/>
        </w:rPr>
        <w:t xml:space="preserve"> </w:t>
      </w:r>
      <w:r>
        <w:rPr>
          <w:sz w:val="16"/>
        </w:rPr>
        <w:t>clustered</w:t>
      </w:r>
      <w:r>
        <w:rPr>
          <w:spacing w:val="20"/>
          <w:sz w:val="16"/>
        </w:rPr>
        <w:t xml:space="preserve"> </w:t>
      </w:r>
      <w:r>
        <w:rPr>
          <w:sz w:val="16"/>
        </w:rPr>
        <w:t>at</w:t>
      </w:r>
      <w:r>
        <w:rPr>
          <w:spacing w:val="20"/>
          <w:sz w:val="16"/>
        </w:rPr>
        <w:t xml:space="preserve"> </w:t>
      </w:r>
      <w:r>
        <w:rPr>
          <w:sz w:val="16"/>
        </w:rPr>
        <w:t>village</w:t>
      </w:r>
      <w:r>
        <w:rPr>
          <w:spacing w:val="20"/>
          <w:sz w:val="16"/>
        </w:rPr>
        <w:t xml:space="preserve"> </w:t>
      </w:r>
      <w:r>
        <w:rPr>
          <w:sz w:val="16"/>
        </w:rPr>
        <w:t>level</w:t>
      </w:r>
      <w:r>
        <w:rPr>
          <w:spacing w:val="20"/>
          <w:sz w:val="16"/>
        </w:rPr>
        <w:t xml:space="preserve"> </w:t>
      </w:r>
      <w:r>
        <w:rPr>
          <w:sz w:val="16"/>
        </w:rPr>
        <w:t>(Admin5)</w:t>
      </w:r>
      <w:r>
        <w:rPr>
          <w:spacing w:val="20"/>
          <w:sz w:val="16"/>
        </w:rPr>
        <w:t xml:space="preserve"> </w:t>
      </w:r>
      <w:r>
        <w:rPr>
          <w:sz w:val="16"/>
        </w:rPr>
        <w:t>and</w:t>
      </w:r>
      <w:r>
        <w:rPr>
          <w:spacing w:val="40"/>
          <w:sz w:val="16"/>
        </w:rPr>
        <w:t xml:space="preserve"> </w:t>
      </w:r>
      <w:r>
        <w:rPr>
          <w:sz w:val="16"/>
        </w:rPr>
        <w:t>reported</w:t>
      </w:r>
      <w:r>
        <w:rPr>
          <w:spacing w:val="34"/>
          <w:sz w:val="16"/>
        </w:rPr>
        <w:t xml:space="preserve"> </w:t>
      </w:r>
      <w:r>
        <w:rPr>
          <w:sz w:val="16"/>
        </w:rPr>
        <w:t>in</w:t>
      </w:r>
      <w:r>
        <w:rPr>
          <w:spacing w:val="34"/>
          <w:sz w:val="16"/>
        </w:rPr>
        <w:t xml:space="preserve"> </w:t>
      </w:r>
      <w:r>
        <w:rPr>
          <w:sz w:val="16"/>
        </w:rPr>
        <w:t>parentheses.</w:t>
      </w:r>
      <w:r>
        <w:rPr>
          <w:spacing w:val="40"/>
          <w:sz w:val="16"/>
        </w:rPr>
        <w:t xml:space="preserve"> </w:t>
      </w:r>
      <w:r>
        <w:rPr>
          <w:sz w:val="16"/>
        </w:rPr>
        <w:t>*</w:t>
      </w:r>
      <w:r>
        <w:rPr>
          <w:spacing w:val="34"/>
          <w:sz w:val="16"/>
        </w:rPr>
        <w:t xml:space="preserve"> </w:t>
      </w:r>
      <w:r>
        <w:rPr>
          <w:sz w:val="16"/>
        </w:rPr>
        <w:t>denotes</w:t>
      </w:r>
      <w:r>
        <w:rPr>
          <w:spacing w:val="34"/>
          <w:sz w:val="16"/>
        </w:rPr>
        <w:t xml:space="preserve"> </w:t>
      </w:r>
      <w:r>
        <w:rPr>
          <w:sz w:val="16"/>
        </w:rPr>
        <w:t>statistical</w:t>
      </w:r>
      <w:r>
        <w:rPr>
          <w:spacing w:val="34"/>
          <w:sz w:val="16"/>
        </w:rPr>
        <w:t xml:space="preserve"> </w:t>
      </w:r>
      <w:r>
        <w:rPr>
          <w:sz w:val="16"/>
        </w:rPr>
        <w:t>significance</w:t>
      </w:r>
      <w:r>
        <w:rPr>
          <w:spacing w:val="33"/>
          <w:sz w:val="16"/>
        </w:rPr>
        <w:t xml:space="preserve"> </w:t>
      </w:r>
      <w:r>
        <w:rPr>
          <w:sz w:val="16"/>
        </w:rPr>
        <w:t>at</w:t>
      </w:r>
      <w:r>
        <w:rPr>
          <w:spacing w:val="34"/>
          <w:sz w:val="16"/>
        </w:rPr>
        <w:t xml:space="preserve"> </w:t>
      </w:r>
      <w:r>
        <w:rPr>
          <w:sz w:val="16"/>
        </w:rPr>
        <w:t>0.05</w:t>
      </w:r>
      <w:r>
        <w:rPr>
          <w:spacing w:val="34"/>
          <w:sz w:val="16"/>
        </w:rPr>
        <w:t xml:space="preserve"> </w:t>
      </w:r>
      <w:r>
        <w:rPr>
          <w:sz w:val="16"/>
        </w:rPr>
        <w:t>**</w:t>
      </w:r>
      <w:r>
        <w:rPr>
          <w:spacing w:val="34"/>
          <w:sz w:val="16"/>
        </w:rPr>
        <w:t xml:space="preserve"> </w:t>
      </w:r>
      <w:r>
        <w:rPr>
          <w:sz w:val="16"/>
        </w:rPr>
        <w:t>at</w:t>
      </w:r>
      <w:r>
        <w:rPr>
          <w:spacing w:val="33"/>
          <w:sz w:val="16"/>
        </w:rPr>
        <w:t xml:space="preserve"> </w:t>
      </w:r>
      <w:r>
        <w:rPr>
          <w:sz w:val="16"/>
        </w:rPr>
        <w:t>0.01</w:t>
      </w:r>
      <w:r>
        <w:rPr>
          <w:spacing w:val="34"/>
          <w:sz w:val="16"/>
        </w:rPr>
        <w:t xml:space="preserve"> </w:t>
      </w:r>
      <w:r>
        <w:rPr>
          <w:sz w:val="16"/>
        </w:rPr>
        <w:t>and</w:t>
      </w:r>
      <w:r>
        <w:rPr>
          <w:spacing w:val="34"/>
          <w:sz w:val="16"/>
        </w:rPr>
        <w:t xml:space="preserve"> </w:t>
      </w:r>
      <w:r>
        <w:rPr>
          <w:sz w:val="16"/>
        </w:rPr>
        <w:t>***</w:t>
      </w:r>
      <w:r>
        <w:rPr>
          <w:spacing w:val="34"/>
          <w:sz w:val="16"/>
        </w:rPr>
        <w:t xml:space="preserve"> </w:t>
      </w:r>
      <w:r>
        <w:rPr>
          <w:sz w:val="16"/>
        </w:rPr>
        <w:t>at</w:t>
      </w:r>
      <w:r>
        <w:rPr>
          <w:spacing w:val="33"/>
          <w:sz w:val="16"/>
        </w:rPr>
        <w:t xml:space="preserve"> </w:t>
      </w:r>
      <w:r>
        <w:rPr>
          <w:sz w:val="16"/>
        </w:rPr>
        <w:t>0.001.</w:t>
      </w:r>
    </w:p>
    <w:p w14:paraId="2EBB3BA6" w14:textId="77777777" w:rsidR="00D62403" w:rsidRDefault="00D62403" w:rsidP="00D62403">
      <w:pPr>
        <w:spacing w:line="249" w:lineRule="auto"/>
        <w:rPr>
          <w:sz w:val="16"/>
        </w:rPr>
        <w:sectPr w:rsidR="00D62403">
          <w:pgSz w:w="12240" w:h="15840"/>
          <w:pgMar w:top="1340" w:right="1020" w:bottom="1080" w:left="900" w:header="0" w:footer="888" w:gutter="0"/>
          <w:cols w:space="720"/>
        </w:sectPr>
      </w:pPr>
    </w:p>
    <w:p w14:paraId="5FEC2C5D" w14:textId="77777777" w:rsidR="00D62403" w:rsidRDefault="00D62403" w:rsidP="00D62403">
      <w:pPr>
        <w:pStyle w:val="Heading2"/>
        <w:numPr>
          <w:ilvl w:val="0"/>
          <w:numId w:val="8"/>
        </w:numPr>
        <w:tabs>
          <w:tab w:val="left" w:pos="1024"/>
        </w:tabs>
        <w:ind w:hanging="484"/>
      </w:pPr>
      <w:bookmarkStart w:id="3230" w:name="Summary_and_conclusions"/>
      <w:bookmarkStart w:id="3231" w:name="_bookmark19"/>
      <w:bookmarkEnd w:id="3230"/>
      <w:bookmarkEnd w:id="3231"/>
      <w:r>
        <w:rPr>
          <w:spacing w:val="-4"/>
        </w:rPr>
        <w:t>Summary</w:t>
      </w:r>
      <w:r>
        <w:rPr>
          <w:spacing w:val="8"/>
        </w:rPr>
        <w:t xml:space="preserve"> </w:t>
      </w:r>
      <w:r>
        <w:rPr>
          <w:spacing w:val="-4"/>
        </w:rPr>
        <w:t>and</w:t>
      </w:r>
      <w:r>
        <w:rPr>
          <w:spacing w:val="8"/>
        </w:rPr>
        <w:t xml:space="preserve"> </w:t>
      </w:r>
      <w:r>
        <w:rPr>
          <w:spacing w:val="-4"/>
        </w:rPr>
        <w:t>conclusions</w:t>
      </w:r>
    </w:p>
    <w:p w14:paraId="026EDC8E" w14:textId="53E0A35C" w:rsidR="00D62403" w:rsidRDefault="00D62403" w:rsidP="00D62403">
      <w:pPr>
        <w:pStyle w:val="BodyText"/>
        <w:spacing w:before="282" w:line="314" w:lineRule="auto"/>
        <w:ind w:left="540" w:right="417"/>
        <w:jc w:val="both"/>
        <w:rPr>
          <w:del w:id="3232" w:author="Mohamed SALEM" w:date="2024-01-16T13:58:00Z"/>
        </w:rPr>
      </w:pPr>
      <w:del w:id="3233" w:author="Mohamed SALEM" w:date="2024-01-16T13:58:00Z">
        <w:r>
          <w:delText>Disclaimer: the</w:delText>
        </w:r>
        <w:r>
          <w:rPr>
            <w:spacing w:val="-14"/>
          </w:rPr>
          <w:delText xml:space="preserve"> </w:delText>
        </w:r>
        <w:r>
          <w:delText>conclusions</w:delText>
        </w:r>
        <w:r>
          <w:rPr>
            <w:spacing w:val="-13"/>
          </w:rPr>
          <w:delText xml:space="preserve"> </w:delText>
        </w:r>
        <w:r>
          <w:delText>should</w:delText>
        </w:r>
        <w:r>
          <w:rPr>
            <w:spacing w:val="-13"/>
          </w:rPr>
          <w:delText xml:space="preserve"> </w:delText>
        </w:r>
        <w:r>
          <w:delText>be</w:delText>
        </w:r>
        <w:r>
          <w:rPr>
            <w:spacing w:val="-13"/>
          </w:rPr>
          <w:delText xml:space="preserve"> </w:delText>
        </w:r>
        <w:r>
          <w:delText>interpreted</w:delText>
        </w:r>
        <w:r>
          <w:rPr>
            <w:spacing w:val="-14"/>
          </w:rPr>
          <w:delText xml:space="preserve"> </w:delText>
        </w:r>
        <w:r>
          <w:delText>considering</w:delText>
        </w:r>
        <w:r>
          <w:rPr>
            <w:spacing w:val="-13"/>
          </w:rPr>
          <w:delText xml:space="preserve"> </w:delText>
        </w:r>
        <w:r>
          <w:delText>the</w:delText>
        </w:r>
        <w:r>
          <w:rPr>
            <w:spacing w:val="-13"/>
          </w:rPr>
          <w:delText xml:space="preserve"> </w:delText>
        </w:r>
        <w:r>
          <w:delText>following</w:delText>
        </w:r>
        <w:r>
          <w:rPr>
            <w:spacing w:val="-13"/>
          </w:rPr>
          <w:delText xml:space="preserve"> </w:delText>
        </w:r>
        <w:r>
          <w:delText>limitations. First,</w:delText>
        </w:r>
        <w:r>
          <w:rPr>
            <w:spacing w:val="-13"/>
          </w:rPr>
          <w:delText xml:space="preserve"> </w:delText>
        </w:r>
        <w:r>
          <w:delText>the final remote sample that has been interviewed is relatively small.</w:delText>
        </w:r>
        <w:r>
          <w:rPr>
            <w:spacing w:val="40"/>
          </w:rPr>
          <w:delText xml:space="preserve"> </w:delText>
        </w:r>
        <w:r>
          <w:delText>Second, although there is no statistical difference between the respondents who received phones from the project and phone owners,</w:delText>
        </w:r>
        <w:r>
          <w:rPr>
            <w:spacing w:val="-7"/>
          </w:rPr>
          <w:delText xml:space="preserve"> </w:delText>
        </w:r>
        <w:r>
          <w:delText>their</w:delText>
        </w:r>
        <w:r>
          <w:rPr>
            <w:spacing w:val="-8"/>
          </w:rPr>
          <w:delText xml:space="preserve"> </w:delText>
        </w:r>
        <w:r>
          <w:delText>response</w:delText>
        </w:r>
        <w:r>
          <w:rPr>
            <w:spacing w:val="-8"/>
          </w:rPr>
          <w:delText xml:space="preserve"> </w:delText>
        </w:r>
        <w:r>
          <w:delText>may</w:delText>
        </w:r>
        <w:r>
          <w:rPr>
            <w:spacing w:val="-8"/>
          </w:rPr>
          <w:delText xml:space="preserve"> </w:delText>
        </w:r>
        <w:r>
          <w:delText>be</w:delText>
        </w:r>
        <w:r>
          <w:rPr>
            <w:spacing w:val="-8"/>
          </w:rPr>
          <w:delText xml:space="preserve"> </w:delText>
        </w:r>
        <w:r>
          <w:delText>influenced</w:delText>
        </w:r>
        <w:r>
          <w:rPr>
            <w:spacing w:val="-8"/>
          </w:rPr>
          <w:delText xml:space="preserve"> </w:delText>
        </w:r>
        <w:r>
          <w:delText>by</w:delText>
        </w:r>
        <w:r>
          <w:rPr>
            <w:spacing w:val="-8"/>
          </w:rPr>
          <w:delText xml:space="preserve"> </w:delText>
        </w:r>
        <w:r>
          <w:delText>receipt</w:delText>
        </w:r>
        <w:r>
          <w:rPr>
            <w:spacing w:val="-8"/>
          </w:rPr>
          <w:delText xml:space="preserve"> </w:delText>
        </w:r>
        <w:r>
          <w:delText>of</w:delText>
        </w:r>
        <w:r>
          <w:rPr>
            <w:spacing w:val="-8"/>
          </w:rPr>
          <w:delText xml:space="preserve"> </w:delText>
        </w:r>
        <w:r>
          <w:delText>the</w:delText>
        </w:r>
        <w:r>
          <w:rPr>
            <w:spacing w:val="-8"/>
          </w:rPr>
          <w:delText xml:space="preserve"> </w:delText>
        </w:r>
        <w:r>
          <w:delText>mobile</w:delText>
        </w:r>
        <w:r>
          <w:rPr>
            <w:spacing w:val="-8"/>
          </w:rPr>
          <w:delText xml:space="preserve"> </w:delText>
        </w:r>
        <w:r>
          <w:delText>phones.</w:delText>
        </w:r>
        <w:r>
          <w:rPr>
            <w:spacing w:val="10"/>
          </w:rPr>
          <w:delText xml:space="preserve"> </w:delText>
        </w:r>
        <w:r>
          <w:delText>Third,</w:delText>
        </w:r>
        <w:r>
          <w:rPr>
            <w:spacing w:val="-7"/>
          </w:rPr>
          <w:delText xml:space="preserve"> </w:delText>
        </w:r>
        <w:r>
          <w:delText>the</w:delText>
        </w:r>
        <w:r>
          <w:rPr>
            <w:spacing w:val="-8"/>
          </w:rPr>
          <w:delText xml:space="preserve"> </w:delText>
        </w:r>
        <w:r>
          <w:delText>results</w:delText>
        </w:r>
        <w:r>
          <w:rPr>
            <w:spacing w:val="-8"/>
          </w:rPr>
          <w:delText xml:space="preserve"> </w:delText>
        </w:r>
        <w:r>
          <w:delText>have not been weighted to adjust for the different response rates.</w:delText>
        </w:r>
      </w:del>
    </w:p>
    <w:p w14:paraId="720FF538" w14:textId="77777777" w:rsidR="00D62403" w:rsidRDefault="00D62403" w:rsidP="00D62403">
      <w:pPr>
        <w:pStyle w:val="BodyText"/>
        <w:spacing w:before="126"/>
        <w:ind w:left="540"/>
        <w:jc w:val="both"/>
      </w:pPr>
      <w:r>
        <w:t>The</w:t>
      </w:r>
      <w:r>
        <w:rPr>
          <w:spacing w:val="-3"/>
        </w:rPr>
        <w:t xml:space="preserve"> </w:t>
      </w:r>
      <w:r>
        <w:t>following</w:t>
      </w:r>
      <w:r>
        <w:rPr>
          <w:spacing w:val="-3"/>
        </w:rPr>
        <w:t xml:space="preserve"> </w:t>
      </w:r>
      <w:r>
        <w:t>are</w:t>
      </w:r>
      <w:r>
        <w:rPr>
          <w:spacing w:val="-2"/>
        </w:rPr>
        <w:t xml:space="preserve"> </w:t>
      </w:r>
      <w:r>
        <w:t>some</w:t>
      </w:r>
      <w:r>
        <w:rPr>
          <w:spacing w:val="-3"/>
        </w:rPr>
        <w:t xml:space="preserve"> </w:t>
      </w:r>
      <w:r>
        <w:t>key</w:t>
      </w:r>
      <w:r>
        <w:rPr>
          <w:spacing w:val="-2"/>
        </w:rPr>
        <w:t xml:space="preserve"> </w:t>
      </w:r>
      <w:r>
        <w:t>highlights</w:t>
      </w:r>
      <w:r>
        <w:rPr>
          <w:spacing w:val="-3"/>
        </w:rPr>
        <w:t xml:space="preserve"> </w:t>
      </w:r>
      <w:r>
        <w:t>from</w:t>
      </w:r>
      <w:r>
        <w:rPr>
          <w:spacing w:val="-2"/>
        </w:rPr>
        <w:t xml:space="preserve"> </w:t>
      </w:r>
      <w:r>
        <w:t>the</w:t>
      </w:r>
      <w:r>
        <w:rPr>
          <w:spacing w:val="-3"/>
        </w:rPr>
        <w:t xml:space="preserve"> </w:t>
      </w:r>
      <w:r>
        <w:t>results</w:t>
      </w:r>
      <w:r>
        <w:rPr>
          <w:spacing w:val="-2"/>
        </w:rPr>
        <w:t xml:space="preserve"> </w:t>
      </w:r>
      <w:r>
        <w:t>of</w:t>
      </w:r>
      <w:r>
        <w:rPr>
          <w:spacing w:val="-3"/>
        </w:rPr>
        <w:t xml:space="preserve"> </w:t>
      </w:r>
      <w:r>
        <w:t>the</w:t>
      </w:r>
      <w:r>
        <w:rPr>
          <w:spacing w:val="-2"/>
        </w:rPr>
        <w:t xml:space="preserve"> </w:t>
      </w:r>
      <w:r>
        <w:t>analysis</w:t>
      </w:r>
      <w:r>
        <w:rPr>
          <w:spacing w:val="-3"/>
        </w:rPr>
        <w:t xml:space="preserve"> </w:t>
      </w:r>
      <w:r>
        <w:t>from</w:t>
      </w:r>
      <w:r>
        <w:rPr>
          <w:spacing w:val="-2"/>
        </w:rPr>
        <w:t xml:space="preserve"> </w:t>
      </w:r>
      <w:r>
        <w:t>the</w:t>
      </w:r>
      <w:r>
        <w:rPr>
          <w:spacing w:val="-3"/>
        </w:rPr>
        <w:t xml:space="preserve"> </w:t>
      </w:r>
      <w:r>
        <w:t>CAR</w:t>
      </w:r>
      <w:r>
        <w:rPr>
          <w:spacing w:val="-2"/>
        </w:rPr>
        <w:t xml:space="preserve"> </w:t>
      </w:r>
      <w:r>
        <w:t>pilot</w:t>
      </w:r>
      <w:r>
        <w:rPr>
          <w:spacing w:val="-3"/>
        </w:rPr>
        <w:t xml:space="preserve"> </w:t>
      </w:r>
      <w:r>
        <w:rPr>
          <w:spacing w:val="-2"/>
        </w:rPr>
        <w:t>study:</w:t>
      </w:r>
    </w:p>
    <w:p w14:paraId="693F6A0B" w14:textId="7C98B634" w:rsidR="00D62403" w:rsidRDefault="00D62403" w:rsidP="00CE2041">
      <w:pPr>
        <w:pStyle w:val="ListParagraph"/>
        <w:tabs>
          <w:tab w:val="left" w:pos="1085"/>
        </w:tabs>
        <w:spacing w:before="193" w:line="314" w:lineRule="auto"/>
        <w:ind w:right="415" w:firstLine="0"/>
        <w:jc w:val="both"/>
        <w:pPrChange w:id="3234" w:author="Mohamed SALEM" w:date="2024-01-16T14:07:00Z">
          <w:pPr>
            <w:pStyle w:val="ListParagraph"/>
            <w:numPr>
              <w:numId w:val="3"/>
            </w:numPr>
            <w:tabs>
              <w:tab w:val="left" w:pos="1085"/>
            </w:tabs>
            <w:spacing w:before="193" w:line="314" w:lineRule="auto"/>
            <w:ind w:right="415"/>
            <w:jc w:val="both"/>
          </w:pPr>
        </w:pPrChange>
      </w:pPr>
      <w:del w:id="3235" w:author="Mohamed SALEM" w:date="2024-01-16T14:01:00Z">
        <w:r>
          <w:rPr>
            <w:spacing w:val="-2"/>
          </w:rPr>
          <w:delText>The</w:delText>
        </w:r>
        <w:r>
          <w:rPr>
            <w:spacing w:val="-10"/>
          </w:rPr>
          <w:delText xml:space="preserve"> </w:delText>
        </w:r>
        <w:r>
          <w:rPr>
            <w:spacing w:val="-2"/>
          </w:rPr>
          <w:delText>low</w:delText>
        </w:r>
        <w:r>
          <w:rPr>
            <w:spacing w:val="-11"/>
          </w:rPr>
          <w:delText xml:space="preserve"> </w:delText>
        </w:r>
        <w:r>
          <w:rPr>
            <w:spacing w:val="-2"/>
          </w:rPr>
          <w:delText>phone</w:delText>
        </w:r>
        <w:r>
          <w:rPr>
            <w:spacing w:val="-10"/>
          </w:rPr>
          <w:delText xml:space="preserve"> </w:delText>
        </w:r>
        <w:r>
          <w:rPr>
            <w:spacing w:val="-2"/>
          </w:rPr>
          <w:delText>ownership</w:delText>
        </w:r>
        <w:r>
          <w:rPr>
            <w:spacing w:val="-11"/>
          </w:rPr>
          <w:delText xml:space="preserve"> </w:delText>
        </w:r>
        <w:r>
          <w:rPr>
            <w:spacing w:val="-2"/>
          </w:rPr>
          <w:delText>(25%)</w:delText>
        </w:r>
        <w:r>
          <w:rPr>
            <w:spacing w:val="-11"/>
          </w:rPr>
          <w:delText xml:space="preserve"> </w:delText>
        </w:r>
        <w:r>
          <w:rPr>
            <w:spacing w:val="-2"/>
          </w:rPr>
          <w:delText>and</w:delText>
        </w:r>
        <w:r>
          <w:rPr>
            <w:spacing w:val="-11"/>
          </w:rPr>
          <w:delText xml:space="preserve"> </w:delText>
        </w:r>
        <w:r>
          <w:rPr>
            <w:spacing w:val="-2"/>
          </w:rPr>
          <w:delText>mobile</w:delText>
        </w:r>
        <w:r>
          <w:rPr>
            <w:spacing w:val="-10"/>
          </w:rPr>
          <w:delText xml:space="preserve"> </w:delText>
        </w:r>
        <w:r>
          <w:rPr>
            <w:spacing w:val="-2"/>
          </w:rPr>
          <w:delText>coverage</w:delText>
        </w:r>
        <w:r>
          <w:rPr>
            <w:spacing w:val="-11"/>
          </w:rPr>
          <w:delText xml:space="preserve"> </w:delText>
        </w:r>
        <w:r>
          <w:rPr>
            <w:spacing w:val="-2"/>
          </w:rPr>
          <w:delText>influenced</w:delText>
        </w:r>
        <w:r>
          <w:rPr>
            <w:spacing w:val="-11"/>
          </w:rPr>
          <w:delText xml:space="preserve"> </w:delText>
        </w:r>
        <w:r>
          <w:rPr>
            <w:spacing w:val="-2"/>
          </w:rPr>
          <w:delText>greatly</w:delText>
        </w:r>
        <w:r>
          <w:rPr>
            <w:spacing w:val="-11"/>
          </w:rPr>
          <w:delText xml:space="preserve"> </w:delText>
        </w:r>
        <w:r>
          <w:rPr>
            <w:spacing w:val="-2"/>
          </w:rPr>
          <w:delText>the</w:delText>
        </w:r>
        <w:r>
          <w:rPr>
            <w:spacing w:val="-11"/>
          </w:rPr>
          <w:delText xml:space="preserve"> </w:delText>
        </w:r>
        <w:r>
          <w:rPr>
            <w:spacing w:val="-2"/>
          </w:rPr>
          <w:delText>study</w:delText>
        </w:r>
        <w:r>
          <w:rPr>
            <w:spacing w:val="-10"/>
          </w:rPr>
          <w:delText xml:space="preserve"> </w:delText>
        </w:r>
        <w:r>
          <w:rPr>
            <w:spacing w:val="-2"/>
          </w:rPr>
          <w:delText>implemen</w:delText>
        </w:r>
        <w:r>
          <w:delText>tation, sampling and number of households reached over the phone (remote sample).</w:delText>
        </w:r>
        <w:r>
          <w:rPr>
            <w:spacing w:val="40"/>
          </w:rPr>
          <w:delText xml:space="preserve"> </w:delText>
        </w:r>
        <w:r>
          <w:delText xml:space="preserve">The </w:delText>
        </w:r>
        <w:r>
          <w:rPr>
            <w:spacing w:val="-2"/>
          </w:rPr>
          <w:delText>response</w:delText>
        </w:r>
        <w:r>
          <w:rPr>
            <w:spacing w:val="-4"/>
          </w:rPr>
          <w:delText xml:space="preserve"> </w:delText>
        </w:r>
        <w:r>
          <w:rPr>
            <w:spacing w:val="-2"/>
          </w:rPr>
          <w:delText>rate</w:delText>
        </w:r>
        <w:r>
          <w:rPr>
            <w:spacing w:val="-4"/>
          </w:rPr>
          <w:delText xml:space="preserve"> </w:delText>
        </w:r>
        <w:r>
          <w:rPr>
            <w:spacing w:val="-2"/>
          </w:rPr>
          <w:delText>was</w:delText>
        </w:r>
        <w:r>
          <w:rPr>
            <w:spacing w:val="-4"/>
          </w:rPr>
          <w:delText xml:space="preserve"> </w:delText>
        </w:r>
        <w:r>
          <w:rPr>
            <w:spacing w:val="-2"/>
          </w:rPr>
          <w:delText>generally</w:delText>
        </w:r>
        <w:r>
          <w:rPr>
            <w:spacing w:val="-4"/>
          </w:rPr>
          <w:delText xml:space="preserve"> </w:delText>
        </w:r>
        <w:r>
          <w:rPr>
            <w:spacing w:val="-2"/>
          </w:rPr>
          <w:delText>low</w:delText>
        </w:r>
        <w:r>
          <w:rPr>
            <w:spacing w:val="-4"/>
          </w:rPr>
          <w:delText xml:space="preserve"> </w:delText>
        </w:r>
        <w:r>
          <w:rPr>
            <w:spacing w:val="-2"/>
          </w:rPr>
          <w:delText>in</w:delText>
        </w:r>
        <w:r>
          <w:rPr>
            <w:spacing w:val="-4"/>
          </w:rPr>
          <w:delText xml:space="preserve"> </w:delText>
        </w:r>
        <w:r>
          <w:rPr>
            <w:spacing w:val="-2"/>
          </w:rPr>
          <w:delText>the</w:delText>
        </w:r>
        <w:r>
          <w:rPr>
            <w:spacing w:val="-4"/>
          </w:rPr>
          <w:delText xml:space="preserve"> </w:delText>
        </w:r>
        <w:r>
          <w:rPr>
            <w:spacing w:val="-2"/>
          </w:rPr>
          <w:delText>remote</w:delText>
        </w:r>
        <w:r>
          <w:rPr>
            <w:spacing w:val="-4"/>
          </w:rPr>
          <w:delText xml:space="preserve"> </w:delText>
        </w:r>
        <w:r>
          <w:rPr>
            <w:spacing w:val="-2"/>
          </w:rPr>
          <w:delText>modality</w:delText>
        </w:r>
        <w:r>
          <w:rPr>
            <w:spacing w:val="-4"/>
          </w:rPr>
          <w:delText xml:space="preserve"> </w:delText>
        </w:r>
        <w:r>
          <w:rPr>
            <w:spacing w:val="-2"/>
          </w:rPr>
          <w:delText>even</w:delText>
        </w:r>
        <w:r>
          <w:rPr>
            <w:spacing w:val="-4"/>
          </w:rPr>
          <w:delText xml:space="preserve"> </w:delText>
        </w:r>
        <w:r>
          <w:rPr>
            <w:spacing w:val="-2"/>
          </w:rPr>
          <w:delText>though</w:delText>
        </w:r>
        <w:r>
          <w:rPr>
            <w:spacing w:val="-4"/>
          </w:rPr>
          <w:delText xml:space="preserve"> </w:delText>
        </w:r>
        <w:r>
          <w:rPr>
            <w:spacing w:val="-2"/>
          </w:rPr>
          <w:delText>phones</w:delText>
        </w:r>
        <w:r>
          <w:rPr>
            <w:spacing w:val="-4"/>
          </w:rPr>
          <w:delText xml:space="preserve"> </w:delText>
        </w:r>
        <w:r>
          <w:rPr>
            <w:spacing w:val="-2"/>
          </w:rPr>
          <w:delText>were</w:delText>
        </w:r>
        <w:r>
          <w:rPr>
            <w:spacing w:val="-4"/>
          </w:rPr>
          <w:delText xml:space="preserve"> </w:delText>
        </w:r>
        <w:r>
          <w:rPr>
            <w:spacing w:val="-2"/>
          </w:rPr>
          <w:delText xml:space="preserve">distributed </w:delText>
        </w:r>
        <w:r>
          <w:delText>to potential respondents</w:delText>
        </w:r>
      </w:del>
      <w:del w:id="3236" w:author="Mohamed SALEM" w:date="2024-01-16T14:02:00Z">
        <w:r>
          <w:delText>.</w:delText>
        </w:r>
      </w:del>
    </w:p>
    <w:p w14:paraId="40D40CC6" w14:textId="210E547D" w:rsidR="00D62403" w:rsidRDefault="00D62403" w:rsidP="00D62403">
      <w:pPr>
        <w:pStyle w:val="ListParagraph"/>
        <w:numPr>
          <w:ilvl w:val="0"/>
          <w:numId w:val="3"/>
        </w:numPr>
        <w:tabs>
          <w:tab w:val="left" w:pos="1085"/>
        </w:tabs>
        <w:spacing w:before="119" w:line="314" w:lineRule="auto"/>
        <w:ind w:right="419"/>
        <w:jc w:val="both"/>
      </w:pPr>
      <w:commentRangeStart w:id="3237"/>
      <w:r>
        <w:rPr>
          <w:spacing w:val="-2"/>
        </w:rPr>
        <w:t>Respondents</w:t>
      </w:r>
      <w:r>
        <w:rPr>
          <w:spacing w:val="-7"/>
        </w:rPr>
        <w:t xml:space="preserve"> </w:t>
      </w:r>
      <w:r>
        <w:rPr>
          <w:spacing w:val="-2"/>
        </w:rPr>
        <w:t>over</w:t>
      </w:r>
      <w:r>
        <w:rPr>
          <w:spacing w:val="-7"/>
        </w:rPr>
        <w:t xml:space="preserve"> </w:t>
      </w:r>
      <w:r>
        <w:rPr>
          <w:spacing w:val="-2"/>
        </w:rPr>
        <w:t>the</w:t>
      </w:r>
      <w:r>
        <w:rPr>
          <w:spacing w:val="-7"/>
        </w:rPr>
        <w:t xml:space="preserve"> </w:t>
      </w:r>
      <w:r>
        <w:rPr>
          <w:spacing w:val="-2"/>
        </w:rPr>
        <w:t>phone</w:t>
      </w:r>
      <w:r>
        <w:rPr>
          <w:spacing w:val="-7"/>
        </w:rPr>
        <w:t xml:space="preserve"> </w:t>
      </w:r>
      <w:r>
        <w:rPr>
          <w:spacing w:val="-2"/>
        </w:rPr>
        <w:t>generally</w:t>
      </w:r>
      <w:r>
        <w:rPr>
          <w:spacing w:val="-7"/>
        </w:rPr>
        <w:t xml:space="preserve"> </w:t>
      </w:r>
      <w:r>
        <w:rPr>
          <w:spacing w:val="-2"/>
        </w:rPr>
        <w:t>tend</w:t>
      </w:r>
      <w:r>
        <w:rPr>
          <w:spacing w:val="-7"/>
        </w:rPr>
        <w:t xml:space="preserve"> </w:t>
      </w:r>
      <w:r>
        <w:rPr>
          <w:spacing w:val="-2"/>
        </w:rPr>
        <w:t>to</w:t>
      </w:r>
      <w:r>
        <w:rPr>
          <w:spacing w:val="-8"/>
        </w:rPr>
        <w:t xml:space="preserve"> </w:t>
      </w:r>
      <w:r>
        <w:rPr>
          <w:spacing w:val="-2"/>
        </w:rPr>
        <w:t>overreport</w:t>
      </w:r>
      <w:r>
        <w:rPr>
          <w:spacing w:val="-7"/>
        </w:rPr>
        <w:t xml:space="preserve"> </w:t>
      </w:r>
      <w:r>
        <w:rPr>
          <w:spacing w:val="-2"/>
        </w:rPr>
        <w:t>their</w:t>
      </w:r>
      <w:r>
        <w:rPr>
          <w:spacing w:val="-7"/>
        </w:rPr>
        <w:t xml:space="preserve"> </w:t>
      </w:r>
      <w:r>
        <w:rPr>
          <w:spacing w:val="-2"/>
        </w:rPr>
        <w:t>food</w:t>
      </w:r>
      <w:r>
        <w:rPr>
          <w:spacing w:val="-7"/>
        </w:rPr>
        <w:t xml:space="preserve"> </w:t>
      </w:r>
      <w:r>
        <w:rPr>
          <w:spacing w:val="-2"/>
        </w:rPr>
        <w:t>security</w:t>
      </w:r>
      <w:r>
        <w:rPr>
          <w:spacing w:val="-7"/>
        </w:rPr>
        <w:t xml:space="preserve"> </w:t>
      </w:r>
      <w:r>
        <w:rPr>
          <w:spacing w:val="-2"/>
        </w:rPr>
        <w:t>status</w:t>
      </w:r>
      <w:r>
        <w:rPr>
          <w:spacing w:val="-7"/>
        </w:rPr>
        <w:t xml:space="preserve"> </w:t>
      </w:r>
      <w:r>
        <w:rPr>
          <w:spacing w:val="-2"/>
        </w:rPr>
        <w:t xml:space="preserve">compared </w:t>
      </w:r>
      <w:r>
        <w:t>to F2F interviews.</w:t>
      </w:r>
      <w:commentRangeEnd w:id="3237"/>
      <w:r w:rsidR="00CB77F4">
        <w:rPr>
          <w:rStyle w:val="CommentReference"/>
        </w:rPr>
        <w:commentReference w:id="3237"/>
      </w:r>
      <w:ins w:id="3238" w:author="Mohamed SALEM" w:date="2024-01-16T14:03:00Z">
        <w:r w:rsidR="00CD4DB2">
          <w:t xml:space="preserve"> However, when controlling for phone ownership and other demographics, the modality doesn’t show significant influence on the final </w:t>
        </w:r>
      </w:ins>
      <w:ins w:id="3239" w:author="Mohamed SALEM" w:date="2024-01-16T14:04:00Z">
        <w:r w:rsidR="00CD4DB2">
          <w:t xml:space="preserve">AFI </w:t>
        </w:r>
      </w:ins>
      <w:ins w:id="3240" w:author="Mohamed SALEM" w:date="2024-01-16T14:03:00Z">
        <w:r w:rsidR="00CD4DB2">
          <w:t xml:space="preserve">estimation. </w:t>
        </w:r>
      </w:ins>
    </w:p>
    <w:p w14:paraId="7CC3C73A" w14:textId="77777777" w:rsidR="009B5C37" w:rsidDel="009B5C37" w:rsidRDefault="009B5C37" w:rsidP="009B5C37">
      <w:pPr>
        <w:pStyle w:val="ListParagraph"/>
        <w:numPr>
          <w:ilvl w:val="0"/>
          <w:numId w:val="3"/>
        </w:numPr>
        <w:tabs>
          <w:tab w:val="left" w:pos="1085"/>
        </w:tabs>
        <w:spacing w:before="119" w:line="314" w:lineRule="auto"/>
        <w:ind w:right="414"/>
        <w:jc w:val="both"/>
        <w:rPr>
          <w:ins w:id="3241" w:author="Mohamed SALEM" w:date="2024-01-16T14:04:00Z"/>
          <w:del w:id="3242" w:author="Mohamed SALEM" w:date="2024-01-16T14:04:00Z"/>
        </w:rPr>
      </w:pPr>
      <w:ins w:id="3243" w:author="Mohamed SALEM" w:date="2024-01-16T14:04:00Z">
        <w:r>
          <w:rPr>
            <w:spacing w:val="-2"/>
          </w:rPr>
          <w:t>The</w:t>
        </w:r>
        <w:r>
          <w:rPr>
            <w:spacing w:val="-6"/>
          </w:rPr>
          <w:t xml:space="preserve"> </w:t>
        </w:r>
        <w:r>
          <w:rPr>
            <w:spacing w:val="-2"/>
          </w:rPr>
          <w:t>results</w:t>
        </w:r>
        <w:r>
          <w:rPr>
            <w:spacing w:val="-5"/>
          </w:rPr>
          <w:t xml:space="preserve"> </w:t>
        </w:r>
        <w:r>
          <w:rPr>
            <w:spacing w:val="-2"/>
          </w:rPr>
          <w:t>comparing</w:t>
        </w:r>
        <w:r>
          <w:rPr>
            <w:spacing w:val="-6"/>
          </w:rPr>
          <w:t xml:space="preserve"> </w:t>
        </w:r>
        <w:r>
          <w:rPr>
            <w:spacing w:val="-2"/>
          </w:rPr>
          <w:t>the</w:t>
        </w:r>
        <w:r>
          <w:rPr>
            <w:spacing w:val="-6"/>
          </w:rPr>
          <w:t xml:space="preserve"> </w:t>
        </w:r>
        <w:r>
          <w:rPr>
            <w:spacing w:val="-2"/>
          </w:rPr>
          <w:t>standard</w:t>
        </w:r>
        <w:r>
          <w:rPr>
            <w:spacing w:val="-6"/>
          </w:rPr>
          <w:t xml:space="preserve"> </w:t>
        </w:r>
        <w:r>
          <w:rPr>
            <w:spacing w:val="-2"/>
          </w:rPr>
          <w:t>F2F</w:t>
        </w:r>
        <w:r>
          <w:rPr>
            <w:spacing w:val="-6"/>
          </w:rPr>
          <w:t xml:space="preserve"> </w:t>
        </w:r>
        <w:r>
          <w:rPr>
            <w:spacing w:val="-2"/>
          </w:rPr>
          <w:t>sub-sample</w:t>
        </w:r>
        <w:r>
          <w:rPr>
            <w:spacing w:val="-5"/>
          </w:rPr>
          <w:t xml:space="preserve"> </w:t>
        </w:r>
        <w:r>
          <w:rPr>
            <w:spacing w:val="-2"/>
          </w:rPr>
          <w:t>with</w:t>
        </w:r>
        <w:r>
          <w:rPr>
            <w:spacing w:val="-6"/>
          </w:rPr>
          <w:t xml:space="preserve"> </w:t>
        </w:r>
        <w:r>
          <w:rPr>
            <w:spacing w:val="-2"/>
          </w:rPr>
          <w:t>the</w:t>
        </w:r>
        <w:r>
          <w:rPr>
            <w:spacing w:val="-5"/>
          </w:rPr>
          <w:t xml:space="preserve"> </w:t>
        </w:r>
        <w:r>
          <w:rPr>
            <w:spacing w:val="-2"/>
          </w:rPr>
          <w:t>phone</w:t>
        </w:r>
        <w:r>
          <w:rPr>
            <w:spacing w:val="-6"/>
          </w:rPr>
          <w:t xml:space="preserve"> </w:t>
        </w:r>
        <w:r>
          <w:rPr>
            <w:spacing w:val="-2"/>
          </w:rPr>
          <w:t>owners’</w:t>
        </w:r>
        <w:r>
          <w:rPr>
            <w:spacing w:val="-6"/>
          </w:rPr>
          <w:t xml:space="preserve"> </w:t>
        </w:r>
        <w:r>
          <w:rPr>
            <w:spacing w:val="-2"/>
          </w:rPr>
          <w:t>sub-sample</w:t>
        </w:r>
        <w:r>
          <w:rPr>
            <w:spacing w:val="-5"/>
          </w:rPr>
          <w:t xml:space="preserve"> </w:t>
        </w:r>
        <w:r>
          <w:rPr>
            <w:spacing w:val="-2"/>
          </w:rPr>
          <w:t xml:space="preserve">(i.e., </w:t>
        </w:r>
        <w:r>
          <w:t>a</w:t>
        </w:r>
        <w:r>
          <w:rPr>
            <w:spacing w:val="-12"/>
          </w:rPr>
          <w:t xml:space="preserve"> </w:t>
        </w:r>
        <w:r>
          <w:t>typical</w:t>
        </w:r>
        <w:r>
          <w:rPr>
            <w:spacing w:val="-12"/>
          </w:rPr>
          <w:t xml:space="preserve"> </w:t>
        </w:r>
        <w:r>
          <w:t>CATI</w:t>
        </w:r>
        <w:r>
          <w:rPr>
            <w:spacing w:val="-12"/>
          </w:rPr>
          <w:t xml:space="preserve"> </w:t>
        </w:r>
        <w:r>
          <w:t>sample)</w:t>
        </w:r>
        <w:r>
          <w:rPr>
            <w:spacing w:val="-12"/>
          </w:rPr>
          <w:t xml:space="preserve"> </w:t>
        </w:r>
        <w:r>
          <w:t>show</w:t>
        </w:r>
        <w:r>
          <w:rPr>
            <w:spacing w:val="-12"/>
          </w:rPr>
          <w:t xml:space="preserve"> </w:t>
        </w:r>
        <w:r>
          <w:t>that</w:t>
        </w:r>
        <w:r>
          <w:rPr>
            <w:spacing w:val="-12"/>
          </w:rPr>
          <w:t xml:space="preserve"> </w:t>
        </w:r>
        <w:r>
          <w:t>using</w:t>
        </w:r>
        <w:r>
          <w:rPr>
            <w:spacing w:val="-12"/>
          </w:rPr>
          <w:t xml:space="preserve"> </w:t>
        </w:r>
        <w:r>
          <w:t>the</w:t>
        </w:r>
        <w:r>
          <w:rPr>
            <w:spacing w:val="-12"/>
          </w:rPr>
          <w:t xml:space="preserve"> </w:t>
        </w:r>
        <w:r>
          <w:t>standard</w:t>
        </w:r>
        <w:r>
          <w:rPr>
            <w:spacing w:val="-12"/>
          </w:rPr>
          <w:t xml:space="preserve"> </w:t>
        </w:r>
        <w:r>
          <w:t>CATI</w:t>
        </w:r>
        <w:r>
          <w:rPr>
            <w:spacing w:val="-12"/>
          </w:rPr>
          <w:t xml:space="preserve"> </w:t>
        </w:r>
        <w:r>
          <w:t>in</w:t>
        </w:r>
        <w:r>
          <w:rPr>
            <w:spacing w:val="-12"/>
          </w:rPr>
          <w:t xml:space="preserve"> </w:t>
        </w:r>
        <w:r>
          <w:t>regions/countries/areas</w:t>
        </w:r>
        <w:r>
          <w:rPr>
            <w:spacing w:val="-12"/>
          </w:rPr>
          <w:t xml:space="preserve"> </w:t>
        </w:r>
        <w:r>
          <w:t xml:space="preserve">where </w:t>
        </w:r>
        <w:r>
          <w:rPr>
            <w:spacing w:val="-2"/>
          </w:rPr>
          <w:t>phone</w:t>
        </w:r>
        <w:r>
          <w:rPr>
            <w:spacing w:val="-10"/>
          </w:rPr>
          <w:t xml:space="preserve"> </w:t>
        </w:r>
        <w:r>
          <w:rPr>
            <w:spacing w:val="-2"/>
          </w:rPr>
          <w:t>penetration</w:t>
        </w:r>
        <w:r>
          <w:rPr>
            <w:spacing w:val="-10"/>
          </w:rPr>
          <w:t xml:space="preserve"> </w:t>
        </w:r>
        <w:r>
          <w:rPr>
            <w:spacing w:val="-2"/>
          </w:rPr>
          <w:t>is</w:t>
        </w:r>
        <w:r>
          <w:rPr>
            <w:spacing w:val="-10"/>
          </w:rPr>
          <w:t xml:space="preserve"> </w:t>
        </w:r>
        <w:r>
          <w:rPr>
            <w:spacing w:val="-2"/>
          </w:rPr>
          <w:t>low</w:t>
        </w:r>
        <w:r>
          <w:rPr>
            <w:spacing w:val="-10"/>
          </w:rPr>
          <w:t xml:space="preserve"> </w:t>
        </w:r>
        <w:r>
          <w:rPr>
            <w:spacing w:val="-2"/>
          </w:rPr>
          <w:t>tends to</w:t>
        </w:r>
        <w:r>
          <w:rPr>
            <w:spacing w:val="-10"/>
          </w:rPr>
          <w:t xml:space="preserve"> </w:t>
        </w:r>
        <w:r>
          <w:rPr>
            <w:spacing w:val="-2"/>
          </w:rPr>
          <w:t>exclude</w:t>
        </w:r>
        <w:r>
          <w:rPr>
            <w:spacing w:val="-10"/>
          </w:rPr>
          <w:t xml:space="preserve"> </w:t>
        </w:r>
        <w:r>
          <w:rPr>
            <w:spacing w:val="-2"/>
          </w:rPr>
          <w:t>more</w:t>
        </w:r>
        <w:r>
          <w:rPr>
            <w:spacing w:val="-10"/>
          </w:rPr>
          <w:t xml:space="preserve"> </w:t>
        </w:r>
        <w:r>
          <w:rPr>
            <w:spacing w:val="-2"/>
          </w:rPr>
          <w:t>vulnerable</w:t>
        </w:r>
        <w:r>
          <w:rPr>
            <w:spacing w:val="-10"/>
          </w:rPr>
          <w:t xml:space="preserve"> </w:t>
        </w:r>
        <w:r>
          <w:rPr>
            <w:spacing w:val="-2"/>
          </w:rPr>
          <w:t>and</w:t>
        </w:r>
        <w:r>
          <w:rPr>
            <w:spacing w:val="-10"/>
          </w:rPr>
          <w:t xml:space="preserve"> </w:t>
        </w:r>
        <w:r>
          <w:rPr>
            <w:spacing w:val="-2"/>
          </w:rPr>
          <w:t>food</w:t>
        </w:r>
        <w:r>
          <w:rPr>
            <w:spacing w:val="-10"/>
          </w:rPr>
          <w:t xml:space="preserve"> </w:t>
        </w:r>
        <w:r>
          <w:rPr>
            <w:spacing w:val="-2"/>
          </w:rPr>
          <w:t>insecure</w:t>
        </w:r>
        <w:r>
          <w:rPr>
            <w:spacing w:val="-10"/>
          </w:rPr>
          <w:t xml:space="preserve"> </w:t>
        </w:r>
        <w:r>
          <w:rPr>
            <w:spacing w:val="-2"/>
          </w:rPr>
          <w:t xml:space="preserve">house- </w:t>
        </w:r>
        <w:r>
          <w:t>holds in so doing underreporting AFI.</w:t>
        </w:r>
      </w:ins>
    </w:p>
    <w:p w14:paraId="6BBAF1B7" w14:textId="77777777" w:rsidR="009B5C37" w:rsidRPr="009B5C37" w:rsidRDefault="009B5C37" w:rsidP="009B5C37">
      <w:pPr>
        <w:pStyle w:val="ListParagraph"/>
        <w:numPr>
          <w:ilvl w:val="0"/>
          <w:numId w:val="3"/>
        </w:numPr>
        <w:tabs>
          <w:tab w:val="left" w:pos="1085"/>
        </w:tabs>
        <w:spacing w:before="119" w:line="314" w:lineRule="auto"/>
        <w:ind w:right="414"/>
        <w:jc w:val="both"/>
        <w:rPr>
          <w:ins w:id="3244" w:author="Mohamed SALEM" w:date="2024-01-16T14:04:00Z"/>
          <w:rPrChange w:id="3245" w:author="Mohamed SALEM" w:date="2024-01-16T14:04:00Z">
            <w:rPr>
              <w:ins w:id="3246" w:author="Mohamed SALEM" w:date="2024-01-16T14:04:00Z"/>
              <w:spacing w:val="-2"/>
            </w:rPr>
          </w:rPrChange>
        </w:rPr>
        <w:pPrChange w:id="3247" w:author="Mohamed SALEM" w:date="2024-01-16T14:04:00Z">
          <w:pPr>
            <w:pStyle w:val="ListParagraph"/>
            <w:numPr>
              <w:numId w:val="3"/>
            </w:numPr>
            <w:tabs>
              <w:tab w:val="left" w:pos="1085"/>
            </w:tabs>
            <w:spacing w:before="117" w:line="314" w:lineRule="auto"/>
            <w:ind w:right="417"/>
            <w:jc w:val="both"/>
          </w:pPr>
        </w:pPrChange>
      </w:pPr>
    </w:p>
    <w:p w14:paraId="21FAED89" w14:textId="129B528F" w:rsidR="00D62403" w:rsidRDefault="00D62403" w:rsidP="00D62403">
      <w:pPr>
        <w:pStyle w:val="ListParagraph"/>
        <w:numPr>
          <w:ilvl w:val="0"/>
          <w:numId w:val="3"/>
        </w:numPr>
        <w:tabs>
          <w:tab w:val="left" w:pos="1085"/>
        </w:tabs>
        <w:spacing w:before="117" w:line="314" w:lineRule="auto"/>
        <w:ind w:right="417"/>
        <w:jc w:val="both"/>
      </w:pPr>
      <w:r>
        <w:rPr>
          <w:spacing w:val="-2"/>
        </w:rPr>
        <w:t>The</w:t>
      </w:r>
      <w:r>
        <w:rPr>
          <w:spacing w:val="-12"/>
        </w:rPr>
        <w:t xml:space="preserve"> </w:t>
      </w:r>
      <w:r>
        <w:rPr>
          <w:spacing w:val="-2"/>
        </w:rPr>
        <w:t>results</w:t>
      </w:r>
      <w:r>
        <w:rPr>
          <w:spacing w:val="-11"/>
        </w:rPr>
        <w:t xml:space="preserve"> </w:t>
      </w:r>
      <w:r>
        <w:rPr>
          <w:spacing w:val="-2"/>
        </w:rPr>
        <w:t>of</w:t>
      </w:r>
      <w:r>
        <w:rPr>
          <w:spacing w:val="-11"/>
        </w:rPr>
        <w:t xml:space="preserve"> </w:t>
      </w:r>
      <w:r>
        <w:rPr>
          <w:spacing w:val="-2"/>
        </w:rPr>
        <w:t>the</w:t>
      </w:r>
      <w:r>
        <w:rPr>
          <w:spacing w:val="-12"/>
        </w:rPr>
        <w:t xml:space="preserve"> </w:t>
      </w:r>
      <w:r>
        <w:rPr>
          <w:spacing w:val="-2"/>
        </w:rPr>
        <w:t>food</w:t>
      </w:r>
      <w:r>
        <w:rPr>
          <w:spacing w:val="-11"/>
        </w:rPr>
        <w:t xml:space="preserve"> </w:t>
      </w:r>
      <w:r>
        <w:rPr>
          <w:spacing w:val="-2"/>
        </w:rPr>
        <w:t>insecurity</w:t>
      </w:r>
      <w:r>
        <w:rPr>
          <w:spacing w:val="-11"/>
        </w:rPr>
        <w:t xml:space="preserve"> </w:t>
      </w:r>
      <w:r>
        <w:rPr>
          <w:spacing w:val="-2"/>
        </w:rPr>
        <w:t>aggregation</w:t>
      </w:r>
      <w:r>
        <w:rPr>
          <w:spacing w:val="-11"/>
        </w:rPr>
        <w:t xml:space="preserve"> </w:t>
      </w:r>
      <w:r>
        <w:rPr>
          <w:spacing w:val="-2"/>
        </w:rPr>
        <w:t>show</w:t>
      </w:r>
      <w:r>
        <w:rPr>
          <w:spacing w:val="-12"/>
        </w:rPr>
        <w:t xml:space="preserve"> </w:t>
      </w:r>
      <w:r>
        <w:rPr>
          <w:spacing w:val="-2"/>
        </w:rPr>
        <w:t>that,</w:t>
      </w:r>
      <w:r>
        <w:rPr>
          <w:spacing w:val="-11"/>
        </w:rPr>
        <w:t xml:space="preserve"> </w:t>
      </w:r>
      <w:r>
        <w:rPr>
          <w:spacing w:val="-2"/>
        </w:rPr>
        <w:t>rCARI-Inc</w:t>
      </w:r>
      <w:r>
        <w:rPr>
          <w:spacing w:val="-11"/>
        </w:rPr>
        <w:t xml:space="preserve"> </w:t>
      </w:r>
      <w:r>
        <w:rPr>
          <w:spacing w:val="-2"/>
        </w:rPr>
        <w:t>methodology</w:t>
      </w:r>
      <w:r>
        <w:rPr>
          <w:spacing w:val="-11"/>
        </w:rPr>
        <w:t xml:space="preserve"> </w:t>
      </w:r>
      <w:r>
        <w:rPr>
          <w:spacing w:val="-2"/>
        </w:rPr>
        <w:t xml:space="preserve">significantly </w:t>
      </w:r>
      <w:r>
        <w:t>underestimates acute food insecurity (AFI) by between 9 and 21 percentage points.</w:t>
      </w:r>
    </w:p>
    <w:p w14:paraId="32775FEF" w14:textId="77777777" w:rsidR="00D62403" w:rsidRDefault="00D62403" w:rsidP="00D62403">
      <w:pPr>
        <w:pStyle w:val="ListParagraph"/>
        <w:numPr>
          <w:ilvl w:val="0"/>
          <w:numId w:val="3"/>
        </w:numPr>
        <w:tabs>
          <w:tab w:val="left" w:pos="1085"/>
        </w:tabs>
        <w:spacing w:before="116" w:line="314" w:lineRule="auto"/>
        <w:ind w:right="417"/>
        <w:jc w:val="both"/>
      </w:pPr>
      <w:commentRangeStart w:id="3248"/>
      <w:r>
        <w:t>While there is no significant difference between CARI-FES and rCARI-FES in the phone owner sub-sample, rCARI-Inc significantly underestimates food insecurity by up to 7 per- centage points.</w:t>
      </w:r>
      <w:commentRangeEnd w:id="3248"/>
      <w:r w:rsidR="00C13F5D">
        <w:rPr>
          <w:rStyle w:val="CommentReference"/>
        </w:rPr>
        <w:commentReference w:id="3248"/>
      </w:r>
    </w:p>
    <w:p w14:paraId="28A83263" w14:textId="1F085340" w:rsidR="00D62403" w:rsidRDefault="00D62403" w:rsidP="00D62403">
      <w:pPr>
        <w:pStyle w:val="ListParagraph"/>
        <w:numPr>
          <w:ilvl w:val="0"/>
          <w:numId w:val="3"/>
        </w:numPr>
        <w:tabs>
          <w:tab w:val="left" w:pos="1085"/>
        </w:tabs>
        <w:spacing w:before="118" w:line="314" w:lineRule="auto"/>
        <w:ind w:right="415"/>
        <w:jc w:val="both"/>
        <w:rPr>
          <w:del w:id="3249" w:author="Mohamed SALEM" w:date="2024-01-16T14:07:00Z"/>
        </w:rPr>
      </w:pPr>
      <w:del w:id="3250" w:author="Mohamed SALEM" w:date="2024-01-16T14:07:00Z">
        <w:r>
          <w:rPr>
            <w:spacing w:val="-6"/>
          </w:rPr>
          <w:delText>In terms of the food security indicators,</w:delText>
        </w:r>
        <w:r>
          <w:delText xml:space="preserve"> </w:delText>
        </w:r>
        <w:r>
          <w:rPr>
            <w:spacing w:val="-6"/>
          </w:rPr>
          <w:delText>households interviewed over the phone (remote modal</w:delText>
        </w:r>
        <w:r>
          <w:delText>ity) reports higher food consumption (FCS), worse coping situations (rCSI and LCS) com</w:delText>
        </w:r>
      </w:del>
      <w:del w:id="3251" w:author="Mohamed SALEM" w:date="2024-01-16T14:00:00Z">
        <w:r>
          <w:delText xml:space="preserve">- </w:delText>
        </w:r>
      </w:del>
      <w:del w:id="3252" w:author="Mohamed SALEM" w:date="2024-01-16T14:07:00Z">
        <w:r>
          <w:delText>pared to when interviewed in F2F. Also, when interviewed remotely, households reported significantly higher FES compared to F2F.</w:delText>
        </w:r>
      </w:del>
    </w:p>
    <w:p w14:paraId="57A1BC48" w14:textId="77777777" w:rsidR="00D62403" w:rsidRDefault="00D62403" w:rsidP="00D62403">
      <w:pPr>
        <w:pStyle w:val="ListParagraph"/>
        <w:numPr>
          <w:ilvl w:val="0"/>
          <w:numId w:val="3"/>
        </w:numPr>
        <w:tabs>
          <w:tab w:val="left" w:pos="1085"/>
        </w:tabs>
        <w:spacing w:before="119" w:line="314" w:lineRule="auto"/>
        <w:ind w:right="415"/>
        <w:jc w:val="both"/>
        <w:rPr>
          <w:ins w:id="3253" w:author="Mohamed SALEM" w:date="2024-01-16T14:07:00Z"/>
        </w:rPr>
      </w:pPr>
      <w:r>
        <w:t>The analysis of the long- and short- LCS, FES and FCS modules (F2F) overall does not show any statistically significant difference.</w:t>
      </w:r>
      <w:r>
        <w:rPr>
          <w:spacing w:val="40"/>
        </w:rPr>
        <w:t xml:space="preserve"> </w:t>
      </w:r>
      <w:r>
        <w:t xml:space="preserve">This means that by fine-tuning the short </w:t>
      </w:r>
      <w:r>
        <w:rPr>
          <w:spacing w:val="-2"/>
        </w:rPr>
        <w:t>modules</w:t>
      </w:r>
      <w:r>
        <w:rPr>
          <w:spacing w:val="-5"/>
        </w:rPr>
        <w:t xml:space="preserve"> </w:t>
      </w:r>
      <w:r>
        <w:rPr>
          <w:spacing w:val="-2"/>
        </w:rPr>
        <w:t>could</w:t>
      </w:r>
      <w:r>
        <w:rPr>
          <w:spacing w:val="-5"/>
        </w:rPr>
        <w:t xml:space="preserve"> </w:t>
      </w:r>
      <w:r>
        <w:rPr>
          <w:spacing w:val="-2"/>
        </w:rPr>
        <w:t>potentially</w:t>
      </w:r>
      <w:r>
        <w:rPr>
          <w:spacing w:val="-5"/>
        </w:rPr>
        <w:t xml:space="preserve"> </w:t>
      </w:r>
      <w:r>
        <w:rPr>
          <w:spacing w:val="-2"/>
        </w:rPr>
        <w:t>replace</w:t>
      </w:r>
      <w:r>
        <w:rPr>
          <w:spacing w:val="-5"/>
        </w:rPr>
        <w:t xml:space="preserve"> </w:t>
      </w:r>
      <w:r>
        <w:rPr>
          <w:spacing w:val="-2"/>
        </w:rPr>
        <w:t>the</w:t>
      </w:r>
      <w:r>
        <w:rPr>
          <w:spacing w:val="-5"/>
        </w:rPr>
        <w:t xml:space="preserve"> </w:t>
      </w:r>
      <w:r>
        <w:rPr>
          <w:spacing w:val="-2"/>
        </w:rPr>
        <w:t>longer</w:t>
      </w:r>
      <w:r>
        <w:rPr>
          <w:spacing w:val="-5"/>
        </w:rPr>
        <w:t xml:space="preserve"> </w:t>
      </w:r>
      <w:r>
        <w:rPr>
          <w:spacing w:val="-2"/>
        </w:rPr>
        <w:t>versions</w:t>
      </w:r>
      <w:r>
        <w:rPr>
          <w:spacing w:val="-5"/>
        </w:rPr>
        <w:t xml:space="preserve"> </w:t>
      </w:r>
      <w:r>
        <w:rPr>
          <w:spacing w:val="-2"/>
        </w:rPr>
        <w:t>in</w:t>
      </w:r>
      <w:r>
        <w:rPr>
          <w:spacing w:val="-5"/>
        </w:rPr>
        <w:t xml:space="preserve"> </w:t>
      </w:r>
      <w:r>
        <w:rPr>
          <w:spacing w:val="-2"/>
        </w:rPr>
        <w:t>F2F</w:t>
      </w:r>
      <w:r>
        <w:rPr>
          <w:spacing w:val="-5"/>
        </w:rPr>
        <w:t xml:space="preserve"> </w:t>
      </w:r>
      <w:r>
        <w:rPr>
          <w:spacing w:val="-2"/>
        </w:rPr>
        <w:t>surveys</w:t>
      </w:r>
      <w:r>
        <w:rPr>
          <w:spacing w:val="-5"/>
        </w:rPr>
        <w:t xml:space="preserve"> </w:t>
      </w:r>
      <w:r>
        <w:rPr>
          <w:spacing w:val="-2"/>
        </w:rPr>
        <w:t>to</w:t>
      </w:r>
      <w:r>
        <w:rPr>
          <w:spacing w:val="-5"/>
        </w:rPr>
        <w:t xml:space="preserve"> </w:t>
      </w:r>
      <w:r>
        <w:rPr>
          <w:spacing w:val="-2"/>
        </w:rPr>
        <w:t>reduce</w:t>
      </w:r>
      <w:r>
        <w:rPr>
          <w:spacing w:val="-5"/>
        </w:rPr>
        <w:t xml:space="preserve"> </w:t>
      </w:r>
      <w:r>
        <w:rPr>
          <w:spacing w:val="-2"/>
        </w:rPr>
        <w:t>survey</w:t>
      </w:r>
      <w:r>
        <w:rPr>
          <w:spacing w:val="-5"/>
        </w:rPr>
        <w:t xml:space="preserve"> </w:t>
      </w:r>
      <w:r>
        <w:rPr>
          <w:spacing w:val="-2"/>
        </w:rPr>
        <w:t xml:space="preserve">fatigue </w:t>
      </w:r>
      <w:r>
        <w:t>both for the interviewee and interviewer.</w:t>
      </w:r>
    </w:p>
    <w:p w14:paraId="1A32938A" w14:textId="77777777" w:rsidR="00CE2041" w:rsidRDefault="00CE2041" w:rsidP="00CE2041">
      <w:pPr>
        <w:pStyle w:val="ListParagraph"/>
        <w:numPr>
          <w:ilvl w:val="0"/>
          <w:numId w:val="3"/>
        </w:numPr>
        <w:tabs>
          <w:tab w:val="left" w:pos="1085"/>
        </w:tabs>
        <w:spacing w:before="118" w:line="314" w:lineRule="auto"/>
        <w:ind w:right="415"/>
        <w:jc w:val="both"/>
        <w:rPr>
          <w:ins w:id="3254" w:author="Mohamed SALEM" w:date="2024-01-16T14:07:00Z"/>
        </w:rPr>
      </w:pPr>
      <w:ins w:id="3255" w:author="Mohamed SALEM" w:date="2024-01-16T14:07:00Z">
        <w:r>
          <w:rPr>
            <w:spacing w:val="-6"/>
          </w:rPr>
          <w:t>In terms of the food security indicators,</w:t>
        </w:r>
        <w:r>
          <w:t xml:space="preserve"> </w:t>
        </w:r>
        <w:r>
          <w:rPr>
            <w:spacing w:val="-6"/>
          </w:rPr>
          <w:t>households interviewed over the phone (remote modal</w:t>
        </w:r>
        <w:r>
          <w:t xml:space="preserve">ity) reports higher food consumption (FCS), worse coping situations (rCSI and LCS) compared to when interviewed in F2F. Also, when interviewed remotely, households reported significantly higher FES compared to F2F. further regression analysis on the effect of the modality on individual indicators is needed.  </w:t>
        </w:r>
      </w:ins>
    </w:p>
    <w:p w14:paraId="0D82CDDD" w14:textId="77777777" w:rsidR="00CE2041" w:rsidRDefault="00CE2041" w:rsidP="00CE2041">
      <w:pPr>
        <w:pStyle w:val="ListParagraph"/>
        <w:tabs>
          <w:tab w:val="left" w:pos="1085"/>
        </w:tabs>
        <w:spacing w:before="119" w:line="314" w:lineRule="auto"/>
        <w:ind w:right="415" w:firstLine="0"/>
        <w:jc w:val="both"/>
        <w:pPrChange w:id="3256" w:author="Mohamed SALEM" w:date="2024-01-16T14:07:00Z">
          <w:pPr>
            <w:pStyle w:val="ListParagraph"/>
            <w:numPr>
              <w:numId w:val="3"/>
            </w:numPr>
            <w:tabs>
              <w:tab w:val="left" w:pos="1085"/>
            </w:tabs>
            <w:spacing w:before="119" w:line="314" w:lineRule="auto"/>
            <w:ind w:right="415"/>
            <w:jc w:val="both"/>
          </w:pPr>
        </w:pPrChange>
      </w:pPr>
    </w:p>
    <w:p w14:paraId="72C0F876" w14:textId="5D1C2CD9" w:rsidR="00D62403" w:rsidRDefault="00D62403" w:rsidP="00D62403">
      <w:pPr>
        <w:pStyle w:val="ListParagraph"/>
        <w:numPr>
          <w:ilvl w:val="0"/>
          <w:numId w:val="3"/>
        </w:numPr>
        <w:tabs>
          <w:tab w:val="left" w:pos="1085"/>
        </w:tabs>
        <w:spacing w:before="119" w:line="314" w:lineRule="auto"/>
        <w:ind w:right="414"/>
        <w:jc w:val="both"/>
        <w:rPr>
          <w:del w:id="3257" w:author="Mohamed SALEM" w:date="2024-01-16T14:04:00Z"/>
        </w:rPr>
      </w:pPr>
      <w:del w:id="3258" w:author="Mohamed SALEM" w:date="2024-01-16T14:04:00Z">
        <w:r>
          <w:rPr>
            <w:spacing w:val="-2"/>
          </w:rPr>
          <w:delText>The</w:delText>
        </w:r>
        <w:r>
          <w:rPr>
            <w:spacing w:val="-6"/>
          </w:rPr>
          <w:delText xml:space="preserve"> </w:delText>
        </w:r>
        <w:r>
          <w:rPr>
            <w:spacing w:val="-2"/>
          </w:rPr>
          <w:delText>results</w:delText>
        </w:r>
        <w:r>
          <w:rPr>
            <w:spacing w:val="-5"/>
          </w:rPr>
          <w:delText xml:space="preserve"> </w:delText>
        </w:r>
        <w:r>
          <w:rPr>
            <w:spacing w:val="-2"/>
          </w:rPr>
          <w:delText>comparing</w:delText>
        </w:r>
        <w:r>
          <w:rPr>
            <w:spacing w:val="-6"/>
          </w:rPr>
          <w:delText xml:space="preserve"> </w:delText>
        </w:r>
        <w:r>
          <w:rPr>
            <w:spacing w:val="-2"/>
          </w:rPr>
          <w:delText>the</w:delText>
        </w:r>
        <w:r>
          <w:rPr>
            <w:spacing w:val="-6"/>
          </w:rPr>
          <w:delText xml:space="preserve"> </w:delText>
        </w:r>
        <w:r>
          <w:rPr>
            <w:spacing w:val="-2"/>
          </w:rPr>
          <w:delText>standard</w:delText>
        </w:r>
        <w:r>
          <w:rPr>
            <w:spacing w:val="-6"/>
          </w:rPr>
          <w:delText xml:space="preserve"> </w:delText>
        </w:r>
        <w:r>
          <w:rPr>
            <w:spacing w:val="-2"/>
          </w:rPr>
          <w:delText>F2F</w:delText>
        </w:r>
        <w:r>
          <w:rPr>
            <w:spacing w:val="-6"/>
          </w:rPr>
          <w:delText xml:space="preserve"> </w:delText>
        </w:r>
        <w:r>
          <w:rPr>
            <w:spacing w:val="-2"/>
          </w:rPr>
          <w:delText>sub-sample</w:delText>
        </w:r>
        <w:r>
          <w:rPr>
            <w:spacing w:val="-5"/>
          </w:rPr>
          <w:delText xml:space="preserve"> </w:delText>
        </w:r>
        <w:r>
          <w:rPr>
            <w:spacing w:val="-2"/>
          </w:rPr>
          <w:delText>with</w:delText>
        </w:r>
        <w:r>
          <w:rPr>
            <w:spacing w:val="-6"/>
          </w:rPr>
          <w:delText xml:space="preserve"> </w:delText>
        </w:r>
        <w:r>
          <w:rPr>
            <w:spacing w:val="-2"/>
          </w:rPr>
          <w:delText>the</w:delText>
        </w:r>
        <w:r>
          <w:rPr>
            <w:spacing w:val="-5"/>
          </w:rPr>
          <w:delText xml:space="preserve"> </w:delText>
        </w:r>
        <w:r>
          <w:rPr>
            <w:spacing w:val="-2"/>
          </w:rPr>
          <w:delText>phone</w:delText>
        </w:r>
        <w:r>
          <w:rPr>
            <w:spacing w:val="-6"/>
          </w:rPr>
          <w:delText xml:space="preserve"> </w:delText>
        </w:r>
        <w:r>
          <w:rPr>
            <w:spacing w:val="-2"/>
          </w:rPr>
          <w:delText>owners’</w:delText>
        </w:r>
        <w:r>
          <w:rPr>
            <w:spacing w:val="-6"/>
          </w:rPr>
          <w:delText xml:space="preserve"> </w:delText>
        </w:r>
        <w:r>
          <w:rPr>
            <w:spacing w:val="-2"/>
          </w:rPr>
          <w:delText>sub-sample</w:delText>
        </w:r>
        <w:r>
          <w:rPr>
            <w:spacing w:val="-5"/>
          </w:rPr>
          <w:delText xml:space="preserve"> </w:delText>
        </w:r>
        <w:r>
          <w:rPr>
            <w:spacing w:val="-2"/>
          </w:rPr>
          <w:delText xml:space="preserve">(i.e., </w:delText>
        </w:r>
        <w:r>
          <w:delText>a</w:delText>
        </w:r>
        <w:r>
          <w:rPr>
            <w:spacing w:val="-12"/>
          </w:rPr>
          <w:delText xml:space="preserve"> </w:delText>
        </w:r>
        <w:r>
          <w:delText>typical</w:delText>
        </w:r>
        <w:r>
          <w:rPr>
            <w:spacing w:val="-12"/>
          </w:rPr>
          <w:delText xml:space="preserve"> </w:delText>
        </w:r>
        <w:r>
          <w:delText>CATI</w:delText>
        </w:r>
        <w:r>
          <w:rPr>
            <w:spacing w:val="-12"/>
          </w:rPr>
          <w:delText xml:space="preserve"> </w:delText>
        </w:r>
        <w:r>
          <w:delText>sample)</w:delText>
        </w:r>
        <w:r>
          <w:rPr>
            <w:spacing w:val="-12"/>
          </w:rPr>
          <w:delText xml:space="preserve"> </w:delText>
        </w:r>
        <w:r>
          <w:delText>show</w:delText>
        </w:r>
        <w:r>
          <w:rPr>
            <w:spacing w:val="-12"/>
          </w:rPr>
          <w:delText xml:space="preserve"> </w:delText>
        </w:r>
        <w:r>
          <w:delText>that</w:delText>
        </w:r>
        <w:r>
          <w:rPr>
            <w:spacing w:val="-12"/>
          </w:rPr>
          <w:delText xml:space="preserve"> </w:delText>
        </w:r>
        <w:r>
          <w:delText>using</w:delText>
        </w:r>
        <w:r>
          <w:rPr>
            <w:spacing w:val="-12"/>
          </w:rPr>
          <w:delText xml:space="preserve"> </w:delText>
        </w:r>
        <w:r>
          <w:delText>the</w:delText>
        </w:r>
        <w:r>
          <w:rPr>
            <w:spacing w:val="-12"/>
          </w:rPr>
          <w:delText xml:space="preserve"> </w:delText>
        </w:r>
        <w:r>
          <w:delText>standard</w:delText>
        </w:r>
        <w:r>
          <w:rPr>
            <w:spacing w:val="-12"/>
          </w:rPr>
          <w:delText xml:space="preserve"> </w:delText>
        </w:r>
        <w:r>
          <w:delText>CATI</w:delText>
        </w:r>
        <w:r>
          <w:rPr>
            <w:spacing w:val="-12"/>
          </w:rPr>
          <w:delText xml:space="preserve"> </w:delText>
        </w:r>
        <w:r>
          <w:delText>in</w:delText>
        </w:r>
        <w:r>
          <w:rPr>
            <w:spacing w:val="-12"/>
          </w:rPr>
          <w:delText xml:space="preserve"> </w:delText>
        </w:r>
        <w:r>
          <w:delText>regions/countries/areas</w:delText>
        </w:r>
        <w:r>
          <w:rPr>
            <w:spacing w:val="-12"/>
          </w:rPr>
          <w:delText xml:space="preserve"> </w:delText>
        </w:r>
        <w:r>
          <w:delText xml:space="preserve">where </w:delText>
        </w:r>
        <w:r>
          <w:rPr>
            <w:spacing w:val="-2"/>
          </w:rPr>
          <w:delText>phone</w:delText>
        </w:r>
        <w:r>
          <w:rPr>
            <w:spacing w:val="-10"/>
          </w:rPr>
          <w:delText xml:space="preserve"> </w:delText>
        </w:r>
        <w:r>
          <w:rPr>
            <w:spacing w:val="-2"/>
          </w:rPr>
          <w:delText>penetration</w:delText>
        </w:r>
        <w:r>
          <w:rPr>
            <w:spacing w:val="-10"/>
          </w:rPr>
          <w:delText xml:space="preserve"> </w:delText>
        </w:r>
        <w:r>
          <w:rPr>
            <w:spacing w:val="-2"/>
          </w:rPr>
          <w:delText>is</w:delText>
        </w:r>
        <w:r>
          <w:rPr>
            <w:spacing w:val="-10"/>
          </w:rPr>
          <w:delText xml:space="preserve"> </w:delText>
        </w:r>
        <w:r>
          <w:rPr>
            <w:spacing w:val="-2"/>
          </w:rPr>
          <w:delText>low</w:delText>
        </w:r>
        <w:r>
          <w:rPr>
            <w:spacing w:val="-10"/>
          </w:rPr>
          <w:delText xml:space="preserve"> </w:delText>
        </w:r>
        <w:r>
          <w:rPr>
            <w:spacing w:val="-2"/>
          </w:rPr>
          <w:delText>tends to</w:delText>
        </w:r>
        <w:r>
          <w:rPr>
            <w:spacing w:val="-10"/>
          </w:rPr>
          <w:delText xml:space="preserve"> </w:delText>
        </w:r>
        <w:r>
          <w:rPr>
            <w:spacing w:val="-2"/>
          </w:rPr>
          <w:delText>exclude</w:delText>
        </w:r>
        <w:r>
          <w:rPr>
            <w:spacing w:val="-10"/>
          </w:rPr>
          <w:delText xml:space="preserve"> </w:delText>
        </w:r>
        <w:r>
          <w:rPr>
            <w:spacing w:val="-2"/>
          </w:rPr>
          <w:delText>more</w:delText>
        </w:r>
        <w:r>
          <w:rPr>
            <w:spacing w:val="-10"/>
          </w:rPr>
          <w:delText xml:space="preserve"> </w:delText>
        </w:r>
        <w:r>
          <w:rPr>
            <w:spacing w:val="-2"/>
          </w:rPr>
          <w:delText>vulnerable</w:delText>
        </w:r>
        <w:r>
          <w:rPr>
            <w:spacing w:val="-10"/>
          </w:rPr>
          <w:delText xml:space="preserve"> </w:delText>
        </w:r>
        <w:r>
          <w:rPr>
            <w:spacing w:val="-2"/>
          </w:rPr>
          <w:delText>and</w:delText>
        </w:r>
        <w:r>
          <w:rPr>
            <w:spacing w:val="-10"/>
          </w:rPr>
          <w:delText xml:space="preserve"> </w:delText>
        </w:r>
        <w:r>
          <w:rPr>
            <w:spacing w:val="-2"/>
          </w:rPr>
          <w:delText>food</w:delText>
        </w:r>
        <w:r>
          <w:rPr>
            <w:spacing w:val="-10"/>
          </w:rPr>
          <w:delText xml:space="preserve"> </w:delText>
        </w:r>
        <w:r>
          <w:rPr>
            <w:spacing w:val="-2"/>
          </w:rPr>
          <w:delText>insecure</w:delText>
        </w:r>
        <w:r>
          <w:rPr>
            <w:spacing w:val="-10"/>
          </w:rPr>
          <w:delText xml:space="preserve"> </w:delText>
        </w:r>
        <w:r>
          <w:rPr>
            <w:spacing w:val="-2"/>
          </w:rPr>
          <w:delText xml:space="preserve">house- </w:delText>
        </w:r>
        <w:r>
          <w:delText>holds in so doing underreporting AFI.</w:delText>
        </w:r>
      </w:del>
    </w:p>
    <w:p w14:paraId="7008ACB1" w14:textId="77777777" w:rsidR="00D62403" w:rsidRDefault="00D62403" w:rsidP="00D62403">
      <w:pPr>
        <w:spacing w:line="314" w:lineRule="auto"/>
        <w:jc w:val="both"/>
        <w:sectPr w:rsidR="00D62403">
          <w:pgSz w:w="12240" w:h="15840"/>
          <w:pgMar w:top="1260" w:right="1020" w:bottom="1080" w:left="900" w:header="0" w:footer="888" w:gutter="0"/>
          <w:cols w:space="720"/>
        </w:sectPr>
      </w:pPr>
    </w:p>
    <w:p w14:paraId="17D5FCD0" w14:textId="1819B9EE" w:rsidR="00D62403" w:rsidRPr="00D23E82" w:rsidRDefault="00D62403" w:rsidP="00D62403">
      <w:pPr>
        <w:pStyle w:val="Heading3"/>
        <w:numPr>
          <w:ilvl w:val="1"/>
          <w:numId w:val="8"/>
        </w:numPr>
        <w:tabs>
          <w:tab w:val="left" w:pos="1152"/>
        </w:tabs>
        <w:spacing w:before="139"/>
        <w:ind w:hanging="612"/>
        <w:rPr>
          <w:ins w:id="3259" w:author="Mohamed SALEM" w:date="2024-01-16T13:58:00Z"/>
        </w:rPr>
      </w:pPr>
      <w:bookmarkStart w:id="3260" w:name="Study_implementation_challenges_in_CAR"/>
      <w:bookmarkStart w:id="3261" w:name="_bookmark20"/>
      <w:bookmarkEnd w:id="3260"/>
      <w:bookmarkEnd w:id="3261"/>
      <w:r>
        <w:rPr>
          <w:spacing w:val="-8"/>
        </w:rPr>
        <w:t>Study</w:t>
      </w:r>
      <w:r>
        <w:rPr>
          <w:spacing w:val="1"/>
        </w:rPr>
        <w:t xml:space="preserve"> </w:t>
      </w:r>
      <w:r>
        <w:rPr>
          <w:spacing w:val="-8"/>
        </w:rPr>
        <w:t>implementation</w:t>
      </w:r>
      <w:r>
        <w:rPr>
          <w:spacing w:val="2"/>
        </w:rPr>
        <w:t xml:space="preserve"> </w:t>
      </w:r>
      <w:r>
        <w:rPr>
          <w:spacing w:val="-8"/>
        </w:rPr>
        <w:t>challenges</w:t>
      </w:r>
      <w:r>
        <w:rPr>
          <w:spacing w:val="2"/>
        </w:rPr>
        <w:t xml:space="preserve"> </w:t>
      </w:r>
      <w:del w:id="3262" w:author="Mohamed SALEM" w:date="2024-01-16T13:58:00Z">
        <w:r>
          <w:rPr>
            <w:spacing w:val="-8"/>
          </w:rPr>
          <w:delText>in</w:delText>
        </w:r>
        <w:r>
          <w:rPr>
            <w:spacing w:val="2"/>
          </w:rPr>
          <w:delText xml:space="preserve"> </w:delText>
        </w:r>
        <w:r>
          <w:rPr>
            <w:spacing w:val="-8"/>
          </w:rPr>
          <w:delText>CAR</w:delText>
        </w:r>
      </w:del>
      <w:ins w:id="3263" w:author="Mohamed SALEM" w:date="2024-01-16T13:58:00Z">
        <w:r w:rsidR="0053298B">
          <w:rPr>
            <w:spacing w:val="-8"/>
          </w:rPr>
          <w:t xml:space="preserve">and limitations </w:t>
        </w:r>
      </w:ins>
    </w:p>
    <w:p w14:paraId="44024453" w14:textId="66E88E28" w:rsidR="00456330" w:rsidRDefault="0053298B" w:rsidP="00456330">
      <w:pPr>
        <w:pStyle w:val="BodyText"/>
        <w:spacing w:before="282" w:line="314" w:lineRule="auto"/>
        <w:ind w:right="417"/>
        <w:jc w:val="both"/>
        <w:rPr>
          <w:ins w:id="3264" w:author="Mohamed SALEM" w:date="2024-01-16T13:59:00Z"/>
          <w:spacing w:val="40"/>
        </w:rPr>
      </w:pPr>
      <w:ins w:id="3265" w:author="Mohamed SALEM" w:date="2024-01-16T13:58:00Z">
        <w:del w:id="3266" w:author="Mohamed SALEM" w:date="2024-01-16T13:59:00Z">
          <w:r w:rsidDel="0053298B">
            <w:delText>Disclaimer: the</w:delText>
          </w:r>
          <w:r w:rsidDel="0053298B">
            <w:rPr>
              <w:spacing w:val="-14"/>
            </w:rPr>
            <w:delText xml:space="preserve"> </w:delText>
          </w:r>
          <w:r w:rsidDel="0053298B">
            <w:delText>conclusions</w:delText>
          </w:r>
          <w:r w:rsidDel="0053298B">
            <w:rPr>
              <w:spacing w:val="-13"/>
            </w:rPr>
            <w:delText xml:space="preserve"> </w:delText>
          </w:r>
          <w:r w:rsidDel="0053298B">
            <w:delText>should</w:delText>
          </w:r>
          <w:r w:rsidDel="0053298B">
            <w:rPr>
              <w:spacing w:val="-13"/>
            </w:rPr>
            <w:delText xml:space="preserve"> </w:delText>
          </w:r>
          <w:r w:rsidDel="0053298B">
            <w:delText>be</w:delText>
          </w:r>
          <w:r w:rsidDel="0053298B">
            <w:rPr>
              <w:spacing w:val="-13"/>
            </w:rPr>
            <w:delText xml:space="preserve"> </w:delText>
          </w:r>
          <w:r w:rsidDel="0053298B">
            <w:delText>interpreted</w:delText>
          </w:r>
          <w:r w:rsidDel="0053298B">
            <w:rPr>
              <w:spacing w:val="-14"/>
            </w:rPr>
            <w:delText xml:space="preserve"> </w:delText>
          </w:r>
          <w:r w:rsidDel="0053298B">
            <w:delText>considering</w:delText>
          </w:r>
          <w:r w:rsidDel="0053298B">
            <w:rPr>
              <w:spacing w:val="-13"/>
            </w:rPr>
            <w:delText xml:space="preserve"> </w:delText>
          </w:r>
          <w:r w:rsidDel="0053298B">
            <w:delText>the</w:delText>
          </w:r>
          <w:r w:rsidDel="0053298B">
            <w:rPr>
              <w:spacing w:val="-13"/>
            </w:rPr>
            <w:delText xml:space="preserve"> </w:delText>
          </w:r>
          <w:r w:rsidDel="0053298B">
            <w:delText>following</w:delText>
          </w:r>
          <w:r w:rsidDel="0053298B">
            <w:rPr>
              <w:spacing w:val="-13"/>
            </w:rPr>
            <w:delText xml:space="preserve"> </w:delText>
          </w:r>
          <w:r>
            <w:delText>limitations.</w:delText>
          </w:r>
        </w:del>
      </w:ins>
      <w:ins w:id="3267" w:author="Alirah WEYORI" w:date="2024-01-16T22:34:00Z">
        <w:r w:rsidR="00590966">
          <w:t xml:space="preserve">Though the study has been implemented with </w:t>
        </w:r>
      </w:ins>
      <w:r w:rsidR="00590966">
        <w:t>ou</w:t>
      </w:r>
      <w:del w:id="3268" w:author="Alirah WEYORI" w:date="2024-01-19T10:28:00Z">
        <w:r w:rsidR="00590966" w:rsidDel="00C94D39">
          <w:delText>t</w:delText>
        </w:r>
      </w:del>
      <w:r w:rsidR="00590966">
        <w:t xml:space="preserve">most </w:t>
      </w:r>
      <w:ins w:id="3269" w:author="Alirah WEYORI" w:date="2024-01-16T22:34:00Z">
        <w:r w:rsidR="00590966">
          <w:t xml:space="preserve">regard </w:t>
        </w:r>
        <w:r w:rsidR="003B1272">
          <w:t xml:space="preserve">for all theoretical and </w:t>
        </w:r>
      </w:ins>
      <w:ins w:id="3270" w:author="Alirah WEYORI" w:date="2024-01-16T22:36:00Z">
        <w:r w:rsidR="000321C6">
          <w:t>empirical</w:t>
        </w:r>
      </w:ins>
      <w:ins w:id="3271" w:author="Alirah WEYORI" w:date="2024-01-16T22:35:00Z">
        <w:r w:rsidR="003B1272">
          <w:t xml:space="preserve"> guidelines</w:t>
        </w:r>
      </w:ins>
      <w:ins w:id="3272" w:author="Alirah WEYORI" w:date="2024-01-16T22:39:00Z">
        <w:r w:rsidR="00EF4DDB">
          <w:t xml:space="preserve"> and protocols</w:t>
        </w:r>
      </w:ins>
      <w:ins w:id="3273" w:author="Alirah WEYORI" w:date="2024-01-16T22:35:00Z">
        <w:r w:rsidR="003B1272">
          <w:t xml:space="preserve"> underpinning </w:t>
        </w:r>
        <w:r w:rsidR="00CF7EC4">
          <w:t xml:space="preserve">experimental survey designs, </w:t>
        </w:r>
        <w:r w:rsidR="000321C6">
          <w:t>t</w:t>
        </w:r>
      </w:ins>
      <w:ins w:id="3274" w:author="Alirah WEYORI" w:date="2024-01-16T22:32:00Z">
        <w:r w:rsidR="0073764E">
          <w:t xml:space="preserve">he study </w:t>
        </w:r>
      </w:ins>
      <w:ins w:id="3275" w:author="Alirah WEYORI" w:date="2024-01-16T22:36:00Z">
        <w:r w:rsidR="000321C6">
          <w:t>nonetheless has some</w:t>
        </w:r>
      </w:ins>
      <w:ins w:id="3276" w:author="Alirah WEYORI" w:date="2024-01-16T22:33:00Z">
        <w:r w:rsidR="009B025C">
          <w:t xml:space="preserve"> </w:t>
        </w:r>
        <w:r w:rsidR="00295937">
          <w:t>limitations</w:t>
        </w:r>
      </w:ins>
      <w:ins w:id="3277" w:author="Alirah WEYORI" w:date="2024-01-16T22:37:00Z">
        <w:r w:rsidR="0079461C">
          <w:t xml:space="preserve"> worth mentioning</w:t>
        </w:r>
      </w:ins>
      <w:ins w:id="3278" w:author="Alirah WEYORI" w:date="2024-01-16T22:34:00Z">
        <w:r w:rsidR="00295937">
          <w:t>.</w:t>
        </w:r>
      </w:ins>
      <w:ins w:id="3279" w:author="Mohamed SALEM" w:date="2024-01-16T13:58:00Z">
        <w:r>
          <w:t xml:space="preserve"> First,</w:t>
        </w:r>
        <w:r>
          <w:rPr>
            <w:spacing w:val="-13"/>
          </w:rPr>
          <w:t xml:space="preserve"> </w:t>
        </w:r>
        <w:r>
          <w:t>the final remote sample that has been interviewed is relatively small.</w:t>
        </w:r>
        <w:r>
          <w:rPr>
            <w:spacing w:val="40"/>
          </w:rPr>
          <w:t xml:space="preserve"> </w:t>
        </w:r>
      </w:ins>
    </w:p>
    <w:p w14:paraId="55003E66" w14:textId="77777777" w:rsidR="00F53AC8" w:rsidRDefault="0053298B" w:rsidP="00456330">
      <w:pPr>
        <w:pStyle w:val="BodyText"/>
        <w:spacing w:before="282" w:line="314" w:lineRule="auto"/>
        <w:ind w:right="417"/>
        <w:jc w:val="both"/>
        <w:rPr>
          <w:ins w:id="3280" w:author="Mohamed SALEM" w:date="2024-01-16T13:59:00Z"/>
          <w:spacing w:val="10"/>
        </w:rPr>
      </w:pPr>
      <w:ins w:id="3281" w:author="Mohamed SALEM" w:date="2024-01-16T13:58:00Z">
        <w:r>
          <w:t>Second, although there is no statistical difference between the respondents who received phones from the project and phone owners,</w:t>
        </w:r>
        <w:r>
          <w:rPr>
            <w:spacing w:val="-7"/>
          </w:rPr>
          <w:t xml:space="preserve"> </w:t>
        </w:r>
        <w:r>
          <w:t>their</w:t>
        </w:r>
        <w:r>
          <w:rPr>
            <w:spacing w:val="-8"/>
          </w:rPr>
          <w:t xml:space="preserve"> </w:t>
        </w:r>
        <w:r>
          <w:t>response</w:t>
        </w:r>
        <w:r>
          <w:rPr>
            <w:spacing w:val="-8"/>
          </w:rPr>
          <w:t xml:space="preserve"> </w:t>
        </w:r>
        <w:r>
          <w:t>may</w:t>
        </w:r>
        <w:r>
          <w:rPr>
            <w:spacing w:val="-8"/>
          </w:rPr>
          <w:t xml:space="preserve"> </w:t>
        </w:r>
        <w:r>
          <w:t>be</w:t>
        </w:r>
        <w:r>
          <w:rPr>
            <w:spacing w:val="-8"/>
          </w:rPr>
          <w:t xml:space="preserve"> </w:t>
        </w:r>
        <w:r>
          <w:t>influenced</w:t>
        </w:r>
        <w:r>
          <w:rPr>
            <w:spacing w:val="-8"/>
          </w:rPr>
          <w:t xml:space="preserve"> </w:t>
        </w:r>
        <w:r>
          <w:t>by</w:t>
        </w:r>
        <w:r>
          <w:rPr>
            <w:spacing w:val="-8"/>
          </w:rPr>
          <w:t xml:space="preserve"> </w:t>
        </w:r>
        <w:r>
          <w:t>receipt</w:t>
        </w:r>
        <w:r>
          <w:rPr>
            <w:spacing w:val="-8"/>
          </w:rPr>
          <w:t xml:space="preserve"> </w:t>
        </w:r>
        <w:r>
          <w:t>of</w:t>
        </w:r>
        <w:r>
          <w:rPr>
            <w:spacing w:val="-8"/>
          </w:rPr>
          <w:t xml:space="preserve"> </w:t>
        </w:r>
        <w:r>
          <w:t>the</w:t>
        </w:r>
        <w:r>
          <w:rPr>
            <w:spacing w:val="-8"/>
          </w:rPr>
          <w:t xml:space="preserve"> </w:t>
        </w:r>
        <w:r>
          <w:t>mobile</w:t>
        </w:r>
        <w:r>
          <w:rPr>
            <w:spacing w:val="-8"/>
          </w:rPr>
          <w:t xml:space="preserve"> </w:t>
        </w:r>
        <w:r>
          <w:t>phones.</w:t>
        </w:r>
        <w:r>
          <w:rPr>
            <w:spacing w:val="10"/>
          </w:rPr>
          <w:t xml:space="preserve"> </w:t>
        </w:r>
      </w:ins>
    </w:p>
    <w:p w14:paraId="47CA8734" w14:textId="1CD2908D" w:rsidR="0053298B" w:rsidRDefault="0053298B" w:rsidP="00456330">
      <w:pPr>
        <w:pStyle w:val="BodyText"/>
        <w:spacing w:before="282" w:line="314" w:lineRule="auto"/>
        <w:ind w:right="417"/>
        <w:jc w:val="both"/>
        <w:rPr>
          <w:ins w:id="3282" w:author="Mohamed SALEM" w:date="2024-01-16T14:01:00Z"/>
        </w:rPr>
      </w:pPr>
      <w:ins w:id="3283" w:author="Mohamed SALEM" w:date="2024-01-16T13:58:00Z">
        <w:r>
          <w:t>Third,</w:t>
        </w:r>
        <w:r>
          <w:rPr>
            <w:spacing w:val="-7"/>
          </w:rPr>
          <w:t xml:space="preserve"> </w:t>
        </w:r>
        <w:r>
          <w:t>the</w:t>
        </w:r>
        <w:r>
          <w:rPr>
            <w:spacing w:val="-8"/>
          </w:rPr>
          <w:t xml:space="preserve"> </w:t>
        </w:r>
        <w:r>
          <w:t>results</w:t>
        </w:r>
        <w:r>
          <w:rPr>
            <w:spacing w:val="-8"/>
          </w:rPr>
          <w:t xml:space="preserve"> </w:t>
        </w:r>
        <w:r>
          <w:t>have not been weighted to adjust for the different response rates.</w:t>
        </w:r>
      </w:ins>
    </w:p>
    <w:p w14:paraId="6F6127A6" w14:textId="76AC71F2" w:rsidR="001835DD" w:rsidRDefault="00F019D6" w:rsidP="00456330">
      <w:pPr>
        <w:pStyle w:val="BodyText"/>
        <w:spacing w:before="282" w:line="314" w:lineRule="auto"/>
        <w:ind w:right="417"/>
        <w:jc w:val="both"/>
        <w:rPr>
          <w:ins w:id="3284" w:author="Mohamed SALEM" w:date="2024-01-16T13:58:00Z"/>
        </w:rPr>
        <w:pPrChange w:id="3285" w:author="Mohamed SALEM" w:date="2024-01-16T13:59:00Z">
          <w:pPr>
            <w:pStyle w:val="BodyText"/>
            <w:numPr>
              <w:numId w:val="8"/>
            </w:numPr>
            <w:spacing w:before="282" w:line="314" w:lineRule="auto"/>
            <w:ind w:left="1024" w:right="417" w:hanging="485"/>
            <w:jc w:val="both"/>
          </w:pPr>
        </w:pPrChange>
      </w:pPr>
      <w:ins w:id="3286" w:author="Mohamed SALEM" w:date="2024-01-16T14:02:00Z">
        <w:r>
          <w:t xml:space="preserve">Fourth, </w:t>
        </w:r>
        <w:r>
          <w:rPr>
            <w:spacing w:val="-2"/>
          </w:rPr>
          <w:t>The</w:t>
        </w:r>
        <w:r>
          <w:rPr>
            <w:spacing w:val="-10"/>
          </w:rPr>
          <w:t xml:space="preserve"> </w:t>
        </w:r>
        <w:r>
          <w:rPr>
            <w:spacing w:val="-2"/>
          </w:rPr>
          <w:t>low</w:t>
        </w:r>
        <w:r>
          <w:rPr>
            <w:spacing w:val="-11"/>
          </w:rPr>
          <w:t xml:space="preserve"> </w:t>
        </w:r>
        <w:r>
          <w:rPr>
            <w:spacing w:val="-2"/>
          </w:rPr>
          <w:t>phone</w:t>
        </w:r>
        <w:r>
          <w:rPr>
            <w:spacing w:val="-10"/>
          </w:rPr>
          <w:t xml:space="preserve"> </w:t>
        </w:r>
        <w:r>
          <w:rPr>
            <w:spacing w:val="-2"/>
          </w:rPr>
          <w:t>ownership</w:t>
        </w:r>
        <w:r>
          <w:rPr>
            <w:spacing w:val="-11"/>
          </w:rPr>
          <w:t xml:space="preserve"> </w:t>
        </w:r>
        <w:r>
          <w:rPr>
            <w:spacing w:val="-2"/>
          </w:rPr>
          <w:t>(25%)</w:t>
        </w:r>
        <w:r>
          <w:rPr>
            <w:spacing w:val="-11"/>
          </w:rPr>
          <w:t xml:space="preserve"> </w:t>
        </w:r>
        <w:r>
          <w:rPr>
            <w:spacing w:val="-2"/>
          </w:rPr>
          <w:t>and</w:t>
        </w:r>
        <w:r>
          <w:rPr>
            <w:spacing w:val="-11"/>
          </w:rPr>
          <w:t xml:space="preserve"> </w:t>
        </w:r>
        <w:r>
          <w:rPr>
            <w:spacing w:val="-2"/>
          </w:rPr>
          <w:t>mobile</w:t>
        </w:r>
        <w:r>
          <w:rPr>
            <w:spacing w:val="-10"/>
          </w:rPr>
          <w:t xml:space="preserve"> </w:t>
        </w:r>
        <w:r>
          <w:rPr>
            <w:spacing w:val="-2"/>
          </w:rPr>
          <w:t>coverage</w:t>
        </w:r>
        <w:r>
          <w:rPr>
            <w:spacing w:val="-11"/>
          </w:rPr>
          <w:t xml:space="preserve"> </w:t>
        </w:r>
        <w:r>
          <w:rPr>
            <w:spacing w:val="-2"/>
          </w:rPr>
          <w:t>influenced</w:t>
        </w:r>
        <w:r>
          <w:rPr>
            <w:spacing w:val="-11"/>
          </w:rPr>
          <w:t xml:space="preserve"> </w:t>
        </w:r>
        <w:r>
          <w:rPr>
            <w:spacing w:val="-2"/>
          </w:rPr>
          <w:t>greatly</w:t>
        </w:r>
        <w:r>
          <w:rPr>
            <w:spacing w:val="-11"/>
          </w:rPr>
          <w:t xml:space="preserve"> </w:t>
        </w:r>
        <w:r>
          <w:rPr>
            <w:spacing w:val="-2"/>
          </w:rPr>
          <w:t>the</w:t>
        </w:r>
        <w:r>
          <w:rPr>
            <w:spacing w:val="-11"/>
          </w:rPr>
          <w:t xml:space="preserve"> </w:t>
        </w:r>
        <w:r>
          <w:rPr>
            <w:spacing w:val="-2"/>
          </w:rPr>
          <w:t>study</w:t>
        </w:r>
        <w:r>
          <w:rPr>
            <w:spacing w:val="-10"/>
          </w:rPr>
          <w:t xml:space="preserve"> </w:t>
        </w:r>
        <w:r>
          <w:rPr>
            <w:spacing w:val="-2"/>
          </w:rPr>
          <w:t>implemen</w:t>
        </w:r>
        <w:r>
          <w:t>tation, sampling and number of households reached over the phone (remote sample).</w:t>
        </w:r>
        <w:r>
          <w:rPr>
            <w:spacing w:val="40"/>
          </w:rPr>
          <w:t xml:space="preserve"> </w:t>
        </w:r>
        <w:r>
          <w:t xml:space="preserve">The </w:t>
        </w:r>
        <w:r>
          <w:rPr>
            <w:spacing w:val="-2"/>
          </w:rPr>
          <w:t>response</w:t>
        </w:r>
        <w:r>
          <w:rPr>
            <w:spacing w:val="-4"/>
          </w:rPr>
          <w:t xml:space="preserve"> </w:t>
        </w:r>
        <w:r>
          <w:rPr>
            <w:spacing w:val="-2"/>
          </w:rPr>
          <w:t>rate</w:t>
        </w:r>
        <w:r>
          <w:rPr>
            <w:spacing w:val="-4"/>
          </w:rPr>
          <w:t xml:space="preserve"> </w:t>
        </w:r>
        <w:r>
          <w:rPr>
            <w:spacing w:val="-2"/>
          </w:rPr>
          <w:t>was</w:t>
        </w:r>
        <w:r>
          <w:rPr>
            <w:spacing w:val="-4"/>
          </w:rPr>
          <w:t xml:space="preserve"> </w:t>
        </w:r>
        <w:r>
          <w:rPr>
            <w:spacing w:val="-2"/>
          </w:rPr>
          <w:t>generally</w:t>
        </w:r>
        <w:r>
          <w:rPr>
            <w:spacing w:val="-4"/>
          </w:rPr>
          <w:t xml:space="preserve"> </w:t>
        </w:r>
        <w:r>
          <w:rPr>
            <w:spacing w:val="-2"/>
          </w:rPr>
          <w:t>low</w:t>
        </w:r>
        <w:r>
          <w:rPr>
            <w:spacing w:val="-4"/>
          </w:rPr>
          <w:t xml:space="preserve"> </w:t>
        </w:r>
        <w:r>
          <w:rPr>
            <w:spacing w:val="-2"/>
          </w:rPr>
          <w:t>in</w:t>
        </w:r>
        <w:r>
          <w:rPr>
            <w:spacing w:val="-4"/>
          </w:rPr>
          <w:t xml:space="preserve"> </w:t>
        </w:r>
        <w:r>
          <w:rPr>
            <w:spacing w:val="-2"/>
          </w:rPr>
          <w:t>the</w:t>
        </w:r>
        <w:r>
          <w:rPr>
            <w:spacing w:val="-4"/>
          </w:rPr>
          <w:t xml:space="preserve"> </w:t>
        </w:r>
        <w:r>
          <w:rPr>
            <w:spacing w:val="-2"/>
          </w:rPr>
          <w:t>remote</w:t>
        </w:r>
        <w:r>
          <w:rPr>
            <w:spacing w:val="-4"/>
          </w:rPr>
          <w:t xml:space="preserve"> </w:t>
        </w:r>
        <w:r>
          <w:rPr>
            <w:spacing w:val="-2"/>
          </w:rPr>
          <w:t>modality</w:t>
        </w:r>
        <w:r>
          <w:rPr>
            <w:spacing w:val="-4"/>
          </w:rPr>
          <w:t xml:space="preserve"> </w:t>
        </w:r>
        <w:r>
          <w:rPr>
            <w:spacing w:val="-2"/>
          </w:rPr>
          <w:t>even</w:t>
        </w:r>
        <w:r>
          <w:rPr>
            <w:spacing w:val="-4"/>
          </w:rPr>
          <w:t xml:space="preserve"> </w:t>
        </w:r>
        <w:r>
          <w:rPr>
            <w:spacing w:val="-2"/>
          </w:rPr>
          <w:t>though</w:t>
        </w:r>
        <w:r>
          <w:rPr>
            <w:spacing w:val="-4"/>
          </w:rPr>
          <w:t xml:space="preserve"> </w:t>
        </w:r>
        <w:r>
          <w:rPr>
            <w:spacing w:val="-2"/>
          </w:rPr>
          <w:t>phones</w:t>
        </w:r>
        <w:r>
          <w:rPr>
            <w:spacing w:val="-4"/>
          </w:rPr>
          <w:t xml:space="preserve"> </w:t>
        </w:r>
        <w:r>
          <w:rPr>
            <w:spacing w:val="-2"/>
          </w:rPr>
          <w:t>were</w:t>
        </w:r>
        <w:r>
          <w:rPr>
            <w:spacing w:val="-4"/>
          </w:rPr>
          <w:t xml:space="preserve"> </w:t>
        </w:r>
        <w:r>
          <w:rPr>
            <w:spacing w:val="-2"/>
          </w:rPr>
          <w:t xml:space="preserve">distributed </w:t>
        </w:r>
        <w:r>
          <w:t>to potential respondents</w:t>
        </w:r>
      </w:ins>
      <w:ins w:id="3287" w:author="Alirah WEYORI" w:date="2024-01-16T22:38:00Z">
        <w:r w:rsidR="006C0228">
          <w:t>.</w:t>
        </w:r>
      </w:ins>
    </w:p>
    <w:p w14:paraId="64183064" w14:textId="77777777" w:rsidR="0053298B" w:rsidRDefault="0053298B" w:rsidP="0053298B">
      <w:pPr>
        <w:pStyle w:val="Heading3"/>
        <w:tabs>
          <w:tab w:val="left" w:pos="1152"/>
        </w:tabs>
        <w:spacing w:before="139"/>
        <w:ind w:left="540" w:firstLine="0"/>
        <w:pPrChange w:id="3288" w:author="Mohamed SALEM" w:date="2024-01-16T13:58:00Z">
          <w:pPr>
            <w:pStyle w:val="Heading3"/>
            <w:numPr>
              <w:ilvl w:val="1"/>
              <w:numId w:val="8"/>
            </w:numPr>
            <w:tabs>
              <w:tab w:val="left" w:pos="1152"/>
            </w:tabs>
            <w:spacing w:before="139"/>
          </w:pPr>
        </w:pPrChange>
      </w:pPr>
    </w:p>
    <w:p w14:paraId="07506A71" w14:textId="05F9C00B" w:rsidR="00D62403" w:rsidRDefault="00D62403" w:rsidP="00D62403">
      <w:pPr>
        <w:pStyle w:val="BodyText"/>
        <w:spacing w:before="215" w:line="314" w:lineRule="auto"/>
        <w:ind w:left="540" w:right="416"/>
        <w:jc w:val="both"/>
      </w:pPr>
      <w:del w:id="3289" w:author="Alirah WEYORI" w:date="2024-01-16T15:20:00Z">
        <w:r>
          <w:delText>Although during the field work, extensive efforts were made to reduce and manage implementation challenges, a number of these remained and affected the successful implementation of the survey.</w:delText>
        </w:r>
      </w:del>
      <w:ins w:id="3290" w:author="Alirah WEYORI" w:date="2024-01-16T22:38:00Z">
        <w:r w:rsidR="007B280B">
          <w:t>Similarly, d</w:t>
        </w:r>
      </w:ins>
      <w:ins w:id="3291" w:author="Alirah WEYORI" w:date="2024-01-16T15:20:00Z">
        <w:r w:rsidR="2B77FD87">
          <w:t>uring the field work, extensive efforts were made to reduce and manage implementation challenges, some of these remained and affected the survey's successful implementation.</w:t>
        </w:r>
      </w:ins>
      <w:r>
        <w:t xml:space="preserve"> These include:</w:t>
      </w:r>
    </w:p>
    <w:p w14:paraId="33103157" w14:textId="77777777" w:rsidR="00D62403" w:rsidRDefault="00D62403" w:rsidP="00D62403">
      <w:pPr>
        <w:pStyle w:val="ListParagraph"/>
        <w:numPr>
          <w:ilvl w:val="0"/>
          <w:numId w:val="2"/>
        </w:numPr>
        <w:tabs>
          <w:tab w:val="left" w:pos="1082"/>
        </w:tabs>
        <w:spacing w:before="123"/>
        <w:ind w:left="1082" w:hanging="276"/>
        <w:jc w:val="both"/>
      </w:pPr>
      <w:r>
        <w:rPr>
          <w:spacing w:val="-2"/>
        </w:rPr>
        <w:t>Restricted</w:t>
      </w:r>
      <w:r>
        <w:rPr>
          <w:spacing w:val="2"/>
        </w:rPr>
        <w:t xml:space="preserve"> </w:t>
      </w:r>
      <w:r>
        <w:rPr>
          <w:spacing w:val="-2"/>
        </w:rPr>
        <w:t>access</w:t>
      </w:r>
      <w:r>
        <w:rPr>
          <w:spacing w:val="2"/>
        </w:rPr>
        <w:t xml:space="preserve"> </w:t>
      </w:r>
      <w:r>
        <w:rPr>
          <w:spacing w:val="-2"/>
        </w:rPr>
        <w:t>to</w:t>
      </w:r>
      <w:r>
        <w:rPr>
          <w:spacing w:val="3"/>
        </w:rPr>
        <w:t xml:space="preserve"> </w:t>
      </w:r>
      <w:r>
        <w:rPr>
          <w:spacing w:val="-2"/>
        </w:rPr>
        <w:t>the</w:t>
      </w:r>
      <w:r>
        <w:rPr>
          <w:spacing w:val="2"/>
        </w:rPr>
        <w:t xml:space="preserve"> </w:t>
      </w:r>
      <w:r>
        <w:rPr>
          <w:spacing w:val="-2"/>
        </w:rPr>
        <w:t>field</w:t>
      </w:r>
      <w:r>
        <w:rPr>
          <w:spacing w:val="3"/>
        </w:rPr>
        <w:t xml:space="preserve"> </w:t>
      </w:r>
      <w:r>
        <w:rPr>
          <w:spacing w:val="-2"/>
        </w:rPr>
        <w:t>because</w:t>
      </w:r>
      <w:r>
        <w:rPr>
          <w:spacing w:val="2"/>
        </w:rPr>
        <w:t xml:space="preserve"> </w:t>
      </w:r>
      <w:r>
        <w:rPr>
          <w:spacing w:val="-2"/>
        </w:rPr>
        <w:t>of</w:t>
      </w:r>
      <w:r>
        <w:rPr>
          <w:spacing w:val="3"/>
        </w:rPr>
        <w:t xml:space="preserve"> </w:t>
      </w:r>
      <w:r>
        <w:rPr>
          <w:spacing w:val="-2"/>
        </w:rPr>
        <w:t>deteriorating</w:t>
      </w:r>
      <w:r>
        <w:rPr>
          <w:spacing w:val="2"/>
        </w:rPr>
        <w:t xml:space="preserve"> </w:t>
      </w:r>
      <w:r>
        <w:rPr>
          <w:spacing w:val="-2"/>
        </w:rPr>
        <w:t>security</w:t>
      </w:r>
      <w:r>
        <w:rPr>
          <w:spacing w:val="2"/>
        </w:rPr>
        <w:t xml:space="preserve"> </w:t>
      </w:r>
      <w:r>
        <w:rPr>
          <w:spacing w:val="-2"/>
        </w:rPr>
        <w:t>situation</w:t>
      </w:r>
    </w:p>
    <w:p w14:paraId="0F41AA9A" w14:textId="77777777" w:rsidR="00D62403" w:rsidRDefault="00D62403" w:rsidP="00D62403">
      <w:pPr>
        <w:pStyle w:val="ListParagraph"/>
        <w:numPr>
          <w:ilvl w:val="0"/>
          <w:numId w:val="2"/>
        </w:numPr>
        <w:tabs>
          <w:tab w:val="left" w:pos="1082"/>
        </w:tabs>
        <w:spacing w:before="199"/>
        <w:ind w:left="1082" w:hanging="276"/>
        <w:jc w:val="both"/>
      </w:pPr>
      <w:r>
        <w:rPr>
          <w:spacing w:val="-2"/>
        </w:rPr>
        <w:t>Poor</w:t>
      </w:r>
      <w:r>
        <w:rPr>
          <w:spacing w:val="-4"/>
        </w:rPr>
        <w:t xml:space="preserve"> </w:t>
      </w:r>
      <w:r>
        <w:rPr>
          <w:spacing w:val="-2"/>
        </w:rPr>
        <w:t>mobile</w:t>
      </w:r>
      <w:r>
        <w:rPr>
          <w:spacing w:val="-3"/>
        </w:rPr>
        <w:t xml:space="preserve"> </w:t>
      </w:r>
      <w:r>
        <w:rPr>
          <w:spacing w:val="-2"/>
        </w:rPr>
        <w:t>phone</w:t>
      </w:r>
      <w:r>
        <w:rPr>
          <w:spacing w:val="-3"/>
        </w:rPr>
        <w:t xml:space="preserve"> </w:t>
      </w:r>
      <w:r>
        <w:rPr>
          <w:spacing w:val="-2"/>
        </w:rPr>
        <w:t>network/infrastructure</w:t>
      </w:r>
    </w:p>
    <w:p w14:paraId="653AA12C" w14:textId="77777777" w:rsidR="00D62403" w:rsidRDefault="00D62403" w:rsidP="00D62403">
      <w:pPr>
        <w:pStyle w:val="ListParagraph"/>
        <w:numPr>
          <w:ilvl w:val="1"/>
          <w:numId w:val="2"/>
        </w:numPr>
        <w:tabs>
          <w:tab w:val="left" w:pos="1082"/>
        </w:tabs>
        <w:spacing w:before="198"/>
        <w:ind w:left="1082" w:hanging="276"/>
        <w:jc w:val="both"/>
      </w:pPr>
      <w:r>
        <w:t>Most</w:t>
      </w:r>
      <w:r>
        <w:rPr>
          <w:spacing w:val="-7"/>
        </w:rPr>
        <w:t xml:space="preserve"> </w:t>
      </w:r>
      <w:r>
        <w:t>parts</w:t>
      </w:r>
      <w:r>
        <w:rPr>
          <w:spacing w:val="-6"/>
        </w:rPr>
        <w:t xml:space="preserve"> </w:t>
      </w:r>
      <w:r>
        <w:t>of</w:t>
      </w:r>
      <w:r>
        <w:rPr>
          <w:spacing w:val="-6"/>
        </w:rPr>
        <w:t xml:space="preserve"> </w:t>
      </w:r>
      <w:r>
        <w:t>the</w:t>
      </w:r>
      <w:r>
        <w:rPr>
          <w:spacing w:val="-6"/>
        </w:rPr>
        <w:t xml:space="preserve"> </w:t>
      </w:r>
      <w:r>
        <w:t>country</w:t>
      </w:r>
      <w:r>
        <w:rPr>
          <w:spacing w:val="-6"/>
        </w:rPr>
        <w:t xml:space="preserve"> </w:t>
      </w:r>
      <w:r>
        <w:t>do</w:t>
      </w:r>
      <w:r>
        <w:rPr>
          <w:spacing w:val="-6"/>
        </w:rPr>
        <w:t xml:space="preserve"> </w:t>
      </w:r>
      <w:r>
        <w:t>not</w:t>
      </w:r>
      <w:r>
        <w:rPr>
          <w:spacing w:val="-6"/>
        </w:rPr>
        <w:t xml:space="preserve"> </w:t>
      </w:r>
      <w:r>
        <w:t>have</w:t>
      </w:r>
      <w:r>
        <w:rPr>
          <w:spacing w:val="-6"/>
        </w:rPr>
        <w:t xml:space="preserve"> </w:t>
      </w:r>
      <w:r>
        <w:t>mobile</w:t>
      </w:r>
      <w:r>
        <w:rPr>
          <w:spacing w:val="-6"/>
        </w:rPr>
        <w:t xml:space="preserve"> </w:t>
      </w:r>
      <w:r>
        <w:t>phone</w:t>
      </w:r>
      <w:r>
        <w:rPr>
          <w:spacing w:val="-7"/>
        </w:rPr>
        <w:t xml:space="preserve"> </w:t>
      </w:r>
      <w:r>
        <w:t>network</w:t>
      </w:r>
      <w:r>
        <w:rPr>
          <w:spacing w:val="-6"/>
        </w:rPr>
        <w:t xml:space="preserve"> </w:t>
      </w:r>
      <w:r>
        <w:rPr>
          <w:spacing w:val="-2"/>
        </w:rPr>
        <w:t>coverage.</w:t>
      </w:r>
    </w:p>
    <w:p w14:paraId="1545FCEA" w14:textId="77777777" w:rsidR="00D62403" w:rsidRDefault="00D62403" w:rsidP="00D62403">
      <w:pPr>
        <w:pStyle w:val="ListParagraph"/>
        <w:numPr>
          <w:ilvl w:val="1"/>
          <w:numId w:val="2"/>
        </w:numPr>
        <w:tabs>
          <w:tab w:val="left" w:pos="1083"/>
          <w:tab w:val="left" w:pos="1085"/>
        </w:tabs>
        <w:spacing w:before="198" w:line="314" w:lineRule="auto"/>
        <w:ind w:right="417" w:hanging="291"/>
      </w:pPr>
      <w:r>
        <w:rPr>
          <w:spacing w:val="-2"/>
        </w:rPr>
        <w:t xml:space="preserve">In places where mobile coverage exists, poor infrastructure and frequent power cuts affected </w:t>
      </w:r>
      <w:r>
        <w:t>call quality.</w:t>
      </w:r>
    </w:p>
    <w:p w14:paraId="39044E03" w14:textId="77777777" w:rsidR="00D62403" w:rsidRDefault="00D62403" w:rsidP="00D62403">
      <w:pPr>
        <w:pStyle w:val="ListParagraph"/>
        <w:numPr>
          <w:ilvl w:val="1"/>
          <w:numId w:val="2"/>
        </w:numPr>
        <w:tabs>
          <w:tab w:val="left" w:pos="1082"/>
        </w:tabs>
        <w:spacing w:before="122"/>
        <w:ind w:left="1082" w:hanging="264"/>
        <w:jc w:val="both"/>
      </w:pPr>
      <w:r>
        <w:rPr>
          <w:spacing w:val="-2"/>
        </w:rPr>
        <w:t>Access</w:t>
      </w:r>
      <w:r>
        <w:rPr>
          <w:spacing w:val="3"/>
        </w:rPr>
        <w:t xml:space="preserve"> </w:t>
      </w:r>
      <w:r>
        <w:rPr>
          <w:spacing w:val="-2"/>
        </w:rPr>
        <w:t>to</w:t>
      </w:r>
      <w:r>
        <w:rPr>
          <w:spacing w:val="3"/>
        </w:rPr>
        <w:t xml:space="preserve"> </w:t>
      </w:r>
      <w:r>
        <w:rPr>
          <w:spacing w:val="-2"/>
        </w:rPr>
        <w:t>electricity</w:t>
      </w:r>
      <w:r>
        <w:rPr>
          <w:spacing w:val="3"/>
        </w:rPr>
        <w:t xml:space="preserve"> </w:t>
      </w:r>
      <w:r>
        <w:rPr>
          <w:spacing w:val="-2"/>
        </w:rPr>
        <w:t>for</w:t>
      </w:r>
      <w:r>
        <w:rPr>
          <w:spacing w:val="3"/>
        </w:rPr>
        <w:t xml:space="preserve"> </w:t>
      </w:r>
      <w:r>
        <w:rPr>
          <w:spacing w:val="-2"/>
        </w:rPr>
        <w:t>charging</w:t>
      </w:r>
      <w:r>
        <w:rPr>
          <w:spacing w:val="3"/>
        </w:rPr>
        <w:t xml:space="preserve"> </w:t>
      </w:r>
      <w:r>
        <w:rPr>
          <w:spacing w:val="-2"/>
        </w:rPr>
        <w:t>phones</w:t>
      </w:r>
      <w:r>
        <w:rPr>
          <w:spacing w:val="3"/>
        </w:rPr>
        <w:t xml:space="preserve"> </w:t>
      </w:r>
      <w:r>
        <w:rPr>
          <w:spacing w:val="-2"/>
        </w:rPr>
        <w:t>particularly</w:t>
      </w:r>
      <w:r>
        <w:rPr>
          <w:spacing w:val="3"/>
        </w:rPr>
        <w:t xml:space="preserve"> </w:t>
      </w:r>
      <w:r>
        <w:rPr>
          <w:spacing w:val="-2"/>
        </w:rPr>
        <w:t>in</w:t>
      </w:r>
      <w:r>
        <w:rPr>
          <w:spacing w:val="3"/>
        </w:rPr>
        <w:t xml:space="preserve"> </w:t>
      </w:r>
      <w:r>
        <w:rPr>
          <w:spacing w:val="-2"/>
        </w:rPr>
        <w:t>rural</w:t>
      </w:r>
      <w:r>
        <w:rPr>
          <w:spacing w:val="3"/>
        </w:rPr>
        <w:t xml:space="preserve"> </w:t>
      </w:r>
      <w:r>
        <w:rPr>
          <w:spacing w:val="-2"/>
        </w:rPr>
        <w:t>areas.</w:t>
      </w:r>
    </w:p>
    <w:p w14:paraId="75319AFC" w14:textId="77777777" w:rsidR="00D62403" w:rsidRDefault="00D62403" w:rsidP="00D62403">
      <w:pPr>
        <w:pStyle w:val="ListParagraph"/>
        <w:numPr>
          <w:ilvl w:val="0"/>
          <w:numId w:val="2"/>
        </w:numPr>
        <w:tabs>
          <w:tab w:val="left" w:pos="1082"/>
        </w:tabs>
        <w:spacing w:before="198"/>
        <w:ind w:left="1082" w:hanging="276"/>
        <w:jc w:val="both"/>
      </w:pPr>
      <w:r>
        <w:rPr>
          <w:spacing w:val="-2"/>
        </w:rPr>
        <w:t>Low</w:t>
      </w:r>
      <w:r>
        <w:rPr>
          <w:spacing w:val="-6"/>
        </w:rPr>
        <w:t xml:space="preserve"> </w:t>
      </w:r>
      <w:r>
        <w:rPr>
          <w:spacing w:val="-2"/>
        </w:rPr>
        <w:t>phone</w:t>
      </w:r>
      <w:r>
        <w:rPr>
          <w:spacing w:val="-5"/>
        </w:rPr>
        <w:t xml:space="preserve"> </w:t>
      </w:r>
      <w:r>
        <w:rPr>
          <w:spacing w:val="-2"/>
        </w:rPr>
        <w:t>ownership</w:t>
      </w:r>
      <w:r>
        <w:rPr>
          <w:spacing w:val="-5"/>
        </w:rPr>
        <w:t xml:space="preserve"> </w:t>
      </w:r>
      <w:r>
        <w:rPr>
          <w:spacing w:val="-2"/>
        </w:rPr>
        <w:t>in</w:t>
      </w:r>
      <w:r>
        <w:rPr>
          <w:spacing w:val="-5"/>
        </w:rPr>
        <w:t xml:space="preserve"> </w:t>
      </w:r>
      <w:r>
        <w:rPr>
          <w:spacing w:val="-2"/>
        </w:rPr>
        <w:t>the</w:t>
      </w:r>
      <w:r>
        <w:rPr>
          <w:spacing w:val="-5"/>
        </w:rPr>
        <w:t xml:space="preserve"> </w:t>
      </w:r>
      <w:r>
        <w:rPr>
          <w:spacing w:val="-2"/>
        </w:rPr>
        <w:t>population</w:t>
      </w:r>
    </w:p>
    <w:p w14:paraId="0B13A3D8" w14:textId="77777777" w:rsidR="00D62403" w:rsidRDefault="00D62403" w:rsidP="00D62403">
      <w:pPr>
        <w:pStyle w:val="ListParagraph"/>
        <w:numPr>
          <w:ilvl w:val="1"/>
          <w:numId w:val="2"/>
        </w:numPr>
        <w:tabs>
          <w:tab w:val="left" w:pos="1082"/>
        </w:tabs>
        <w:spacing w:before="199"/>
        <w:ind w:left="1082" w:hanging="276"/>
        <w:jc w:val="both"/>
      </w:pPr>
      <w:r>
        <w:rPr>
          <w:spacing w:val="-2"/>
        </w:rPr>
        <w:t>Only 25% of</w:t>
      </w:r>
      <w:r>
        <w:rPr>
          <w:spacing w:val="-1"/>
        </w:rPr>
        <w:t xml:space="preserve"> </w:t>
      </w:r>
      <w:r>
        <w:rPr>
          <w:spacing w:val="-2"/>
        </w:rPr>
        <w:t>households in the</w:t>
      </w:r>
      <w:r>
        <w:rPr>
          <w:spacing w:val="-1"/>
        </w:rPr>
        <w:t xml:space="preserve"> </w:t>
      </w:r>
      <w:r>
        <w:rPr>
          <w:spacing w:val="-2"/>
        </w:rPr>
        <w:t>sample owned phones.</w:t>
      </w:r>
    </w:p>
    <w:p w14:paraId="0B815756" w14:textId="77777777" w:rsidR="00D62403" w:rsidRDefault="00D62403" w:rsidP="00D62403">
      <w:pPr>
        <w:pStyle w:val="ListParagraph"/>
        <w:numPr>
          <w:ilvl w:val="0"/>
          <w:numId w:val="2"/>
        </w:numPr>
        <w:tabs>
          <w:tab w:val="left" w:pos="1082"/>
        </w:tabs>
        <w:spacing w:before="198"/>
        <w:ind w:left="1082" w:hanging="276"/>
        <w:jc w:val="both"/>
      </w:pPr>
      <w:r>
        <w:rPr>
          <w:spacing w:val="-2"/>
        </w:rPr>
        <w:t>Logistical</w:t>
      </w:r>
      <w:r>
        <w:rPr>
          <w:spacing w:val="1"/>
        </w:rPr>
        <w:t xml:space="preserve"> </w:t>
      </w:r>
      <w:r>
        <w:rPr>
          <w:spacing w:val="-2"/>
        </w:rPr>
        <w:t>challenges.</w:t>
      </w:r>
    </w:p>
    <w:p w14:paraId="7C0024C1" w14:textId="77777777" w:rsidR="00D62403" w:rsidRDefault="00D62403" w:rsidP="00D62403">
      <w:pPr>
        <w:pStyle w:val="ListParagraph"/>
        <w:numPr>
          <w:ilvl w:val="1"/>
          <w:numId w:val="2"/>
        </w:numPr>
        <w:tabs>
          <w:tab w:val="left" w:pos="1082"/>
        </w:tabs>
        <w:spacing w:before="198"/>
        <w:ind w:left="1082" w:hanging="276"/>
      </w:pPr>
      <w:r>
        <w:rPr>
          <w:spacing w:val="-2"/>
        </w:rPr>
        <w:t>Acquisition</w:t>
      </w:r>
      <w:r>
        <w:rPr>
          <w:spacing w:val="-1"/>
        </w:rPr>
        <w:t xml:space="preserve"> </w:t>
      </w:r>
      <w:r>
        <w:rPr>
          <w:spacing w:val="-2"/>
        </w:rPr>
        <w:t>and</w:t>
      </w:r>
      <w:r>
        <w:rPr>
          <w:spacing w:val="-1"/>
        </w:rPr>
        <w:t xml:space="preserve"> </w:t>
      </w:r>
      <w:r>
        <w:rPr>
          <w:spacing w:val="-2"/>
        </w:rPr>
        <w:t>distribution</w:t>
      </w:r>
      <w:r>
        <w:t xml:space="preserve"> </w:t>
      </w:r>
      <w:r>
        <w:rPr>
          <w:spacing w:val="-2"/>
        </w:rPr>
        <w:t>of</w:t>
      </w:r>
      <w:r>
        <w:rPr>
          <w:spacing w:val="-1"/>
        </w:rPr>
        <w:t xml:space="preserve"> </w:t>
      </w:r>
      <w:r>
        <w:rPr>
          <w:spacing w:val="-2"/>
        </w:rPr>
        <w:t>mobile</w:t>
      </w:r>
      <w:r>
        <w:t xml:space="preserve"> </w:t>
      </w:r>
      <w:r>
        <w:rPr>
          <w:spacing w:val="-2"/>
        </w:rPr>
        <w:t>phones/SIM</w:t>
      </w:r>
      <w:r>
        <w:rPr>
          <w:spacing w:val="-1"/>
        </w:rPr>
        <w:t xml:space="preserve"> </w:t>
      </w:r>
      <w:r>
        <w:rPr>
          <w:spacing w:val="-2"/>
        </w:rPr>
        <w:t>cards</w:t>
      </w:r>
      <w:r>
        <w:rPr>
          <w:spacing w:val="-1"/>
        </w:rPr>
        <w:t xml:space="preserve"> </w:t>
      </w:r>
      <w:r>
        <w:rPr>
          <w:spacing w:val="-2"/>
        </w:rPr>
        <w:t>to</w:t>
      </w:r>
      <w:r>
        <w:t xml:space="preserve"> </w:t>
      </w:r>
      <w:r>
        <w:rPr>
          <w:spacing w:val="-2"/>
        </w:rPr>
        <w:t>study</w:t>
      </w:r>
      <w:r>
        <w:rPr>
          <w:spacing w:val="-1"/>
        </w:rPr>
        <w:t xml:space="preserve"> </w:t>
      </w:r>
      <w:r>
        <w:rPr>
          <w:spacing w:val="-2"/>
        </w:rPr>
        <w:t>sample</w:t>
      </w:r>
      <w:r>
        <w:t xml:space="preserve"> </w:t>
      </w:r>
      <w:r>
        <w:rPr>
          <w:spacing w:val="-2"/>
        </w:rPr>
        <w:t>without</w:t>
      </w:r>
      <w:r>
        <w:rPr>
          <w:spacing w:val="-1"/>
        </w:rPr>
        <w:t xml:space="preserve"> </w:t>
      </w:r>
      <w:r>
        <w:rPr>
          <w:spacing w:val="-2"/>
        </w:rPr>
        <w:t>phones.</w:t>
      </w:r>
    </w:p>
    <w:p w14:paraId="2C8EE7E4" w14:textId="77777777" w:rsidR="00D62403" w:rsidRDefault="00D62403" w:rsidP="00D62403">
      <w:pPr>
        <w:pStyle w:val="ListParagraph"/>
        <w:numPr>
          <w:ilvl w:val="1"/>
          <w:numId w:val="2"/>
        </w:numPr>
        <w:tabs>
          <w:tab w:val="left" w:pos="1083"/>
          <w:tab w:val="left" w:pos="1085"/>
        </w:tabs>
        <w:spacing w:before="199" w:line="314" w:lineRule="auto"/>
        <w:ind w:right="420" w:hanging="291"/>
      </w:pPr>
      <w:r>
        <w:t>Had</w:t>
      </w:r>
      <w:r>
        <w:rPr>
          <w:spacing w:val="-2"/>
        </w:rPr>
        <w:t xml:space="preserve"> </w:t>
      </w:r>
      <w:r>
        <w:t>to</w:t>
      </w:r>
      <w:r>
        <w:rPr>
          <w:spacing w:val="-2"/>
        </w:rPr>
        <w:t xml:space="preserve"> </w:t>
      </w:r>
      <w:r>
        <w:t>rely</w:t>
      </w:r>
      <w:r>
        <w:rPr>
          <w:spacing w:val="-1"/>
        </w:rPr>
        <w:t xml:space="preserve"> </w:t>
      </w:r>
      <w:r>
        <w:t>on</w:t>
      </w:r>
      <w:r>
        <w:rPr>
          <w:spacing w:val="-2"/>
        </w:rPr>
        <w:t xml:space="preserve"> </w:t>
      </w:r>
      <w:r>
        <w:t>UNHAS</w:t>
      </w:r>
      <w:r>
        <w:rPr>
          <w:spacing w:val="-2"/>
        </w:rPr>
        <w:t xml:space="preserve"> </w:t>
      </w:r>
      <w:r>
        <w:t>(United</w:t>
      </w:r>
      <w:r>
        <w:rPr>
          <w:spacing w:val="-1"/>
        </w:rPr>
        <w:t xml:space="preserve"> </w:t>
      </w:r>
      <w:r>
        <w:t>Nations</w:t>
      </w:r>
      <w:r>
        <w:rPr>
          <w:spacing w:val="-2"/>
        </w:rPr>
        <w:t xml:space="preserve"> </w:t>
      </w:r>
      <w:r>
        <w:t>Humanitarian</w:t>
      </w:r>
      <w:r>
        <w:rPr>
          <w:spacing w:val="-2"/>
        </w:rPr>
        <w:t xml:space="preserve"> </w:t>
      </w:r>
      <w:r>
        <w:t>Air</w:t>
      </w:r>
      <w:r>
        <w:rPr>
          <w:spacing w:val="-1"/>
        </w:rPr>
        <w:t xml:space="preserve"> </w:t>
      </w:r>
      <w:r>
        <w:t>Service)</w:t>
      </w:r>
      <w:r>
        <w:rPr>
          <w:spacing w:val="-2"/>
        </w:rPr>
        <w:t xml:space="preserve"> </w:t>
      </w:r>
      <w:r>
        <w:t>for</w:t>
      </w:r>
      <w:r>
        <w:rPr>
          <w:spacing w:val="-2"/>
        </w:rPr>
        <w:t xml:space="preserve"> </w:t>
      </w:r>
      <w:r>
        <w:t>enumerator</w:t>
      </w:r>
      <w:r>
        <w:rPr>
          <w:spacing w:val="-1"/>
        </w:rPr>
        <w:t xml:space="preserve"> </w:t>
      </w:r>
      <w:r>
        <w:t>deploy- ment affecting timely start of the survey.</w:t>
      </w:r>
    </w:p>
    <w:p w14:paraId="0162DF56" w14:textId="77777777" w:rsidR="00D62403" w:rsidRDefault="00D62403" w:rsidP="00D62403">
      <w:pPr>
        <w:pStyle w:val="ListParagraph"/>
        <w:numPr>
          <w:ilvl w:val="0"/>
          <w:numId w:val="2"/>
        </w:numPr>
        <w:tabs>
          <w:tab w:val="left" w:pos="1082"/>
        </w:tabs>
        <w:spacing w:before="122"/>
        <w:ind w:left="1082" w:hanging="276"/>
      </w:pPr>
      <w:r>
        <w:rPr>
          <w:spacing w:val="-2"/>
        </w:rPr>
        <w:t>Low</w:t>
      </w:r>
      <w:r>
        <w:rPr>
          <w:spacing w:val="1"/>
        </w:rPr>
        <w:t xml:space="preserve"> </w:t>
      </w:r>
      <w:r>
        <w:rPr>
          <w:spacing w:val="-2"/>
        </w:rPr>
        <w:t>response</w:t>
      </w:r>
      <w:r>
        <w:rPr>
          <w:spacing w:val="1"/>
        </w:rPr>
        <w:t xml:space="preserve"> </w:t>
      </w:r>
      <w:r>
        <w:rPr>
          <w:spacing w:val="-2"/>
        </w:rPr>
        <w:t>rate</w:t>
      </w:r>
      <w:r>
        <w:rPr>
          <w:spacing w:val="1"/>
        </w:rPr>
        <w:t xml:space="preserve"> </w:t>
      </w:r>
      <w:r>
        <w:rPr>
          <w:spacing w:val="-2"/>
        </w:rPr>
        <w:t>in</w:t>
      </w:r>
      <w:r>
        <w:rPr>
          <w:spacing w:val="1"/>
        </w:rPr>
        <w:t xml:space="preserve"> </w:t>
      </w:r>
      <w:r>
        <w:rPr>
          <w:spacing w:val="-2"/>
        </w:rPr>
        <w:t>the</w:t>
      </w:r>
      <w:r>
        <w:rPr>
          <w:spacing w:val="1"/>
        </w:rPr>
        <w:t xml:space="preserve"> </w:t>
      </w:r>
      <w:r>
        <w:rPr>
          <w:spacing w:val="-2"/>
        </w:rPr>
        <w:t>remote</w:t>
      </w:r>
      <w:r>
        <w:rPr>
          <w:spacing w:val="1"/>
        </w:rPr>
        <w:t xml:space="preserve"> </w:t>
      </w:r>
      <w:r>
        <w:rPr>
          <w:spacing w:val="-2"/>
        </w:rPr>
        <w:t>arm</w:t>
      </w:r>
      <w:r>
        <w:rPr>
          <w:spacing w:val="1"/>
        </w:rPr>
        <w:t xml:space="preserve"> </w:t>
      </w:r>
      <w:r>
        <w:rPr>
          <w:spacing w:val="-2"/>
        </w:rPr>
        <w:t>(High</w:t>
      </w:r>
      <w:r>
        <w:rPr>
          <w:spacing w:val="1"/>
        </w:rPr>
        <w:t xml:space="preserve"> </w:t>
      </w:r>
      <w:r>
        <w:rPr>
          <w:spacing w:val="-2"/>
        </w:rPr>
        <w:t>Attrition).</w:t>
      </w:r>
    </w:p>
    <w:p w14:paraId="491EA0FC" w14:textId="77777777" w:rsidR="00D62403" w:rsidRDefault="00D62403" w:rsidP="00D62403">
      <w:pPr>
        <w:pStyle w:val="ListParagraph"/>
        <w:numPr>
          <w:ilvl w:val="0"/>
          <w:numId w:val="2"/>
        </w:numPr>
        <w:tabs>
          <w:tab w:val="left" w:pos="1082"/>
        </w:tabs>
        <w:spacing w:before="198"/>
        <w:ind w:left="1082" w:hanging="276"/>
      </w:pPr>
      <w:r>
        <w:rPr>
          <w:spacing w:val="-2"/>
        </w:rPr>
        <w:t>Lack</w:t>
      </w:r>
      <w:r>
        <w:rPr>
          <w:spacing w:val="3"/>
        </w:rPr>
        <w:t xml:space="preserve"> </w:t>
      </w:r>
      <w:r>
        <w:rPr>
          <w:spacing w:val="-2"/>
        </w:rPr>
        <w:t>of</w:t>
      </w:r>
      <w:r>
        <w:rPr>
          <w:spacing w:val="4"/>
        </w:rPr>
        <w:t xml:space="preserve"> </w:t>
      </w:r>
      <w:r>
        <w:rPr>
          <w:spacing w:val="-2"/>
        </w:rPr>
        <w:t>an</w:t>
      </w:r>
      <w:r>
        <w:rPr>
          <w:spacing w:val="3"/>
        </w:rPr>
        <w:t xml:space="preserve"> </w:t>
      </w:r>
      <w:r>
        <w:rPr>
          <w:spacing w:val="-2"/>
        </w:rPr>
        <w:t>established</w:t>
      </w:r>
      <w:r>
        <w:rPr>
          <w:spacing w:val="3"/>
        </w:rPr>
        <w:t xml:space="preserve"> </w:t>
      </w:r>
      <w:r>
        <w:rPr>
          <w:spacing w:val="-2"/>
        </w:rPr>
        <w:t>platform</w:t>
      </w:r>
      <w:r>
        <w:rPr>
          <w:spacing w:val="4"/>
        </w:rPr>
        <w:t xml:space="preserve"> </w:t>
      </w:r>
      <w:r>
        <w:rPr>
          <w:spacing w:val="-2"/>
        </w:rPr>
        <w:t>for</w:t>
      </w:r>
      <w:r>
        <w:rPr>
          <w:spacing w:val="3"/>
        </w:rPr>
        <w:t xml:space="preserve"> </w:t>
      </w:r>
      <w:r>
        <w:rPr>
          <w:spacing w:val="-2"/>
        </w:rPr>
        <w:t>remote</w:t>
      </w:r>
      <w:r>
        <w:rPr>
          <w:spacing w:val="4"/>
        </w:rPr>
        <w:t xml:space="preserve"> </w:t>
      </w:r>
      <w:r>
        <w:rPr>
          <w:spacing w:val="-2"/>
        </w:rPr>
        <w:t>data</w:t>
      </w:r>
      <w:r>
        <w:rPr>
          <w:spacing w:val="3"/>
        </w:rPr>
        <w:t xml:space="preserve"> </w:t>
      </w:r>
      <w:r>
        <w:rPr>
          <w:spacing w:val="-2"/>
        </w:rPr>
        <w:t>collection.</w:t>
      </w:r>
    </w:p>
    <w:p w14:paraId="3712CCF9" w14:textId="77777777" w:rsidR="00D62403" w:rsidRDefault="00D62403" w:rsidP="00D62403">
      <w:pPr>
        <w:pStyle w:val="ListParagraph"/>
        <w:numPr>
          <w:ilvl w:val="0"/>
          <w:numId w:val="2"/>
        </w:numPr>
        <w:tabs>
          <w:tab w:val="left" w:pos="1082"/>
        </w:tabs>
        <w:spacing w:before="198"/>
        <w:ind w:left="1082" w:hanging="276"/>
      </w:pPr>
      <w:r>
        <w:rPr>
          <w:spacing w:val="-4"/>
        </w:rPr>
        <w:t>Weather</w:t>
      </w:r>
      <w:r>
        <w:rPr>
          <w:spacing w:val="-2"/>
        </w:rPr>
        <w:t xml:space="preserve"> </w:t>
      </w:r>
      <w:r>
        <w:rPr>
          <w:spacing w:val="-4"/>
        </w:rPr>
        <w:t>disruptions/rainy</w:t>
      </w:r>
      <w:r>
        <w:rPr>
          <w:spacing w:val="-1"/>
        </w:rPr>
        <w:t xml:space="preserve"> </w:t>
      </w:r>
      <w:r>
        <w:rPr>
          <w:spacing w:val="-4"/>
        </w:rPr>
        <w:t>season</w:t>
      </w:r>
    </w:p>
    <w:p w14:paraId="674E4133" w14:textId="77777777" w:rsidR="00D62403" w:rsidRDefault="00D62403" w:rsidP="00D62403">
      <w:pPr>
        <w:pStyle w:val="BodyText"/>
        <w:spacing w:before="125"/>
      </w:pPr>
    </w:p>
    <w:p w14:paraId="40282C13" w14:textId="77777777" w:rsidR="00D62403" w:rsidRDefault="00D62403" w:rsidP="00D62403">
      <w:pPr>
        <w:pStyle w:val="Heading3"/>
        <w:numPr>
          <w:ilvl w:val="1"/>
          <w:numId w:val="8"/>
        </w:numPr>
        <w:tabs>
          <w:tab w:val="left" w:pos="1152"/>
        </w:tabs>
        <w:spacing w:before="1"/>
        <w:ind w:hanging="612"/>
      </w:pPr>
      <w:bookmarkStart w:id="3292" w:name="Next_Steps..."/>
      <w:bookmarkStart w:id="3293" w:name="_bookmark21"/>
      <w:bookmarkEnd w:id="3292"/>
      <w:bookmarkEnd w:id="3293"/>
      <w:r>
        <w:t>Next</w:t>
      </w:r>
      <w:r>
        <w:rPr>
          <w:spacing w:val="25"/>
        </w:rPr>
        <w:t xml:space="preserve"> </w:t>
      </w:r>
      <w:r>
        <w:rPr>
          <w:spacing w:val="-2"/>
        </w:rPr>
        <w:t>Steps...</w:t>
      </w:r>
    </w:p>
    <w:p w14:paraId="602FB9FB" w14:textId="77777777" w:rsidR="00D62403" w:rsidRDefault="00D62403" w:rsidP="00D62403">
      <w:pPr>
        <w:pStyle w:val="ListParagraph"/>
        <w:numPr>
          <w:ilvl w:val="0"/>
          <w:numId w:val="1"/>
        </w:numPr>
        <w:tabs>
          <w:tab w:val="left" w:pos="1082"/>
          <w:tab w:val="left" w:pos="1085"/>
        </w:tabs>
        <w:spacing w:before="215" w:line="314" w:lineRule="auto"/>
        <w:ind w:right="417"/>
      </w:pPr>
      <w:r>
        <w:rPr>
          <w:spacing w:val="-2"/>
        </w:rPr>
        <w:t xml:space="preserve">Conduct further in-depth analysis of the data - exploring the association between the indica- </w:t>
      </w:r>
      <w:r>
        <w:t>tors especially FES, income indicators and other statistical diagnostic analysis.</w:t>
      </w:r>
    </w:p>
    <w:p w14:paraId="21FEAD4C" w14:textId="77777777" w:rsidR="00D62403" w:rsidRDefault="00D62403" w:rsidP="00D62403">
      <w:pPr>
        <w:pStyle w:val="ListParagraph"/>
        <w:numPr>
          <w:ilvl w:val="0"/>
          <w:numId w:val="1"/>
        </w:numPr>
        <w:tabs>
          <w:tab w:val="left" w:pos="1082"/>
        </w:tabs>
        <w:spacing w:before="122"/>
        <w:ind w:left="1082" w:hanging="276"/>
      </w:pPr>
      <w:r>
        <w:rPr>
          <w:spacing w:val="-2"/>
        </w:rPr>
        <w:t>Prepare</w:t>
      </w:r>
      <w:r>
        <w:rPr>
          <w:spacing w:val="2"/>
        </w:rPr>
        <w:t xml:space="preserve"> </w:t>
      </w:r>
      <w:r>
        <w:rPr>
          <w:spacing w:val="-2"/>
        </w:rPr>
        <w:t>the</w:t>
      </w:r>
      <w:r>
        <w:rPr>
          <w:spacing w:val="3"/>
        </w:rPr>
        <w:t xml:space="preserve"> </w:t>
      </w:r>
      <w:r>
        <w:rPr>
          <w:spacing w:val="-2"/>
        </w:rPr>
        <w:t>draft</w:t>
      </w:r>
      <w:r>
        <w:rPr>
          <w:spacing w:val="3"/>
        </w:rPr>
        <w:t xml:space="preserve"> </w:t>
      </w:r>
      <w:r>
        <w:rPr>
          <w:spacing w:val="-2"/>
        </w:rPr>
        <w:t>manuscripts</w:t>
      </w:r>
      <w:r>
        <w:rPr>
          <w:spacing w:val="3"/>
        </w:rPr>
        <w:t xml:space="preserve"> </w:t>
      </w:r>
      <w:r>
        <w:rPr>
          <w:spacing w:val="-2"/>
        </w:rPr>
        <w:t>for</w:t>
      </w:r>
      <w:r>
        <w:rPr>
          <w:spacing w:val="3"/>
        </w:rPr>
        <w:t xml:space="preserve"> </w:t>
      </w:r>
      <w:r>
        <w:rPr>
          <w:spacing w:val="-2"/>
        </w:rPr>
        <w:t>peer</w:t>
      </w:r>
      <w:r>
        <w:rPr>
          <w:spacing w:val="3"/>
        </w:rPr>
        <w:t xml:space="preserve"> </w:t>
      </w:r>
      <w:r>
        <w:rPr>
          <w:spacing w:val="-2"/>
        </w:rPr>
        <w:t>review</w:t>
      </w:r>
      <w:r>
        <w:rPr>
          <w:spacing w:val="3"/>
        </w:rPr>
        <w:t xml:space="preserve"> </w:t>
      </w:r>
      <w:r>
        <w:rPr>
          <w:spacing w:val="-2"/>
        </w:rPr>
        <w:t>publication.</w:t>
      </w:r>
    </w:p>
    <w:p w14:paraId="424B11A7" w14:textId="77777777" w:rsidR="00D62403" w:rsidRDefault="00D62403" w:rsidP="00D62403">
      <w:pPr>
        <w:sectPr w:rsidR="00D62403">
          <w:pgSz w:w="12240" w:h="15840"/>
          <w:pgMar w:top="1300" w:right="1020" w:bottom="1080" w:left="900" w:header="0" w:footer="888" w:gutter="0"/>
          <w:cols w:space="720"/>
        </w:sectPr>
      </w:pPr>
    </w:p>
    <w:p w14:paraId="54F113BA" w14:textId="77777777" w:rsidR="00D62403" w:rsidRDefault="00D62403" w:rsidP="00D62403">
      <w:pPr>
        <w:pStyle w:val="Heading2"/>
        <w:numPr>
          <w:ilvl w:val="0"/>
          <w:numId w:val="8"/>
        </w:numPr>
        <w:tabs>
          <w:tab w:val="left" w:pos="1024"/>
        </w:tabs>
        <w:ind w:hanging="484"/>
        <w:jc w:val="both"/>
      </w:pPr>
      <w:bookmarkStart w:id="3294" w:name="References"/>
      <w:bookmarkStart w:id="3295" w:name="_bookmark22"/>
      <w:bookmarkEnd w:id="3294"/>
      <w:bookmarkEnd w:id="3295"/>
      <w:r>
        <w:rPr>
          <w:spacing w:val="-2"/>
        </w:rPr>
        <w:t>References</w:t>
      </w:r>
    </w:p>
    <w:p w14:paraId="3F8E9B2A" w14:textId="77777777" w:rsidR="00D62403" w:rsidRDefault="00D62403" w:rsidP="00D62403">
      <w:pPr>
        <w:pStyle w:val="BodyText"/>
        <w:spacing w:before="282" w:line="314" w:lineRule="auto"/>
        <w:ind w:left="540" w:right="416"/>
        <w:jc w:val="both"/>
      </w:pPr>
      <w:r>
        <w:t>Elkasabi,</w:t>
      </w:r>
      <w:r>
        <w:rPr>
          <w:spacing w:val="24"/>
        </w:rPr>
        <w:t xml:space="preserve"> </w:t>
      </w:r>
      <w:r>
        <w:t>M.</w:t>
      </w:r>
      <w:r>
        <w:rPr>
          <w:spacing w:val="20"/>
        </w:rPr>
        <w:t xml:space="preserve"> </w:t>
      </w:r>
      <w:r>
        <w:t>A.</w:t>
      </w:r>
      <w:r>
        <w:rPr>
          <w:spacing w:val="20"/>
        </w:rPr>
        <w:t xml:space="preserve"> </w:t>
      </w:r>
      <w:r>
        <w:t>(2015).</w:t>
      </w:r>
      <w:r>
        <w:rPr>
          <w:spacing w:val="75"/>
        </w:rPr>
        <w:t xml:space="preserve"> </w:t>
      </w:r>
      <w:r>
        <w:t>Weighting</w:t>
      </w:r>
      <w:r>
        <w:rPr>
          <w:spacing w:val="20"/>
        </w:rPr>
        <w:t xml:space="preserve"> </w:t>
      </w:r>
      <w:r>
        <w:t>procedures</w:t>
      </w:r>
      <w:r>
        <w:rPr>
          <w:spacing w:val="20"/>
        </w:rPr>
        <w:t xml:space="preserve"> </w:t>
      </w:r>
      <w:r>
        <w:t>for</w:t>
      </w:r>
      <w:r>
        <w:rPr>
          <w:spacing w:val="20"/>
        </w:rPr>
        <w:t xml:space="preserve"> </w:t>
      </w:r>
      <w:r>
        <w:t>dual</w:t>
      </w:r>
      <w:r>
        <w:rPr>
          <w:spacing w:val="20"/>
        </w:rPr>
        <w:t xml:space="preserve"> </w:t>
      </w:r>
      <w:r>
        <w:t>frame</w:t>
      </w:r>
      <w:r>
        <w:rPr>
          <w:spacing w:val="20"/>
        </w:rPr>
        <w:t xml:space="preserve"> </w:t>
      </w:r>
      <w:r>
        <w:t>telephone</w:t>
      </w:r>
      <w:r>
        <w:rPr>
          <w:spacing w:val="20"/>
        </w:rPr>
        <w:t xml:space="preserve"> </w:t>
      </w:r>
      <w:r>
        <w:t>surveys:</w:t>
      </w:r>
      <w:r>
        <w:rPr>
          <w:spacing w:val="40"/>
        </w:rPr>
        <w:t xml:space="preserve"> </w:t>
      </w:r>
      <w:r>
        <w:t>A</w:t>
      </w:r>
      <w:r>
        <w:rPr>
          <w:spacing w:val="20"/>
        </w:rPr>
        <w:t xml:space="preserve"> </w:t>
      </w:r>
      <w:r>
        <w:t>case</w:t>
      </w:r>
      <w:r>
        <w:rPr>
          <w:spacing w:val="20"/>
        </w:rPr>
        <w:t xml:space="preserve"> </w:t>
      </w:r>
      <w:r>
        <w:t>study in Egypt.</w:t>
      </w:r>
      <w:r>
        <w:rPr>
          <w:spacing w:val="40"/>
        </w:rPr>
        <w:t xml:space="preserve"> </w:t>
      </w:r>
      <w:r>
        <w:t>Survey Insights: Methods from the Field.</w:t>
      </w:r>
      <w:r>
        <w:rPr>
          <w:spacing w:val="40"/>
        </w:rPr>
        <w:t xml:space="preserve"> </w:t>
      </w:r>
      <w:r>
        <w:t xml:space="preserve">Weighting: Practical Issues and ‘How to’ </w:t>
      </w:r>
      <w:r>
        <w:rPr>
          <w:spacing w:val="-2"/>
        </w:rPr>
        <w:t>Approach.</w:t>
      </w:r>
      <w:r>
        <w:rPr>
          <w:spacing w:val="-12"/>
        </w:rPr>
        <w:t xml:space="preserve"> </w:t>
      </w:r>
      <w:r>
        <w:rPr>
          <w:spacing w:val="-2"/>
        </w:rPr>
        <w:t>1–11.</w:t>
      </w:r>
      <w:r>
        <w:rPr>
          <w:spacing w:val="-11"/>
        </w:rPr>
        <w:t xml:space="preserve"> </w:t>
      </w:r>
      <w:r>
        <w:rPr>
          <w:spacing w:val="-2"/>
        </w:rPr>
        <w:t>https://surveyinsights.org/wp-content/uploads/2015/02/Weighting-Procedures- for-Dual-Frame-Telephone-Surveys.pdf</w:t>
      </w:r>
    </w:p>
    <w:p w14:paraId="5CE376DE" w14:textId="77777777" w:rsidR="00D62403" w:rsidRDefault="00D62403" w:rsidP="00D62403">
      <w:pPr>
        <w:pStyle w:val="BodyText"/>
        <w:spacing w:before="124" w:line="314" w:lineRule="auto"/>
        <w:ind w:left="540" w:right="418"/>
        <w:jc w:val="both"/>
      </w:pPr>
      <w:r>
        <w:t>Glazerman,</w:t>
      </w:r>
      <w:r>
        <w:rPr>
          <w:spacing w:val="-11"/>
        </w:rPr>
        <w:t xml:space="preserve"> </w:t>
      </w:r>
      <w:r>
        <w:t>S.,</w:t>
      </w:r>
      <w:r>
        <w:rPr>
          <w:spacing w:val="-11"/>
        </w:rPr>
        <w:t xml:space="preserve"> </w:t>
      </w:r>
      <w:r>
        <w:t>Rosenbaum,</w:t>
      </w:r>
      <w:r>
        <w:rPr>
          <w:spacing w:val="-11"/>
        </w:rPr>
        <w:t xml:space="preserve"> </w:t>
      </w:r>
      <w:r>
        <w:t>M.,</w:t>
      </w:r>
      <w:r>
        <w:rPr>
          <w:spacing w:val="-11"/>
        </w:rPr>
        <w:t xml:space="preserve"> </w:t>
      </w:r>
      <w:r>
        <w:t>Sandino,</w:t>
      </w:r>
      <w:r>
        <w:rPr>
          <w:spacing w:val="-11"/>
        </w:rPr>
        <w:t xml:space="preserve"> </w:t>
      </w:r>
      <w:r>
        <w:t>R.,</w:t>
      </w:r>
      <w:r>
        <w:rPr>
          <w:spacing w:val="-11"/>
        </w:rPr>
        <w:t xml:space="preserve"> </w:t>
      </w:r>
      <w:r>
        <w:t>and</w:t>
      </w:r>
      <w:r>
        <w:rPr>
          <w:spacing w:val="-11"/>
        </w:rPr>
        <w:t xml:space="preserve"> </w:t>
      </w:r>
      <w:r>
        <w:t>Shaughnessy,</w:t>
      </w:r>
      <w:r>
        <w:rPr>
          <w:spacing w:val="-11"/>
        </w:rPr>
        <w:t xml:space="preserve"> </w:t>
      </w:r>
      <w:r>
        <w:t>L.,</w:t>
      </w:r>
      <w:r>
        <w:rPr>
          <w:spacing w:val="-11"/>
        </w:rPr>
        <w:t xml:space="preserve"> </w:t>
      </w:r>
      <w:r>
        <w:t>(2020). Remote</w:t>
      </w:r>
      <w:r>
        <w:rPr>
          <w:spacing w:val="-11"/>
        </w:rPr>
        <w:t xml:space="preserve"> </w:t>
      </w:r>
      <w:r>
        <w:t>Surveying</w:t>
      </w:r>
      <w:r>
        <w:rPr>
          <w:spacing w:val="-11"/>
        </w:rPr>
        <w:t xml:space="preserve"> </w:t>
      </w:r>
      <w:r>
        <w:t>in</w:t>
      </w:r>
      <w:r>
        <w:rPr>
          <w:spacing w:val="-11"/>
        </w:rPr>
        <w:t xml:space="preserve"> </w:t>
      </w:r>
      <w:r>
        <w:t>a Pandemic:</w:t>
      </w:r>
      <w:r>
        <w:rPr>
          <w:spacing w:val="29"/>
        </w:rPr>
        <w:t xml:space="preserve"> </w:t>
      </w:r>
      <w:r>
        <w:t>Handbook.</w:t>
      </w:r>
      <w:r>
        <w:rPr>
          <w:spacing w:val="29"/>
        </w:rPr>
        <w:t xml:space="preserve"> </w:t>
      </w:r>
      <w:r>
        <w:t>Newark, DE: Innovation for Poverty Action (IPA).</w:t>
      </w:r>
    </w:p>
    <w:p w14:paraId="1D540FF9" w14:textId="77777777" w:rsidR="00D62403" w:rsidRDefault="00D62403" w:rsidP="00D62403">
      <w:pPr>
        <w:pStyle w:val="BodyText"/>
        <w:spacing w:before="122"/>
        <w:ind w:left="540"/>
        <w:jc w:val="both"/>
      </w:pPr>
      <w:r>
        <w:t>Kelly</w:t>
      </w:r>
      <w:r>
        <w:rPr>
          <w:spacing w:val="-1"/>
        </w:rPr>
        <w:t xml:space="preserve"> </w:t>
      </w:r>
      <w:r>
        <w:t>L’Engle,</w:t>
      </w:r>
      <w:r>
        <w:rPr>
          <w:spacing w:val="1"/>
        </w:rPr>
        <w:t xml:space="preserve"> </w:t>
      </w:r>
      <w:r>
        <w:t>E.</w:t>
      </w:r>
      <w:r>
        <w:rPr>
          <w:spacing w:val="-1"/>
        </w:rPr>
        <w:t xml:space="preserve"> </w:t>
      </w:r>
      <w:r>
        <w:t>S.,</w:t>
      </w:r>
      <w:r>
        <w:rPr>
          <w:spacing w:val="1"/>
        </w:rPr>
        <w:t xml:space="preserve"> </w:t>
      </w:r>
      <w:r>
        <w:t>Adimazoya,</w:t>
      </w:r>
      <w:r>
        <w:rPr>
          <w:spacing w:val="1"/>
        </w:rPr>
        <w:t xml:space="preserve"> </w:t>
      </w:r>
      <w:r>
        <w:t>E. A.,</w:t>
      </w:r>
      <w:r>
        <w:rPr>
          <w:spacing w:val="1"/>
        </w:rPr>
        <w:t xml:space="preserve"> </w:t>
      </w:r>
      <w:r>
        <w:t>Yartey,</w:t>
      </w:r>
      <w:r>
        <w:rPr>
          <w:spacing w:val="1"/>
        </w:rPr>
        <w:t xml:space="preserve"> </w:t>
      </w:r>
      <w:r>
        <w:t>E.,</w:t>
      </w:r>
      <w:r>
        <w:rPr>
          <w:spacing w:val="1"/>
        </w:rPr>
        <w:t xml:space="preserve"> </w:t>
      </w:r>
      <w:r>
        <w:t>Lenzi,</w:t>
      </w:r>
      <w:r>
        <w:rPr>
          <w:spacing w:val="1"/>
        </w:rPr>
        <w:t xml:space="preserve"> </w:t>
      </w:r>
      <w:r>
        <w:t>R.,</w:t>
      </w:r>
      <w:r>
        <w:rPr>
          <w:spacing w:val="1"/>
        </w:rPr>
        <w:t xml:space="preserve"> </w:t>
      </w:r>
      <w:r>
        <w:t>Tarpo,</w:t>
      </w:r>
      <w:r>
        <w:rPr>
          <w:spacing w:val="1"/>
        </w:rPr>
        <w:t xml:space="preserve"> </w:t>
      </w:r>
      <w:r>
        <w:t>C.,</w:t>
      </w:r>
      <w:r>
        <w:rPr>
          <w:spacing w:val="1"/>
        </w:rPr>
        <w:t xml:space="preserve"> </w:t>
      </w:r>
      <w:r>
        <w:t>Heward-Mills,</w:t>
      </w:r>
      <w:r>
        <w:rPr>
          <w:spacing w:val="1"/>
        </w:rPr>
        <w:t xml:space="preserve"> </w:t>
      </w:r>
      <w:r>
        <w:t>N. L.,</w:t>
      </w:r>
      <w:r>
        <w:rPr>
          <w:spacing w:val="1"/>
        </w:rPr>
        <w:t xml:space="preserve"> </w:t>
      </w:r>
      <w:r>
        <w:rPr>
          <w:spacing w:val="-4"/>
        </w:rPr>
        <w:t>Lew,</w:t>
      </w:r>
    </w:p>
    <w:p w14:paraId="3CF57775" w14:textId="77777777" w:rsidR="00D62403" w:rsidRDefault="00D62403" w:rsidP="00D62403">
      <w:pPr>
        <w:pStyle w:val="BodyText"/>
        <w:spacing w:before="79" w:line="314" w:lineRule="auto"/>
        <w:ind w:left="540" w:right="415"/>
        <w:jc w:val="both"/>
      </w:pPr>
      <w:r>
        <w:t>K.</w:t>
      </w:r>
      <w:r>
        <w:rPr>
          <w:spacing w:val="-9"/>
        </w:rPr>
        <w:t xml:space="preserve"> </w:t>
      </w:r>
      <w:r>
        <w:t>and</w:t>
      </w:r>
      <w:r>
        <w:rPr>
          <w:spacing w:val="-9"/>
        </w:rPr>
        <w:t xml:space="preserve"> </w:t>
      </w:r>
      <w:r>
        <w:t>Ampeh,</w:t>
      </w:r>
      <w:r>
        <w:rPr>
          <w:spacing w:val="-8"/>
        </w:rPr>
        <w:t xml:space="preserve"> </w:t>
      </w:r>
      <w:r>
        <w:t>Y.</w:t>
      </w:r>
      <w:r>
        <w:rPr>
          <w:spacing w:val="-9"/>
        </w:rPr>
        <w:t xml:space="preserve"> </w:t>
      </w:r>
      <w:r>
        <w:t>(2018).</w:t>
      </w:r>
      <w:r>
        <w:rPr>
          <w:spacing w:val="11"/>
        </w:rPr>
        <w:t xml:space="preserve"> </w:t>
      </w:r>
      <w:r>
        <w:t>Survey</w:t>
      </w:r>
      <w:r>
        <w:rPr>
          <w:spacing w:val="-9"/>
        </w:rPr>
        <w:t xml:space="preserve"> </w:t>
      </w:r>
      <w:r>
        <w:t>research</w:t>
      </w:r>
      <w:r>
        <w:rPr>
          <w:spacing w:val="-9"/>
        </w:rPr>
        <w:t xml:space="preserve"> </w:t>
      </w:r>
      <w:r>
        <w:t>with</w:t>
      </w:r>
      <w:r>
        <w:rPr>
          <w:spacing w:val="-9"/>
        </w:rPr>
        <w:t xml:space="preserve"> </w:t>
      </w:r>
      <w:r>
        <w:t>a</w:t>
      </w:r>
      <w:r>
        <w:rPr>
          <w:spacing w:val="-9"/>
        </w:rPr>
        <w:t xml:space="preserve"> </w:t>
      </w:r>
      <w:r>
        <w:t>random</w:t>
      </w:r>
      <w:r>
        <w:rPr>
          <w:spacing w:val="-9"/>
        </w:rPr>
        <w:t xml:space="preserve"> </w:t>
      </w:r>
      <w:r>
        <w:t>digit</w:t>
      </w:r>
      <w:r>
        <w:rPr>
          <w:spacing w:val="-9"/>
        </w:rPr>
        <w:t xml:space="preserve"> </w:t>
      </w:r>
      <w:r>
        <w:t>dial</w:t>
      </w:r>
      <w:r>
        <w:rPr>
          <w:spacing w:val="-9"/>
        </w:rPr>
        <w:t xml:space="preserve"> </w:t>
      </w:r>
      <w:r>
        <w:t>national</w:t>
      </w:r>
      <w:r>
        <w:rPr>
          <w:spacing w:val="-9"/>
        </w:rPr>
        <w:t xml:space="preserve"> </w:t>
      </w:r>
      <w:r>
        <w:t>mobile</w:t>
      </w:r>
      <w:r>
        <w:rPr>
          <w:spacing w:val="-8"/>
        </w:rPr>
        <w:t xml:space="preserve"> </w:t>
      </w:r>
      <w:r>
        <w:t>phone</w:t>
      </w:r>
      <w:r>
        <w:rPr>
          <w:spacing w:val="-8"/>
        </w:rPr>
        <w:t xml:space="preserve"> </w:t>
      </w:r>
      <w:r>
        <w:t>sample in Ghana:</w:t>
      </w:r>
      <w:r>
        <w:rPr>
          <w:spacing w:val="40"/>
        </w:rPr>
        <w:t xml:space="preserve"> </w:t>
      </w:r>
      <w:r>
        <w:t>methods and sample quality.</w:t>
      </w:r>
      <w:r>
        <w:rPr>
          <w:spacing w:val="40"/>
        </w:rPr>
        <w:t xml:space="preserve"> </w:t>
      </w:r>
      <w:r>
        <w:t>PloS one, 13(1).</w:t>
      </w:r>
    </w:p>
    <w:p w14:paraId="2FF49F98" w14:textId="77777777" w:rsidR="00D62403" w:rsidRDefault="00D62403" w:rsidP="00D62403">
      <w:pPr>
        <w:pStyle w:val="BodyText"/>
        <w:spacing w:before="122" w:line="314" w:lineRule="auto"/>
        <w:ind w:left="540" w:right="415"/>
        <w:jc w:val="both"/>
      </w:pPr>
      <w:r>
        <w:t>Nagpal, K., Mathur, M. R., Biswas, A., and Fraker, A. (2021).</w:t>
      </w:r>
      <w:r>
        <w:rPr>
          <w:spacing w:val="40"/>
        </w:rPr>
        <w:t xml:space="preserve"> </w:t>
      </w:r>
      <w:r>
        <w:t>Who do phone surveys miss, and how</w:t>
      </w:r>
      <w:r>
        <w:rPr>
          <w:spacing w:val="-14"/>
        </w:rPr>
        <w:t xml:space="preserve"> </w:t>
      </w:r>
      <w:r>
        <w:t>to</w:t>
      </w:r>
      <w:r>
        <w:rPr>
          <w:spacing w:val="-13"/>
        </w:rPr>
        <w:t xml:space="preserve"> </w:t>
      </w:r>
      <w:r>
        <w:t>reduce</w:t>
      </w:r>
      <w:r>
        <w:rPr>
          <w:spacing w:val="-13"/>
        </w:rPr>
        <w:t xml:space="preserve"> </w:t>
      </w:r>
      <w:r>
        <w:t>exclusion:</w:t>
      </w:r>
      <w:r>
        <w:rPr>
          <w:spacing w:val="-14"/>
        </w:rPr>
        <w:t xml:space="preserve"> </w:t>
      </w:r>
      <w:r>
        <w:t>recommendations</w:t>
      </w:r>
      <w:r>
        <w:rPr>
          <w:spacing w:val="-13"/>
        </w:rPr>
        <w:t xml:space="preserve"> </w:t>
      </w:r>
      <w:r>
        <w:t>from</w:t>
      </w:r>
      <w:r>
        <w:rPr>
          <w:spacing w:val="-13"/>
        </w:rPr>
        <w:t xml:space="preserve"> </w:t>
      </w:r>
      <w:r>
        <w:t>phone</w:t>
      </w:r>
      <w:r>
        <w:rPr>
          <w:spacing w:val="-13"/>
        </w:rPr>
        <w:t xml:space="preserve"> </w:t>
      </w:r>
      <w:r>
        <w:t>surveys</w:t>
      </w:r>
      <w:r>
        <w:rPr>
          <w:spacing w:val="-14"/>
        </w:rPr>
        <w:t xml:space="preserve"> </w:t>
      </w:r>
      <w:r>
        <w:t>in</w:t>
      </w:r>
      <w:r>
        <w:rPr>
          <w:spacing w:val="-13"/>
        </w:rPr>
        <w:t xml:space="preserve"> </w:t>
      </w:r>
      <w:r>
        <w:t>nine</w:t>
      </w:r>
      <w:r>
        <w:rPr>
          <w:spacing w:val="-13"/>
        </w:rPr>
        <w:t xml:space="preserve"> </w:t>
      </w:r>
      <w:r>
        <w:t>Indian</w:t>
      </w:r>
      <w:r>
        <w:rPr>
          <w:spacing w:val="-13"/>
        </w:rPr>
        <w:t xml:space="preserve"> </w:t>
      </w:r>
      <w:r>
        <w:t>states.</w:t>
      </w:r>
      <w:r>
        <w:rPr>
          <w:spacing w:val="-13"/>
        </w:rPr>
        <w:t xml:space="preserve"> </w:t>
      </w:r>
      <w:r>
        <w:t>BMJ</w:t>
      </w:r>
      <w:r>
        <w:rPr>
          <w:spacing w:val="-14"/>
        </w:rPr>
        <w:t xml:space="preserve"> </w:t>
      </w:r>
      <w:r>
        <w:t xml:space="preserve">Global </w:t>
      </w:r>
      <w:r>
        <w:rPr>
          <w:spacing w:val="-4"/>
        </w:rPr>
        <w:t>Health, 6:e005610.</w:t>
      </w:r>
      <w:r>
        <w:rPr>
          <w:spacing w:val="38"/>
        </w:rPr>
        <w:t xml:space="preserve"> </w:t>
      </w:r>
      <w:r>
        <w:rPr>
          <w:spacing w:val="-4"/>
        </w:rPr>
        <w:t>doi:10.1136/bmjgh-2021-005610</w:t>
      </w:r>
    </w:p>
    <w:p w14:paraId="569B46C2" w14:textId="77777777" w:rsidR="00D62403" w:rsidRDefault="00D62403" w:rsidP="00D62403">
      <w:pPr>
        <w:pStyle w:val="BodyText"/>
        <w:spacing w:before="123" w:line="314" w:lineRule="auto"/>
        <w:ind w:left="540" w:right="419"/>
        <w:jc w:val="both"/>
      </w:pPr>
      <w:r>
        <w:t>Valliant, R., Dever, J. A., and Kreuter, F. (2013).</w:t>
      </w:r>
      <w:r>
        <w:rPr>
          <w:spacing w:val="40"/>
        </w:rPr>
        <w:t xml:space="preserve"> </w:t>
      </w:r>
      <w:r>
        <w:t>Practical Tools for Designing and Weighting Survey Samples.</w:t>
      </w:r>
      <w:r>
        <w:rPr>
          <w:spacing w:val="31"/>
        </w:rPr>
        <w:t xml:space="preserve"> </w:t>
      </w:r>
      <w:r>
        <w:t>Springer Science &amp; Business Media.</w:t>
      </w:r>
    </w:p>
    <w:p w14:paraId="1DF677B1" w14:textId="77777777" w:rsidR="00D62403" w:rsidRDefault="00D62403" w:rsidP="00D62403">
      <w:pPr>
        <w:pStyle w:val="BodyText"/>
        <w:spacing w:before="122" w:line="314" w:lineRule="auto"/>
        <w:ind w:left="540" w:right="415"/>
        <w:jc w:val="both"/>
      </w:pPr>
      <w:r>
        <w:t>World</w:t>
      </w:r>
      <w:r>
        <w:rPr>
          <w:spacing w:val="-11"/>
        </w:rPr>
        <w:t xml:space="preserve"> </w:t>
      </w:r>
      <w:r>
        <w:t>Bank,</w:t>
      </w:r>
      <w:r>
        <w:rPr>
          <w:spacing w:val="-10"/>
        </w:rPr>
        <w:t xml:space="preserve"> </w:t>
      </w:r>
      <w:r>
        <w:t>(2020).</w:t>
      </w:r>
      <w:r>
        <w:rPr>
          <w:spacing w:val="7"/>
        </w:rPr>
        <w:t xml:space="preserve"> </w:t>
      </w:r>
      <w:r>
        <w:t>High</w:t>
      </w:r>
      <w:r>
        <w:rPr>
          <w:spacing w:val="-11"/>
        </w:rPr>
        <w:t xml:space="preserve"> </w:t>
      </w:r>
      <w:r>
        <w:t>Frequency</w:t>
      </w:r>
      <w:r>
        <w:rPr>
          <w:spacing w:val="-11"/>
        </w:rPr>
        <w:t xml:space="preserve"> </w:t>
      </w:r>
      <w:r>
        <w:t>Mobile</w:t>
      </w:r>
      <w:r>
        <w:rPr>
          <w:spacing w:val="-11"/>
        </w:rPr>
        <w:t xml:space="preserve"> </w:t>
      </w:r>
      <w:r>
        <w:t>Phone</w:t>
      </w:r>
      <w:r>
        <w:rPr>
          <w:spacing w:val="-11"/>
        </w:rPr>
        <w:t xml:space="preserve"> </w:t>
      </w:r>
      <w:r>
        <w:t>Surveys</w:t>
      </w:r>
      <w:r>
        <w:rPr>
          <w:spacing w:val="-11"/>
        </w:rPr>
        <w:t xml:space="preserve"> </w:t>
      </w:r>
      <w:r>
        <w:t>of</w:t>
      </w:r>
      <w:r>
        <w:rPr>
          <w:spacing w:val="-11"/>
        </w:rPr>
        <w:t xml:space="preserve"> </w:t>
      </w:r>
      <w:r>
        <w:t>Households</w:t>
      </w:r>
      <w:r>
        <w:rPr>
          <w:spacing w:val="-11"/>
        </w:rPr>
        <w:t xml:space="preserve"> </w:t>
      </w:r>
      <w:r>
        <w:t>to</w:t>
      </w:r>
      <w:r>
        <w:rPr>
          <w:spacing w:val="-11"/>
        </w:rPr>
        <w:t xml:space="preserve"> </w:t>
      </w:r>
      <w:r>
        <w:t>Assess</w:t>
      </w:r>
      <w:r>
        <w:rPr>
          <w:spacing w:val="-11"/>
        </w:rPr>
        <w:t xml:space="preserve"> </w:t>
      </w:r>
      <w:r>
        <w:t>the</w:t>
      </w:r>
      <w:r>
        <w:rPr>
          <w:spacing w:val="-11"/>
        </w:rPr>
        <w:t xml:space="preserve"> </w:t>
      </w:r>
      <w:r>
        <w:t>Impacts of COVID-19 April 2020.</w:t>
      </w:r>
      <w:r>
        <w:rPr>
          <w:spacing w:val="40"/>
        </w:rPr>
        <w:t xml:space="preserve"> </w:t>
      </w:r>
      <w:r>
        <w:t>Guidelines on Sampling Design (Prepared by Himelein K. Eckman S. Kastelic J and Yoshida N).</w:t>
      </w:r>
    </w:p>
    <w:p w14:paraId="135A7468" w14:textId="77777777" w:rsidR="00D62403" w:rsidRDefault="00D62403" w:rsidP="00D62403">
      <w:pPr>
        <w:spacing w:line="314" w:lineRule="auto"/>
        <w:jc w:val="both"/>
        <w:sectPr w:rsidR="00D62403">
          <w:pgSz w:w="12240" w:h="15840"/>
          <w:pgMar w:top="1260" w:right="1020" w:bottom="1080" w:left="900" w:header="0" w:footer="888" w:gutter="0"/>
          <w:cols w:space="720"/>
        </w:sectPr>
      </w:pPr>
    </w:p>
    <w:p w14:paraId="1030689D" w14:textId="77777777" w:rsidR="00D62403" w:rsidRDefault="00D62403" w:rsidP="00D62403">
      <w:pPr>
        <w:pStyle w:val="Heading2"/>
        <w:numPr>
          <w:ilvl w:val="0"/>
          <w:numId w:val="8"/>
        </w:numPr>
        <w:tabs>
          <w:tab w:val="left" w:pos="1024"/>
        </w:tabs>
        <w:ind w:hanging="484"/>
      </w:pPr>
      <w:bookmarkStart w:id="3296" w:name="Annexes"/>
      <w:bookmarkStart w:id="3297" w:name="_bookmark23"/>
      <w:bookmarkEnd w:id="3296"/>
      <w:bookmarkEnd w:id="3297"/>
      <w:r>
        <w:rPr>
          <w:spacing w:val="-2"/>
        </w:rPr>
        <w:t>Annexes</w:t>
      </w:r>
    </w:p>
    <w:p w14:paraId="2C2A16AB" w14:textId="77777777" w:rsidR="00D62403" w:rsidRDefault="00D62403" w:rsidP="00D62403">
      <w:pPr>
        <w:pStyle w:val="Heading3"/>
        <w:numPr>
          <w:ilvl w:val="1"/>
          <w:numId w:val="8"/>
        </w:numPr>
        <w:tabs>
          <w:tab w:val="left" w:pos="1152"/>
        </w:tabs>
        <w:spacing w:before="273"/>
        <w:ind w:hanging="612"/>
      </w:pPr>
      <w:bookmarkStart w:id="3298" w:name="Final_survey_sample_size_&amp;_and_phone_acc"/>
      <w:bookmarkStart w:id="3299" w:name="_bookmark24"/>
      <w:bookmarkEnd w:id="3298"/>
      <w:bookmarkEnd w:id="3299"/>
      <w:r>
        <w:rPr>
          <w:spacing w:val="-4"/>
        </w:rPr>
        <w:t>Final</w:t>
      </w:r>
      <w:r>
        <w:rPr>
          <w:spacing w:val="5"/>
        </w:rPr>
        <w:t xml:space="preserve"> </w:t>
      </w:r>
      <w:r>
        <w:rPr>
          <w:spacing w:val="-4"/>
        </w:rPr>
        <w:t>survey</w:t>
      </w:r>
      <w:r>
        <w:rPr>
          <w:spacing w:val="5"/>
        </w:rPr>
        <w:t xml:space="preserve"> </w:t>
      </w:r>
      <w:r>
        <w:rPr>
          <w:spacing w:val="-4"/>
        </w:rPr>
        <w:t>sample</w:t>
      </w:r>
      <w:r>
        <w:rPr>
          <w:spacing w:val="6"/>
        </w:rPr>
        <w:t xml:space="preserve"> </w:t>
      </w:r>
      <w:r>
        <w:rPr>
          <w:spacing w:val="-4"/>
        </w:rPr>
        <w:t>size</w:t>
      </w:r>
      <w:r>
        <w:rPr>
          <w:spacing w:val="5"/>
        </w:rPr>
        <w:t xml:space="preserve"> </w:t>
      </w:r>
      <w:r>
        <w:rPr>
          <w:spacing w:val="-4"/>
        </w:rPr>
        <w:t>&amp;</w:t>
      </w:r>
      <w:r>
        <w:rPr>
          <w:spacing w:val="6"/>
        </w:rPr>
        <w:t xml:space="preserve"> </w:t>
      </w:r>
      <w:r>
        <w:rPr>
          <w:spacing w:val="-4"/>
        </w:rPr>
        <w:t>and</w:t>
      </w:r>
      <w:r>
        <w:rPr>
          <w:spacing w:val="5"/>
        </w:rPr>
        <w:t xml:space="preserve"> </w:t>
      </w:r>
      <w:r>
        <w:rPr>
          <w:spacing w:val="-4"/>
        </w:rPr>
        <w:t>phone</w:t>
      </w:r>
      <w:r>
        <w:rPr>
          <w:spacing w:val="6"/>
        </w:rPr>
        <w:t xml:space="preserve"> </w:t>
      </w:r>
      <w:r>
        <w:rPr>
          <w:spacing w:val="-4"/>
        </w:rPr>
        <w:t>access</w:t>
      </w:r>
      <w:r>
        <w:rPr>
          <w:spacing w:val="5"/>
        </w:rPr>
        <w:t xml:space="preserve"> </w:t>
      </w:r>
      <w:r>
        <w:rPr>
          <w:spacing w:val="-4"/>
        </w:rPr>
        <w:t>by</w:t>
      </w:r>
      <w:r>
        <w:rPr>
          <w:spacing w:val="6"/>
        </w:rPr>
        <w:t xml:space="preserve"> </w:t>
      </w:r>
      <w:r>
        <w:rPr>
          <w:spacing w:val="-4"/>
        </w:rPr>
        <w:t>ADMIN</w:t>
      </w:r>
      <w:r>
        <w:rPr>
          <w:spacing w:val="5"/>
        </w:rPr>
        <w:t xml:space="preserve"> </w:t>
      </w:r>
      <w:r>
        <w:rPr>
          <w:spacing w:val="-4"/>
        </w:rPr>
        <w:t>area</w:t>
      </w:r>
    </w:p>
    <w:p w14:paraId="65B46A79" w14:textId="77777777" w:rsidR="00D62403" w:rsidRDefault="00D62403" w:rsidP="00D62403">
      <w:pPr>
        <w:pStyle w:val="BodyText"/>
        <w:spacing w:before="242"/>
        <w:ind w:left="1032"/>
      </w:pPr>
      <w:r>
        <w:rPr>
          <w:spacing w:val="-2"/>
        </w:rPr>
        <w:t>Table</w:t>
      </w:r>
      <w:r>
        <w:rPr>
          <w:spacing w:val="3"/>
        </w:rPr>
        <w:t xml:space="preserve"> </w:t>
      </w:r>
      <w:r>
        <w:rPr>
          <w:spacing w:val="-2"/>
        </w:rPr>
        <w:t>20:</w:t>
      </w:r>
      <w:r>
        <w:rPr>
          <w:spacing w:val="21"/>
        </w:rPr>
        <w:t xml:space="preserve"> </w:t>
      </w:r>
      <w:r>
        <w:rPr>
          <w:spacing w:val="-2"/>
        </w:rPr>
        <w:t>Listed</w:t>
      </w:r>
      <w:r>
        <w:rPr>
          <w:spacing w:val="3"/>
        </w:rPr>
        <w:t xml:space="preserve"> </w:t>
      </w:r>
      <w:r>
        <w:rPr>
          <w:spacing w:val="-2"/>
        </w:rPr>
        <w:t>Sample:</w:t>
      </w:r>
      <w:r>
        <w:rPr>
          <w:spacing w:val="22"/>
        </w:rPr>
        <w:t xml:space="preserve"> </w:t>
      </w:r>
      <w:r>
        <w:rPr>
          <w:spacing w:val="-2"/>
        </w:rPr>
        <w:t>ADMIN</w:t>
      </w:r>
      <w:r>
        <w:rPr>
          <w:spacing w:val="3"/>
        </w:rPr>
        <w:t xml:space="preserve"> </w:t>
      </w:r>
      <w:r>
        <w:rPr>
          <w:spacing w:val="-2"/>
        </w:rPr>
        <w:t>Area</w:t>
      </w:r>
      <w:r>
        <w:rPr>
          <w:spacing w:val="3"/>
        </w:rPr>
        <w:t xml:space="preserve"> </w:t>
      </w:r>
      <w:r>
        <w:rPr>
          <w:spacing w:val="-2"/>
        </w:rPr>
        <w:t>Selection</w:t>
      </w:r>
      <w:r>
        <w:rPr>
          <w:spacing w:val="3"/>
        </w:rPr>
        <w:t xml:space="preserve"> </w:t>
      </w:r>
      <w:r>
        <w:rPr>
          <w:spacing w:val="-2"/>
        </w:rPr>
        <w:t>and</w:t>
      </w:r>
      <w:r>
        <w:rPr>
          <w:spacing w:val="3"/>
        </w:rPr>
        <w:t xml:space="preserve"> </w:t>
      </w:r>
      <w:r>
        <w:rPr>
          <w:spacing w:val="-2"/>
        </w:rPr>
        <w:t>Distribution</w:t>
      </w:r>
      <w:r>
        <w:rPr>
          <w:spacing w:val="3"/>
        </w:rPr>
        <w:t xml:space="preserve"> </w:t>
      </w:r>
      <w:r>
        <w:rPr>
          <w:spacing w:val="-2"/>
        </w:rPr>
        <w:t>of</w:t>
      </w:r>
      <w:r>
        <w:rPr>
          <w:spacing w:val="3"/>
        </w:rPr>
        <w:t xml:space="preserve"> </w:t>
      </w:r>
      <w:r>
        <w:rPr>
          <w:spacing w:val="-2"/>
        </w:rPr>
        <w:t>Phone</w:t>
      </w:r>
      <w:r>
        <w:rPr>
          <w:spacing w:val="3"/>
        </w:rPr>
        <w:t xml:space="preserve"> </w:t>
      </w:r>
      <w:r>
        <w:rPr>
          <w:spacing w:val="-2"/>
        </w:rPr>
        <w:t>Ownership</w:t>
      </w:r>
    </w:p>
    <w:p w14:paraId="55658151" w14:textId="77777777" w:rsidR="00D62403" w:rsidRDefault="00D62403" w:rsidP="00D62403">
      <w:pPr>
        <w:pStyle w:val="BodyText"/>
        <w:spacing w:before="8"/>
        <w:rPr>
          <w:sz w:val="18"/>
        </w:rPr>
      </w:pPr>
      <w:r>
        <w:rPr>
          <w:noProof/>
        </w:rPr>
        <mc:AlternateContent>
          <mc:Choice Requires="wps">
            <w:drawing>
              <wp:anchor distT="0" distB="0" distL="0" distR="0" simplePos="0" relativeHeight="251658267" behindDoc="1" locked="0" layoutInCell="1" allowOverlap="1" wp14:anchorId="5EB7B5E8" wp14:editId="48CA74ED">
                <wp:simplePos x="0" y="0"/>
                <wp:positionH relativeFrom="page">
                  <wp:posOffset>1436535</wp:posOffset>
                </wp:positionH>
                <wp:positionV relativeFrom="paragraph">
                  <wp:posOffset>150475</wp:posOffset>
                </wp:positionV>
                <wp:extent cx="4899660" cy="1270"/>
                <wp:effectExtent l="0" t="0" r="0" b="0"/>
                <wp:wrapTopAndBottom/>
                <wp:docPr id="39" name="Freeform: 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9660" cy="1270"/>
                        </a:xfrm>
                        <a:custGeom>
                          <a:avLst/>
                          <a:gdLst/>
                          <a:ahLst/>
                          <a:cxnLst/>
                          <a:rect l="l" t="t" r="r" b="b"/>
                          <a:pathLst>
                            <a:path w="4899660">
                              <a:moveTo>
                                <a:pt x="0" y="0"/>
                              </a:moveTo>
                              <a:lnTo>
                                <a:pt x="489932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23BA929F" id="Graphic 39" o:spid="_x0000_s1026" style="position:absolute;margin-left:113.1pt;margin-top:11.85pt;width:385.8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48996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" path="m,l4899329,e" filled="f" strokeweight=".14039mm">
                <v:path arrowok="t"/>
                <w10:wrap type="topAndBottom" anchorx="page"/>
              </v:shape>
            </w:pict>
          </mc:Fallback>
        </mc:AlternateContent>
      </w:r>
    </w:p>
    <w:p w14:paraId="321EE6B4" w14:textId="77777777" w:rsidR="00D62403" w:rsidRDefault="00D62403" w:rsidP="00D62403">
      <w:pPr>
        <w:pStyle w:val="BodyText"/>
        <w:ind w:left="3251"/>
        <w:jc w:val="center"/>
      </w:pPr>
      <w:r>
        <w:rPr>
          <w:spacing w:val="-6"/>
        </w:rPr>
        <w:t>Household</w:t>
      </w:r>
      <w:r>
        <w:rPr>
          <w:spacing w:val="-4"/>
        </w:rPr>
        <w:t xml:space="preserve"> </w:t>
      </w:r>
      <w:r>
        <w:rPr>
          <w:spacing w:val="-6"/>
        </w:rPr>
        <w:t>owns</w:t>
      </w:r>
      <w:r>
        <w:rPr>
          <w:spacing w:val="-3"/>
        </w:rPr>
        <w:t xml:space="preserve"> </w:t>
      </w:r>
      <w:r>
        <w:rPr>
          <w:spacing w:val="-6"/>
        </w:rPr>
        <w:t>phone</w:t>
      </w:r>
    </w:p>
    <w:p w14:paraId="66855EE8" w14:textId="77777777" w:rsidR="00D62403" w:rsidRDefault="00D62403" w:rsidP="00D62403">
      <w:pPr>
        <w:pStyle w:val="BodyText"/>
        <w:tabs>
          <w:tab w:val="left" w:pos="4747"/>
          <w:tab w:val="left" w:pos="6177"/>
        </w:tabs>
        <w:spacing w:before="1"/>
        <w:ind w:left="3311"/>
        <w:jc w:val="center"/>
      </w:pPr>
      <w:r>
        <w:rPr>
          <w:noProof/>
        </w:rPr>
        <mc:AlternateContent>
          <mc:Choice Requires="wps">
            <w:drawing>
              <wp:anchor distT="0" distB="0" distL="0" distR="0" simplePos="0" relativeHeight="251658268" behindDoc="1" locked="0" layoutInCell="1" allowOverlap="1" wp14:anchorId="19F4744D" wp14:editId="521E7D65">
                <wp:simplePos x="0" y="0"/>
                <wp:positionH relativeFrom="page">
                  <wp:posOffset>1436535</wp:posOffset>
                </wp:positionH>
                <wp:positionV relativeFrom="paragraph">
                  <wp:posOffset>175888</wp:posOffset>
                </wp:positionV>
                <wp:extent cx="4899660" cy="1270"/>
                <wp:effectExtent l="0" t="0" r="0" b="0"/>
                <wp:wrapTopAndBottom/>
                <wp:docPr id="40" name="Freeform: 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9660" cy="1270"/>
                        </a:xfrm>
                        <a:custGeom>
                          <a:avLst/>
                          <a:gdLst/>
                          <a:ahLst/>
                          <a:cxnLst/>
                          <a:rect l="l" t="t" r="r" b="b"/>
                          <a:pathLst>
                            <a:path w="4899660">
                              <a:moveTo>
                                <a:pt x="0" y="0"/>
                              </a:moveTo>
                              <a:lnTo>
                                <a:pt x="489932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21201D43" id="Graphic 40" o:spid="_x0000_s1026" style="position:absolute;margin-left:113.1pt;margin-top:13.85pt;width:385.8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48996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" path="m,l4899329,e" filled="f" strokeweight=".14039mm">
                <v:path arrowok="t"/>
                <w10:wrap type="topAndBottom" anchorx="page"/>
              </v:shape>
            </w:pict>
          </mc:Fallback>
        </mc:AlternateContent>
      </w:r>
      <w:r>
        <w:rPr>
          <w:noProof/>
        </w:rPr>
        <mc:AlternateContent>
          <mc:Choice Requires="wps">
            <w:drawing>
              <wp:anchor distT="0" distB="0" distL="0" distR="0" simplePos="0" relativeHeight="251658243" behindDoc="0" locked="0" layoutInCell="1" allowOverlap="1" wp14:anchorId="76BD7A35" wp14:editId="5E064062">
                <wp:simplePos x="0" y="0"/>
                <wp:positionH relativeFrom="page">
                  <wp:posOffset>1398435</wp:posOffset>
                </wp:positionH>
                <wp:positionV relativeFrom="paragraph">
                  <wp:posOffset>144664</wp:posOffset>
                </wp:positionV>
                <wp:extent cx="4975860" cy="6562090"/>
                <wp:effectExtent l="0" t="0" r="0" b="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5860" cy="656209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10"/>
                              <w:gridCol w:w="2821"/>
                              <w:gridCol w:w="1548"/>
                              <w:gridCol w:w="1379"/>
                              <w:gridCol w:w="1657"/>
                            </w:tblGrid>
                            <w:tr w:rsidR="00D62403" w14:paraId="45EFC07B" w14:textId="77777777">
                              <w:trPr>
                                <w:trHeight w:val="309"/>
                              </w:trPr>
                              <w:tc>
                                <w:tcPr>
                                  <w:tcW w:w="310" w:type="dxa"/>
                                </w:tcPr>
                                <w:p w14:paraId="06ACCFF8" w14:textId="77777777" w:rsidR="00D62403" w:rsidRDefault="00D62403">
                                  <w:pPr>
                                    <w:pStyle w:val="TableParagraph"/>
                                    <w:spacing w:before="44" w:line="245" w:lineRule="exact"/>
                                    <w:ind w:left="119"/>
                                    <w:jc w:val="left"/>
                                  </w:pPr>
                                  <w:r>
                                    <w:rPr>
                                      <w:spacing w:val="-10"/>
                                    </w:rPr>
                                    <w:t>N</w:t>
                                  </w:r>
                                </w:p>
                              </w:tc>
                              <w:tc>
                                <w:tcPr>
                                  <w:tcW w:w="4369" w:type="dxa"/>
                                  <w:gridSpan w:val="2"/>
                                </w:tcPr>
                                <w:p w14:paraId="2EB31152" w14:textId="77777777" w:rsidR="00D62403" w:rsidRDefault="00D62403">
                                  <w:pPr>
                                    <w:pStyle w:val="TableParagraph"/>
                                    <w:spacing w:before="44" w:line="245" w:lineRule="exact"/>
                                    <w:ind w:right="116"/>
                                    <w:jc w:val="right"/>
                                  </w:pPr>
                                  <w:r>
                                    <w:t>1,452</w:t>
                                  </w:r>
                                  <w:r>
                                    <w:rPr>
                                      <w:spacing w:val="-2"/>
                                    </w:rPr>
                                    <w:t xml:space="preserve"> (69.8%)</w:t>
                                  </w:r>
                                </w:p>
                              </w:tc>
                              <w:tc>
                                <w:tcPr>
                                  <w:tcW w:w="1379" w:type="dxa"/>
                                </w:tcPr>
                                <w:p w14:paraId="26AC416B" w14:textId="77777777" w:rsidR="00D62403" w:rsidRDefault="00D62403">
                                  <w:pPr>
                                    <w:pStyle w:val="TableParagraph"/>
                                    <w:spacing w:before="44" w:line="245" w:lineRule="exact"/>
                                    <w:ind w:right="117"/>
                                    <w:jc w:val="right"/>
                                  </w:pPr>
                                  <w:r>
                                    <w:rPr>
                                      <w:w w:val="90"/>
                                    </w:rPr>
                                    <w:t>628</w:t>
                                  </w:r>
                                  <w:r>
                                    <w:rPr>
                                      <w:spacing w:val="3"/>
                                    </w:rPr>
                                    <w:t xml:space="preserve"> </w:t>
                                  </w:r>
                                  <w:r>
                                    <w:rPr>
                                      <w:spacing w:val="-2"/>
                                    </w:rPr>
                                    <w:t>(30.2%)</w:t>
                                  </w:r>
                                </w:p>
                              </w:tc>
                              <w:tc>
                                <w:tcPr>
                                  <w:tcW w:w="1657" w:type="dxa"/>
                                </w:tcPr>
                                <w:p w14:paraId="39567C6A" w14:textId="77777777" w:rsidR="00D62403" w:rsidRDefault="00D62403">
                                  <w:pPr>
                                    <w:pStyle w:val="TableParagraph"/>
                                    <w:spacing w:before="44" w:line="245" w:lineRule="exact"/>
                                    <w:ind w:right="117"/>
                                    <w:jc w:val="right"/>
                                  </w:pPr>
                                  <w:r>
                                    <w:rPr>
                                      <w:w w:val="85"/>
                                    </w:rPr>
                                    <w:t>2,080</w:t>
                                  </w:r>
                                  <w:r>
                                    <w:rPr>
                                      <w:spacing w:val="19"/>
                                    </w:rPr>
                                    <w:t xml:space="preserve"> </w:t>
                                  </w:r>
                                  <w:r>
                                    <w:rPr>
                                      <w:spacing w:val="-2"/>
                                    </w:rPr>
                                    <w:t>(100.0%)</w:t>
                                  </w:r>
                                </w:p>
                              </w:tc>
                            </w:tr>
                            <w:tr w:rsidR="00D62403" w14:paraId="4288213C" w14:textId="77777777">
                              <w:trPr>
                                <w:trHeight w:val="232"/>
                              </w:trPr>
                              <w:tc>
                                <w:tcPr>
                                  <w:tcW w:w="7715" w:type="dxa"/>
                                  <w:gridSpan w:val="5"/>
                                </w:tcPr>
                                <w:p w14:paraId="19B7FD96" w14:textId="77777777" w:rsidR="00D62403" w:rsidRDefault="00D62403">
                                  <w:pPr>
                                    <w:pStyle w:val="TableParagraph"/>
                                    <w:spacing w:before="6" w:line="207" w:lineRule="exact"/>
                                    <w:ind w:left="119"/>
                                    <w:jc w:val="left"/>
                                  </w:pPr>
                                  <w:r>
                                    <w:rPr>
                                      <w:spacing w:val="-2"/>
                                    </w:rPr>
                                    <w:t>Geographic</w:t>
                                  </w:r>
                                  <w:r>
                                    <w:rPr>
                                      <w:spacing w:val="-3"/>
                                    </w:rPr>
                                    <w:t xml:space="preserve"> </w:t>
                                  </w:r>
                                  <w:r>
                                    <w:rPr>
                                      <w:spacing w:val="-2"/>
                                    </w:rPr>
                                    <w:t>Region:</w:t>
                                  </w:r>
                                  <w:r>
                                    <w:rPr>
                                      <w:spacing w:val="15"/>
                                    </w:rPr>
                                    <w:t xml:space="preserve"> </w:t>
                                  </w:r>
                                  <w:r>
                                    <w:rPr>
                                      <w:spacing w:val="-2"/>
                                    </w:rPr>
                                    <w:t xml:space="preserve">Admin </w:t>
                                  </w:r>
                                  <w:r>
                                    <w:rPr>
                                      <w:spacing w:val="-10"/>
                                    </w:rPr>
                                    <w:t>1</w:t>
                                  </w:r>
                                </w:p>
                              </w:tc>
                            </w:tr>
                            <w:tr w:rsidR="00D62403" w14:paraId="160DFA91" w14:textId="77777777">
                              <w:trPr>
                                <w:trHeight w:val="290"/>
                              </w:trPr>
                              <w:tc>
                                <w:tcPr>
                                  <w:tcW w:w="3131" w:type="dxa"/>
                                  <w:gridSpan w:val="2"/>
                                </w:tcPr>
                                <w:p w14:paraId="7B6FC80B" w14:textId="77777777" w:rsidR="00D62403" w:rsidRDefault="00D62403">
                                  <w:pPr>
                                    <w:pStyle w:val="TableParagraph"/>
                                    <w:spacing w:before="44" w:line="226" w:lineRule="exact"/>
                                    <w:ind w:left="337"/>
                                    <w:jc w:val="left"/>
                                  </w:pPr>
                                  <w:r>
                                    <w:rPr>
                                      <w:spacing w:val="-2"/>
                                    </w:rPr>
                                    <w:t>Mbomou</w:t>
                                  </w:r>
                                </w:p>
                              </w:tc>
                              <w:tc>
                                <w:tcPr>
                                  <w:tcW w:w="1548" w:type="dxa"/>
                                </w:tcPr>
                                <w:p w14:paraId="0A5A589E" w14:textId="77777777" w:rsidR="00D62403" w:rsidRDefault="00D62403">
                                  <w:pPr>
                                    <w:pStyle w:val="TableParagraph"/>
                                    <w:spacing w:before="44" w:line="226" w:lineRule="exact"/>
                                    <w:ind w:right="117"/>
                                    <w:jc w:val="right"/>
                                  </w:pPr>
                                  <w:r>
                                    <w:rPr>
                                      <w:w w:val="90"/>
                                    </w:rPr>
                                    <w:t>260</w:t>
                                  </w:r>
                                  <w:r>
                                    <w:rPr>
                                      <w:spacing w:val="-1"/>
                                    </w:rPr>
                                    <w:t xml:space="preserve"> </w:t>
                                  </w:r>
                                  <w:r>
                                    <w:rPr>
                                      <w:spacing w:val="-2"/>
                                    </w:rPr>
                                    <w:t>(17.9%)</w:t>
                                  </w:r>
                                </w:p>
                              </w:tc>
                              <w:tc>
                                <w:tcPr>
                                  <w:tcW w:w="1379" w:type="dxa"/>
                                </w:tcPr>
                                <w:p w14:paraId="47065A5F" w14:textId="77777777" w:rsidR="00D62403" w:rsidRDefault="00D62403">
                                  <w:pPr>
                                    <w:pStyle w:val="TableParagraph"/>
                                    <w:spacing w:before="44" w:line="226" w:lineRule="exact"/>
                                    <w:ind w:right="118"/>
                                    <w:jc w:val="right"/>
                                  </w:pPr>
                                  <w:r>
                                    <w:rPr>
                                      <w:spacing w:val="-5"/>
                                    </w:rPr>
                                    <w:t>425</w:t>
                                  </w:r>
                                  <w:r>
                                    <w:rPr>
                                      <w:spacing w:val="-3"/>
                                    </w:rPr>
                                    <w:t xml:space="preserve"> </w:t>
                                  </w:r>
                                  <w:r>
                                    <w:rPr>
                                      <w:spacing w:val="-2"/>
                                    </w:rPr>
                                    <w:t>(67.7%)</w:t>
                                  </w:r>
                                </w:p>
                              </w:tc>
                              <w:tc>
                                <w:tcPr>
                                  <w:tcW w:w="1657" w:type="dxa"/>
                                </w:tcPr>
                                <w:p w14:paraId="59C5D876" w14:textId="77777777" w:rsidR="00D62403" w:rsidRDefault="00D62403">
                                  <w:pPr>
                                    <w:pStyle w:val="TableParagraph"/>
                                    <w:spacing w:before="44" w:line="226" w:lineRule="exact"/>
                                    <w:ind w:right="117"/>
                                    <w:jc w:val="right"/>
                                  </w:pPr>
                                  <w:r>
                                    <w:rPr>
                                      <w:w w:val="90"/>
                                    </w:rPr>
                                    <w:t>685</w:t>
                                  </w:r>
                                  <w:r>
                                    <w:rPr>
                                      <w:spacing w:val="11"/>
                                    </w:rPr>
                                    <w:t xml:space="preserve"> </w:t>
                                  </w:r>
                                  <w:r>
                                    <w:rPr>
                                      <w:spacing w:val="-2"/>
                                    </w:rPr>
                                    <w:t>(32.9%)</w:t>
                                  </w:r>
                                </w:p>
                              </w:tc>
                            </w:tr>
                            <w:tr w:rsidR="00D62403" w14:paraId="501C1A3E" w14:textId="77777777">
                              <w:trPr>
                                <w:trHeight w:val="290"/>
                              </w:trPr>
                              <w:tc>
                                <w:tcPr>
                                  <w:tcW w:w="3131" w:type="dxa"/>
                                  <w:gridSpan w:val="2"/>
                                </w:tcPr>
                                <w:p w14:paraId="31523C08" w14:textId="77777777" w:rsidR="00D62403" w:rsidRDefault="00D62403">
                                  <w:pPr>
                                    <w:pStyle w:val="TableParagraph"/>
                                    <w:spacing w:before="25" w:line="245" w:lineRule="exact"/>
                                    <w:ind w:left="337"/>
                                    <w:jc w:val="left"/>
                                  </w:pPr>
                                  <w:r>
                                    <w:rPr>
                                      <w:spacing w:val="-6"/>
                                    </w:rPr>
                                    <w:t>Nana-</w:t>
                                  </w:r>
                                  <w:r>
                                    <w:rPr>
                                      <w:spacing w:val="-2"/>
                                    </w:rPr>
                                    <w:t>Gribizi</w:t>
                                  </w:r>
                                </w:p>
                              </w:tc>
                              <w:tc>
                                <w:tcPr>
                                  <w:tcW w:w="1548" w:type="dxa"/>
                                </w:tcPr>
                                <w:p w14:paraId="3AD5D0F4" w14:textId="77777777" w:rsidR="00D62403" w:rsidRDefault="00D62403">
                                  <w:pPr>
                                    <w:pStyle w:val="TableParagraph"/>
                                    <w:spacing w:before="25" w:line="245" w:lineRule="exact"/>
                                    <w:ind w:right="117"/>
                                    <w:jc w:val="right"/>
                                  </w:pPr>
                                  <w:r>
                                    <w:t>1,192</w:t>
                                  </w:r>
                                  <w:r>
                                    <w:rPr>
                                      <w:spacing w:val="19"/>
                                    </w:rPr>
                                    <w:t xml:space="preserve"> </w:t>
                                  </w:r>
                                  <w:r>
                                    <w:rPr>
                                      <w:spacing w:val="-2"/>
                                    </w:rPr>
                                    <w:t>(82.1%)</w:t>
                                  </w:r>
                                </w:p>
                              </w:tc>
                              <w:tc>
                                <w:tcPr>
                                  <w:tcW w:w="1379" w:type="dxa"/>
                                </w:tcPr>
                                <w:p w14:paraId="37BDF682" w14:textId="77777777" w:rsidR="00D62403" w:rsidRDefault="00D62403">
                                  <w:pPr>
                                    <w:pStyle w:val="TableParagraph"/>
                                    <w:spacing w:before="25" w:line="245" w:lineRule="exact"/>
                                    <w:ind w:right="117"/>
                                    <w:jc w:val="right"/>
                                  </w:pPr>
                                  <w:r>
                                    <w:rPr>
                                      <w:w w:val="90"/>
                                    </w:rPr>
                                    <w:t>203</w:t>
                                  </w:r>
                                  <w:r>
                                    <w:rPr>
                                      <w:spacing w:val="3"/>
                                    </w:rPr>
                                    <w:t xml:space="preserve"> </w:t>
                                  </w:r>
                                  <w:r>
                                    <w:rPr>
                                      <w:spacing w:val="-2"/>
                                    </w:rPr>
                                    <w:t>(32.3%)</w:t>
                                  </w:r>
                                </w:p>
                              </w:tc>
                              <w:tc>
                                <w:tcPr>
                                  <w:tcW w:w="1657" w:type="dxa"/>
                                </w:tcPr>
                                <w:p w14:paraId="0DA6B937" w14:textId="77777777" w:rsidR="00D62403" w:rsidRDefault="00D62403">
                                  <w:pPr>
                                    <w:pStyle w:val="TableParagraph"/>
                                    <w:spacing w:before="25" w:line="245" w:lineRule="exact"/>
                                    <w:ind w:right="117"/>
                                    <w:jc w:val="right"/>
                                  </w:pPr>
                                  <w:r>
                                    <w:t>1,395</w:t>
                                  </w:r>
                                  <w:r>
                                    <w:rPr>
                                      <w:spacing w:val="-2"/>
                                    </w:rPr>
                                    <w:t xml:space="preserve"> (67.1%)</w:t>
                                  </w:r>
                                </w:p>
                              </w:tc>
                            </w:tr>
                            <w:tr w:rsidR="00D62403" w14:paraId="47C8B38F" w14:textId="77777777">
                              <w:trPr>
                                <w:trHeight w:val="232"/>
                              </w:trPr>
                              <w:tc>
                                <w:tcPr>
                                  <w:tcW w:w="7715" w:type="dxa"/>
                                  <w:gridSpan w:val="5"/>
                                </w:tcPr>
                                <w:p w14:paraId="61279D41" w14:textId="77777777" w:rsidR="00D62403" w:rsidRDefault="00D62403">
                                  <w:pPr>
                                    <w:pStyle w:val="TableParagraph"/>
                                    <w:spacing w:before="6" w:line="207" w:lineRule="exact"/>
                                    <w:ind w:left="119"/>
                                    <w:jc w:val="left"/>
                                  </w:pPr>
                                  <w:r>
                                    <w:rPr>
                                      <w:spacing w:val="-2"/>
                                    </w:rPr>
                                    <w:t>Geographic</w:t>
                                  </w:r>
                                  <w:r>
                                    <w:rPr>
                                      <w:spacing w:val="-3"/>
                                    </w:rPr>
                                    <w:t xml:space="preserve"> </w:t>
                                  </w:r>
                                  <w:r>
                                    <w:rPr>
                                      <w:spacing w:val="-2"/>
                                    </w:rPr>
                                    <w:t>Region:</w:t>
                                  </w:r>
                                  <w:r>
                                    <w:rPr>
                                      <w:spacing w:val="15"/>
                                    </w:rPr>
                                    <w:t xml:space="preserve"> </w:t>
                                  </w:r>
                                  <w:r>
                                    <w:rPr>
                                      <w:spacing w:val="-2"/>
                                    </w:rPr>
                                    <w:t xml:space="preserve">Admin </w:t>
                                  </w:r>
                                  <w:r>
                                    <w:rPr>
                                      <w:spacing w:val="-10"/>
                                    </w:rPr>
                                    <w:t>2</w:t>
                                  </w:r>
                                </w:p>
                              </w:tc>
                            </w:tr>
                            <w:tr w:rsidR="00D62403" w14:paraId="48A255B0" w14:textId="77777777">
                              <w:trPr>
                                <w:trHeight w:val="290"/>
                              </w:trPr>
                              <w:tc>
                                <w:tcPr>
                                  <w:tcW w:w="3131" w:type="dxa"/>
                                  <w:gridSpan w:val="2"/>
                                </w:tcPr>
                                <w:p w14:paraId="799D52D5" w14:textId="77777777" w:rsidR="00D62403" w:rsidRDefault="00D62403">
                                  <w:pPr>
                                    <w:pStyle w:val="TableParagraph"/>
                                    <w:spacing w:before="44" w:line="226" w:lineRule="exact"/>
                                    <w:ind w:left="337"/>
                                    <w:jc w:val="left"/>
                                  </w:pPr>
                                  <w:r>
                                    <w:rPr>
                                      <w:spacing w:val="-2"/>
                                    </w:rPr>
                                    <w:t>Bangassou</w:t>
                                  </w:r>
                                </w:p>
                              </w:tc>
                              <w:tc>
                                <w:tcPr>
                                  <w:tcW w:w="1548" w:type="dxa"/>
                                </w:tcPr>
                                <w:p w14:paraId="237FA613" w14:textId="77777777" w:rsidR="00D62403" w:rsidRDefault="00D62403">
                                  <w:pPr>
                                    <w:pStyle w:val="TableParagraph"/>
                                    <w:spacing w:before="44" w:line="226" w:lineRule="exact"/>
                                    <w:ind w:right="117"/>
                                    <w:jc w:val="right"/>
                                  </w:pPr>
                                  <w:r>
                                    <w:rPr>
                                      <w:w w:val="90"/>
                                    </w:rPr>
                                    <w:t>260</w:t>
                                  </w:r>
                                  <w:r>
                                    <w:rPr>
                                      <w:spacing w:val="-1"/>
                                    </w:rPr>
                                    <w:t xml:space="preserve"> </w:t>
                                  </w:r>
                                  <w:r>
                                    <w:rPr>
                                      <w:spacing w:val="-2"/>
                                    </w:rPr>
                                    <w:t>(17.9%)</w:t>
                                  </w:r>
                                </w:p>
                              </w:tc>
                              <w:tc>
                                <w:tcPr>
                                  <w:tcW w:w="1379" w:type="dxa"/>
                                </w:tcPr>
                                <w:p w14:paraId="7312E192" w14:textId="77777777" w:rsidR="00D62403" w:rsidRDefault="00D62403">
                                  <w:pPr>
                                    <w:pStyle w:val="TableParagraph"/>
                                    <w:spacing w:before="44" w:line="226" w:lineRule="exact"/>
                                    <w:ind w:right="118"/>
                                    <w:jc w:val="right"/>
                                  </w:pPr>
                                  <w:r>
                                    <w:rPr>
                                      <w:spacing w:val="-5"/>
                                    </w:rPr>
                                    <w:t>425</w:t>
                                  </w:r>
                                  <w:r>
                                    <w:rPr>
                                      <w:spacing w:val="-3"/>
                                    </w:rPr>
                                    <w:t xml:space="preserve"> </w:t>
                                  </w:r>
                                  <w:r>
                                    <w:rPr>
                                      <w:spacing w:val="-2"/>
                                    </w:rPr>
                                    <w:t>(67.7%)</w:t>
                                  </w:r>
                                </w:p>
                              </w:tc>
                              <w:tc>
                                <w:tcPr>
                                  <w:tcW w:w="1657" w:type="dxa"/>
                                </w:tcPr>
                                <w:p w14:paraId="3664807F" w14:textId="77777777" w:rsidR="00D62403" w:rsidRDefault="00D62403">
                                  <w:pPr>
                                    <w:pStyle w:val="TableParagraph"/>
                                    <w:spacing w:before="44" w:line="226" w:lineRule="exact"/>
                                    <w:ind w:right="118"/>
                                    <w:jc w:val="right"/>
                                  </w:pPr>
                                  <w:r>
                                    <w:rPr>
                                      <w:w w:val="90"/>
                                    </w:rPr>
                                    <w:t>685</w:t>
                                  </w:r>
                                  <w:r>
                                    <w:rPr>
                                      <w:spacing w:val="11"/>
                                    </w:rPr>
                                    <w:t xml:space="preserve"> </w:t>
                                  </w:r>
                                  <w:r>
                                    <w:rPr>
                                      <w:spacing w:val="-2"/>
                                    </w:rPr>
                                    <w:t>(32.9%)</w:t>
                                  </w:r>
                                </w:p>
                              </w:tc>
                            </w:tr>
                            <w:tr w:rsidR="00D62403" w14:paraId="0C0D64DF" w14:textId="77777777">
                              <w:trPr>
                                <w:trHeight w:val="290"/>
                              </w:trPr>
                              <w:tc>
                                <w:tcPr>
                                  <w:tcW w:w="3131" w:type="dxa"/>
                                  <w:gridSpan w:val="2"/>
                                </w:tcPr>
                                <w:p w14:paraId="16BE1AB4" w14:textId="77777777" w:rsidR="00D62403" w:rsidRDefault="00D62403">
                                  <w:pPr>
                                    <w:pStyle w:val="TableParagraph"/>
                                    <w:spacing w:before="25" w:line="245" w:lineRule="exact"/>
                                    <w:ind w:left="337"/>
                                    <w:jc w:val="left"/>
                                  </w:pPr>
                                  <w:r>
                                    <w:rPr>
                                      <w:spacing w:val="-4"/>
                                    </w:rPr>
                                    <w:t>Kaga-</w:t>
                                  </w:r>
                                  <w:r>
                                    <w:rPr>
                                      <w:spacing w:val="-2"/>
                                    </w:rPr>
                                    <w:t>Bandaro</w:t>
                                  </w:r>
                                </w:p>
                              </w:tc>
                              <w:tc>
                                <w:tcPr>
                                  <w:tcW w:w="1548" w:type="dxa"/>
                                </w:tcPr>
                                <w:p w14:paraId="16133619" w14:textId="77777777" w:rsidR="00D62403" w:rsidRDefault="00D62403">
                                  <w:pPr>
                                    <w:pStyle w:val="TableParagraph"/>
                                    <w:spacing w:before="25" w:line="245" w:lineRule="exact"/>
                                    <w:ind w:right="116"/>
                                    <w:jc w:val="right"/>
                                  </w:pPr>
                                  <w:r>
                                    <w:t>1,192</w:t>
                                  </w:r>
                                  <w:r>
                                    <w:rPr>
                                      <w:spacing w:val="19"/>
                                    </w:rPr>
                                    <w:t xml:space="preserve"> </w:t>
                                  </w:r>
                                  <w:r>
                                    <w:rPr>
                                      <w:spacing w:val="-2"/>
                                    </w:rPr>
                                    <w:t>(82.1%)</w:t>
                                  </w:r>
                                </w:p>
                              </w:tc>
                              <w:tc>
                                <w:tcPr>
                                  <w:tcW w:w="1379" w:type="dxa"/>
                                </w:tcPr>
                                <w:p w14:paraId="7A0F143A" w14:textId="77777777" w:rsidR="00D62403" w:rsidRDefault="00D62403">
                                  <w:pPr>
                                    <w:pStyle w:val="TableParagraph"/>
                                    <w:spacing w:before="25" w:line="245" w:lineRule="exact"/>
                                    <w:ind w:right="117"/>
                                    <w:jc w:val="right"/>
                                  </w:pPr>
                                  <w:r>
                                    <w:rPr>
                                      <w:w w:val="90"/>
                                    </w:rPr>
                                    <w:t>203</w:t>
                                  </w:r>
                                  <w:r>
                                    <w:rPr>
                                      <w:spacing w:val="3"/>
                                    </w:rPr>
                                    <w:t xml:space="preserve"> </w:t>
                                  </w:r>
                                  <w:r>
                                    <w:rPr>
                                      <w:spacing w:val="-2"/>
                                    </w:rPr>
                                    <w:t>(32.3%)</w:t>
                                  </w:r>
                                </w:p>
                              </w:tc>
                              <w:tc>
                                <w:tcPr>
                                  <w:tcW w:w="1657" w:type="dxa"/>
                                </w:tcPr>
                                <w:p w14:paraId="2F87E949" w14:textId="77777777" w:rsidR="00D62403" w:rsidRDefault="00D62403">
                                  <w:pPr>
                                    <w:pStyle w:val="TableParagraph"/>
                                    <w:spacing w:before="25" w:line="245" w:lineRule="exact"/>
                                    <w:ind w:right="117"/>
                                    <w:jc w:val="right"/>
                                  </w:pPr>
                                  <w:r>
                                    <w:t>1,395</w:t>
                                  </w:r>
                                  <w:r>
                                    <w:rPr>
                                      <w:spacing w:val="-2"/>
                                    </w:rPr>
                                    <w:t xml:space="preserve"> (67.1%)</w:t>
                                  </w:r>
                                </w:p>
                              </w:tc>
                            </w:tr>
                            <w:tr w:rsidR="00D62403" w14:paraId="4AB9FF6A" w14:textId="77777777">
                              <w:trPr>
                                <w:trHeight w:val="232"/>
                              </w:trPr>
                              <w:tc>
                                <w:tcPr>
                                  <w:tcW w:w="7715" w:type="dxa"/>
                                  <w:gridSpan w:val="5"/>
                                </w:tcPr>
                                <w:p w14:paraId="78E38032" w14:textId="77777777" w:rsidR="00D62403" w:rsidRDefault="00D62403">
                                  <w:pPr>
                                    <w:pStyle w:val="TableParagraph"/>
                                    <w:spacing w:before="6" w:line="207" w:lineRule="exact"/>
                                    <w:ind w:left="119"/>
                                    <w:jc w:val="left"/>
                                  </w:pPr>
                                  <w:r>
                                    <w:rPr>
                                      <w:spacing w:val="-2"/>
                                    </w:rPr>
                                    <w:t>Geographic</w:t>
                                  </w:r>
                                  <w:r>
                                    <w:rPr>
                                      <w:spacing w:val="-3"/>
                                    </w:rPr>
                                    <w:t xml:space="preserve"> </w:t>
                                  </w:r>
                                  <w:r>
                                    <w:rPr>
                                      <w:spacing w:val="-2"/>
                                    </w:rPr>
                                    <w:t>Region:</w:t>
                                  </w:r>
                                  <w:r>
                                    <w:rPr>
                                      <w:spacing w:val="15"/>
                                    </w:rPr>
                                    <w:t xml:space="preserve"> </w:t>
                                  </w:r>
                                  <w:r>
                                    <w:rPr>
                                      <w:spacing w:val="-2"/>
                                    </w:rPr>
                                    <w:t xml:space="preserve">Admin </w:t>
                                  </w:r>
                                  <w:r>
                                    <w:rPr>
                                      <w:spacing w:val="-10"/>
                                    </w:rPr>
                                    <w:t>3</w:t>
                                  </w:r>
                                </w:p>
                              </w:tc>
                            </w:tr>
                            <w:tr w:rsidR="00D62403" w14:paraId="6078D9F5" w14:textId="77777777">
                              <w:trPr>
                                <w:trHeight w:val="290"/>
                              </w:trPr>
                              <w:tc>
                                <w:tcPr>
                                  <w:tcW w:w="3131" w:type="dxa"/>
                                  <w:gridSpan w:val="2"/>
                                </w:tcPr>
                                <w:p w14:paraId="5C886C15" w14:textId="77777777" w:rsidR="00D62403" w:rsidRDefault="00D62403">
                                  <w:pPr>
                                    <w:pStyle w:val="TableParagraph"/>
                                    <w:spacing w:before="44" w:line="226" w:lineRule="exact"/>
                                    <w:ind w:left="337"/>
                                    <w:jc w:val="left"/>
                                  </w:pPr>
                                  <w:r>
                                    <w:rPr>
                                      <w:spacing w:val="-4"/>
                                    </w:rPr>
                                    <w:t>Nana</w:t>
                                  </w:r>
                                </w:p>
                              </w:tc>
                              <w:tc>
                                <w:tcPr>
                                  <w:tcW w:w="1548" w:type="dxa"/>
                                </w:tcPr>
                                <w:p w14:paraId="78A75504" w14:textId="77777777" w:rsidR="00D62403" w:rsidRDefault="00D62403">
                                  <w:pPr>
                                    <w:pStyle w:val="TableParagraph"/>
                                    <w:spacing w:before="44" w:line="226" w:lineRule="exact"/>
                                    <w:ind w:right="116"/>
                                    <w:jc w:val="right"/>
                                  </w:pPr>
                                  <w:r>
                                    <w:rPr>
                                      <w:spacing w:val="-4"/>
                                    </w:rPr>
                                    <w:t>467</w:t>
                                  </w:r>
                                  <w:r>
                                    <w:rPr>
                                      <w:spacing w:val="-2"/>
                                    </w:rPr>
                                    <w:t xml:space="preserve"> (32.2%)</w:t>
                                  </w:r>
                                </w:p>
                              </w:tc>
                              <w:tc>
                                <w:tcPr>
                                  <w:tcW w:w="1379" w:type="dxa"/>
                                </w:tcPr>
                                <w:p w14:paraId="4675702A" w14:textId="77777777" w:rsidR="00D62403" w:rsidRDefault="00D62403">
                                  <w:pPr>
                                    <w:pStyle w:val="TableParagraph"/>
                                    <w:spacing w:before="44" w:line="226" w:lineRule="exact"/>
                                    <w:ind w:right="117"/>
                                    <w:jc w:val="right"/>
                                  </w:pPr>
                                  <w:r>
                                    <w:t>51</w:t>
                                  </w:r>
                                  <w:r>
                                    <w:rPr>
                                      <w:spacing w:val="25"/>
                                    </w:rPr>
                                    <w:t xml:space="preserve"> </w:t>
                                  </w:r>
                                  <w:r>
                                    <w:rPr>
                                      <w:spacing w:val="-2"/>
                                    </w:rPr>
                                    <w:t>(8.1%)</w:t>
                                  </w:r>
                                </w:p>
                              </w:tc>
                              <w:tc>
                                <w:tcPr>
                                  <w:tcW w:w="1657" w:type="dxa"/>
                                </w:tcPr>
                                <w:p w14:paraId="225CE2E3" w14:textId="77777777" w:rsidR="00D62403" w:rsidRDefault="00D62403">
                                  <w:pPr>
                                    <w:pStyle w:val="TableParagraph"/>
                                    <w:spacing w:before="44" w:line="226" w:lineRule="exact"/>
                                    <w:ind w:right="117"/>
                                    <w:jc w:val="right"/>
                                  </w:pPr>
                                  <w:r>
                                    <w:t>518</w:t>
                                  </w:r>
                                  <w:r>
                                    <w:rPr>
                                      <w:spacing w:val="1"/>
                                    </w:rPr>
                                    <w:t xml:space="preserve"> </w:t>
                                  </w:r>
                                  <w:r>
                                    <w:rPr>
                                      <w:spacing w:val="-2"/>
                                    </w:rPr>
                                    <w:t>(24.9%)</w:t>
                                  </w:r>
                                </w:p>
                              </w:tc>
                            </w:tr>
                            <w:tr w:rsidR="00D62403" w14:paraId="0CEF441C" w14:textId="77777777">
                              <w:trPr>
                                <w:trHeight w:val="270"/>
                              </w:trPr>
                              <w:tc>
                                <w:tcPr>
                                  <w:tcW w:w="3131" w:type="dxa"/>
                                  <w:gridSpan w:val="2"/>
                                </w:tcPr>
                                <w:p w14:paraId="174E6E63" w14:textId="77777777" w:rsidR="00D62403" w:rsidRDefault="00D62403">
                                  <w:pPr>
                                    <w:pStyle w:val="TableParagraph"/>
                                    <w:spacing w:before="25" w:line="226" w:lineRule="exact"/>
                                    <w:ind w:left="337"/>
                                    <w:jc w:val="left"/>
                                  </w:pPr>
                                  <w:r>
                                    <w:rPr>
                                      <w:spacing w:val="-2"/>
                                    </w:rPr>
                                    <w:t>Botto</w:t>
                                  </w:r>
                                </w:p>
                              </w:tc>
                              <w:tc>
                                <w:tcPr>
                                  <w:tcW w:w="1548" w:type="dxa"/>
                                </w:tcPr>
                                <w:p w14:paraId="36ED9266" w14:textId="77777777" w:rsidR="00D62403" w:rsidRDefault="00D62403">
                                  <w:pPr>
                                    <w:pStyle w:val="TableParagraph"/>
                                    <w:spacing w:before="25" w:line="226" w:lineRule="exact"/>
                                    <w:ind w:right="116"/>
                                    <w:jc w:val="right"/>
                                  </w:pPr>
                                  <w:r>
                                    <w:rPr>
                                      <w:spacing w:val="-5"/>
                                    </w:rPr>
                                    <w:t>356</w:t>
                                  </w:r>
                                  <w:r>
                                    <w:rPr>
                                      <w:spacing w:val="-3"/>
                                    </w:rPr>
                                    <w:t xml:space="preserve"> </w:t>
                                  </w:r>
                                  <w:r>
                                    <w:rPr>
                                      <w:spacing w:val="-2"/>
                                    </w:rPr>
                                    <w:t>(24.5%)</w:t>
                                  </w:r>
                                </w:p>
                              </w:tc>
                              <w:tc>
                                <w:tcPr>
                                  <w:tcW w:w="1379" w:type="dxa"/>
                                </w:tcPr>
                                <w:p w14:paraId="53162301" w14:textId="77777777" w:rsidR="00D62403" w:rsidRDefault="00D62403">
                                  <w:pPr>
                                    <w:pStyle w:val="TableParagraph"/>
                                    <w:spacing w:before="25" w:line="226" w:lineRule="exact"/>
                                    <w:ind w:right="117"/>
                                    <w:jc w:val="right"/>
                                  </w:pPr>
                                  <w:r>
                                    <w:t>18</w:t>
                                  </w:r>
                                  <w:r>
                                    <w:rPr>
                                      <w:spacing w:val="9"/>
                                    </w:rPr>
                                    <w:t xml:space="preserve"> </w:t>
                                  </w:r>
                                  <w:r>
                                    <w:rPr>
                                      <w:spacing w:val="-2"/>
                                    </w:rPr>
                                    <w:t>(2.9%)</w:t>
                                  </w:r>
                                </w:p>
                              </w:tc>
                              <w:tc>
                                <w:tcPr>
                                  <w:tcW w:w="1657" w:type="dxa"/>
                                </w:tcPr>
                                <w:p w14:paraId="1349AFF0" w14:textId="77777777" w:rsidR="00D62403" w:rsidRDefault="00D62403">
                                  <w:pPr>
                                    <w:pStyle w:val="TableParagraph"/>
                                    <w:spacing w:before="25" w:line="226" w:lineRule="exact"/>
                                    <w:ind w:right="117"/>
                                    <w:jc w:val="right"/>
                                  </w:pPr>
                                  <w:r>
                                    <w:rPr>
                                      <w:spacing w:val="-4"/>
                                    </w:rPr>
                                    <w:t>374</w:t>
                                  </w:r>
                                  <w:r>
                                    <w:rPr>
                                      <w:spacing w:val="-2"/>
                                    </w:rPr>
                                    <w:t xml:space="preserve"> (18.0%)</w:t>
                                  </w:r>
                                </w:p>
                              </w:tc>
                            </w:tr>
                            <w:tr w:rsidR="00D62403" w14:paraId="6E0D1D15" w14:textId="77777777">
                              <w:trPr>
                                <w:trHeight w:val="270"/>
                              </w:trPr>
                              <w:tc>
                                <w:tcPr>
                                  <w:tcW w:w="3131" w:type="dxa"/>
                                  <w:gridSpan w:val="2"/>
                                </w:tcPr>
                                <w:p w14:paraId="5214A94F" w14:textId="77777777" w:rsidR="00D62403" w:rsidRDefault="00D62403">
                                  <w:pPr>
                                    <w:pStyle w:val="TableParagraph"/>
                                    <w:spacing w:before="25" w:line="226" w:lineRule="exact"/>
                                    <w:ind w:left="337"/>
                                    <w:jc w:val="left"/>
                                  </w:pPr>
                                  <w:r>
                                    <w:rPr>
                                      <w:spacing w:val="-4"/>
                                    </w:rPr>
                                    <w:t>Kaga-</w:t>
                                  </w:r>
                                  <w:r>
                                    <w:rPr>
                                      <w:spacing w:val="-2"/>
                                    </w:rPr>
                                    <w:t>Bandoro</w:t>
                                  </w:r>
                                </w:p>
                              </w:tc>
                              <w:tc>
                                <w:tcPr>
                                  <w:tcW w:w="1548" w:type="dxa"/>
                                </w:tcPr>
                                <w:p w14:paraId="7DB00BF2" w14:textId="77777777" w:rsidR="00D62403" w:rsidRDefault="00D62403">
                                  <w:pPr>
                                    <w:pStyle w:val="TableParagraph"/>
                                    <w:spacing w:before="25" w:line="226" w:lineRule="exact"/>
                                    <w:ind w:right="116"/>
                                    <w:jc w:val="right"/>
                                  </w:pPr>
                                  <w:r>
                                    <w:rPr>
                                      <w:w w:val="90"/>
                                    </w:rPr>
                                    <w:t>369</w:t>
                                  </w:r>
                                  <w:r>
                                    <w:rPr>
                                      <w:spacing w:val="11"/>
                                    </w:rPr>
                                    <w:t xml:space="preserve"> </w:t>
                                  </w:r>
                                  <w:r>
                                    <w:rPr>
                                      <w:spacing w:val="-2"/>
                                      <w:w w:val="95"/>
                                    </w:rPr>
                                    <w:t>(25.4%)</w:t>
                                  </w:r>
                                </w:p>
                              </w:tc>
                              <w:tc>
                                <w:tcPr>
                                  <w:tcW w:w="1379" w:type="dxa"/>
                                </w:tcPr>
                                <w:p w14:paraId="65C7315B" w14:textId="77777777" w:rsidR="00D62403" w:rsidRDefault="00D62403">
                                  <w:pPr>
                                    <w:pStyle w:val="TableParagraph"/>
                                    <w:spacing w:before="25" w:line="226" w:lineRule="exact"/>
                                    <w:ind w:right="117"/>
                                    <w:jc w:val="right"/>
                                  </w:pPr>
                                  <w:r>
                                    <w:t>134</w:t>
                                  </w:r>
                                  <w:r>
                                    <w:rPr>
                                      <w:spacing w:val="5"/>
                                    </w:rPr>
                                    <w:t xml:space="preserve"> </w:t>
                                  </w:r>
                                  <w:r>
                                    <w:rPr>
                                      <w:spacing w:val="-2"/>
                                    </w:rPr>
                                    <w:t>(21.3%)</w:t>
                                  </w:r>
                                </w:p>
                              </w:tc>
                              <w:tc>
                                <w:tcPr>
                                  <w:tcW w:w="1657" w:type="dxa"/>
                                </w:tcPr>
                                <w:p w14:paraId="25BD665F" w14:textId="77777777" w:rsidR="00D62403" w:rsidRDefault="00D62403">
                                  <w:pPr>
                                    <w:pStyle w:val="TableParagraph"/>
                                    <w:spacing w:before="25" w:line="226" w:lineRule="exact"/>
                                    <w:ind w:right="117"/>
                                    <w:jc w:val="right"/>
                                  </w:pPr>
                                  <w:r>
                                    <w:rPr>
                                      <w:w w:val="90"/>
                                    </w:rPr>
                                    <w:t>503</w:t>
                                  </w:r>
                                  <w:r>
                                    <w:rPr>
                                      <w:spacing w:val="7"/>
                                    </w:rPr>
                                    <w:t xml:space="preserve"> </w:t>
                                  </w:r>
                                  <w:r>
                                    <w:rPr>
                                      <w:spacing w:val="-2"/>
                                    </w:rPr>
                                    <w:t>(24.2%)</w:t>
                                  </w:r>
                                </w:p>
                              </w:tc>
                            </w:tr>
                            <w:tr w:rsidR="00D62403" w14:paraId="09F1AA9B" w14:textId="77777777">
                              <w:trPr>
                                <w:trHeight w:val="290"/>
                              </w:trPr>
                              <w:tc>
                                <w:tcPr>
                                  <w:tcW w:w="3131" w:type="dxa"/>
                                  <w:gridSpan w:val="2"/>
                                </w:tcPr>
                                <w:p w14:paraId="08218EEA" w14:textId="77777777" w:rsidR="00D62403" w:rsidRDefault="00D62403">
                                  <w:pPr>
                                    <w:pStyle w:val="TableParagraph"/>
                                    <w:spacing w:before="25" w:line="245" w:lineRule="exact"/>
                                    <w:ind w:left="337"/>
                                    <w:jc w:val="left"/>
                                  </w:pPr>
                                  <w:r>
                                    <w:rPr>
                                      <w:spacing w:val="-2"/>
                                    </w:rPr>
                                    <w:t>Bangassou</w:t>
                                  </w:r>
                                </w:p>
                              </w:tc>
                              <w:tc>
                                <w:tcPr>
                                  <w:tcW w:w="1548" w:type="dxa"/>
                                </w:tcPr>
                                <w:p w14:paraId="0A746A39" w14:textId="77777777" w:rsidR="00D62403" w:rsidRDefault="00D62403">
                                  <w:pPr>
                                    <w:pStyle w:val="TableParagraph"/>
                                    <w:spacing w:before="25" w:line="245" w:lineRule="exact"/>
                                    <w:ind w:right="117"/>
                                    <w:jc w:val="right"/>
                                  </w:pPr>
                                  <w:r>
                                    <w:rPr>
                                      <w:w w:val="90"/>
                                    </w:rPr>
                                    <w:t>260</w:t>
                                  </w:r>
                                  <w:r>
                                    <w:rPr>
                                      <w:spacing w:val="-1"/>
                                    </w:rPr>
                                    <w:t xml:space="preserve"> </w:t>
                                  </w:r>
                                  <w:r>
                                    <w:rPr>
                                      <w:spacing w:val="-2"/>
                                    </w:rPr>
                                    <w:t>(17.9%)</w:t>
                                  </w:r>
                                </w:p>
                              </w:tc>
                              <w:tc>
                                <w:tcPr>
                                  <w:tcW w:w="1379" w:type="dxa"/>
                                </w:tcPr>
                                <w:p w14:paraId="2F1BBD90" w14:textId="77777777" w:rsidR="00D62403" w:rsidRDefault="00D62403">
                                  <w:pPr>
                                    <w:pStyle w:val="TableParagraph"/>
                                    <w:spacing w:before="25" w:line="245" w:lineRule="exact"/>
                                    <w:ind w:right="118"/>
                                    <w:jc w:val="right"/>
                                  </w:pPr>
                                  <w:r>
                                    <w:rPr>
                                      <w:spacing w:val="-5"/>
                                    </w:rPr>
                                    <w:t>425</w:t>
                                  </w:r>
                                  <w:r>
                                    <w:rPr>
                                      <w:spacing w:val="-3"/>
                                    </w:rPr>
                                    <w:t xml:space="preserve"> </w:t>
                                  </w:r>
                                  <w:r>
                                    <w:rPr>
                                      <w:spacing w:val="-2"/>
                                    </w:rPr>
                                    <w:t>(67.7%)</w:t>
                                  </w:r>
                                </w:p>
                              </w:tc>
                              <w:tc>
                                <w:tcPr>
                                  <w:tcW w:w="1657" w:type="dxa"/>
                                </w:tcPr>
                                <w:p w14:paraId="56440145" w14:textId="77777777" w:rsidR="00D62403" w:rsidRDefault="00D62403">
                                  <w:pPr>
                                    <w:pStyle w:val="TableParagraph"/>
                                    <w:spacing w:before="25" w:line="245" w:lineRule="exact"/>
                                    <w:ind w:right="118"/>
                                    <w:jc w:val="right"/>
                                  </w:pPr>
                                  <w:r>
                                    <w:rPr>
                                      <w:w w:val="90"/>
                                    </w:rPr>
                                    <w:t>685</w:t>
                                  </w:r>
                                  <w:r>
                                    <w:rPr>
                                      <w:spacing w:val="11"/>
                                    </w:rPr>
                                    <w:t xml:space="preserve"> </w:t>
                                  </w:r>
                                  <w:r>
                                    <w:rPr>
                                      <w:spacing w:val="-2"/>
                                    </w:rPr>
                                    <w:t>(32.9%)</w:t>
                                  </w:r>
                                </w:p>
                              </w:tc>
                            </w:tr>
                            <w:tr w:rsidR="00D62403" w14:paraId="5DB1AC27" w14:textId="77777777">
                              <w:trPr>
                                <w:trHeight w:val="232"/>
                              </w:trPr>
                              <w:tc>
                                <w:tcPr>
                                  <w:tcW w:w="7715" w:type="dxa"/>
                                  <w:gridSpan w:val="5"/>
                                </w:tcPr>
                                <w:p w14:paraId="172ABD6D" w14:textId="77777777" w:rsidR="00D62403" w:rsidRDefault="00D62403">
                                  <w:pPr>
                                    <w:pStyle w:val="TableParagraph"/>
                                    <w:spacing w:before="6" w:line="207" w:lineRule="exact"/>
                                    <w:ind w:left="119"/>
                                    <w:jc w:val="left"/>
                                  </w:pPr>
                                  <w:r>
                                    <w:rPr>
                                      <w:spacing w:val="-2"/>
                                    </w:rPr>
                                    <w:t>Geographic</w:t>
                                  </w:r>
                                  <w:r>
                                    <w:rPr>
                                      <w:spacing w:val="-3"/>
                                    </w:rPr>
                                    <w:t xml:space="preserve"> </w:t>
                                  </w:r>
                                  <w:r>
                                    <w:rPr>
                                      <w:spacing w:val="-2"/>
                                    </w:rPr>
                                    <w:t>Region:</w:t>
                                  </w:r>
                                  <w:r>
                                    <w:rPr>
                                      <w:spacing w:val="15"/>
                                    </w:rPr>
                                    <w:t xml:space="preserve"> </w:t>
                                  </w:r>
                                  <w:r>
                                    <w:rPr>
                                      <w:spacing w:val="-2"/>
                                    </w:rPr>
                                    <w:t xml:space="preserve">Admin </w:t>
                                  </w:r>
                                  <w:r>
                                    <w:rPr>
                                      <w:spacing w:val="-10"/>
                                    </w:rPr>
                                    <w:t>5</w:t>
                                  </w:r>
                                </w:p>
                              </w:tc>
                            </w:tr>
                            <w:tr w:rsidR="00D62403" w14:paraId="1DFF1EFD" w14:textId="77777777">
                              <w:trPr>
                                <w:trHeight w:val="290"/>
                              </w:trPr>
                              <w:tc>
                                <w:tcPr>
                                  <w:tcW w:w="3131" w:type="dxa"/>
                                  <w:gridSpan w:val="2"/>
                                </w:tcPr>
                                <w:p w14:paraId="04263ECB" w14:textId="77777777" w:rsidR="00D62403" w:rsidRDefault="00D62403">
                                  <w:pPr>
                                    <w:pStyle w:val="TableParagraph"/>
                                    <w:spacing w:before="44" w:line="226" w:lineRule="exact"/>
                                    <w:ind w:left="337"/>
                                    <w:jc w:val="left"/>
                                  </w:pPr>
                                  <w:r>
                                    <w:t>DAMAKA</w:t>
                                  </w:r>
                                  <w:r>
                                    <w:rPr>
                                      <w:spacing w:val="69"/>
                                    </w:rPr>
                                    <w:t xml:space="preserve"> </w:t>
                                  </w:r>
                                  <w:r>
                                    <w:rPr>
                                      <w:spacing w:val="-10"/>
                                    </w:rPr>
                                    <w:t>2</w:t>
                                  </w:r>
                                </w:p>
                              </w:tc>
                              <w:tc>
                                <w:tcPr>
                                  <w:tcW w:w="1548" w:type="dxa"/>
                                </w:tcPr>
                                <w:p w14:paraId="4A43B76E" w14:textId="77777777" w:rsidR="00D62403" w:rsidRDefault="00D62403">
                                  <w:pPr>
                                    <w:pStyle w:val="TableParagraph"/>
                                    <w:spacing w:before="44" w:line="226" w:lineRule="exact"/>
                                    <w:ind w:right="116"/>
                                    <w:jc w:val="right"/>
                                  </w:pPr>
                                  <w:r>
                                    <w:t>57</w:t>
                                  </w:r>
                                  <w:r>
                                    <w:rPr>
                                      <w:spacing w:val="9"/>
                                    </w:rPr>
                                    <w:t xml:space="preserve"> </w:t>
                                  </w:r>
                                  <w:r>
                                    <w:rPr>
                                      <w:spacing w:val="-2"/>
                                    </w:rPr>
                                    <w:t>(3.9%)</w:t>
                                  </w:r>
                                </w:p>
                              </w:tc>
                              <w:tc>
                                <w:tcPr>
                                  <w:tcW w:w="1379" w:type="dxa"/>
                                </w:tcPr>
                                <w:p w14:paraId="22E0CDF4" w14:textId="77777777" w:rsidR="00D62403" w:rsidRDefault="00D62403">
                                  <w:pPr>
                                    <w:pStyle w:val="TableParagraph"/>
                                    <w:spacing w:before="44" w:line="226" w:lineRule="exact"/>
                                    <w:ind w:right="117"/>
                                    <w:jc w:val="right"/>
                                  </w:pPr>
                                  <w:r>
                                    <w:rPr>
                                      <w:spacing w:val="-2"/>
                                    </w:rPr>
                                    <w:t>0</w:t>
                                  </w:r>
                                  <w:r>
                                    <w:rPr>
                                      <w:spacing w:val="-8"/>
                                    </w:rPr>
                                    <w:t xml:space="preserve"> </w:t>
                                  </w:r>
                                  <w:r>
                                    <w:rPr>
                                      <w:spacing w:val="-2"/>
                                    </w:rPr>
                                    <w:t>(0.0%)</w:t>
                                  </w:r>
                                </w:p>
                              </w:tc>
                              <w:tc>
                                <w:tcPr>
                                  <w:tcW w:w="1657" w:type="dxa"/>
                                </w:tcPr>
                                <w:p w14:paraId="2549DF10" w14:textId="77777777" w:rsidR="00D62403" w:rsidRDefault="00D62403">
                                  <w:pPr>
                                    <w:pStyle w:val="TableParagraph"/>
                                    <w:spacing w:before="44" w:line="226" w:lineRule="exact"/>
                                    <w:ind w:right="117"/>
                                    <w:jc w:val="right"/>
                                  </w:pPr>
                                  <w:r>
                                    <w:t>57</w:t>
                                  </w:r>
                                  <w:r>
                                    <w:rPr>
                                      <w:spacing w:val="9"/>
                                    </w:rPr>
                                    <w:t xml:space="preserve"> </w:t>
                                  </w:r>
                                  <w:r>
                                    <w:rPr>
                                      <w:spacing w:val="-2"/>
                                    </w:rPr>
                                    <w:t>(2.7%)</w:t>
                                  </w:r>
                                </w:p>
                              </w:tc>
                            </w:tr>
                            <w:tr w:rsidR="00D62403" w14:paraId="2DFCE638" w14:textId="77777777">
                              <w:trPr>
                                <w:trHeight w:val="270"/>
                              </w:trPr>
                              <w:tc>
                                <w:tcPr>
                                  <w:tcW w:w="3131" w:type="dxa"/>
                                  <w:gridSpan w:val="2"/>
                                </w:tcPr>
                                <w:p w14:paraId="5F548FE6" w14:textId="77777777" w:rsidR="00D62403" w:rsidRDefault="00D62403">
                                  <w:pPr>
                                    <w:pStyle w:val="TableParagraph"/>
                                    <w:spacing w:before="25" w:line="226" w:lineRule="exact"/>
                                    <w:ind w:left="337"/>
                                    <w:jc w:val="left"/>
                                  </w:pPr>
                                  <w:r>
                                    <w:t>BISSEKEBOU</w:t>
                                  </w:r>
                                  <w:r>
                                    <w:rPr>
                                      <w:spacing w:val="26"/>
                                    </w:rPr>
                                    <w:t xml:space="preserve"> </w:t>
                                  </w:r>
                                  <w:r>
                                    <w:t>(1,2,3</w:t>
                                  </w:r>
                                  <w:r>
                                    <w:rPr>
                                      <w:spacing w:val="26"/>
                                    </w:rPr>
                                    <w:t xml:space="preserve"> </w:t>
                                  </w:r>
                                  <w:r>
                                    <w:rPr>
                                      <w:spacing w:val="-5"/>
                                    </w:rPr>
                                    <w:t>et</w:t>
                                  </w:r>
                                </w:p>
                              </w:tc>
                              <w:tc>
                                <w:tcPr>
                                  <w:tcW w:w="1548" w:type="dxa"/>
                                </w:tcPr>
                                <w:p w14:paraId="4A21490A" w14:textId="77777777" w:rsidR="00D62403" w:rsidRDefault="00D62403">
                                  <w:pPr>
                                    <w:pStyle w:val="TableParagraph"/>
                                    <w:spacing w:before="25" w:line="226" w:lineRule="exact"/>
                                    <w:ind w:right="116"/>
                                    <w:jc w:val="right"/>
                                  </w:pPr>
                                  <w:r>
                                    <w:t>61</w:t>
                                  </w:r>
                                  <w:r>
                                    <w:rPr>
                                      <w:spacing w:val="16"/>
                                    </w:rPr>
                                    <w:t xml:space="preserve"> </w:t>
                                  </w:r>
                                  <w:r>
                                    <w:rPr>
                                      <w:spacing w:val="-2"/>
                                    </w:rPr>
                                    <w:t>(4.2%)</w:t>
                                  </w:r>
                                </w:p>
                              </w:tc>
                              <w:tc>
                                <w:tcPr>
                                  <w:tcW w:w="1379" w:type="dxa"/>
                                </w:tcPr>
                                <w:p w14:paraId="79FBE058" w14:textId="77777777" w:rsidR="00D62403" w:rsidRDefault="00D62403">
                                  <w:pPr>
                                    <w:pStyle w:val="TableParagraph"/>
                                    <w:spacing w:before="25" w:line="226" w:lineRule="exact"/>
                                    <w:ind w:right="117"/>
                                    <w:jc w:val="right"/>
                                  </w:pPr>
                                  <w:r>
                                    <w:t>3</w:t>
                                  </w:r>
                                  <w:r>
                                    <w:rPr>
                                      <w:spacing w:val="5"/>
                                    </w:rPr>
                                    <w:t xml:space="preserve"> </w:t>
                                  </w:r>
                                  <w:r>
                                    <w:rPr>
                                      <w:spacing w:val="-2"/>
                                    </w:rPr>
                                    <w:t>(0.5%)</w:t>
                                  </w:r>
                                </w:p>
                              </w:tc>
                              <w:tc>
                                <w:tcPr>
                                  <w:tcW w:w="1657" w:type="dxa"/>
                                </w:tcPr>
                                <w:p w14:paraId="4EDA7665" w14:textId="77777777" w:rsidR="00D62403" w:rsidRDefault="00D62403">
                                  <w:pPr>
                                    <w:pStyle w:val="TableParagraph"/>
                                    <w:spacing w:before="25" w:line="226" w:lineRule="exact"/>
                                    <w:ind w:right="117"/>
                                    <w:jc w:val="right"/>
                                  </w:pPr>
                                  <w:r>
                                    <w:rPr>
                                      <w:spacing w:val="-5"/>
                                    </w:rPr>
                                    <w:t>64</w:t>
                                  </w:r>
                                  <w:r>
                                    <w:rPr>
                                      <w:spacing w:val="-4"/>
                                    </w:rPr>
                                    <w:t xml:space="preserve"> </w:t>
                                  </w:r>
                                  <w:r>
                                    <w:rPr>
                                      <w:spacing w:val="-2"/>
                                    </w:rPr>
                                    <w:t>(3.1%)</w:t>
                                  </w:r>
                                </w:p>
                              </w:tc>
                            </w:tr>
                            <w:tr w:rsidR="00D62403" w14:paraId="4FAEEA51" w14:textId="77777777">
                              <w:trPr>
                                <w:trHeight w:val="270"/>
                              </w:trPr>
                              <w:tc>
                                <w:tcPr>
                                  <w:tcW w:w="3131" w:type="dxa"/>
                                  <w:gridSpan w:val="2"/>
                                </w:tcPr>
                                <w:p w14:paraId="5A18D0E7" w14:textId="77777777" w:rsidR="00D62403" w:rsidRDefault="00D62403">
                                  <w:pPr>
                                    <w:pStyle w:val="TableParagraph"/>
                                    <w:spacing w:before="25" w:line="226" w:lineRule="exact"/>
                                    <w:ind w:left="337"/>
                                    <w:jc w:val="left"/>
                                  </w:pPr>
                                  <w:r>
                                    <w:t>KIA</w:t>
                                  </w:r>
                                  <w:r>
                                    <w:rPr>
                                      <w:spacing w:val="42"/>
                                    </w:rPr>
                                    <w:t xml:space="preserve"> </w:t>
                                  </w:r>
                                  <w:r>
                                    <w:rPr>
                                      <w:spacing w:val="-10"/>
                                    </w:rPr>
                                    <w:t>3</w:t>
                                  </w:r>
                                </w:p>
                              </w:tc>
                              <w:tc>
                                <w:tcPr>
                                  <w:tcW w:w="1548" w:type="dxa"/>
                                </w:tcPr>
                                <w:p w14:paraId="0513109A" w14:textId="77777777" w:rsidR="00D62403" w:rsidRDefault="00D62403">
                                  <w:pPr>
                                    <w:pStyle w:val="TableParagraph"/>
                                    <w:spacing w:before="25" w:line="226" w:lineRule="exact"/>
                                    <w:ind w:right="116"/>
                                    <w:jc w:val="right"/>
                                  </w:pPr>
                                  <w:r>
                                    <w:t xml:space="preserve">97 </w:t>
                                  </w:r>
                                  <w:r>
                                    <w:rPr>
                                      <w:spacing w:val="-2"/>
                                    </w:rPr>
                                    <w:t>(6.7%)</w:t>
                                  </w:r>
                                </w:p>
                              </w:tc>
                              <w:tc>
                                <w:tcPr>
                                  <w:tcW w:w="1379" w:type="dxa"/>
                                </w:tcPr>
                                <w:p w14:paraId="47709FE3" w14:textId="77777777" w:rsidR="00D62403" w:rsidRDefault="00D62403">
                                  <w:pPr>
                                    <w:pStyle w:val="TableParagraph"/>
                                    <w:spacing w:before="25" w:line="226" w:lineRule="exact"/>
                                    <w:ind w:right="117"/>
                                    <w:jc w:val="right"/>
                                  </w:pPr>
                                  <w:r>
                                    <w:t>3</w:t>
                                  </w:r>
                                  <w:r>
                                    <w:rPr>
                                      <w:spacing w:val="5"/>
                                    </w:rPr>
                                    <w:t xml:space="preserve"> </w:t>
                                  </w:r>
                                  <w:r>
                                    <w:rPr>
                                      <w:spacing w:val="-2"/>
                                    </w:rPr>
                                    <w:t>(0.5%)</w:t>
                                  </w:r>
                                </w:p>
                              </w:tc>
                              <w:tc>
                                <w:tcPr>
                                  <w:tcW w:w="1657" w:type="dxa"/>
                                </w:tcPr>
                                <w:p w14:paraId="46B2AD4B" w14:textId="77777777" w:rsidR="00D62403" w:rsidRDefault="00D62403">
                                  <w:pPr>
                                    <w:pStyle w:val="TableParagraph"/>
                                    <w:spacing w:before="25" w:line="226" w:lineRule="exact"/>
                                    <w:ind w:right="117"/>
                                    <w:jc w:val="right"/>
                                  </w:pPr>
                                  <w:r>
                                    <w:rPr>
                                      <w:spacing w:val="-6"/>
                                    </w:rPr>
                                    <w:t>100</w:t>
                                  </w:r>
                                  <w:r>
                                    <w:rPr>
                                      <w:spacing w:val="-4"/>
                                    </w:rPr>
                                    <w:t xml:space="preserve"> </w:t>
                                  </w:r>
                                  <w:r>
                                    <w:rPr>
                                      <w:spacing w:val="-2"/>
                                    </w:rPr>
                                    <w:t>(4.8%)</w:t>
                                  </w:r>
                                </w:p>
                              </w:tc>
                            </w:tr>
                            <w:tr w:rsidR="00D62403" w14:paraId="18D52186" w14:textId="77777777">
                              <w:trPr>
                                <w:trHeight w:val="270"/>
                              </w:trPr>
                              <w:tc>
                                <w:tcPr>
                                  <w:tcW w:w="3131" w:type="dxa"/>
                                  <w:gridSpan w:val="2"/>
                                </w:tcPr>
                                <w:p w14:paraId="045FF7A0" w14:textId="77777777" w:rsidR="00D62403" w:rsidRDefault="00D62403">
                                  <w:pPr>
                                    <w:pStyle w:val="TableParagraph"/>
                                    <w:spacing w:before="25" w:line="226" w:lineRule="exact"/>
                                    <w:ind w:left="337"/>
                                    <w:jc w:val="left"/>
                                  </w:pPr>
                                  <w:r>
                                    <w:t>OUANDAGO</w:t>
                                  </w:r>
                                  <w:r>
                                    <w:rPr>
                                      <w:spacing w:val="39"/>
                                    </w:rPr>
                                    <w:t xml:space="preserve"> </w:t>
                                  </w:r>
                                  <w:r>
                                    <w:rPr>
                                      <w:spacing w:val="-10"/>
                                    </w:rPr>
                                    <w:t>2</w:t>
                                  </w:r>
                                </w:p>
                              </w:tc>
                              <w:tc>
                                <w:tcPr>
                                  <w:tcW w:w="1548" w:type="dxa"/>
                                </w:tcPr>
                                <w:p w14:paraId="70AB7290" w14:textId="77777777" w:rsidR="00D62403" w:rsidRDefault="00D62403">
                                  <w:pPr>
                                    <w:pStyle w:val="TableParagraph"/>
                                    <w:spacing w:before="25" w:line="226" w:lineRule="exact"/>
                                    <w:ind w:right="116"/>
                                    <w:jc w:val="right"/>
                                  </w:pPr>
                                  <w:r>
                                    <w:rPr>
                                      <w:spacing w:val="-7"/>
                                    </w:rPr>
                                    <w:t>83</w:t>
                                  </w:r>
                                  <w:r>
                                    <w:rPr>
                                      <w:spacing w:val="-3"/>
                                    </w:rPr>
                                    <w:t xml:space="preserve"> </w:t>
                                  </w:r>
                                  <w:r>
                                    <w:rPr>
                                      <w:spacing w:val="-2"/>
                                    </w:rPr>
                                    <w:t>(5.7%)</w:t>
                                  </w:r>
                                </w:p>
                              </w:tc>
                              <w:tc>
                                <w:tcPr>
                                  <w:tcW w:w="1379" w:type="dxa"/>
                                </w:tcPr>
                                <w:p w14:paraId="7C56FC6A" w14:textId="77777777" w:rsidR="00D62403" w:rsidRDefault="00D62403">
                                  <w:pPr>
                                    <w:pStyle w:val="TableParagraph"/>
                                    <w:spacing w:before="25" w:line="226" w:lineRule="exact"/>
                                    <w:ind w:right="117"/>
                                    <w:jc w:val="right"/>
                                  </w:pPr>
                                  <w:r>
                                    <w:t>15</w:t>
                                  </w:r>
                                  <w:r>
                                    <w:rPr>
                                      <w:spacing w:val="25"/>
                                    </w:rPr>
                                    <w:t xml:space="preserve"> </w:t>
                                  </w:r>
                                  <w:r>
                                    <w:rPr>
                                      <w:spacing w:val="-2"/>
                                    </w:rPr>
                                    <w:t>(2.4%)</w:t>
                                  </w:r>
                                </w:p>
                              </w:tc>
                              <w:tc>
                                <w:tcPr>
                                  <w:tcW w:w="1657" w:type="dxa"/>
                                </w:tcPr>
                                <w:p w14:paraId="301E6353" w14:textId="77777777" w:rsidR="00D62403" w:rsidRDefault="00D62403">
                                  <w:pPr>
                                    <w:pStyle w:val="TableParagraph"/>
                                    <w:spacing w:before="25" w:line="226" w:lineRule="exact"/>
                                    <w:ind w:right="117"/>
                                    <w:jc w:val="right"/>
                                  </w:pPr>
                                  <w:r>
                                    <w:rPr>
                                      <w:w w:val="90"/>
                                    </w:rPr>
                                    <w:t>98</w:t>
                                  </w:r>
                                  <w:r>
                                    <w:rPr>
                                      <w:spacing w:val="6"/>
                                    </w:rPr>
                                    <w:t xml:space="preserve"> </w:t>
                                  </w:r>
                                  <w:r>
                                    <w:rPr>
                                      <w:spacing w:val="-2"/>
                                      <w:w w:val="95"/>
                                    </w:rPr>
                                    <w:t>(4.7%)</w:t>
                                  </w:r>
                                </w:p>
                              </w:tc>
                            </w:tr>
                            <w:tr w:rsidR="00D62403" w14:paraId="5961E386" w14:textId="77777777">
                              <w:trPr>
                                <w:trHeight w:val="270"/>
                              </w:trPr>
                              <w:tc>
                                <w:tcPr>
                                  <w:tcW w:w="3131" w:type="dxa"/>
                                  <w:gridSpan w:val="2"/>
                                </w:tcPr>
                                <w:p w14:paraId="4373D843" w14:textId="77777777" w:rsidR="00D62403" w:rsidRDefault="00D62403">
                                  <w:pPr>
                                    <w:pStyle w:val="TableParagraph"/>
                                    <w:spacing w:before="25" w:line="226" w:lineRule="exact"/>
                                    <w:ind w:left="337"/>
                                    <w:jc w:val="left"/>
                                  </w:pPr>
                                  <w:r>
                                    <w:rPr>
                                      <w:w w:val="105"/>
                                    </w:rPr>
                                    <w:t>YAFARA</w:t>
                                  </w:r>
                                  <w:r>
                                    <w:rPr>
                                      <w:spacing w:val="9"/>
                                      <w:w w:val="105"/>
                                    </w:rPr>
                                    <w:t xml:space="preserve"> </w:t>
                                  </w:r>
                                  <w:r>
                                    <w:rPr>
                                      <w:w w:val="105"/>
                                    </w:rPr>
                                    <w:t>-</w:t>
                                  </w:r>
                                  <w:r>
                                    <w:rPr>
                                      <w:spacing w:val="9"/>
                                      <w:w w:val="105"/>
                                    </w:rPr>
                                    <w:t xml:space="preserve"> </w:t>
                                  </w:r>
                                  <w:r>
                                    <w:rPr>
                                      <w:spacing w:val="-2"/>
                                      <w:w w:val="105"/>
                                    </w:rPr>
                                    <w:t>GOUVA</w:t>
                                  </w:r>
                                </w:p>
                              </w:tc>
                              <w:tc>
                                <w:tcPr>
                                  <w:tcW w:w="1548" w:type="dxa"/>
                                </w:tcPr>
                                <w:p w14:paraId="4E3C6039" w14:textId="77777777" w:rsidR="00D62403" w:rsidRDefault="00D62403">
                                  <w:pPr>
                                    <w:pStyle w:val="TableParagraph"/>
                                    <w:spacing w:before="25" w:line="226" w:lineRule="exact"/>
                                    <w:ind w:right="116"/>
                                    <w:jc w:val="right"/>
                                  </w:pPr>
                                  <w:r>
                                    <w:t>77</w:t>
                                  </w:r>
                                  <w:r>
                                    <w:rPr>
                                      <w:spacing w:val="14"/>
                                    </w:rPr>
                                    <w:t xml:space="preserve"> </w:t>
                                  </w:r>
                                  <w:r>
                                    <w:rPr>
                                      <w:spacing w:val="-2"/>
                                    </w:rPr>
                                    <w:t>(5.3%)</w:t>
                                  </w:r>
                                </w:p>
                              </w:tc>
                              <w:tc>
                                <w:tcPr>
                                  <w:tcW w:w="1379" w:type="dxa"/>
                                </w:tcPr>
                                <w:p w14:paraId="7D445B65" w14:textId="77777777" w:rsidR="00D62403" w:rsidRDefault="00D62403">
                                  <w:pPr>
                                    <w:pStyle w:val="TableParagraph"/>
                                    <w:spacing w:before="25" w:line="226" w:lineRule="exact"/>
                                    <w:ind w:right="117"/>
                                    <w:jc w:val="right"/>
                                  </w:pPr>
                                  <w:r>
                                    <w:rPr>
                                      <w:spacing w:val="-2"/>
                                    </w:rPr>
                                    <w:t>23</w:t>
                                  </w:r>
                                  <w:r>
                                    <w:rPr>
                                      <w:spacing w:val="-4"/>
                                    </w:rPr>
                                    <w:t xml:space="preserve"> </w:t>
                                  </w:r>
                                  <w:r>
                                    <w:rPr>
                                      <w:spacing w:val="-2"/>
                                    </w:rPr>
                                    <w:t>(3.7%)</w:t>
                                  </w:r>
                                </w:p>
                              </w:tc>
                              <w:tc>
                                <w:tcPr>
                                  <w:tcW w:w="1657" w:type="dxa"/>
                                </w:tcPr>
                                <w:p w14:paraId="42733916" w14:textId="77777777" w:rsidR="00D62403" w:rsidRDefault="00D62403">
                                  <w:pPr>
                                    <w:pStyle w:val="TableParagraph"/>
                                    <w:spacing w:before="25" w:line="226" w:lineRule="exact"/>
                                    <w:ind w:right="117"/>
                                    <w:jc w:val="right"/>
                                  </w:pPr>
                                  <w:r>
                                    <w:rPr>
                                      <w:spacing w:val="-6"/>
                                    </w:rPr>
                                    <w:t>100</w:t>
                                  </w:r>
                                  <w:r>
                                    <w:rPr>
                                      <w:spacing w:val="-4"/>
                                    </w:rPr>
                                    <w:t xml:space="preserve"> </w:t>
                                  </w:r>
                                  <w:r>
                                    <w:rPr>
                                      <w:spacing w:val="-2"/>
                                    </w:rPr>
                                    <w:t>(4.8%)</w:t>
                                  </w:r>
                                </w:p>
                              </w:tc>
                            </w:tr>
                            <w:tr w:rsidR="00D62403" w14:paraId="19C44959" w14:textId="77777777">
                              <w:trPr>
                                <w:trHeight w:val="270"/>
                              </w:trPr>
                              <w:tc>
                                <w:tcPr>
                                  <w:tcW w:w="3131" w:type="dxa"/>
                                  <w:gridSpan w:val="2"/>
                                </w:tcPr>
                                <w:p w14:paraId="1B62600D" w14:textId="77777777" w:rsidR="00D62403" w:rsidRDefault="00D62403">
                                  <w:pPr>
                                    <w:pStyle w:val="TableParagraph"/>
                                    <w:spacing w:before="25" w:line="226" w:lineRule="exact"/>
                                    <w:ind w:left="337"/>
                                    <w:jc w:val="left"/>
                                  </w:pPr>
                                  <w:r>
                                    <w:rPr>
                                      <w:w w:val="105"/>
                                    </w:rPr>
                                    <w:t xml:space="preserve">KONVI </w:t>
                                  </w:r>
                                  <w:r>
                                    <w:rPr>
                                      <w:spacing w:val="-10"/>
                                      <w:w w:val="105"/>
                                    </w:rPr>
                                    <w:t>1</w:t>
                                  </w:r>
                                </w:p>
                              </w:tc>
                              <w:tc>
                                <w:tcPr>
                                  <w:tcW w:w="1548" w:type="dxa"/>
                                </w:tcPr>
                                <w:p w14:paraId="280B9A6E" w14:textId="77777777" w:rsidR="00D62403" w:rsidRDefault="00D62403">
                                  <w:pPr>
                                    <w:pStyle w:val="TableParagraph"/>
                                    <w:spacing w:before="25" w:line="226" w:lineRule="exact"/>
                                    <w:ind w:right="116"/>
                                    <w:jc w:val="right"/>
                                  </w:pPr>
                                  <w:r>
                                    <w:rPr>
                                      <w:spacing w:val="-4"/>
                                    </w:rPr>
                                    <w:t>92</w:t>
                                  </w:r>
                                  <w:r>
                                    <w:rPr>
                                      <w:spacing w:val="-3"/>
                                    </w:rPr>
                                    <w:t xml:space="preserve"> </w:t>
                                  </w:r>
                                  <w:r>
                                    <w:rPr>
                                      <w:spacing w:val="-2"/>
                                    </w:rPr>
                                    <w:t>(6.3%)</w:t>
                                  </w:r>
                                </w:p>
                              </w:tc>
                              <w:tc>
                                <w:tcPr>
                                  <w:tcW w:w="1379" w:type="dxa"/>
                                </w:tcPr>
                                <w:p w14:paraId="60304148" w14:textId="77777777" w:rsidR="00D62403" w:rsidRDefault="00D62403">
                                  <w:pPr>
                                    <w:pStyle w:val="TableParagraph"/>
                                    <w:spacing w:before="25" w:line="226" w:lineRule="exact"/>
                                    <w:ind w:right="117"/>
                                    <w:jc w:val="right"/>
                                  </w:pPr>
                                  <w:r>
                                    <w:rPr>
                                      <w:w w:val="105"/>
                                    </w:rPr>
                                    <w:t>7</w:t>
                                  </w:r>
                                  <w:r>
                                    <w:rPr>
                                      <w:spacing w:val="8"/>
                                      <w:w w:val="105"/>
                                    </w:rPr>
                                    <w:t xml:space="preserve"> </w:t>
                                  </w:r>
                                  <w:r>
                                    <w:rPr>
                                      <w:spacing w:val="-2"/>
                                      <w:w w:val="105"/>
                                    </w:rPr>
                                    <w:t>(1.1%)</w:t>
                                  </w:r>
                                </w:p>
                              </w:tc>
                              <w:tc>
                                <w:tcPr>
                                  <w:tcW w:w="1657" w:type="dxa"/>
                                </w:tcPr>
                                <w:p w14:paraId="36454066" w14:textId="77777777" w:rsidR="00D62403" w:rsidRDefault="00D62403">
                                  <w:pPr>
                                    <w:pStyle w:val="TableParagraph"/>
                                    <w:spacing w:before="25" w:line="226" w:lineRule="exact"/>
                                    <w:ind w:right="117"/>
                                    <w:jc w:val="right"/>
                                  </w:pPr>
                                  <w:r>
                                    <w:rPr>
                                      <w:spacing w:val="-5"/>
                                    </w:rPr>
                                    <w:t>99</w:t>
                                  </w:r>
                                  <w:r>
                                    <w:rPr>
                                      <w:spacing w:val="-4"/>
                                    </w:rPr>
                                    <w:t xml:space="preserve"> </w:t>
                                  </w:r>
                                  <w:r>
                                    <w:rPr>
                                      <w:spacing w:val="-2"/>
                                    </w:rPr>
                                    <w:t>(4.8%)</w:t>
                                  </w:r>
                                </w:p>
                              </w:tc>
                            </w:tr>
                            <w:tr w:rsidR="00D62403" w14:paraId="5D3D6FC8" w14:textId="77777777">
                              <w:trPr>
                                <w:trHeight w:val="270"/>
                              </w:trPr>
                              <w:tc>
                                <w:tcPr>
                                  <w:tcW w:w="3131" w:type="dxa"/>
                                  <w:gridSpan w:val="2"/>
                                </w:tcPr>
                                <w:p w14:paraId="1A3E88F7" w14:textId="77777777" w:rsidR="00D62403" w:rsidRDefault="00D62403">
                                  <w:pPr>
                                    <w:pStyle w:val="TableParagraph"/>
                                    <w:spacing w:before="25" w:line="226" w:lineRule="exact"/>
                                    <w:ind w:left="337"/>
                                    <w:jc w:val="left"/>
                                  </w:pPr>
                                  <w:r>
                                    <w:rPr>
                                      <w:spacing w:val="-2"/>
                                    </w:rPr>
                                    <w:t>ZEFIO</w:t>
                                  </w:r>
                                </w:p>
                              </w:tc>
                              <w:tc>
                                <w:tcPr>
                                  <w:tcW w:w="1548" w:type="dxa"/>
                                </w:tcPr>
                                <w:p w14:paraId="6C1936F5" w14:textId="77777777" w:rsidR="00D62403" w:rsidRDefault="00D62403">
                                  <w:pPr>
                                    <w:pStyle w:val="TableParagraph"/>
                                    <w:spacing w:before="25" w:line="226" w:lineRule="exact"/>
                                    <w:ind w:right="116"/>
                                    <w:jc w:val="right"/>
                                  </w:pPr>
                                  <w:r>
                                    <w:rPr>
                                      <w:spacing w:val="-4"/>
                                    </w:rPr>
                                    <w:t>92</w:t>
                                  </w:r>
                                  <w:r>
                                    <w:rPr>
                                      <w:spacing w:val="-3"/>
                                    </w:rPr>
                                    <w:t xml:space="preserve"> </w:t>
                                  </w:r>
                                  <w:r>
                                    <w:rPr>
                                      <w:spacing w:val="-2"/>
                                    </w:rPr>
                                    <w:t>(6.3%)</w:t>
                                  </w:r>
                                </w:p>
                              </w:tc>
                              <w:tc>
                                <w:tcPr>
                                  <w:tcW w:w="1379" w:type="dxa"/>
                                </w:tcPr>
                                <w:p w14:paraId="1E5E3CEF" w14:textId="77777777" w:rsidR="00D62403" w:rsidRDefault="00D62403">
                                  <w:pPr>
                                    <w:pStyle w:val="TableParagraph"/>
                                    <w:spacing w:before="25" w:line="226" w:lineRule="exact"/>
                                    <w:ind w:right="117"/>
                                    <w:jc w:val="right"/>
                                  </w:pPr>
                                  <w:r>
                                    <w:t>4</w:t>
                                  </w:r>
                                  <w:r>
                                    <w:rPr>
                                      <w:spacing w:val="2"/>
                                    </w:rPr>
                                    <w:t xml:space="preserve"> </w:t>
                                  </w:r>
                                  <w:r>
                                    <w:rPr>
                                      <w:spacing w:val="-2"/>
                                    </w:rPr>
                                    <w:t>(0.6%)</w:t>
                                  </w:r>
                                </w:p>
                              </w:tc>
                              <w:tc>
                                <w:tcPr>
                                  <w:tcW w:w="1657" w:type="dxa"/>
                                </w:tcPr>
                                <w:p w14:paraId="20544DE8" w14:textId="77777777" w:rsidR="00D62403" w:rsidRDefault="00D62403">
                                  <w:pPr>
                                    <w:pStyle w:val="TableParagraph"/>
                                    <w:spacing w:before="25" w:line="226" w:lineRule="exact"/>
                                    <w:ind w:right="117"/>
                                    <w:jc w:val="right"/>
                                  </w:pPr>
                                  <w:r>
                                    <w:rPr>
                                      <w:spacing w:val="-5"/>
                                    </w:rPr>
                                    <w:t>96</w:t>
                                  </w:r>
                                  <w:r>
                                    <w:rPr>
                                      <w:spacing w:val="-4"/>
                                    </w:rPr>
                                    <w:t xml:space="preserve"> </w:t>
                                  </w:r>
                                  <w:r>
                                    <w:rPr>
                                      <w:spacing w:val="-2"/>
                                    </w:rPr>
                                    <w:t>(4.6%)</w:t>
                                  </w:r>
                                </w:p>
                              </w:tc>
                            </w:tr>
                            <w:tr w:rsidR="00D62403" w14:paraId="06B66AD4" w14:textId="77777777">
                              <w:trPr>
                                <w:trHeight w:val="270"/>
                              </w:trPr>
                              <w:tc>
                                <w:tcPr>
                                  <w:tcW w:w="3131" w:type="dxa"/>
                                  <w:gridSpan w:val="2"/>
                                </w:tcPr>
                                <w:p w14:paraId="18F635D5" w14:textId="77777777" w:rsidR="00D62403" w:rsidRDefault="00D62403">
                                  <w:pPr>
                                    <w:pStyle w:val="TableParagraph"/>
                                    <w:spacing w:before="25" w:line="226" w:lineRule="exact"/>
                                    <w:ind w:left="337"/>
                                    <w:jc w:val="left"/>
                                  </w:pPr>
                                  <w:r>
                                    <w:t>BEGUEDE</w:t>
                                  </w:r>
                                  <w:r>
                                    <w:rPr>
                                      <w:spacing w:val="44"/>
                                    </w:rPr>
                                    <w:t xml:space="preserve"> </w:t>
                                  </w:r>
                                  <w:r>
                                    <w:rPr>
                                      <w:spacing w:val="-10"/>
                                    </w:rPr>
                                    <w:t>2</w:t>
                                  </w:r>
                                </w:p>
                              </w:tc>
                              <w:tc>
                                <w:tcPr>
                                  <w:tcW w:w="1548" w:type="dxa"/>
                                </w:tcPr>
                                <w:p w14:paraId="387BEE9E" w14:textId="77777777" w:rsidR="00D62403" w:rsidRDefault="00D62403">
                                  <w:pPr>
                                    <w:pStyle w:val="TableParagraph"/>
                                    <w:spacing w:before="25" w:line="226" w:lineRule="exact"/>
                                    <w:ind w:right="117"/>
                                    <w:jc w:val="right"/>
                                  </w:pPr>
                                  <w:r>
                                    <w:rPr>
                                      <w:w w:val="90"/>
                                    </w:rPr>
                                    <w:t>98</w:t>
                                  </w:r>
                                  <w:r>
                                    <w:rPr>
                                      <w:spacing w:val="6"/>
                                    </w:rPr>
                                    <w:t xml:space="preserve"> </w:t>
                                  </w:r>
                                  <w:r>
                                    <w:rPr>
                                      <w:spacing w:val="-2"/>
                                      <w:w w:val="95"/>
                                    </w:rPr>
                                    <w:t>(6.7%)</w:t>
                                  </w:r>
                                </w:p>
                              </w:tc>
                              <w:tc>
                                <w:tcPr>
                                  <w:tcW w:w="1379" w:type="dxa"/>
                                </w:tcPr>
                                <w:p w14:paraId="057DECC2" w14:textId="77777777" w:rsidR="00D62403" w:rsidRDefault="00D62403">
                                  <w:pPr>
                                    <w:pStyle w:val="TableParagraph"/>
                                    <w:spacing w:before="25" w:line="226" w:lineRule="exact"/>
                                    <w:ind w:right="117"/>
                                    <w:jc w:val="right"/>
                                  </w:pPr>
                                  <w:r>
                                    <w:t>2</w:t>
                                  </w:r>
                                  <w:r>
                                    <w:rPr>
                                      <w:spacing w:val="4"/>
                                    </w:rPr>
                                    <w:t xml:space="preserve"> </w:t>
                                  </w:r>
                                  <w:r>
                                    <w:rPr>
                                      <w:spacing w:val="-2"/>
                                    </w:rPr>
                                    <w:t>(0.3%)</w:t>
                                  </w:r>
                                </w:p>
                              </w:tc>
                              <w:tc>
                                <w:tcPr>
                                  <w:tcW w:w="1657" w:type="dxa"/>
                                </w:tcPr>
                                <w:p w14:paraId="4AF07B49" w14:textId="77777777" w:rsidR="00D62403" w:rsidRDefault="00D62403">
                                  <w:pPr>
                                    <w:pStyle w:val="TableParagraph"/>
                                    <w:spacing w:before="25" w:line="226" w:lineRule="exact"/>
                                    <w:ind w:right="117"/>
                                    <w:jc w:val="right"/>
                                  </w:pPr>
                                  <w:r>
                                    <w:rPr>
                                      <w:spacing w:val="-6"/>
                                    </w:rPr>
                                    <w:t>100</w:t>
                                  </w:r>
                                  <w:r>
                                    <w:rPr>
                                      <w:spacing w:val="-4"/>
                                    </w:rPr>
                                    <w:t xml:space="preserve"> </w:t>
                                  </w:r>
                                  <w:r>
                                    <w:rPr>
                                      <w:spacing w:val="-2"/>
                                    </w:rPr>
                                    <w:t>(4.8%)</w:t>
                                  </w:r>
                                </w:p>
                              </w:tc>
                            </w:tr>
                            <w:tr w:rsidR="00D62403" w14:paraId="10732B55" w14:textId="77777777">
                              <w:trPr>
                                <w:trHeight w:val="270"/>
                              </w:trPr>
                              <w:tc>
                                <w:tcPr>
                                  <w:tcW w:w="3131" w:type="dxa"/>
                                  <w:gridSpan w:val="2"/>
                                </w:tcPr>
                                <w:p w14:paraId="1F2CE92F" w14:textId="77777777" w:rsidR="00D62403" w:rsidRDefault="00D62403">
                                  <w:pPr>
                                    <w:pStyle w:val="TableParagraph"/>
                                    <w:spacing w:before="25" w:line="226" w:lineRule="exact"/>
                                    <w:ind w:left="337"/>
                                    <w:jc w:val="left"/>
                                  </w:pPr>
                                  <w:r>
                                    <w:rPr>
                                      <w:spacing w:val="-2"/>
                                      <w:w w:val="105"/>
                                    </w:rPr>
                                    <w:t>BOLAFEI</w:t>
                                  </w:r>
                                </w:p>
                              </w:tc>
                              <w:tc>
                                <w:tcPr>
                                  <w:tcW w:w="1548" w:type="dxa"/>
                                </w:tcPr>
                                <w:p w14:paraId="18FA8352" w14:textId="77777777" w:rsidR="00D62403" w:rsidRDefault="00D62403">
                                  <w:pPr>
                                    <w:pStyle w:val="TableParagraph"/>
                                    <w:spacing w:before="25" w:line="226" w:lineRule="exact"/>
                                    <w:ind w:right="116"/>
                                    <w:jc w:val="right"/>
                                  </w:pPr>
                                  <w:r>
                                    <w:t>78</w:t>
                                  </w:r>
                                  <w:r>
                                    <w:rPr>
                                      <w:spacing w:val="-6"/>
                                    </w:rPr>
                                    <w:t xml:space="preserve"> </w:t>
                                  </w:r>
                                  <w:r>
                                    <w:rPr>
                                      <w:spacing w:val="-2"/>
                                    </w:rPr>
                                    <w:t>(5.4%)</w:t>
                                  </w:r>
                                </w:p>
                              </w:tc>
                              <w:tc>
                                <w:tcPr>
                                  <w:tcW w:w="1379" w:type="dxa"/>
                                </w:tcPr>
                                <w:p w14:paraId="5D8CB30F" w14:textId="77777777" w:rsidR="00D62403" w:rsidRDefault="00D62403">
                                  <w:pPr>
                                    <w:pStyle w:val="TableParagraph"/>
                                    <w:spacing w:before="25" w:line="226" w:lineRule="exact"/>
                                    <w:ind w:right="117"/>
                                    <w:jc w:val="right"/>
                                  </w:pPr>
                                  <w:r>
                                    <w:rPr>
                                      <w:spacing w:val="-2"/>
                                    </w:rPr>
                                    <w:t>0</w:t>
                                  </w:r>
                                  <w:r>
                                    <w:rPr>
                                      <w:spacing w:val="-8"/>
                                    </w:rPr>
                                    <w:t xml:space="preserve"> </w:t>
                                  </w:r>
                                  <w:r>
                                    <w:rPr>
                                      <w:spacing w:val="-2"/>
                                    </w:rPr>
                                    <w:t>(0.0%)</w:t>
                                  </w:r>
                                </w:p>
                              </w:tc>
                              <w:tc>
                                <w:tcPr>
                                  <w:tcW w:w="1657" w:type="dxa"/>
                                </w:tcPr>
                                <w:p w14:paraId="79BE3138" w14:textId="77777777" w:rsidR="00D62403" w:rsidRDefault="00D62403">
                                  <w:pPr>
                                    <w:pStyle w:val="TableParagraph"/>
                                    <w:spacing w:before="25" w:line="226" w:lineRule="exact"/>
                                    <w:ind w:right="117"/>
                                    <w:jc w:val="right"/>
                                  </w:pPr>
                                  <w:r>
                                    <w:t>78</w:t>
                                  </w:r>
                                  <w:r>
                                    <w:rPr>
                                      <w:spacing w:val="-6"/>
                                    </w:rPr>
                                    <w:t xml:space="preserve"> </w:t>
                                  </w:r>
                                  <w:r>
                                    <w:rPr>
                                      <w:spacing w:val="-2"/>
                                    </w:rPr>
                                    <w:t>(3.8%)</w:t>
                                  </w:r>
                                </w:p>
                              </w:tc>
                            </w:tr>
                            <w:tr w:rsidR="00D62403" w14:paraId="7063F260" w14:textId="77777777">
                              <w:trPr>
                                <w:trHeight w:val="270"/>
                              </w:trPr>
                              <w:tc>
                                <w:tcPr>
                                  <w:tcW w:w="3131" w:type="dxa"/>
                                  <w:gridSpan w:val="2"/>
                                </w:tcPr>
                                <w:p w14:paraId="2D520444" w14:textId="77777777" w:rsidR="00D62403" w:rsidRDefault="00D62403">
                                  <w:pPr>
                                    <w:pStyle w:val="TableParagraph"/>
                                    <w:spacing w:before="25" w:line="226" w:lineRule="exact"/>
                                    <w:ind w:left="337"/>
                                    <w:jc w:val="left"/>
                                  </w:pPr>
                                  <w:r>
                                    <w:rPr>
                                      <w:w w:val="110"/>
                                    </w:rPr>
                                    <w:t>KPOKPO</w:t>
                                  </w:r>
                                  <w:r>
                                    <w:rPr>
                                      <w:spacing w:val="-10"/>
                                      <w:w w:val="110"/>
                                    </w:rPr>
                                    <w:t xml:space="preserve"> 1</w:t>
                                  </w:r>
                                </w:p>
                              </w:tc>
                              <w:tc>
                                <w:tcPr>
                                  <w:tcW w:w="1548" w:type="dxa"/>
                                </w:tcPr>
                                <w:p w14:paraId="3E7A7ADF" w14:textId="77777777" w:rsidR="00D62403" w:rsidRDefault="00D62403">
                                  <w:pPr>
                                    <w:pStyle w:val="TableParagraph"/>
                                    <w:spacing w:before="25" w:line="226" w:lineRule="exact"/>
                                    <w:ind w:right="116"/>
                                    <w:jc w:val="right"/>
                                  </w:pPr>
                                  <w:r>
                                    <w:rPr>
                                      <w:w w:val="90"/>
                                    </w:rPr>
                                    <w:t>88</w:t>
                                  </w:r>
                                  <w:r>
                                    <w:t xml:space="preserve"> </w:t>
                                  </w:r>
                                  <w:r>
                                    <w:rPr>
                                      <w:spacing w:val="-2"/>
                                      <w:w w:val="95"/>
                                    </w:rPr>
                                    <w:t>(6.1%)</w:t>
                                  </w:r>
                                </w:p>
                              </w:tc>
                              <w:tc>
                                <w:tcPr>
                                  <w:tcW w:w="1379" w:type="dxa"/>
                                </w:tcPr>
                                <w:p w14:paraId="7BC89280" w14:textId="77777777" w:rsidR="00D62403" w:rsidRDefault="00D62403">
                                  <w:pPr>
                                    <w:pStyle w:val="TableParagraph"/>
                                    <w:spacing w:before="25" w:line="226" w:lineRule="exact"/>
                                    <w:ind w:right="117"/>
                                    <w:jc w:val="right"/>
                                  </w:pPr>
                                  <w:r>
                                    <w:t>12</w:t>
                                  </w:r>
                                  <w:r>
                                    <w:rPr>
                                      <w:spacing w:val="19"/>
                                    </w:rPr>
                                    <w:t xml:space="preserve"> </w:t>
                                  </w:r>
                                  <w:r>
                                    <w:rPr>
                                      <w:spacing w:val="-2"/>
                                    </w:rPr>
                                    <w:t>(1.9%)</w:t>
                                  </w:r>
                                </w:p>
                              </w:tc>
                              <w:tc>
                                <w:tcPr>
                                  <w:tcW w:w="1657" w:type="dxa"/>
                                </w:tcPr>
                                <w:p w14:paraId="58A9425E" w14:textId="77777777" w:rsidR="00D62403" w:rsidRDefault="00D62403">
                                  <w:pPr>
                                    <w:pStyle w:val="TableParagraph"/>
                                    <w:spacing w:before="25" w:line="226" w:lineRule="exact"/>
                                    <w:ind w:right="117"/>
                                    <w:jc w:val="right"/>
                                  </w:pPr>
                                  <w:r>
                                    <w:rPr>
                                      <w:spacing w:val="-6"/>
                                    </w:rPr>
                                    <w:t>100</w:t>
                                  </w:r>
                                  <w:r>
                                    <w:rPr>
                                      <w:spacing w:val="-4"/>
                                    </w:rPr>
                                    <w:t xml:space="preserve"> </w:t>
                                  </w:r>
                                  <w:r>
                                    <w:rPr>
                                      <w:spacing w:val="-2"/>
                                    </w:rPr>
                                    <w:t>(4.8%)</w:t>
                                  </w:r>
                                </w:p>
                              </w:tc>
                            </w:tr>
                            <w:tr w:rsidR="00D62403" w14:paraId="43FD4627" w14:textId="77777777">
                              <w:trPr>
                                <w:trHeight w:val="270"/>
                              </w:trPr>
                              <w:tc>
                                <w:tcPr>
                                  <w:tcW w:w="3131" w:type="dxa"/>
                                  <w:gridSpan w:val="2"/>
                                </w:tcPr>
                                <w:p w14:paraId="45565219" w14:textId="77777777" w:rsidR="00D62403" w:rsidRDefault="00D62403">
                                  <w:pPr>
                                    <w:pStyle w:val="TableParagraph"/>
                                    <w:spacing w:before="25" w:line="226" w:lineRule="exact"/>
                                    <w:ind w:left="337"/>
                                    <w:jc w:val="left"/>
                                  </w:pPr>
                                  <w:r>
                                    <w:rPr>
                                      <w:spacing w:val="-2"/>
                                    </w:rPr>
                                    <w:t>MISSION</w:t>
                                  </w:r>
                                  <w:r>
                                    <w:rPr>
                                      <w:spacing w:val="4"/>
                                    </w:rPr>
                                    <w:t xml:space="preserve"> </w:t>
                                  </w:r>
                                  <w:r>
                                    <w:rPr>
                                      <w:spacing w:val="-2"/>
                                    </w:rPr>
                                    <w:t>CATHOLIQUE</w:t>
                                  </w:r>
                                </w:p>
                              </w:tc>
                              <w:tc>
                                <w:tcPr>
                                  <w:tcW w:w="1548" w:type="dxa"/>
                                </w:tcPr>
                                <w:p w14:paraId="1B98616D" w14:textId="77777777" w:rsidR="00D62403" w:rsidRDefault="00D62403">
                                  <w:pPr>
                                    <w:pStyle w:val="TableParagraph"/>
                                    <w:spacing w:before="25" w:line="226" w:lineRule="exact"/>
                                    <w:ind w:right="117"/>
                                    <w:jc w:val="right"/>
                                  </w:pPr>
                                  <w:r>
                                    <w:rPr>
                                      <w:w w:val="90"/>
                                    </w:rPr>
                                    <w:t>30</w:t>
                                  </w:r>
                                  <w:r>
                                    <w:rPr>
                                      <w:spacing w:val="6"/>
                                    </w:rPr>
                                    <w:t xml:space="preserve"> </w:t>
                                  </w:r>
                                  <w:r>
                                    <w:rPr>
                                      <w:spacing w:val="-2"/>
                                    </w:rPr>
                                    <w:t>(2.1%)</w:t>
                                  </w:r>
                                </w:p>
                              </w:tc>
                              <w:tc>
                                <w:tcPr>
                                  <w:tcW w:w="1379" w:type="dxa"/>
                                </w:tcPr>
                                <w:p w14:paraId="3FDE4BFE" w14:textId="77777777" w:rsidR="00D62403" w:rsidRDefault="00D62403">
                                  <w:pPr>
                                    <w:pStyle w:val="TableParagraph"/>
                                    <w:spacing w:before="25" w:line="226" w:lineRule="exact"/>
                                    <w:ind w:right="118"/>
                                    <w:jc w:val="right"/>
                                  </w:pPr>
                                  <w:r>
                                    <w:t xml:space="preserve">67 </w:t>
                                  </w:r>
                                  <w:r>
                                    <w:rPr>
                                      <w:spacing w:val="-2"/>
                                    </w:rPr>
                                    <w:t>(10.7%)</w:t>
                                  </w:r>
                                </w:p>
                              </w:tc>
                              <w:tc>
                                <w:tcPr>
                                  <w:tcW w:w="1657" w:type="dxa"/>
                                </w:tcPr>
                                <w:p w14:paraId="4E162E5B" w14:textId="77777777" w:rsidR="00D62403" w:rsidRDefault="00D62403">
                                  <w:pPr>
                                    <w:pStyle w:val="TableParagraph"/>
                                    <w:spacing w:before="25" w:line="226" w:lineRule="exact"/>
                                    <w:ind w:right="117"/>
                                    <w:jc w:val="right"/>
                                  </w:pPr>
                                  <w:r>
                                    <w:t xml:space="preserve">97 </w:t>
                                  </w:r>
                                  <w:r>
                                    <w:rPr>
                                      <w:spacing w:val="-2"/>
                                    </w:rPr>
                                    <w:t>(4.7%)</w:t>
                                  </w:r>
                                </w:p>
                              </w:tc>
                            </w:tr>
                            <w:tr w:rsidR="00D62403" w14:paraId="6D2226E3" w14:textId="77777777">
                              <w:trPr>
                                <w:trHeight w:val="270"/>
                              </w:trPr>
                              <w:tc>
                                <w:tcPr>
                                  <w:tcW w:w="3131" w:type="dxa"/>
                                  <w:gridSpan w:val="2"/>
                                </w:tcPr>
                                <w:p w14:paraId="667931FD" w14:textId="77777777" w:rsidR="00D62403" w:rsidRDefault="00D62403">
                                  <w:pPr>
                                    <w:pStyle w:val="TableParagraph"/>
                                    <w:spacing w:before="25" w:line="226" w:lineRule="exact"/>
                                    <w:ind w:left="337"/>
                                    <w:jc w:val="left"/>
                                  </w:pPr>
                                  <w:r>
                                    <w:t>MBROUA</w:t>
                                  </w:r>
                                  <w:r>
                                    <w:rPr>
                                      <w:spacing w:val="41"/>
                                    </w:rPr>
                                    <w:t xml:space="preserve"> </w:t>
                                  </w:r>
                                  <w:r>
                                    <w:rPr>
                                      <w:spacing w:val="-10"/>
                                    </w:rPr>
                                    <w:t>2</w:t>
                                  </w:r>
                                </w:p>
                              </w:tc>
                              <w:tc>
                                <w:tcPr>
                                  <w:tcW w:w="1548" w:type="dxa"/>
                                </w:tcPr>
                                <w:p w14:paraId="527F9F5C" w14:textId="77777777" w:rsidR="00D62403" w:rsidRDefault="00D62403">
                                  <w:pPr>
                                    <w:pStyle w:val="TableParagraph"/>
                                    <w:spacing w:before="25" w:line="226" w:lineRule="exact"/>
                                    <w:ind w:right="116"/>
                                    <w:jc w:val="right"/>
                                  </w:pPr>
                                  <w:r>
                                    <w:rPr>
                                      <w:spacing w:val="-4"/>
                                    </w:rPr>
                                    <w:t>70</w:t>
                                  </w:r>
                                  <w:r>
                                    <w:rPr>
                                      <w:spacing w:val="-3"/>
                                    </w:rPr>
                                    <w:t xml:space="preserve"> </w:t>
                                  </w:r>
                                  <w:r>
                                    <w:rPr>
                                      <w:spacing w:val="-2"/>
                                    </w:rPr>
                                    <w:t>(4.8%)</w:t>
                                  </w:r>
                                </w:p>
                              </w:tc>
                              <w:tc>
                                <w:tcPr>
                                  <w:tcW w:w="1379" w:type="dxa"/>
                                </w:tcPr>
                                <w:p w14:paraId="05116E35" w14:textId="77777777" w:rsidR="00D62403" w:rsidRDefault="00D62403">
                                  <w:pPr>
                                    <w:pStyle w:val="TableParagraph"/>
                                    <w:spacing w:before="25" w:line="226" w:lineRule="exact"/>
                                    <w:ind w:right="117"/>
                                    <w:jc w:val="right"/>
                                  </w:pPr>
                                  <w:r>
                                    <w:rPr>
                                      <w:spacing w:val="-4"/>
                                    </w:rPr>
                                    <w:t>34</w:t>
                                  </w:r>
                                  <w:r>
                                    <w:rPr>
                                      <w:spacing w:val="-3"/>
                                    </w:rPr>
                                    <w:t xml:space="preserve"> </w:t>
                                  </w:r>
                                  <w:r>
                                    <w:rPr>
                                      <w:spacing w:val="-2"/>
                                    </w:rPr>
                                    <w:t>(5.4%)</w:t>
                                  </w:r>
                                </w:p>
                              </w:tc>
                              <w:tc>
                                <w:tcPr>
                                  <w:tcW w:w="1657" w:type="dxa"/>
                                </w:tcPr>
                                <w:p w14:paraId="08BD9C4F" w14:textId="77777777" w:rsidR="00D62403" w:rsidRDefault="00D62403">
                                  <w:pPr>
                                    <w:pStyle w:val="TableParagraph"/>
                                    <w:spacing w:before="25" w:line="226" w:lineRule="exact"/>
                                    <w:ind w:right="117"/>
                                    <w:jc w:val="right"/>
                                  </w:pPr>
                                  <w:r>
                                    <w:rPr>
                                      <w:spacing w:val="-2"/>
                                    </w:rPr>
                                    <w:t>104</w:t>
                                  </w:r>
                                  <w:r>
                                    <w:rPr>
                                      <w:spacing w:val="-4"/>
                                    </w:rPr>
                                    <w:t xml:space="preserve"> </w:t>
                                  </w:r>
                                  <w:r>
                                    <w:rPr>
                                      <w:spacing w:val="-2"/>
                                    </w:rPr>
                                    <w:t>(5.0%)</w:t>
                                  </w:r>
                                </w:p>
                              </w:tc>
                            </w:tr>
                            <w:tr w:rsidR="00D62403" w14:paraId="1A827829" w14:textId="77777777">
                              <w:trPr>
                                <w:trHeight w:val="270"/>
                              </w:trPr>
                              <w:tc>
                                <w:tcPr>
                                  <w:tcW w:w="3131" w:type="dxa"/>
                                  <w:gridSpan w:val="2"/>
                                </w:tcPr>
                                <w:p w14:paraId="523AC867" w14:textId="77777777" w:rsidR="00D62403" w:rsidRDefault="00D62403">
                                  <w:pPr>
                                    <w:pStyle w:val="TableParagraph"/>
                                    <w:spacing w:before="25" w:line="226" w:lineRule="exact"/>
                                    <w:ind w:left="337"/>
                                    <w:jc w:val="left"/>
                                  </w:pPr>
                                  <w:r>
                                    <w:t>GRIBINGUI</w:t>
                                  </w:r>
                                  <w:r>
                                    <w:rPr>
                                      <w:spacing w:val="13"/>
                                      <w:w w:val="110"/>
                                    </w:rPr>
                                    <w:t xml:space="preserve"> </w:t>
                                  </w:r>
                                  <w:r>
                                    <w:rPr>
                                      <w:spacing w:val="-10"/>
                                      <w:w w:val="110"/>
                                    </w:rPr>
                                    <w:t>1</w:t>
                                  </w:r>
                                </w:p>
                              </w:tc>
                              <w:tc>
                                <w:tcPr>
                                  <w:tcW w:w="1548" w:type="dxa"/>
                                </w:tcPr>
                                <w:p w14:paraId="3426EDA9" w14:textId="77777777" w:rsidR="00D62403" w:rsidRDefault="00D62403">
                                  <w:pPr>
                                    <w:pStyle w:val="TableParagraph"/>
                                    <w:spacing w:before="25" w:line="226" w:lineRule="exact"/>
                                    <w:ind w:right="116"/>
                                    <w:jc w:val="right"/>
                                  </w:pPr>
                                  <w:r>
                                    <w:t>103</w:t>
                                  </w:r>
                                  <w:r>
                                    <w:rPr>
                                      <w:spacing w:val="-6"/>
                                    </w:rPr>
                                    <w:t xml:space="preserve"> </w:t>
                                  </w:r>
                                  <w:r>
                                    <w:rPr>
                                      <w:spacing w:val="-2"/>
                                    </w:rPr>
                                    <w:t>(7.1%)</w:t>
                                  </w:r>
                                </w:p>
                              </w:tc>
                              <w:tc>
                                <w:tcPr>
                                  <w:tcW w:w="1379" w:type="dxa"/>
                                </w:tcPr>
                                <w:p w14:paraId="547848DB" w14:textId="77777777" w:rsidR="00D62403" w:rsidRDefault="00D62403">
                                  <w:pPr>
                                    <w:pStyle w:val="TableParagraph"/>
                                    <w:spacing w:before="25" w:line="226" w:lineRule="exact"/>
                                    <w:ind w:right="117"/>
                                    <w:jc w:val="right"/>
                                  </w:pPr>
                                  <w:r>
                                    <w:t>8</w:t>
                                  </w:r>
                                  <w:r>
                                    <w:rPr>
                                      <w:spacing w:val="-4"/>
                                    </w:rPr>
                                    <w:t xml:space="preserve"> </w:t>
                                  </w:r>
                                  <w:r>
                                    <w:rPr>
                                      <w:spacing w:val="-2"/>
                                    </w:rPr>
                                    <w:t>(1.3%)</w:t>
                                  </w:r>
                                </w:p>
                              </w:tc>
                              <w:tc>
                                <w:tcPr>
                                  <w:tcW w:w="1657" w:type="dxa"/>
                                </w:tcPr>
                                <w:p w14:paraId="258FD8F2" w14:textId="77777777" w:rsidR="00D62403" w:rsidRDefault="00D62403">
                                  <w:pPr>
                                    <w:pStyle w:val="TableParagraph"/>
                                    <w:spacing w:before="25" w:line="226" w:lineRule="exact"/>
                                    <w:ind w:right="117"/>
                                    <w:jc w:val="right"/>
                                  </w:pPr>
                                  <w:r>
                                    <w:rPr>
                                      <w:w w:val="105"/>
                                    </w:rPr>
                                    <w:t>111</w:t>
                                  </w:r>
                                  <w:r>
                                    <w:rPr>
                                      <w:spacing w:val="44"/>
                                      <w:w w:val="105"/>
                                    </w:rPr>
                                    <w:t xml:space="preserve"> </w:t>
                                  </w:r>
                                  <w:r>
                                    <w:rPr>
                                      <w:spacing w:val="-2"/>
                                      <w:w w:val="105"/>
                                    </w:rPr>
                                    <w:t>(5.3%)</w:t>
                                  </w:r>
                                </w:p>
                              </w:tc>
                            </w:tr>
                            <w:tr w:rsidR="00D62403" w14:paraId="629F18A2" w14:textId="77777777">
                              <w:trPr>
                                <w:trHeight w:val="270"/>
                              </w:trPr>
                              <w:tc>
                                <w:tcPr>
                                  <w:tcW w:w="3131" w:type="dxa"/>
                                  <w:gridSpan w:val="2"/>
                                </w:tcPr>
                                <w:p w14:paraId="1A4871DF" w14:textId="77777777" w:rsidR="00D62403" w:rsidRDefault="00D62403">
                                  <w:pPr>
                                    <w:pStyle w:val="TableParagraph"/>
                                    <w:spacing w:before="25" w:line="226" w:lineRule="exact"/>
                                    <w:ind w:left="337"/>
                                    <w:jc w:val="left"/>
                                  </w:pPr>
                                  <w:r>
                                    <w:t>KPOPO</w:t>
                                  </w:r>
                                  <w:r>
                                    <w:rPr>
                                      <w:spacing w:val="67"/>
                                    </w:rPr>
                                    <w:t xml:space="preserve"> </w:t>
                                  </w:r>
                                  <w:r>
                                    <w:rPr>
                                      <w:spacing w:val="-10"/>
                                    </w:rPr>
                                    <w:t>2</w:t>
                                  </w:r>
                                </w:p>
                              </w:tc>
                              <w:tc>
                                <w:tcPr>
                                  <w:tcW w:w="1548" w:type="dxa"/>
                                </w:tcPr>
                                <w:p w14:paraId="68453B98" w14:textId="77777777" w:rsidR="00D62403" w:rsidRDefault="00D62403">
                                  <w:pPr>
                                    <w:pStyle w:val="TableParagraph"/>
                                    <w:spacing w:before="25" w:line="226" w:lineRule="exact"/>
                                    <w:ind w:right="116"/>
                                    <w:jc w:val="right"/>
                                  </w:pPr>
                                  <w:r>
                                    <w:rPr>
                                      <w:w w:val="90"/>
                                    </w:rPr>
                                    <w:t>88</w:t>
                                  </w:r>
                                  <w:r>
                                    <w:t xml:space="preserve"> </w:t>
                                  </w:r>
                                  <w:r>
                                    <w:rPr>
                                      <w:spacing w:val="-2"/>
                                      <w:w w:val="95"/>
                                    </w:rPr>
                                    <w:t>(6.1%)</w:t>
                                  </w:r>
                                </w:p>
                              </w:tc>
                              <w:tc>
                                <w:tcPr>
                                  <w:tcW w:w="1379" w:type="dxa"/>
                                </w:tcPr>
                                <w:p w14:paraId="430C3047" w14:textId="77777777" w:rsidR="00D62403" w:rsidRDefault="00D62403">
                                  <w:pPr>
                                    <w:pStyle w:val="TableParagraph"/>
                                    <w:spacing w:before="25" w:line="226" w:lineRule="exact"/>
                                    <w:ind w:right="117"/>
                                    <w:jc w:val="right"/>
                                  </w:pPr>
                                  <w:r>
                                    <w:t>12</w:t>
                                  </w:r>
                                  <w:r>
                                    <w:rPr>
                                      <w:spacing w:val="19"/>
                                    </w:rPr>
                                    <w:t xml:space="preserve"> </w:t>
                                  </w:r>
                                  <w:r>
                                    <w:rPr>
                                      <w:spacing w:val="-2"/>
                                    </w:rPr>
                                    <w:t>(1.9%)</w:t>
                                  </w:r>
                                </w:p>
                              </w:tc>
                              <w:tc>
                                <w:tcPr>
                                  <w:tcW w:w="1657" w:type="dxa"/>
                                </w:tcPr>
                                <w:p w14:paraId="45A4E983" w14:textId="77777777" w:rsidR="00D62403" w:rsidRDefault="00D62403">
                                  <w:pPr>
                                    <w:pStyle w:val="TableParagraph"/>
                                    <w:spacing w:before="25" w:line="226" w:lineRule="exact"/>
                                    <w:ind w:right="117"/>
                                    <w:jc w:val="right"/>
                                  </w:pPr>
                                  <w:r>
                                    <w:rPr>
                                      <w:spacing w:val="-6"/>
                                    </w:rPr>
                                    <w:t>100</w:t>
                                  </w:r>
                                  <w:r>
                                    <w:rPr>
                                      <w:spacing w:val="-4"/>
                                    </w:rPr>
                                    <w:t xml:space="preserve"> </w:t>
                                  </w:r>
                                  <w:r>
                                    <w:rPr>
                                      <w:spacing w:val="-2"/>
                                    </w:rPr>
                                    <w:t>(4.8%)</w:t>
                                  </w:r>
                                </w:p>
                              </w:tc>
                            </w:tr>
                            <w:tr w:rsidR="00D62403" w14:paraId="15B69493" w14:textId="77777777">
                              <w:trPr>
                                <w:trHeight w:val="270"/>
                              </w:trPr>
                              <w:tc>
                                <w:tcPr>
                                  <w:tcW w:w="3131" w:type="dxa"/>
                                  <w:gridSpan w:val="2"/>
                                </w:tcPr>
                                <w:p w14:paraId="0C80FB16" w14:textId="77777777" w:rsidR="00D62403" w:rsidRDefault="00D62403">
                                  <w:pPr>
                                    <w:pStyle w:val="TableParagraph"/>
                                    <w:spacing w:before="25" w:line="226" w:lineRule="exact"/>
                                    <w:ind w:left="337"/>
                                    <w:jc w:val="left"/>
                                  </w:pPr>
                                  <w:r>
                                    <w:t>GRIBINGUI</w:t>
                                  </w:r>
                                  <w:r>
                                    <w:rPr>
                                      <w:spacing w:val="17"/>
                                    </w:rPr>
                                    <w:t xml:space="preserve"> </w:t>
                                  </w:r>
                                  <w:r>
                                    <w:rPr>
                                      <w:spacing w:val="-10"/>
                                    </w:rPr>
                                    <w:t>2</w:t>
                                  </w:r>
                                </w:p>
                              </w:tc>
                              <w:tc>
                                <w:tcPr>
                                  <w:tcW w:w="1548" w:type="dxa"/>
                                </w:tcPr>
                                <w:p w14:paraId="4B2D349D" w14:textId="77777777" w:rsidR="00D62403" w:rsidRDefault="00D62403">
                                  <w:pPr>
                                    <w:pStyle w:val="TableParagraph"/>
                                    <w:spacing w:before="25" w:line="226" w:lineRule="exact"/>
                                    <w:ind w:right="116"/>
                                    <w:jc w:val="right"/>
                                  </w:pPr>
                                  <w:r>
                                    <w:t>78</w:t>
                                  </w:r>
                                  <w:r>
                                    <w:rPr>
                                      <w:spacing w:val="-6"/>
                                    </w:rPr>
                                    <w:t xml:space="preserve"> </w:t>
                                  </w:r>
                                  <w:r>
                                    <w:rPr>
                                      <w:spacing w:val="-2"/>
                                    </w:rPr>
                                    <w:t>(5.4%)</w:t>
                                  </w:r>
                                </w:p>
                              </w:tc>
                              <w:tc>
                                <w:tcPr>
                                  <w:tcW w:w="1379" w:type="dxa"/>
                                </w:tcPr>
                                <w:p w14:paraId="204838AA" w14:textId="77777777" w:rsidR="00D62403" w:rsidRDefault="00D62403">
                                  <w:pPr>
                                    <w:pStyle w:val="TableParagraph"/>
                                    <w:spacing w:before="25" w:line="226" w:lineRule="exact"/>
                                    <w:ind w:right="117"/>
                                    <w:jc w:val="right"/>
                                  </w:pPr>
                                  <w:r>
                                    <w:t>13</w:t>
                                  </w:r>
                                  <w:r>
                                    <w:rPr>
                                      <w:spacing w:val="21"/>
                                    </w:rPr>
                                    <w:t xml:space="preserve"> </w:t>
                                  </w:r>
                                  <w:r>
                                    <w:rPr>
                                      <w:spacing w:val="-2"/>
                                    </w:rPr>
                                    <w:t>(2.1%)</w:t>
                                  </w:r>
                                </w:p>
                              </w:tc>
                              <w:tc>
                                <w:tcPr>
                                  <w:tcW w:w="1657" w:type="dxa"/>
                                </w:tcPr>
                                <w:p w14:paraId="0DB28C21" w14:textId="77777777" w:rsidR="00D62403" w:rsidRDefault="00D62403">
                                  <w:pPr>
                                    <w:pStyle w:val="TableParagraph"/>
                                    <w:spacing w:before="25" w:line="226" w:lineRule="exact"/>
                                    <w:ind w:right="117"/>
                                    <w:jc w:val="right"/>
                                  </w:pPr>
                                  <w:r>
                                    <w:t>91</w:t>
                                  </w:r>
                                  <w:r>
                                    <w:rPr>
                                      <w:spacing w:val="16"/>
                                    </w:rPr>
                                    <w:t xml:space="preserve"> </w:t>
                                  </w:r>
                                  <w:r>
                                    <w:rPr>
                                      <w:spacing w:val="-2"/>
                                    </w:rPr>
                                    <w:t>(4.4%)</w:t>
                                  </w:r>
                                </w:p>
                              </w:tc>
                            </w:tr>
                            <w:tr w:rsidR="00D62403" w14:paraId="5223D950" w14:textId="77777777">
                              <w:trPr>
                                <w:trHeight w:val="270"/>
                              </w:trPr>
                              <w:tc>
                                <w:tcPr>
                                  <w:tcW w:w="3131" w:type="dxa"/>
                                  <w:gridSpan w:val="2"/>
                                </w:tcPr>
                                <w:p w14:paraId="186E82ED" w14:textId="77777777" w:rsidR="00D62403" w:rsidRDefault="00D62403">
                                  <w:pPr>
                                    <w:pStyle w:val="TableParagraph"/>
                                    <w:spacing w:before="25" w:line="226" w:lineRule="exact"/>
                                    <w:ind w:left="337"/>
                                    <w:jc w:val="left"/>
                                  </w:pPr>
                                  <w:r>
                                    <w:rPr>
                                      <w:spacing w:val="-4"/>
                                      <w:w w:val="105"/>
                                    </w:rPr>
                                    <w:t>KOBO</w:t>
                                  </w:r>
                                </w:p>
                              </w:tc>
                              <w:tc>
                                <w:tcPr>
                                  <w:tcW w:w="1548" w:type="dxa"/>
                                </w:tcPr>
                                <w:p w14:paraId="62A1886D" w14:textId="77777777" w:rsidR="00D62403" w:rsidRDefault="00D62403">
                                  <w:pPr>
                                    <w:pStyle w:val="TableParagraph"/>
                                    <w:spacing w:before="25" w:line="226" w:lineRule="exact"/>
                                    <w:ind w:right="117"/>
                                    <w:jc w:val="right"/>
                                  </w:pPr>
                                  <w:r>
                                    <w:t>25</w:t>
                                  </w:r>
                                  <w:r>
                                    <w:rPr>
                                      <w:spacing w:val="-3"/>
                                    </w:rPr>
                                    <w:t xml:space="preserve"> </w:t>
                                  </w:r>
                                  <w:r>
                                    <w:rPr>
                                      <w:spacing w:val="-2"/>
                                    </w:rPr>
                                    <w:t>(1.7%)</w:t>
                                  </w:r>
                                </w:p>
                              </w:tc>
                              <w:tc>
                                <w:tcPr>
                                  <w:tcW w:w="1379" w:type="dxa"/>
                                </w:tcPr>
                                <w:p w14:paraId="69FB9EA1" w14:textId="77777777" w:rsidR="00D62403" w:rsidRDefault="00D62403">
                                  <w:pPr>
                                    <w:pStyle w:val="TableParagraph"/>
                                    <w:spacing w:before="25" w:line="226" w:lineRule="exact"/>
                                    <w:ind w:right="117"/>
                                    <w:jc w:val="right"/>
                                  </w:pPr>
                                  <w:r>
                                    <w:t>54</w:t>
                                  </w:r>
                                  <w:r>
                                    <w:rPr>
                                      <w:spacing w:val="-6"/>
                                    </w:rPr>
                                    <w:t xml:space="preserve"> </w:t>
                                  </w:r>
                                  <w:r>
                                    <w:rPr>
                                      <w:spacing w:val="-2"/>
                                    </w:rPr>
                                    <w:t>(8.6%)</w:t>
                                  </w:r>
                                </w:p>
                              </w:tc>
                              <w:tc>
                                <w:tcPr>
                                  <w:tcW w:w="1657" w:type="dxa"/>
                                </w:tcPr>
                                <w:p w14:paraId="750168F1" w14:textId="77777777" w:rsidR="00D62403" w:rsidRDefault="00D62403">
                                  <w:pPr>
                                    <w:pStyle w:val="TableParagraph"/>
                                    <w:spacing w:before="25" w:line="226" w:lineRule="exact"/>
                                    <w:ind w:right="117"/>
                                    <w:jc w:val="right"/>
                                  </w:pPr>
                                  <w:r>
                                    <w:t xml:space="preserve">79 </w:t>
                                  </w:r>
                                  <w:r>
                                    <w:rPr>
                                      <w:spacing w:val="-2"/>
                                    </w:rPr>
                                    <w:t>(3.8%)</w:t>
                                  </w:r>
                                </w:p>
                              </w:tc>
                            </w:tr>
                            <w:tr w:rsidR="00D62403" w14:paraId="03D0F096" w14:textId="77777777">
                              <w:trPr>
                                <w:trHeight w:val="270"/>
                              </w:trPr>
                              <w:tc>
                                <w:tcPr>
                                  <w:tcW w:w="3131" w:type="dxa"/>
                                  <w:gridSpan w:val="2"/>
                                </w:tcPr>
                                <w:p w14:paraId="4454C454" w14:textId="77777777" w:rsidR="00D62403" w:rsidRDefault="00D62403">
                                  <w:pPr>
                                    <w:pStyle w:val="TableParagraph"/>
                                    <w:spacing w:before="25" w:line="226" w:lineRule="exact"/>
                                    <w:ind w:left="337"/>
                                    <w:jc w:val="left"/>
                                  </w:pPr>
                                  <w:r>
                                    <w:rPr>
                                      <w:spacing w:val="-2"/>
                                      <w:w w:val="105"/>
                                    </w:rPr>
                                    <w:t>GBIAKOTA</w:t>
                                  </w:r>
                                </w:p>
                              </w:tc>
                              <w:tc>
                                <w:tcPr>
                                  <w:tcW w:w="1548" w:type="dxa"/>
                                </w:tcPr>
                                <w:p w14:paraId="02FCA46F" w14:textId="77777777" w:rsidR="00D62403" w:rsidRDefault="00D62403">
                                  <w:pPr>
                                    <w:pStyle w:val="TableParagraph"/>
                                    <w:spacing w:before="25" w:line="226" w:lineRule="exact"/>
                                    <w:ind w:right="116"/>
                                    <w:jc w:val="right"/>
                                  </w:pPr>
                                  <w:r>
                                    <w:rPr>
                                      <w:spacing w:val="-4"/>
                                    </w:rPr>
                                    <w:t>22</w:t>
                                  </w:r>
                                  <w:r>
                                    <w:rPr>
                                      <w:spacing w:val="-3"/>
                                    </w:rPr>
                                    <w:t xml:space="preserve"> </w:t>
                                  </w:r>
                                  <w:r>
                                    <w:rPr>
                                      <w:spacing w:val="-2"/>
                                    </w:rPr>
                                    <w:t>(1.5%)</w:t>
                                  </w:r>
                                </w:p>
                              </w:tc>
                              <w:tc>
                                <w:tcPr>
                                  <w:tcW w:w="1379" w:type="dxa"/>
                                </w:tcPr>
                                <w:p w14:paraId="313CE89A" w14:textId="77777777" w:rsidR="00D62403" w:rsidRDefault="00D62403">
                                  <w:pPr>
                                    <w:pStyle w:val="TableParagraph"/>
                                    <w:spacing w:before="25" w:line="226" w:lineRule="exact"/>
                                    <w:ind w:right="117"/>
                                    <w:jc w:val="right"/>
                                  </w:pPr>
                                  <w:r>
                                    <w:rPr>
                                      <w:spacing w:val="-5"/>
                                    </w:rPr>
                                    <w:t>44</w:t>
                                  </w:r>
                                  <w:r>
                                    <w:rPr>
                                      <w:spacing w:val="-4"/>
                                    </w:rPr>
                                    <w:t xml:space="preserve"> </w:t>
                                  </w:r>
                                  <w:r>
                                    <w:rPr>
                                      <w:spacing w:val="-2"/>
                                    </w:rPr>
                                    <w:t>(7.0%)</w:t>
                                  </w:r>
                                </w:p>
                              </w:tc>
                              <w:tc>
                                <w:tcPr>
                                  <w:tcW w:w="1657" w:type="dxa"/>
                                </w:tcPr>
                                <w:p w14:paraId="08B43138" w14:textId="77777777" w:rsidR="00D62403" w:rsidRDefault="00D62403">
                                  <w:pPr>
                                    <w:pStyle w:val="TableParagraph"/>
                                    <w:spacing w:before="25" w:line="226" w:lineRule="exact"/>
                                    <w:ind w:right="117"/>
                                    <w:jc w:val="right"/>
                                  </w:pPr>
                                  <w:r>
                                    <w:rPr>
                                      <w:spacing w:val="-5"/>
                                    </w:rPr>
                                    <w:t>66</w:t>
                                  </w:r>
                                  <w:r>
                                    <w:rPr>
                                      <w:spacing w:val="-4"/>
                                    </w:rPr>
                                    <w:t xml:space="preserve"> </w:t>
                                  </w:r>
                                  <w:r>
                                    <w:rPr>
                                      <w:spacing w:val="-2"/>
                                    </w:rPr>
                                    <w:t>(3.2%)</w:t>
                                  </w:r>
                                </w:p>
                              </w:tc>
                            </w:tr>
                            <w:tr w:rsidR="00D62403" w14:paraId="10AF4A8B" w14:textId="77777777">
                              <w:trPr>
                                <w:trHeight w:val="270"/>
                              </w:trPr>
                              <w:tc>
                                <w:tcPr>
                                  <w:tcW w:w="3131" w:type="dxa"/>
                                  <w:gridSpan w:val="2"/>
                                </w:tcPr>
                                <w:p w14:paraId="01AA69A9" w14:textId="77777777" w:rsidR="00D62403" w:rsidRDefault="00D62403">
                                  <w:pPr>
                                    <w:pStyle w:val="TableParagraph"/>
                                    <w:spacing w:before="25" w:line="226" w:lineRule="exact"/>
                                    <w:ind w:left="337"/>
                                    <w:jc w:val="left"/>
                                  </w:pPr>
                                  <w:r>
                                    <w:t>MALIKO</w:t>
                                  </w:r>
                                  <w:r>
                                    <w:rPr>
                                      <w:spacing w:val="40"/>
                                    </w:rPr>
                                    <w:t xml:space="preserve"> </w:t>
                                  </w:r>
                                  <w:r>
                                    <w:rPr>
                                      <w:spacing w:val="-10"/>
                                    </w:rPr>
                                    <w:t>2</w:t>
                                  </w:r>
                                </w:p>
                              </w:tc>
                              <w:tc>
                                <w:tcPr>
                                  <w:tcW w:w="1548" w:type="dxa"/>
                                </w:tcPr>
                                <w:p w14:paraId="01A43098" w14:textId="77777777" w:rsidR="00D62403" w:rsidRDefault="00D62403">
                                  <w:pPr>
                                    <w:pStyle w:val="TableParagraph"/>
                                    <w:spacing w:before="25" w:line="226" w:lineRule="exact"/>
                                    <w:ind w:right="117"/>
                                    <w:jc w:val="right"/>
                                  </w:pPr>
                                  <w:r>
                                    <w:rPr>
                                      <w:w w:val="90"/>
                                    </w:rPr>
                                    <w:t>30</w:t>
                                  </w:r>
                                  <w:r>
                                    <w:rPr>
                                      <w:spacing w:val="6"/>
                                    </w:rPr>
                                    <w:t xml:space="preserve"> </w:t>
                                  </w:r>
                                  <w:r>
                                    <w:rPr>
                                      <w:spacing w:val="-2"/>
                                    </w:rPr>
                                    <w:t>(2.1%)</w:t>
                                  </w:r>
                                </w:p>
                              </w:tc>
                              <w:tc>
                                <w:tcPr>
                                  <w:tcW w:w="1379" w:type="dxa"/>
                                </w:tcPr>
                                <w:p w14:paraId="12E8F38B" w14:textId="77777777" w:rsidR="00D62403" w:rsidRDefault="00D62403">
                                  <w:pPr>
                                    <w:pStyle w:val="TableParagraph"/>
                                    <w:spacing w:before="25" w:line="226" w:lineRule="exact"/>
                                    <w:ind w:right="117"/>
                                    <w:jc w:val="right"/>
                                  </w:pPr>
                                  <w:r>
                                    <w:t>45</w:t>
                                  </w:r>
                                  <w:r>
                                    <w:rPr>
                                      <w:spacing w:val="-6"/>
                                    </w:rPr>
                                    <w:t xml:space="preserve"> </w:t>
                                  </w:r>
                                  <w:r>
                                    <w:rPr>
                                      <w:spacing w:val="-2"/>
                                    </w:rPr>
                                    <w:t>(7.2%)</w:t>
                                  </w:r>
                                </w:p>
                              </w:tc>
                              <w:tc>
                                <w:tcPr>
                                  <w:tcW w:w="1657" w:type="dxa"/>
                                </w:tcPr>
                                <w:p w14:paraId="0DD3C813" w14:textId="77777777" w:rsidR="00D62403" w:rsidRDefault="00D62403">
                                  <w:pPr>
                                    <w:pStyle w:val="TableParagraph"/>
                                    <w:spacing w:before="25" w:line="226" w:lineRule="exact"/>
                                    <w:ind w:right="117"/>
                                    <w:jc w:val="right"/>
                                  </w:pPr>
                                  <w:r>
                                    <w:t>75</w:t>
                                  </w:r>
                                  <w:r>
                                    <w:rPr>
                                      <w:spacing w:val="9"/>
                                    </w:rPr>
                                    <w:t xml:space="preserve"> </w:t>
                                  </w:r>
                                  <w:r>
                                    <w:rPr>
                                      <w:spacing w:val="-2"/>
                                    </w:rPr>
                                    <w:t>(3.6%)</w:t>
                                  </w:r>
                                </w:p>
                              </w:tc>
                            </w:tr>
                            <w:tr w:rsidR="00D62403" w14:paraId="34AA1502" w14:textId="77777777">
                              <w:trPr>
                                <w:trHeight w:val="270"/>
                              </w:trPr>
                              <w:tc>
                                <w:tcPr>
                                  <w:tcW w:w="3131" w:type="dxa"/>
                                  <w:gridSpan w:val="2"/>
                                </w:tcPr>
                                <w:p w14:paraId="2FCB60AA" w14:textId="77777777" w:rsidR="00D62403" w:rsidRDefault="00D62403">
                                  <w:pPr>
                                    <w:pStyle w:val="TableParagraph"/>
                                    <w:spacing w:before="25" w:line="226" w:lineRule="exact"/>
                                    <w:ind w:left="337"/>
                                    <w:jc w:val="left"/>
                                  </w:pPr>
                                  <w:r>
                                    <w:rPr>
                                      <w:spacing w:val="-2"/>
                                      <w:w w:val="105"/>
                                    </w:rPr>
                                    <w:t>DAKPOUTOU</w:t>
                                  </w:r>
                                </w:p>
                              </w:tc>
                              <w:tc>
                                <w:tcPr>
                                  <w:tcW w:w="1548" w:type="dxa"/>
                                </w:tcPr>
                                <w:p w14:paraId="28481F33" w14:textId="77777777" w:rsidR="00D62403" w:rsidRDefault="00D62403">
                                  <w:pPr>
                                    <w:pStyle w:val="TableParagraph"/>
                                    <w:spacing w:before="25" w:line="226" w:lineRule="exact"/>
                                    <w:ind w:right="116"/>
                                    <w:jc w:val="right"/>
                                  </w:pPr>
                                  <w:r>
                                    <w:rPr>
                                      <w:w w:val="90"/>
                                    </w:rPr>
                                    <w:t>30</w:t>
                                  </w:r>
                                  <w:r>
                                    <w:rPr>
                                      <w:spacing w:val="6"/>
                                    </w:rPr>
                                    <w:t xml:space="preserve"> </w:t>
                                  </w:r>
                                  <w:r>
                                    <w:rPr>
                                      <w:spacing w:val="-2"/>
                                    </w:rPr>
                                    <w:t>(2.1%)</w:t>
                                  </w:r>
                                </w:p>
                              </w:tc>
                              <w:tc>
                                <w:tcPr>
                                  <w:tcW w:w="1379" w:type="dxa"/>
                                </w:tcPr>
                                <w:p w14:paraId="71E1B17B" w14:textId="77777777" w:rsidR="00D62403" w:rsidRDefault="00D62403">
                                  <w:pPr>
                                    <w:pStyle w:val="TableParagraph"/>
                                    <w:spacing w:before="25" w:line="226" w:lineRule="exact"/>
                                    <w:ind w:right="117"/>
                                    <w:jc w:val="right"/>
                                  </w:pPr>
                                  <w:r>
                                    <w:rPr>
                                      <w:spacing w:val="-6"/>
                                    </w:rPr>
                                    <w:t>50</w:t>
                                  </w:r>
                                  <w:r>
                                    <w:rPr>
                                      <w:spacing w:val="-5"/>
                                    </w:rPr>
                                    <w:t xml:space="preserve"> </w:t>
                                  </w:r>
                                  <w:r>
                                    <w:rPr>
                                      <w:spacing w:val="-2"/>
                                    </w:rPr>
                                    <w:t>(8.0%)</w:t>
                                  </w:r>
                                </w:p>
                              </w:tc>
                              <w:tc>
                                <w:tcPr>
                                  <w:tcW w:w="1657" w:type="dxa"/>
                                </w:tcPr>
                                <w:p w14:paraId="7A62A03C" w14:textId="77777777" w:rsidR="00D62403" w:rsidRDefault="00D62403">
                                  <w:pPr>
                                    <w:pStyle w:val="TableParagraph"/>
                                    <w:spacing w:before="25" w:line="226" w:lineRule="exact"/>
                                    <w:ind w:right="117"/>
                                    <w:jc w:val="right"/>
                                  </w:pPr>
                                  <w:r>
                                    <w:rPr>
                                      <w:w w:val="90"/>
                                    </w:rPr>
                                    <w:t>80</w:t>
                                  </w:r>
                                  <w:r>
                                    <w:rPr>
                                      <w:spacing w:val="-5"/>
                                    </w:rPr>
                                    <w:t xml:space="preserve"> </w:t>
                                  </w:r>
                                  <w:r>
                                    <w:rPr>
                                      <w:spacing w:val="-2"/>
                                    </w:rPr>
                                    <w:t>(3.8%)</w:t>
                                  </w:r>
                                </w:p>
                              </w:tc>
                            </w:tr>
                            <w:tr w:rsidR="00D62403" w14:paraId="6422E940" w14:textId="77777777">
                              <w:trPr>
                                <w:trHeight w:val="270"/>
                              </w:trPr>
                              <w:tc>
                                <w:tcPr>
                                  <w:tcW w:w="3131" w:type="dxa"/>
                                  <w:gridSpan w:val="2"/>
                                </w:tcPr>
                                <w:p w14:paraId="7BF4C743" w14:textId="77777777" w:rsidR="00D62403" w:rsidRDefault="00D62403">
                                  <w:pPr>
                                    <w:pStyle w:val="TableParagraph"/>
                                    <w:spacing w:before="25" w:line="226" w:lineRule="exact"/>
                                    <w:ind w:left="337"/>
                                    <w:jc w:val="left"/>
                                  </w:pPr>
                                  <w:r>
                                    <w:rPr>
                                      <w:spacing w:val="-2"/>
                                      <w:w w:val="110"/>
                                    </w:rPr>
                                    <w:t>AOUYA</w:t>
                                  </w:r>
                                </w:p>
                              </w:tc>
                              <w:tc>
                                <w:tcPr>
                                  <w:tcW w:w="1548" w:type="dxa"/>
                                </w:tcPr>
                                <w:p w14:paraId="788D57DD" w14:textId="77777777" w:rsidR="00D62403" w:rsidRDefault="00D62403">
                                  <w:pPr>
                                    <w:pStyle w:val="TableParagraph"/>
                                    <w:spacing w:before="25" w:line="226" w:lineRule="exact"/>
                                    <w:ind w:right="116"/>
                                    <w:jc w:val="right"/>
                                  </w:pPr>
                                  <w:r>
                                    <w:rPr>
                                      <w:w w:val="105"/>
                                    </w:rPr>
                                    <w:t>17</w:t>
                                  </w:r>
                                  <w:r>
                                    <w:rPr>
                                      <w:spacing w:val="18"/>
                                      <w:w w:val="105"/>
                                    </w:rPr>
                                    <w:t xml:space="preserve"> </w:t>
                                  </w:r>
                                  <w:r>
                                    <w:rPr>
                                      <w:spacing w:val="-2"/>
                                      <w:w w:val="105"/>
                                    </w:rPr>
                                    <w:t>(1.2%)</w:t>
                                  </w:r>
                                </w:p>
                              </w:tc>
                              <w:tc>
                                <w:tcPr>
                                  <w:tcW w:w="1379" w:type="dxa"/>
                                </w:tcPr>
                                <w:p w14:paraId="6170A34F" w14:textId="77777777" w:rsidR="00D62403" w:rsidRDefault="00D62403">
                                  <w:pPr>
                                    <w:pStyle w:val="TableParagraph"/>
                                    <w:spacing w:before="25" w:line="226" w:lineRule="exact"/>
                                    <w:ind w:right="117"/>
                                    <w:jc w:val="right"/>
                                  </w:pPr>
                                  <w:r>
                                    <w:t>53</w:t>
                                  </w:r>
                                  <w:r>
                                    <w:rPr>
                                      <w:spacing w:val="-3"/>
                                    </w:rPr>
                                    <w:t xml:space="preserve"> </w:t>
                                  </w:r>
                                  <w:r>
                                    <w:rPr>
                                      <w:spacing w:val="-2"/>
                                    </w:rPr>
                                    <w:t>(8.4%)</w:t>
                                  </w:r>
                                </w:p>
                              </w:tc>
                              <w:tc>
                                <w:tcPr>
                                  <w:tcW w:w="1657" w:type="dxa"/>
                                </w:tcPr>
                                <w:p w14:paraId="3935E870" w14:textId="77777777" w:rsidR="00D62403" w:rsidRDefault="00D62403">
                                  <w:pPr>
                                    <w:pStyle w:val="TableParagraph"/>
                                    <w:spacing w:before="25" w:line="226" w:lineRule="exact"/>
                                    <w:ind w:right="117"/>
                                    <w:jc w:val="right"/>
                                  </w:pPr>
                                  <w:r>
                                    <w:rPr>
                                      <w:spacing w:val="-4"/>
                                    </w:rPr>
                                    <w:t>70</w:t>
                                  </w:r>
                                  <w:r>
                                    <w:rPr>
                                      <w:spacing w:val="-3"/>
                                    </w:rPr>
                                    <w:t xml:space="preserve"> </w:t>
                                  </w:r>
                                  <w:r>
                                    <w:rPr>
                                      <w:spacing w:val="-2"/>
                                    </w:rPr>
                                    <w:t>(3.4%)</w:t>
                                  </w:r>
                                </w:p>
                              </w:tc>
                            </w:tr>
                            <w:tr w:rsidR="00D62403" w14:paraId="15E1C6BA" w14:textId="77777777">
                              <w:trPr>
                                <w:trHeight w:val="270"/>
                              </w:trPr>
                              <w:tc>
                                <w:tcPr>
                                  <w:tcW w:w="3131" w:type="dxa"/>
                                  <w:gridSpan w:val="2"/>
                                </w:tcPr>
                                <w:p w14:paraId="2A5B30EA" w14:textId="77777777" w:rsidR="00D62403" w:rsidRDefault="00D62403">
                                  <w:pPr>
                                    <w:pStyle w:val="TableParagraph"/>
                                    <w:spacing w:before="25" w:line="226" w:lineRule="exact"/>
                                    <w:ind w:left="337"/>
                                    <w:jc w:val="left"/>
                                  </w:pPr>
                                  <w:r>
                                    <w:rPr>
                                      <w:spacing w:val="-2"/>
                                    </w:rPr>
                                    <w:t>BEREME</w:t>
                                  </w:r>
                                </w:p>
                              </w:tc>
                              <w:tc>
                                <w:tcPr>
                                  <w:tcW w:w="1548" w:type="dxa"/>
                                </w:tcPr>
                                <w:p w14:paraId="077053BC" w14:textId="77777777" w:rsidR="00D62403" w:rsidRDefault="00D62403">
                                  <w:pPr>
                                    <w:pStyle w:val="TableParagraph"/>
                                    <w:spacing w:before="25" w:line="226" w:lineRule="exact"/>
                                    <w:ind w:right="117"/>
                                    <w:jc w:val="right"/>
                                  </w:pPr>
                                  <w:r>
                                    <w:t>21</w:t>
                                  </w:r>
                                  <w:r>
                                    <w:rPr>
                                      <w:spacing w:val="19"/>
                                    </w:rPr>
                                    <w:t xml:space="preserve"> </w:t>
                                  </w:r>
                                  <w:r>
                                    <w:rPr>
                                      <w:spacing w:val="-2"/>
                                    </w:rPr>
                                    <w:t>(1.4%)</w:t>
                                  </w:r>
                                </w:p>
                              </w:tc>
                              <w:tc>
                                <w:tcPr>
                                  <w:tcW w:w="1379" w:type="dxa"/>
                                </w:tcPr>
                                <w:p w14:paraId="7B48F4C9" w14:textId="77777777" w:rsidR="00D62403" w:rsidRDefault="00D62403">
                                  <w:pPr>
                                    <w:pStyle w:val="TableParagraph"/>
                                    <w:spacing w:before="25" w:line="226" w:lineRule="exact"/>
                                    <w:ind w:right="118"/>
                                    <w:jc w:val="right"/>
                                  </w:pPr>
                                  <w:r>
                                    <w:rPr>
                                      <w:w w:val="105"/>
                                    </w:rPr>
                                    <w:t>7</w:t>
                                  </w:r>
                                  <w:r>
                                    <w:rPr>
                                      <w:spacing w:val="8"/>
                                      <w:w w:val="105"/>
                                    </w:rPr>
                                    <w:t xml:space="preserve"> </w:t>
                                  </w:r>
                                  <w:r>
                                    <w:rPr>
                                      <w:spacing w:val="-2"/>
                                      <w:w w:val="105"/>
                                    </w:rPr>
                                    <w:t>(1.1%)</w:t>
                                  </w:r>
                                </w:p>
                              </w:tc>
                              <w:tc>
                                <w:tcPr>
                                  <w:tcW w:w="1657" w:type="dxa"/>
                                </w:tcPr>
                                <w:p w14:paraId="38E3CAA4" w14:textId="77777777" w:rsidR="00D62403" w:rsidRDefault="00D62403">
                                  <w:pPr>
                                    <w:pStyle w:val="TableParagraph"/>
                                    <w:spacing w:before="25" w:line="226" w:lineRule="exact"/>
                                    <w:ind w:right="117"/>
                                    <w:jc w:val="right"/>
                                  </w:pPr>
                                  <w:r>
                                    <w:rPr>
                                      <w:w w:val="90"/>
                                    </w:rPr>
                                    <w:t>28</w:t>
                                  </w:r>
                                  <w:r>
                                    <w:rPr>
                                      <w:spacing w:val="6"/>
                                    </w:rPr>
                                    <w:t xml:space="preserve"> </w:t>
                                  </w:r>
                                  <w:r>
                                    <w:rPr>
                                      <w:spacing w:val="-2"/>
                                      <w:w w:val="95"/>
                                    </w:rPr>
                                    <w:t>(1.3%)</w:t>
                                  </w:r>
                                </w:p>
                              </w:tc>
                            </w:tr>
                            <w:tr w:rsidR="00D62403" w14:paraId="4B1F3DEA" w14:textId="77777777">
                              <w:trPr>
                                <w:trHeight w:val="270"/>
                              </w:trPr>
                              <w:tc>
                                <w:tcPr>
                                  <w:tcW w:w="3131" w:type="dxa"/>
                                  <w:gridSpan w:val="2"/>
                                </w:tcPr>
                                <w:p w14:paraId="11919C8C" w14:textId="77777777" w:rsidR="00D62403" w:rsidRDefault="00D62403">
                                  <w:pPr>
                                    <w:pStyle w:val="TableParagraph"/>
                                    <w:spacing w:before="25" w:line="226" w:lineRule="exact"/>
                                    <w:ind w:left="337"/>
                                    <w:jc w:val="left"/>
                                  </w:pPr>
                                  <w:r>
                                    <w:t>KEMBE-</w:t>
                                  </w:r>
                                  <w:r>
                                    <w:rPr>
                                      <w:spacing w:val="-2"/>
                                    </w:rPr>
                                    <w:t>LIGNE</w:t>
                                  </w:r>
                                </w:p>
                              </w:tc>
                              <w:tc>
                                <w:tcPr>
                                  <w:tcW w:w="1548" w:type="dxa"/>
                                </w:tcPr>
                                <w:p w14:paraId="1A2F6B92" w14:textId="77777777" w:rsidR="00D62403" w:rsidRDefault="00D62403">
                                  <w:pPr>
                                    <w:pStyle w:val="TableParagraph"/>
                                    <w:spacing w:before="25" w:line="226" w:lineRule="exact"/>
                                    <w:ind w:right="117"/>
                                    <w:jc w:val="right"/>
                                  </w:pPr>
                                  <w:r>
                                    <w:rPr>
                                      <w:spacing w:val="-4"/>
                                    </w:rPr>
                                    <w:t>34</w:t>
                                  </w:r>
                                  <w:r>
                                    <w:rPr>
                                      <w:spacing w:val="-3"/>
                                    </w:rPr>
                                    <w:t xml:space="preserve"> </w:t>
                                  </w:r>
                                  <w:r>
                                    <w:rPr>
                                      <w:spacing w:val="-2"/>
                                    </w:rPr>
                                    <w:t>(2.3%)</w:t>
                                  </w:r>
                                </w:p>
                              </w:tc>
                              <w:tc>
                                <w:tcPr>
                                  <w:tcW w:w="1379" w:type="dxa"/>
                                </w:tcPr>
                                <w:p w14:paraId="283E892C" w14:textId="77777777" w:rsidR="00D62403" w:rsidRDefault="00D62403">
                                  <w:pPr>
                                    <w:pStyle w:val="TableParagraph"/>
                                    <w:spacing w:before="25" w:line="226" w:lineRule="exact"/>
                                    <w:ind w:right="118"/>
                                    <w:jc w:val="right"/>
                                  </w:pPr>
                                  <w:r>
                                    <w:t>31</w:t>
                                  </w:r>
                                  <w:r>
                                    <w:rPr>
                                      <w:spacing w:val="21"/>
                                    </w:rPr>
                                    <w:t xml:space="preserve"> </w:t>
                                  </w:r>
                                  <w:r>
                                    <w:rPr>
                                      <w:spacing w:val="-2"/>
                                    </w:rPr>
                                    <w:t>(4.9%)</w:t>
                                  </w:r>
                                </w:p>
                              </w:tc>
                              <w:tc>
                                <w:tcPr>
                                  <w:tcW w:w="1657" w:type="dxa"/>
                                </w:tcPr>
                                <w:p w14:paraId="02211B41" w14:textId="77777777" w:rsidR="00D62403" w:rsidRDefault="00D62403">
                                  <w:pPr>
                                    <w:pStyle w:val="TableParagraph"/>
                                    <w:spacing w:before="25" w:line="226" w:lineRule="exact"/>
                                    <w:ind w:right="118"/>
                                    <w:jc w:val="right"/>
                                  </w:pPr>
                                  <w:r>
                                    <w:t>65</w:t>
                                  </w:r>
                                  <w:r>
                                    <w:rPr>
                                      <w:spacing w:val="-6"/>
                                    </w:rPr>
                                    <w:t xml:space="preserve"> </w:t>
                                  </w:r>
                                  <w:r>
                                    <w:rPr>
                                      <w:spacing w:val="-2"/>
                                    </w:rPr>
                                    <w:t>(3.1%)</w:t>
                                  </w:r>
                                </w:p>
                              </w:tc>
                            </w:tr>
                            <w:tr w:rsidR="00D62403" w14:paraId="03EBC844" w14:textId="77777777">
                              <w:trPr>
                                <w:trHeight w:val="270"/>
                              </w:trPr>
                              <w:tc>
                                <w:tcPr>
                                  <w:tcW w:w="3131" w:type="dxa"/>
                                  <w:gridSpan w:val="2"/>
                                </w:tcPr>
                                <w:p w14:paraId="089727C9" w14:textId="77777777" w:rsidR="00D62403" w:rsidRDefault="00D62403">
                                  <w:pPr>
                                    <w:pStyle w:val="TableParagraph"/>
                                    <w:spacing w:before="25" w:line="226" w:lineRule="exact"/>
                                    <w:ind w:left="337"/>
                                    <w:jc w:val="left"/>
                                  </w:pPr>
                                  <w:r>
                                    <w:rPr>
                                      <w:spacing w:val="-2"/>
                                      <w:w w:val="105"/>
                                    </w:rPr>
                                    <w:t>SAOZANGANDOU</w:t>
                                  </w:r>
                                </w:p>
                              </w:tc>
                              <w:tc>
                                <w:tcPr>
                                  <w:tcW w:w="1548" w:type="dxa"/>
                                </w:tcPr>
                                <w:p w14:paraId="29DDF21C" w14:textId="77777777" w:rsidR="00D62403" w:rsidRDefault="00D62403">
                                  <w:pPr>
                                    <w:pStyle w:val="TableParagraph"/>
                                    <w:spacing w:before="25" w:line="226" w:lineRule="exact"/>
                                    <w:ind w:right="116"/>
                                    <w:jc w:val="right"/>
                                  </w:pPr>
                                  <w:r>
                                    <w:rPr>
                                      <w:spacing w:val="-4"/>
                                    </w:rPr>
                                    <w:t>29</w:t>
                                  </w:r>
                                  <w:r>
                                    <w:rPr>
                                      <w:spacing w:val="-3"/>
                                    </w:rPr>
                                    <w:t xml:space="preserve"> </w:t>
                                  </w:r>
                                  <w:r>
                                    <w:rPr>
                                      <w:spacing w:val="-2"/>
                                    </w:rPr>
                                    <w:t>(2.0%)</w:t>
                                  </w:r>
                                </w:p>
                              </w:tc>
                              <w:tc>
                                <w:tcPr>
                                  <w:tcW w:w="1379" w:type="dxa"/>
                                </w:tcPr>
                                <w:p w14:paraId="429DD677" w14:textId="77777777" w:rsidR="00D62403" w:rsidRDefault="00D62403">
                                  <w:pPr>
                                    <w:pStyle w:val="TableParagraph"/>
                                    <w:spacing w:before="25" w:line="226" w:lineRule="exact"/>
                                    <w:ind w:right="117"/>
                                    <w:jc w:val="right"/>
                                  </w:pPr>
                                  <w:r>
                                    <w:rPr>
                                      <w:spacing w:val="-4"/>
                                    </w:rPr>
                                    <w:t>43</w:t>
                                  </w:r>
                                  <w:r>
                                    <w:rPr>
                                      <w:spacing w:val="-3"/>
                                    </w:rPr>
                                    <w:t xml:space="preserve"> </w:t>
                                  </w:r>
                                  <w:r>
                                    <w:rPr>
                                      <w:spacing w:val="-2"/>
                                    </w:rPr>
                                    <w:t>(6.8%)</w:t>
                                  </w:r>
                                </w:p>
                              </w:tc>
                              <w:tc>
                                <w:tcPr>
                                  <w:tcW w:w="1657" w:type="dxa"/>
                                </w:tcPr>
                                <w:p w14:paraId="3C397935" w14:textId="77777777" w:rsidR="00D62403" w:rsidRDefault="00D62403">
                                  <w:pPr>
                                    <w:pStyle w:val="TableParagraph"/>
                                    <w:spacing w:before="25" w:line="226" w:lineRule="exact"/>
                                    <w:ind w:right="117"/>
                                    <w:jc w:val="right"/>
                                  </w:pPr>
                                  <w:r>
                                    <w:t>72</w:t>
                                  </w:r>
                                  <w:r>
                                    <w:rPr>
                                      <w:spacing w:val="2"/>
                                    </w:rPr>
                                    <w:t xml:space="preserve"> </w:t>
                                  </w:r>
                                  <w:r>
                                    <w:rPr>
                                      <w:spacing w:val="-2"/>
                                    </w:rPr>
                                    <w:t>(3.5%)</w:t>
                                  </w:r>
                                </w:p>
                              </w:tc>
                            </w:tr>
                            <w:tr w:rsidR="00D62403" w14:paraId="1B88E807" w14:textId="77777777">
                              <w:trPr>
                                <w:trHeight w:val="270"/>
                              </w:trPr>
                              <w:tc>
                                <w:tcPr>
                                  <w:tcW w:w="3131" w:type="dxa"/>
                                  <w:gridSpan w:val="2"/>
                                </w:tcPr>
                                <w:p w14:paraId="076E7C4C" w14:textId="77777777" w:rsidR="00D62403" w:rsidRDefault="00D62403">
                                  <w:pPr>
                                    <w:pStyle w:val="TableParagraph"/>
                                    <w:spacing w:before="25" w:line="226" w:lineRule="exact"/>
                                    <w:ind w:left="337"/>
                                    <w:jc w:val="left"/>
                                  </w:pPr>
                                  <w:r>
                                    <w:t>LIOUANGO-</w:t>
                                  </w:r>
                                  <w:r>
                                    <w:rPr>
                                      <w:spacing w:val="-2"/>
                                    </w:rPr>
                                    <w:t>TIRAILLEUR</w:t>
                                  </w:r>
                                </w:p>
                              </w:tc>
                              <w:tc>
                                <w:tcPr>
                                  <w:tcW w:w="1548" w:type="dxa"/>
                                </w:tcPr>
                                <w:p w14:paraId="34A32DCD" w14:textId="77777777" w:rsidR="00D62403" w:rsidRDefault="00D62403">
                                  <w:pPr>
                                    <w:pStyle w:val="TableParagraph"/>
                                    <w:spacing w:before="25" w:line="226" w:lineRule="exact"/>
                                    <w:ind w:right="116"/>
                                    <w:jc w:val="right"/>
                                  </w:pPr>
                                  <w:r>
                                    <w:t>21</w:t>
                                  </w:r>
                                  <w:r>
                                    <w:rPr>
                                      <w:spacing w:val="19"/>
                                    </w:rPr>
                                    <w:t xml:space="preserve"> </w:t>
                                  </w:r>
                                  <w:r>
                                    <w:rPr>
                                      <w:spacing w:val="-2"/>
                                    </w:rPr>
                                    <w:t>(1.4%)</w:t>
                                  </w:r>
                                </w:p>
                              </w:tc>
                              <w:tc>
                                <w:tcPr>
                                  <w:tcW w:w="1379" w:type="dxa"/>
                                </w:tcPr>
                                <w:p w14:paraId="7320E22B" w14:textId="77777777" w:rsidR="00D62403" w:rsidRDefault="00D62403">
                                  <w:pPr>
                                    <w:pStyle w:val="TableParagraph"/>
                                    <w:spacing w:before="25" w:line="226" w:lineRule="exact"/>
                                    <w:ind w:right="117"/>
                                    <w:jc w:val="right"/>
                                  </w:pPr>
                                  <w:r>
                                    <w:rPr>
                                      <w:w w:val="90"/>
                                    </w:rPr>
                                    <w:t>60</w:t>
                                  </w:r>
                                  <w:r>
                                    <w:rPr>
                                      <w:spacing w:val="3"/>
                                    </w:rPr>
                                    <w:t xml:space="preserve"> </w:t>
                                  </w:r>
                                  <w:r>
                                    <w:rPr>
                                      <w:spacing w:val="-2"/>
                                    </w:rPr>
                                    <w:t>(9.6%)</w:t>
                                  </w:r>
                                </w:p>
                              </w:tc>
                              <w:tc>
                                <w:tcPr>
                                  <w:tcW w:w="1657" w:type="dxa"/>
                                </w:tcPr>
                                <w:p w14:paraId="4F917D83" w14:textId="77777777" w:rsidR="00D62403" w:rsidRDefault="00D62403">
                                  <w:pPr>
                                    <w:pStyle w:val="TableParagraph"/>
                                    <w:spacing w:before="25" w:line="226" w:lineRule="exact"/>
                                    <w:ind w:right="116"/>
                                    <w:jc w:val="right"/>
                                  </w:pPr>
                                  <w:r>
                                    <w:t>81</w:t>
                                  </w:r>
                                  <w:r>
                                    <w:rPr>
                                      <w:spacing w:val="9"/>
                                    </w:rPr>
                                    <w:t xml:space="preserve"> </w:t>
                                  </w:r>
                                  <w:r>
                                    <w:rPr>
                                      <w:spacing w:val="-2"/>
                                    </w:rPr>
                                    <w:t>(3.9%)</w:t>
                                  </w:r>
                                </w:p>
                              </w:tc>
                            </w:tr>
                            <w:tr w:rsidR="00D62403" w14:paraId="150F2C3E" w14:textId="77777777">
                              <w:trPr>
                                <w:trHeight w:val="307"/>
                              </w:trPr>
                              <w:tc>
                                <w:tcPr>
                                  <w:tcW w:w="3131" w:type="dxa"/>
                                  <w:gridSpan w:val="2"/>
                                  <w:tcBorders>
                                    <w:bottom w:val="single" w:sz="4" w:space="0" w:color="000000"/>
                                  </w:tcBorders>
                                </w:tcPr>
                                <w:p w14:paraId="6E3A1B6C" w14:textId="77777777" w:rsidR="00D62403" w:rsidRDefault="00D62403">
                                  <w:pPr>
                                    <w:pStyle w:val="TableParagraph"/>
                                    <w:spacing w:before="25" w:line="240" w:lineRule="auto"/>
                                    <w:ind w:left="337"/>
                                    <w:jc w:val="left"/>
                                  </w:pPr>
                                  <w:r>
                                    <w:t>SAMBA-</w:t>
                                  </w:r>
                                  <w:r>
                                    <w:rPr>
                                      <w:spacing w:val="-2"/>
                                    </w:rPr>
                                    <w:t>GAMADE</w:t>
                                  </w:r>
                                </w:p>
                              </w:tc>
                              <w:tc>
                                <w:tcPr>
                                  <w:tcW w:w="1548" w:type="dxa"/>
                                  <w:tcBorders>
                                    <w:bottom w:val="single" w:sz="4" w:space="0" w:color="000000"/>
                                  </w:tcBorders>
                                </w:tcPr>
                                <w:p w14:paraId="463AF7FE" w14:textId="77777777" w:rsidR="00D62403" w:rsidRDefault="00D62403">
                                  <w:pPr>
                                    <w:pStyle w:val="TableParagraph"/>
                                    <w:spacing w:before="25" w:line="240" w:lineRule="auto"/>
                                    <w:ind w:right="118"/>
                                    <w:jc w:val="right"/>
                                  </w:pPr>
                                  <w:r>
                                    <w:t>31</w:t>
                                  </w:r>
                                  <w:r>
                                    <w:rPr>
                                      <w:spacing w:val="21"/>
                                    </w:rPr>
                                    <w:t xml:space="preserve"> </w:t>
                                  </w:r>
                                  <w:r>
                                    <w:rPr>
                                      <w:spacing w:val="-2"/>
                                    </w:rPr>
                                    <w:t>(2.1%)</w:t>
                                  </w:r>
                                </w:p>
                              </w:tc>
                              <w:tc>
                                <w:tcPr>
                                  <w:tcW w:w="1379" w:type="dxa"/>
                                  <w:tcBorders>
                                    <w:bottom w:val="single" w:sz="4" w:space="0" w:color="000000"/>
                                  </w:tcBorders>
                                </w:tcPr>
                                <w:p w14:paraId="5F48AB8E" w14:textId="77777777" w:rsidR="00D62403" w:rsidRDefault="00D62403">
                                  <w:pPr>
                                    <w:pStyle w:val="TableParagraph"/>
                                    <w:spacing w:before="25" w:line="240" w:lineRule="auto"/>
                                    <w:ind w:right="118"/>
                                    <w:jc w:val="right"/>
                                  </w:pPr>
                                  <w:r>
                                    <w:rPr>
                                      <w:spacing w:val="-7"/>
                                    </w:rPr>
                                    <w:t>38</w:t>
                                  </w:r>
                                  <w:r>
                                    <w:rPr>
                                      <w:spacing w:val="-3"/>
                                    </w:rPr>
                                    <w:t xml:space="preserve"> </w:t>
                                  </w:r>
                                  <w:r>
                                    <w:rPr>
                                      <w:spacing w:val="-2"/>
                                    </w:rPr>
                                    <w:t>(6.1%)</w:t>
                                  </w:r>
                                </w:p>
                              </w:tc>
                              <w:tc>
                                <w:tcPr>
                                  <w:tcW w:w="1657" w:type="dxa"/>
                                  <w:tcBorders>
                                    <w:bottom w:val="single" w:sz="4" w:space="0" w:color="000000"/>
                                  </w:tcBorders>
                                </w:tcPr>
                                <w:p w14:paraId="01EA5017" w14:textId="77777777" w:rsidR="00D62403" w:rsidRDefault="00D62403">
                                  <w:pPr>
                                    <w:pStyle w:val="TableParagraph"/>
                                    <w:spacing w:before="25" w:line="240" w:lineRule="auto"/>
                                    <w:ind w:right="118"/>
                                    <w:jc w:val="right"/>
                                  </w:pPr>
                                  <w:r>
                                    <w:rPr>
                                      <w:spacing w:val="-5"/>
                                    </w:rPr>
                                    <w:t>69</w:t>
                                  </w:r>
                                  <w:r>
                                    <w:rPr>
                                      <w:spacing w:val="-4"/>
                                    </w:rPr>
                                    <w:t xml:space="preserve"> </w:t>
                                  </w:r>
                                  <w:r>
                                    <w:rPr>
                                      <w:spacing w:val="-2"/>
                                    </w:rPr>
                                    <w:t>(3.3%)</w:t>
                                  </w:r>
                                </w:p>
                              </w:tc>
                            </w:tr>
                          </w:tbl>
                          <w:p w14:paraId="02210E9C" w14:textId="77777777" w:rsidR="00D62403" w:rsidRDefault="00D62403" w:rsidP="00D62403">
                            <w:pPr>
                              <w:pStyle w:val="BodyText"/>
                            </w:pPr>
                          </w:p>
                        </w:txbxContent>
                      </wps:txbx>
                      <wps:bodyPr wrap="square" lIns="0" tIns="0" rIns="0" bIns="0" rtlCol="0">
                        <a:noAutofit/>
                      </wps:bodyPr>
                    </wps:wsp>
                  </a:graphicData>
                </a:graphic>
              </wp:anchor>
            </w:drawing>
          </mc:Choice>
          <mc:Fallback>
            <w:pict>
              <v:shape w14:anchorId="76BD7A35" id="Text Box 41" o:spid="_x0000_s1030" type="#_x0000_t202" style="position:absolute;left:0;text-align:left;margin-left:110.1pt;margin-top:11.4pt;width:391.8pt;height:516.7pt;z-index:251658243;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10"/>
                        <w:gridCol w:w="2821"/>
                        <w:gridCol w:w="1548"/>
                        <w:gridCol w:w="1379"/>
                        <w:gridCol w:w="1657"/>
                      </w:tblGrid>
                      <w:tr w:rsidR="00D62403" w14:paraId="45EFC07B" w14:textId="77777777">
                        <w:trPr>
                          <w:trHeight w:val="309"/>
                        </w:trPr>
                        <w:tc>
                          <w:tcPr>
                            <w:tcW w:w="310" w:type="dxa"/>
                          </w:tcPr>
                          <w:p w14:paraId="06ACCFF8" w14:textId="77777777" w:rsidR="00D62403" w:rsidRDefault="00D62403">
                            <w:pPr>
                              <w:pStyle w:val="TableParagraph"/>
                              <w:spacing w:before="44" w:line="245" w:lineRule="exact"/>
                              <w:ind w:left="119"/>
                              <w:jc w:val="left"/>
                            </w:pPr>
                            <w:r>
                              <w:rPr>
                                <w:spacing w:val="-10"/>
                              </w:rPr>
                              <w:t>N</w:t>
                            </w:r>
                          </w:p>
                        </w:tc>
                        <w:tc>
                          <w:tcPr>
                            <w:tcW w:w="4369" w:type="dxa"/>
                            <w:gridSpan w:val="2"/>
                          </w:tcPr>
                          <w:p w14:paraId="2EB31152" w14:textId="77777777" w:rsidR="00D62403" w:rsidRDefault="00D62403">
                            <w:pPr>
                              <w:pStyle w:val="TableParagraph"/>
                              <w:spacing w:before="44" w:line="245" w:lineRule="exact"/>
                              <w:ind w:right="116"/>
                              <w:jc w:val="right"/>
                            </w:pPr>
                            <w:r>
                              <w:t>1,452</w:t>
                            </w:r>
                            <w:r>
                              <w:rPr>
                                <w:spacing w:val="-2"/>
                              </w:rPr>
                              <w:t xml:space="preserve"> (69.8%)</w:t>
                            </w:r>
                          </w:p>
                        </w:tc>
                        <w:tc>
                          <w:tcPr>
                            <w:tcW w:w="1379" w:type="dxa"/>
                          </w:tcPr>
                          <w:p w14:paraId="26AC416B" w14:textId="77777777" w:rsidR="00D62403" w:rsidRDefault="00D62403">
                            <w:pPr>
                              <w:pStyle w:val="TableParagraph"/>
                              <w:spacing w:before="44" w:line="245" w:lineRule="exact"/>
                              <w:ind w:right="117"/>
                              <w:jc w:val="right"/>
                            </w:pPr>
                            <w:r>
                              <w:rPr>
                                <w:w w:val="90"/>
                              </w:rPr>
                              <w:t>628</w:t>
                            </w:r>
                            <w:r>
                              <w:rPr>
                                <w:spacing w:val="3"/>
                              </w:rPr>
                              <w:t xml:space="preserve"> </w:t>
                            </w:r>
                            <w:r>
                              <w:rPr>
                                <w:spacing w:val="-2"/>
                              </w:rPr>
                              <w:t>(30.2%)</w:t>
                            </w:r>
                          </w:p>
                        </w:tc>
                        <w:tc>
                          <w:tcPr>
                            <w:tcW w:w="1657" w:type="dxa"/>
                          </w:tcPr>
                          <w:p w14:paraId="39567C6A" w14:textId="77777777" w:rsidR="00D62403" w:rsidRDefault="00D62403">
                            <w:pPr>
                              <w:pStyle w:val="TableParagraph"/>
                              <w:spacing w:before="44" w:line="245" w:lineRule="exact"/>
                              <w:ind w:right="117"/>
                              <w:jc w:val="right"/>
                            </w:pPr>
                            <w:r>
                              <w:rPr>
                                <w:w w:val="85"/>
                              </w:rPr>
                              <w:t>2,080</w:t>
                            </w:r>
                            <w:r>
                              <w:rPr>
                                <w:spacing w:val="19"/>
                              </w:rPr>
                              <w:t xml:space="preserve"> </w:t>
                            </w:r>
                            <w:r>
                              <w:rPr>
                                <w:spacing w:val="-2"/>
                              </w:rPr>
                              <w:t>(100.0%)</w:t>
                            </w:r>
                          </w:p>
                        </w:tc>
                      </w:tr>
                      <w:tr w:rsidR="00D62403" w14:paraId="4288213C" w14:textId="77777777">
                        <w:trPr>
                          <w:trHeight w:val="232"/>
                        </w:trPr>
                        <w:tc>
                          <w:tcPr>
                            <w:tcW w:w="7715" w:type="dxa"/>
                            <w:gridSpan w:val="5"/>
                          </w:tcPr>
                          <w:p w14:paraId="19B7FD96" w14:textId="77777777" w:rsidR="00D62403" w:rsidRDefault="00D62403">
                            <w:pPr>
                              <w:pStyle w:val="TableParagraph"/>
                              <w:spacing w:before="6" w:line="207" w:lineRule="exact"/>
                              <w:ind w:left="119"/>
                              <w:jc w:val="left"/>
                            </w:pPr>
                            <w:r>
                              <w:rPr>
                                <w:spacing w:val="-2"/>
                              </w:rPr>
                              <w:t>Geographic</w:t>
                            </w:r>
                            <w:r>
                              <w:rPr>
                                <w:spacing w:val="-3"/>
                              </w:rPr>
                              <w:t xml:space="preserve"> </w:t>
                            </w:r>
                            <w:r>
                              <w:rPr>
                                <w:spacing w:val="-2"/>
                              </w:rPr>
                              <w:t>Region:</w:t>
                            </w:r>
                            <w:r>
                              <w:rPr>
                                <w:spacing w:val="15"/>
                              </w:rPr>
                              <w:t xml:space="preserve"> </w:t>
                            </w:r>
                            <w:r>
                              <w:rPr>
                                <w:spacing w:val="-2"/>
                              </w:rPr>
                              <w:t xml:space="preserve">Admin </w:t>
                            </w:r>
                            <w:r>
                              <w:rPr>
                                <w:spacing w:val="-10"/>
                              </w:rPr>
                              <w:t>1</w:t>
                            </w:r>
                          </w:p>
                        </w:tc>
                      </w:tr>
                      <w:tr w:rsidR="00D62403" w14:paraId="160DFA91" w14:textId="77777777">
                        <w:trPr>
                          <w:trHeight w:val="290"/>
                        </w:trPr>
                        <w:tc>
                          <w:tcPr>
                            <w:tcW w:w="3131" w:type="dxa"/>
                            <w:gridSpan w:val="2"/>
                          </w:tcPr>
                          <w:p w14:paraId="7B6FC80B" w14:textId="77777777" w:rsidR="00D62403" w:rsidRDefault="00D62403">
                            <w:pPr>
                              <w:pStyle w:val="TableParagraph"/>
                              <w:spacing w:before="44" w:line="226" w:lineRule="exact"/>
                              <w:ind w:left="337"/>
                              <w:jc w:val="left"/>
                            </w:pPr>
                            <w:r>
                              <w:rPr>
                                <w:spacing w:val="-2"/>
                              </w:rPr>
                              <w:t>Mbomou</w:t>
                            </w:r>
                          </w:p>
                        </w:tc>
                        <w:tc>
                          <w:tcPr>
                            <w:tcW w:w="1548" w:type="dxa"/>
                          </w:tcPr>
                          <w:p w14:paraId="0A5A589E" w14:textId="77777777" w:rsidR="00D62403" w:rsidRDefault="00D62403">
                            <w:pPr>
                              <w:pStyle w:val="TableParagraph"/>
                              <w:spacing w:before="44" w:line="226" w:lineRule="exact"/>
                              <w:ind w:right="117"/>
                              <w:jc w:val="right"/>
                            </w:pPr>
                            <w:r>
                              <w:rPr>
                                <w:w w:val="90"/>
                              </w:rPr>
                              <w:t>260</w:t>
                            </w:r>
                            <w:r>
                              <w:rPr>
                                <w:spacing w:val="-1"/>
                              </w:rPr>
                              <w:t xml:space="preserve"> </w:t>
                            </w:r>
                            <w:r>
                              <w:rPr>
                                <w:spacing w:val="-2"/>
                              </w:rPr>
                              <w:t>(17.9%)</w:t>
                            </w:r>
                          </w:p>
                        </w:tc>
                        <w:tc>
                          <w:tcPr>
                            <w:tcW w:w="1379" w:type="dxa"/>
                          </w:tcPr>
                          <w:p w14:paraId="47065A5F" w14:textId="77777777" w:rsidR="00D62403" w:rsidRDefault="00D62403">
                            <w:pPr>
                              <w:pStyle w:val="TableParagraph"/>
                              <w:spacing w:before="44" w:line="226" w:lineRule="exact"/>
                              <w:ind w:right="118"/>
                              <w:jc w:val="right"/>
                            </w:pPr>
                            <w:r>
                              <w:rPr>
                                <w:spacing w:val="-5"/>
                              </w:rPr>
                              <w:t>425</w:t>
                            </w:r>
                            <w:r>
                              <w:rPr>
                                <w:spacing w:val="-3"/>
                              </w:rPr>
                              <w:t xml:space="preserve"> </w:t>
                            </w:r>
                            <w:r>
                              <w:rPr>
                                <w:spacing w:val="-2"/>
                              </w:rPr>
                              <w:t>(67.7%)</w:t>
                            </w:r>
                          </w:p>
                        </w:tc>
                        <w:tc>
                          <w:tcPr>
                            <w:tcW w:w="1657" w:type="dxa"/>
                          </w:tcPr>
                          <w:p w14:paraId="59C5D876" w14:textId="77777777" w:rsidR="00D62403" w:rsidRDefault="00D62403">
                            <w:pPr>
                              <w:pStyle w:val="TableParagraph"/>
                              <w:spacing w:before="44" w:line="226" w:lineRule="exact"/>
                              <w:ind w:right="117"/>
                              <w:jc w:val="right"/>
                            </w:pPr>
                            <w:r>
                              <w:rPr>
                                <w:w w:val="90"/>
                              </w:rPr>
                              <w:t>685</w:t>
                            </w:r>
                            <w:r>
                              <w:rPr>
                                <w:spacing w:val="11"/>
                              </w:rPr>
                              <w:t xml:space="preserve"> </w:t>
                            </w:r>
                            <w:r>
                              <w:rPr>
                                <w:spacing w:val="-2"/>
                              </w:rPr>
                              <w:t>(32.9%)</w:t>
                            </w:r>
                          </w:p>
                        </w:tc>
                      </w:tr>
                      <w:tr w:rsidR="00D62403" w14:paraId="501C1A3E" w14:textId="77777777">
                        <w:trPr>
                          <w:trHeight w:val="290"/>
                        </w:trPr>
                        <w:tc>
                          <w:tcPr>
                            <w:tcW w:w="3131" w:type="dxa"/>
                            <w:gridSpan w:val="2"/>
                          </w:tcPr>
                          <w:p w14:paraId="31523C08" w14:textId="77777777" w:rsidR="00D62403" w:rsidRDefault="00D62403">
                            <w:pPr>
                              <w:pStyle w:val="TableParagraph"/>
                              <w:spacing w:before="25" w:line="245" w:lineRule="exact"/>
                              <w:ind w:left="337"/>
                              <w:jc w:val="left"/>
                            </w:pPr>
                            <w:r>
                              <w:rPr>
                                <w:spacing w:val="-6"/>
                              </w:rPr>
                              <w:t>Nana-</w:t>
                            </w:r>
                            <w:r>
                              <w:rPr>
                                <w:spacing w:val="-2"/>
                              </w:rPr>
                              <w:t>Gribizi</w:t>
                            </w:r>
                          </w:p>
                        </w:tc>
                        <w:tc>
                          <w:tcPr>
                            <w:tcW w:w="1548" w:type="dxa"/>
                          </w:tcPr>
                          <w:p w14:paraId="3AD5D0F4" w14:textId="77777777" w:rsidR="00D62403" w:rsidRDefault="00D62403">
                            <w:pPr>
                              <w:pStyle w:val="TableParagraph"/>
                              <w:spacing w:before="25" w:line="245" w:lineRule="exact"/>
                              <w:ind w:right="117"/>
                              <w:jc w:val="right"/>
                            </w:pPr>
                            <w:r>
                              <w:t>1,192</w:t>
                            </w:r>
                            <w:r>
                              <w:rPr>
                                <w:spacing w:val="19"/>
                              </w:rPr>
                              <w:t xml:space="preserve"> </w:t>
                            </w:r>
                            <w:r>
                              <w:rPr>
                                <w:spacing w:val="-2"/>
                              </w:rPr>
                              <w:t>(82.1%)</w:t>
                            </w:r>
                          </w:p>
                        </w:tc>
                        <w:tc>
                          <w:tcPr>
                            <w:tcW w:w="1379" w:type="dxa"/>
                          </w:tcPr>
                          <w:p w14:paraId="37BDF682" w14:textId="77777777" w:rsidR="00D62403" w:rsidRDefault="00D62403">
                            <w:pPr>
                              <w:pStyle w:val="TableParagraph"/>
                              <w:spacing w:before="25" w:line="245" w:lineRule="exact"/>
                              <w:ind w:right="117"/>
                              <w:jc w:val="right"/>
                            </w:pPr>
                            <w:r>
                              <w:rPr>
                                <w:w w:val="90"/>
                              </w:rPr>
                              <w:t>203</w:t>
                            </w:r>
                            <w:r>
                              <w:rPr>
                                <w:spacing w:val="3"/>
                              </w:rPr>
                              <w:t xml:space="preserve"> </w:t>
                            </w:r>
                            <w:r>
                              <w:rPr>
                                <w:spacing w:val="-2"/>
                              </w:rPr>
                              <w:t>(32.3%)</w:t>
                            </w:r>
                          </w:p>
                        </w:tc>
                        <w:tc>
                          <w:tcPr>
                            <w:tcW w:w="1657" w:type="dxa"/>
                          </w:tcPr>
                          <w:p w14:paraId="0DA6B937" w14:textId="77777777" w:rsidR="00D62403" w:rsidRDefault="00D62403">
                            <w:pPr>
                              <w:pStyle w:val="TableParagraph"/>
                              <w:spacing w:before="25" w:line="245" w:lineRule="exact"/>
                              <w:ind w:right="117"/>
                              <w:jc w:val="right"/>
                            </w:pPr>
                            <w:r>
                              <w:t>1,395</w:t>
                            </w:r>
                            <w:r>
                              <w:rPr>
                                <w:spacing w:val="-2"/>
                              </w:rPr>
                              <w:t xml:space="preserve"> (67.1%)</w:t>
                            </w:r>
                          </w:p>
                        </w:tc>
                      </w:tr>
                      <w:tr w:rsidR="00D62403" w14:paraId="47C8B38F" w14:textId="77777777">
                        <w:trPr>
                          <w:trHeight w:val="232"/>
                        </w:trPr>
                        <w:tc>
                          <w:tcPr>
                            <w:tcW w:w="7715" w:type="dxa"/>
                            <w:gridSpan w:val="5"/>
                          </w:tcPr>
                          <w:p w14:paraId="61279D41" w14:textId="77777777" w:rsidR="00D62403" w:rsidRDefault="00D62403">
                            <w:pPr>
                              <w:pStyle w:val="TableParagraph"/>
                              <w:spacing w:before="6" w:line="207" w:lineRule="exact"/>
                              <w:ind w:left="119"/>
                              <w:jc w:val="left"/>
                            </w:pPr>
                            <w:r>
                              <w:rPr>
                                <w:spacing w:val="-2"/>
                              </w:rPr>
                              <w:t>Geographic</w:t>
                            </w:r>
                            <w:r>
                              <w:rPr>
                                <w:spacing w:val="-3"/>
                              </w:rPr>
                              <w:t xml:space="preserve"> </w:t>
                            </w:r>
                            <w:r>
                              <w:rPr>
                                <w:spacing w:val="-2"/>
                              </w:rPr>
                              <w:t>Region:</w:t>
                            </w:r>
                            <w:r>
                              <w:rPr>
                                <w:spacing w:val="15"/>
                              </w:rPr>
                              <w:t xml:space="preserve"> </w:t>
                            </w:r>
                            <w:r>
                              <w:rPr>
                                <w:spacing w:val="-2"/>
                              </w:rPr>
                              <w:t xml:space="preserve">Admin </w:t>
                            </w:r>
                            <w:r>
                              <w:rPr>
                                <w:spacing w:val="-10"/>
                              </w:rPr>
                              <w:t>2</w:t>
                            </w:r>
                          </w:p>
                        </w:tc>
                      </w:tr>
                      <w:tr w:rsidR="00D62403" w14:paraId="48A255B0" w14:textId="77777777">
                        <w:trPr>
                          <w:trHeight w:val="290"/>
                        </w:trPr>
                        <w:tc>
                          <w:tcPr>
                            <w:tcW w:w="3131" w:type="dxa"/>
                            <w:gridSpan w:val="2"/>
                          </w:tcPr>
                          <w:p w14:paraId="799D52D5" w14:textId="77777777" w:rsidR="00D62403" w:rsidRDefault="00D62403">
                            <w:pPr>
                              <w:pStyle w:val="TableParagraph"/>
                              <w:spacing w:before="44" w:line="226" w:lineRule="exact"/>
                              <w:ind w:left="337"/>
                              <w:jc w:val="left"/>
                            </w:pPr>
                            <w:r>
                              <w:rPr>
                                <w:spacing w:val="-2"/>
                              </w:rPr>
                              <w:t>Bangassou</w:t>
                            </w:r>
                          </w:p>
                        </w:tc>
                        <w:tc>
                          <w:tcPr>
                            <w:tcW w:w="1548" w:type="dxa"/>
                          </w:tcPr>
                          <w:p w14:paraId="237FA613" w14:textId="77777777" w:rsidR="00D62403" w:rsidRDefault="00D62403">
                            <w:pPr>
                              <w:pStyle w:val="TableParagraph"/>
                              <w:spacing w:before="44" w:line="226" w:lineRule="exact"/>
                              <w:ind w:right="117"/>
                              <w:jc w:val="right"/>
                            </w:pPr>
                            <w:r>
                              <w:rPr>
                                <w:w w:val="90"/>
                              </w:rPr>
                              <w:t>260</w:t>
                            </w:r>
                            <w:r>
                              <w:rPr>
                                <w:spacing w:val="-1"/>
                              </w:rPr>
                              <w:t xml:space="preserve"> </w:t>
                            </w:r>
                            <w:r>
                              <w:rPr>
                                <w:spacing w:val="-2"/>
                              </w:rPr>
                              <w:t>(17.9%)</w:t>
                            </w:r>
                          </w:p>
                        </w:tc>
                        <w:tc>
                          <w:tcPr>
                            <w:tcW w:w="1379" w:type="dxa"/>
                          </w:tcPr>
                          <w:p w14:paraId="7312E192" w14:textId="77777777" w:rsidR="00D62403" w:rsidRDefault="00D62403">
                            <w:pPr>
                              <w:pStyle w:val="TableParagraph"/>
                              <w:spacing w:before="44" w:line="226" w:lineRule="exact"/>
                              <w:ind w:right="118"/>
                              <w:jc w:val="right"/>
                            </w:pPr>
                            <w:r>
                              <w:rPr>
                                <w:spacing w:val="-5"/>
                              </w:rPr>
                              <w:t>425</w:t>
                            </w:r>
                            <w:r>
                              <w:rPr>
                                <w:spacing w:val="-3"/>
                              </w:rPr>
                              <w:t xml:space="preserve"> </w:t>
                            </w:r>
                            <w:r>
                              <w:rPr>
                                <w:spacing w:val="-2"/>
                              </w:rPr>
                              <w:t>(67.7%)</w:t>
                            </w:r>
                          </w:p>
                        </w:tc>
                        <w:tc>
                          <w:tcPr>
                            <w:tcW w:w="1657" w:type="dxa"/>
                          </w:tcPr>
                          <w:p w14:paraId="3664807F" w14:textId="77777777" w:rsidR="00D62403" w:rsidRDefault="00D62403">
                            <w:pPr>
                              <w:pStyle w:val="TableParagraph"/>
                              <w:spacing w:before="44" w:line="226" w:lineRule="exact"/>
                              <w:ind w:right="118"/>
                              <w:jc w:val="right"/>
                            </w:pPr>
                            <w:r>
                              <w:rPr>
                                <w:w w:val="90"/>
                              </w:rPr>
                              <w:t>685</w:t>
                            </w:r>
                            <w:r>
                              <w:rPr>
                                <w:spacing w:val="11"/>
                              </w:rPr>
                              <w:t xml:space="preserve"> </w:t>
                            </w:r>
                            <w:r>
                              <w:rPr>
                                <w:spacing w:val="-2"/>
                              </w:rPr>
                              <w:t>(32.9%)</w:t>
                            </w:r>
                          </w:p>
                        </w:tc>
                      </w:tr>
                      <w:tr w:rsidR="00D62403" w14:paraId="0C0D64DF" w14:textId="77777777">
                        <w:trPr>
                          <w:trHeight w:val="290"/>
                        </w:trPr>
                        <w:tc>
                          <w:tcPr>
                            <w:tcW w:w="3131" w:type="dxa"/>
                            <w:gridSpan w:val="2"/>
                          </w:tcPr>
                          <w:p w14:paraId="16BE1AB4" w14:textId="77777777" w:rsidR="00D62403" w:rsidRDefault="00D62403">
                            <w:pPr>
                              <w:pStyle w:val="TableParagraph"/>
                              <w:spacing w:before="25" w:line="245" w:lineRule="exact"/>
                              <w:ind w:left="337"/>
                              <w:jc w:val="left"/>
                            </w:pPr>
                            <w:r>
                              <w:rPr>
                                <w:spacing w:val="-4"/>
                              </w:rPr>
                              <w:t>Kaga-</w:t>
                            </w:r>
                            <w:r>
                              <w:rPr>
                                <w:spacing w:val="-2"/>
                              </w:rPr>
                              <w:t>Bandaro</w:t>
                            </w:r>
                          </w:p>
                        </w:tc>
                        <w:tc>
                          <w:tcPr>
                            <w:tcW w:w="1548" w:type="dxa"/>
                          </w:tcPr>
                          <w:p w14:paraId="16133619" w14:textId="77777777" w:rsidR="00D62403" w:rsidRDefault="00D62403">
                            <w:pPr>
                              <w:pStyle w:val="TableParagraph"/>
                              <w:spacing w:before="25" w:line="245" w:lineRule="exact"/>
                              <w:ind w:right="116"/>
                              <w:jc w:val="right"/>
                            </w:pPr>
                            <w:r>
                              <w:t>1,192</w:t>
                            </w:r>
                            <w:r>
                              <w:rPr>
                                <w:spacing w:val="19"/>
                              </w:rPr>
                              <w:t xml:space="preserve"> </w:t>
                            </w:r>
                            <w:r>
                              <w:rPr>
                                <w:spacing w:val="-2"/>
                              </w:rPr>
                              <w:t>(82.1%)</w:t>
                            </w:r>
                          </w:p>
                        </w:tc>
                        <w:tc>
                          <w:tcPr>
                            <w:tcW w:w="1379" w:type="dxa"/>
                          </w:tcPr>
                          <w:p w14:paraId="7A0F143A" w14:textId="77777777" w:rsidR="00D62403" w:rsidRDefault="00D62403">
                            <w:pPr>
                              <w:pStyle w:val="TableParagraph"/>
                              <w:spacing w:before="25" w:line="245" w:lineRule="exact"/>
                              <w:ind w:right="117"/>
                              <w:jc w:val="right"/>
                            </w:pPr>
                            <w:r>
                              <w:rPr>
                                <w:w w:val="90"/>
                              </w:rPr>
                              <w:t>203</w:t>
                            </w:r>
                            <w:r>
                              <w:rPr>
                                <w:spacing w:val="3"/>
                              </w:rPr>
                              <w:t xml:space="preserve"> </w:t>
                            </w:r>
                            <w:r>
                              <w:rPr>
                                <w:spacing w:val="-2"/>
                              </w:rPr>
                              <w:t>(32.3%)</w:t>
                            </w:r>
                          </w:p>
                        </w:tc>
                        <w:tc>
                          <w:tcPr>
                            <w:tcW w:w="1657" w:type="dxa"/>
                          </w:tcPr>
                          <w:p w14:paraId="2F87E949" w14:textId="77777777" w:rsidR="00D62403" w:rsidRDefault="00D62403">
                            <w:pPr>
                              <w:pStyle w:val="TableParagraph"/>
                              <w:spacing w:before="25" w:line="245" w:lineRule="exact"/>
                              <w:ind w:right="117"/>
                              <w:jc w:val="right"/>
                            </w:pPr>
                            <w:r>
                              <w:t>1,395</w:t>
                            </w:r>
                            <w:r>
                              <w:rPr>
                                <w:spacing w:val="-2"/>
                              </w:rPr>
                              <w:t xml:space="preserve"> (67.1%)</w:t>
                            </w:r>
                          </w:p>
                        </w:tc>
                      </w:tr>
                      <w:tr w:rsidR="00D62403" w14:paraId="4AB9FF6A" w14:textId="77777777">
                        <w:trPr>
                          <w:trHeight w:val="232"/>
                        </w:trPr>
                        <w:tc>
                          <w:tcPr>
                            <w:tcW w:w="7715" w:type="dxa"/>
                            <w:gridSpan w:val="5"/>
                          </w:tcPr>
                          <w:p w14:paraId="78E38032" w14:textId="77777777" w:rsidR="00D62403" w:rsidRDefault="00D62403">
                            <w:pPr>
                              <w:pStyle w:val="TableParagraph"/>
                              <w:spacing w:before="6" w:line="207" w:lineRule="exact"/>
                              <w:ind w:left="119"/>
                              <w:jc w:val="left"/>
                            </w:pPr>
                            <w:r>
                              <w:rPr>
                                <w:spacing w:val="-2"/>
                              </w:rPr>
                              <w:t>Geographic</w:t>
                            </w:r>
                            <w:r>
                              <w:rPr>
                                <w:spacing w:val="-3"/>
                              </w:rPr>
                              <w:t xml:space="preserve"> </w:t>
                            </w:r>
                            <w:r>
                              <w:rPr>
                                <w:spacing w:val="-2"/>
                              </w:rPr>
                              <w:t>Region:</w:t>
                            </w:r>
                            <w:r>
                              <w:rPr>
                                <w:spacing w:val="15"/>
                              </w:rPr>
                              <w:t xml:space="preserve"> </w:t>
                            </w:r>
                            <w:r>
                              <w:rPr>
                                <w:spacing w:val="-2"/>
                              </w:rPr>
                              <w:t xml:space="preserve">Admin </w:t>
                            </w:r>
                            <w:r>
                              <w:rPr>
                                <w:spacing w:val="-10"/>
                              </w:rPr>
                              <w:t>3</w:t>
                            </w:r>
                          </w:p>
                        </w:tc>
                      </w:tr>
                      <w:tr w:rsidR="00D62403" w14:paraId="6078D9F5" w14:textId="77777777">
                        <w:trPr>
                          <w:trHeight w:val="290"/>
                        </w:trPr>
                        <w:tc>
                          <w:tcPr>
                            <w:tcW w:w="3131" w:type="dxa"/>
                            <w:gridSpan w:val="2"/>
                          </w:tcPr>
                          <w:p w14:paraId="5C886C15" w14:textId="77777777" w:rsidR="00D62403" w:rsidRDefault="00D62403">
                            <w:pPr>
                              <w:pStyle w:val="TableParagraph"/>
                              <w:spacing w:before="44" w:line="226" w:lineRule="exact"/>
                              <w:ind w:left="337"/>
                              <w:jc w:val="left"/>
                            </w:pPr>
                            <w:r>
                              <w:rPr>
                                <w:spacing w:val="-4"/>
                              </w:rPr>
                              <w:t>Nana</w:t>
                            </w:r>
                          </w:p>
                        </w:tc>
                        <w:tc>
                          <w:tcPr>
                            <w:tcW w:w="1548" w:type="dxa"/>
                          </w:tcPr>
                          <w:p w14:paraId="78A75504" w14:textId="77777777" w:rsidR="00D62403" w:rsidRDefault="00D62403">
                            <w:pPr>
                              <w:pStyle w:val="TableParagraph"/>
                              <w:spacing w:before="44" w:line="226" w:lineRule="exact"/>
                              <w:ind w:right="116"/>
                              <w:jc w:val="right"/>
                            </w:pPr>
                            <w:r>
                              <w:rPr>
                                <w:spacing w:val="-4"/>
                              </w:rPr>
                              <w:t>467</w:t>
                            </w:r>
                            <w:r>
                              <w:rPr>
                                <w:spacing w:val="-2"/>
                              </w:rPr>
                              <w:t xml:space="preserve"> (32.2%)</w:t>
                            </w:r>
                          </w:p>
                        </w:tc>
                        <w:tc>
                          <w:tcPr>
                            <w:tcW w:w="1379" w:type="dxa"/>
                          </w:tcPr>
                          <w:p w14:paraId="4675702A" w14:textId="77777777" w:rsidR="00D62403" w:rsidRDefault="00D62403">
                            <w:pPr>
                              <w:pStyle w:val="TableParagraph"/>
                              <w:spacing w:before="44" w:line="226" w:lineRule="exact"/>
                              <w:ind w:right="117"/>
                              <w:jc w:val="right"/>
                            </w:pPr>
                            <w:r>
                              <w:t>51</w:t>
                            </w:r>
                            <w:r>
                              <w:rPr>
                                <w:spacing w:val="25"/>
                              </w:rPr>
                              <w:t xml:space="preserve"> </w:t>
                            </w:r>
                            <w:r>
                              <w:rPr>
                                <w:spacing w:val="-2"/>
                              </w:rPr>
                              <w:t>(8.1%)</w:t>
                            </w:r>
                          </w:p>
                        </w:tc>
                        <w:tc>
                          <w:tcPr>
                            <w:tcW w:w="1657" w:type="dxa"/>
                          </w:tcPr>
                          <w:p w14:paraId="225CE2E3" w14:textId="77777777" w:rsidR="00D62403" w:rsidRDefault="00D62403">
                            <w:pPr>
                              <w:pStyle w:val="TableParagraph"/>
                              <w:spacing w:before="44" w:line="226" w:lineRule="exact"/>
                              <w:ind w:right="117"/>
                              <w:jc w:val="right"/>
                            </w:pPr>
                            <w:r>
                              <w:t>518</w:t>
                            </w:r>
                            <w:r>
                              <w:rPr>
                                <w:spacing w:val="1"/>
                              </w:rPr>
                              <w:t xml:space="preserve"> </w:t>
                            </w:r>
                            <w:r>
                              <w:rPr>
                                <w:spacing w:val="-2"/>
                              </w:rPr>
                              <w:t>(24.9%)</w:t>
                            </w:r>
                          </w:p>
                        </w:tc>
                      </w:tr>
                      <w:tr w:rsidR="00D62403" w14:paraId="0CEF441C" w14:textId="77777777">
                        <w:trPr>
                          <w:trHeight w:val="270"/>
                        </w:trPr>
                        <w:tc>
                          <w:tcPr>
                            <w:tcW w:w="3131" w:type="dxa"/>
                            <w:gridSpan w:val="2"/>
                          </w:tcPr>
                          <w:p w14:paraId="174E6E63" w14:textId="77777777" w:rsidR="00D62403" w:rsidRDefault="00D62403">
                            <w:pPr>
                              <w:pStyle w:val="TableParagraph"/>
                              <w:spacing w:before="25" w:line="226" w:lineRule="exact"/>
                              <w:ind w:left="337"/>
                              <w:jc w:val="left"/>
                            </w:pPr>
                            <w:r>
                              <w:rPr>
                                <w:spacing w:val="-2"/>
                              </w:rPr>
                              <w:t>Botto</w:t>
                            </w:r>
                          </w:p>
                        </w:tc>
                        <w:tc>
                          <w:tcPr>
                            <w:tcW w:w="1548" w:type="dxa"/>
                          </w:tcPr>
                          <w:p w14:paraId="36ED9266" w14:textId="77777777" w:rsidR="00D62403" w:rsidRDefault="00D62403">
                            <w:pPr>
                              <w:pStyle w:val="TableParagraph"/>
                              <w:spacing w:before="25" w:line="226" w:lineRule="exact"/>
                              <w:ind w:right="116"/>
                              <w:jc w:val="right"/>
                            </w:pPr>
                            <w:r>
                              <w:rPr>
                                <w:spacing w:val="-5"/>
                              </w:rPr>
                              <w:t>356</w:t>
                            </w:r>
                            <w:r>
                              <w:rPr>
                                <w:spacing w:val="-3"/>
                              </w:rPr>
                              <w:t xml:space="preserve"> </w:t>
                            </w:r>
                            <w:r>
                              <w:rPr>
                                <w:spacing w:val="-2"/>
                              </w:rPr>
                              <w:t>(24.5%)</w:t>
                            </w:r>
                          </w:p>
                        </w:tc>
                        <w:tc>
                          <w:tcPr>
                            <w:tcW w:w="1379" w:type="dxa"/>
                          </w:tcPr>
                          <w:p w14:paraId="53162301" w14:textId="77777777" w:rsidR="00D62403" w:rsidRDefault="00D62403">
                            <w:pPr>
                              <w:pStyle w:val="TableParagraph"/>
                              <w:spacing w:before="25" w:line="226" w:lineRule="exact"/>
                              <w:ind w:right="117"/>
                              <w:jc w:val="right"/>
                            </w:pPr>
                            <w:r>
                              <w:t>18</w:t>
                            </w:r>
                            <w:r>
                              <w:rPr>
                                <w:spacing w:val="9"/>
                              </w:rPr>
                              <w:t xml:space="preserve"> </w:t>
                            </w:r>
                            <w:r>
                              <w:rPr>
                                <w:spacing w:val="-2"/>
                              </w:rPr>
                              <w:t>(2.9%)</w:t>
                            </w:r>
                          </w:p>
                        </w:tc>
                        <w:tc>
                          <w:tcPr>
                            <w:tcW w:w="1657" w:type="dxa"/>
                          </w:tcPr>
                          <w:p w14:paraId="1349AFF0" w14:textId="77777777" w:rsidR="00D62403" w:rsidRDefault="00D62403">
                            <w:pPr>
                              <w:pStyle w:val="TableParagraph"/>
                              <w:spacing w:before="25" w:line="226" w:lineRule="exact"/>
                              <w:ind w:right="117"/>
                              <w:jc w:val="right"/>
                            </w:pPr>
                            <w:r>
                              <w:rPr>
                                <w:spacing w:val="-4"/>
                              </w:rPr>
                              <w:t>374</w:t>
                            </w:r>
                            <w:r>
                              <w:rPr>
                                <w:spacing w:val="-2"/>
                              </w:rPr>
                              <w:t xml:space="preserve"> (18.0%)</w:t>
                            </w:r>
                          </w:p>
                        </w:tc>
                      </w:tr>
                      <w:tr w:rsidR="00D62403" w14:paraId="6E0D1D15" w14:textId="77777777">
                        <w:trPr>
                          <w:trHeight w:val="270"/>
                        </w:trPr>
                        <w:tc>
                          <w:tcPr>
                            <w:tcW w:w="3131" w:type="dxa"/>
                            <w:gridSpan w:val="2"/>
                          </w:tcPr>
                          <w:p w14:paraId="5214A94F" w14:textId="77777777" w:rsidR="00D62403" w:rsidRDefault="00D62403">
                            <w:pPr>
                              <w:pStyle w:val="TableParagraph"/>
                              <w:spacing w:before="25" w:line="226" w:lineRule="exact"/>
                              <w:ind w:left="337"/>
                              <w:jc w:val="left"/>
                            </w:pPr>
                            <w:r>
                              <w:rPr>
                                <w:spacing w:val="-4"/>
                              </w:rPr>
                              <w:t>Kaga-</w:t>
                            </w:r>
                            <w:r>
                              <w:rPr>
                                <w:spacing w:val="-2"/>
                              </w:rPr>
                              <w:t>Bandoro</w:t>
                            </w:r>
                          </w:p>
                        </w:tc>
                        <w:tc>
                          <w:tcPr>
                            <w:tcW w:w="1548" w:type="dxa"/>
                          </w:tcPr>
                          <w:p w14:paraId="7DB00BF2" w14:textId="77777777" w:rsidR="00D62403" w:rsidRDefault="00D62403">
                            <w:pPr>
                              <w:pStyle w:val="TableParagraph"/>
                              <w:spacing w:before="25" w:line="226" w:lineRule="exact"/>
                              <w:ind w:right="116"/>
                              <w:jc w:val="right"/>
                            </w:pPr>
                            <w:r>
                              <w:rPr>
                                <w:w w:val="90"/>
                              </w:rPr>
                              <w:t>369</w:t>
                            </w:r>
                            <w:r>
                              <w:rPr>
                                <w:spacing w:val="11"/>
                              </w:rPr>
                              <w:t xml:space="preserve"> </w:t>
                            </w:r>
                            <w:r>
                              <w:rPr>
                                <w:spacing w:val="-2"/>
                                <w:w w:val="95"/>
                              </w:rPr>
                              <w:t>(25.4%)</w:t>
                            </w:r>
                          </w:p>
                        </w:tc>
                        <w:tc>
                          <w:tcPr>
                            <w:tcW w:w="1379" w:type="dxa"/>
                          </w:tcPr>
                          <w:p w14:paraId="65C7315B" w14:textId="77777777" w:rsidR="00D62403" w:rsidRDefault="00D62403">
                            <w:pPr>
                              <w:pStyle w:val="TableParagraph"/>
                              <w:spacing w:before="25" w:line="226" w:lineRule="exact"/>
                              <w:ind w:right="117"/>
                              <w:jc w:val="right"/>
                            </w:pPr>
                            <w:r>
                              <w:t>134</w:t>
                            </w:r>
                            <w:r>
                              <w:rPr>
                                <w:spacing w:val="5"/>
                              </w:rPr>
                              <w:t xml:space="preserve"> </w:t>
                            </w:r>
                            <w:r>
                              <w:rPr>
                                <w:spacing w:val="-2"/>
                              </w:rPr>
                              <w:t>(21.3%)</w:t>
                            </w:r>
                          </w:p>
                        </w:tc>
                        <w:tc>
                          <w:tcPr>
                            <w:tcW w:w="1657" w:type="dxa"/>
                          </w:tcPr>
                          <w:p w14:paraId="25BD665F" w14:textId="77777777" w:rsidR="00D62403" w:rsidRDefault="00D62403">
                            <w:pPr>
                              <w:pStyle w:val="TableParagraph"/>
                              <w:spacing w:before="25" w:line="226" w:lineRule="exact"/>
                              <w:ind w:right="117"/>
                              <w:jc w:val="right"/>
                            </w:pPr>
                            <w:r>
                              <w:rPr>
                                <w:w w:val="90"/>
                              </w:rPr>
                              <w:t>503</w:t>
                            </w:r>
                            <w:r>
                              <w:rPr>
                                <w:spacing w:val="7"/>
                              </w:rPr>
                              <w:t xml:space="preserve"> </w:t>
                            </w:r>
                            <w:r>
                              <w:rPr>
                                <w:spacing w:val="-2"/>
                              </w:rPr>
                              <w:t>(24.2%)</w:t>
                            </w:r>
                          </w:p>
                        </w:tc>
                      </w:tr>
                      <w:tr w:rsidR="00D62403" w14:paraId="09F1AA9B" w14:textId="77777777">
                        <w:trPr>
                          <w:trHeight w:val="290"/>
                        </w:trPr>
                        <w:tc>
                          <w:tcPr>
                            <w:tcW w:w="3131" w:type="dxa"/>
                            <w:gridSpan w:val="2"/>
                          </w:tcPr>
                          <w:p w14:paraId="08218EEA" w14:textId="77777777" w:rsidR="00D62403" w:rsidRDefault="00D62403">
                            <w:pPr>
                              <w:pStyle w:val="TableParagraph"/>
                              <w:spacing w:before="25" w:line="245" w:lineRule="exact"/>
                              <w:ind w:left="337"/>
                              <w:jc w:val="left"/>
                            </w:pPr>
                            <w:r>
                              <w:rPr>
                                <w:spacing w:val="-2"/>
                              </w:rPr>
                              <w:t>Bangassou</w:t>
                            </w:r>
                          </w:p>
                        </w:tc>
                        <w:tc>
                          <w:tcPr>
                            <w:tcW w:w="1548" w:type="dxa"/>
                          </w:tcPr>
                          <w:p w14:paraId="0A746A39" w14:textId="77777777" w:rsidR="00D62403" w:rsidRDefault="00D62403">
                            <w:pPr>
                              <w:pStyle w:val="TableParagraph"/>
                              <w:spacing w:before="25" w:line="245" w:lineRule="exact"/>
                              <w:ind w:right="117"/>
                              <w:jc w:val="right"/>
                            </w:pPr>
                            <w:r>
                              <w:rPr>
                                <w:w w:val="90"/>
                              </w:rPr>
                              <w:t>260</w:t>
                            </w:r>
                            <w:r>
                              <w:rPr>
                                <w:spacing w:val="-1"/>
                              </w:rPr>
                              <w:t xml:space="preserve"> </w:t>
                            </w:r>
                            <w:r>
                              <w:rPr>
                                <w:spacing w:val="-2"/>
                              </w:rPr>
                              <w:t>(17.9%)</w:t>
                            </w:r>
                          </w:p>
                        </w:tc>
                        <w:tc>
                          <w:tcPr>
                            <w:tcW w:w="1379" w:type="dxa"/>
                          </w:tcPr>
                          <w:p w14:paraId="2F1BBD90" w14:textId="77777777" w:rsidR="00D62403" w:rsidRDefault="00D62403">
                            <w:pPr>
                              <w:pStyle w:val="TableParagraph"/>
                              <w:spacing w:before="25" w:line="245" w:lineRule="exact"/>
                              <w:ind w:right="118"/>
                              <w:jc w:val="right"/>
                            </w:pPr>
                            <w:r>
                              <w:rPr>
                                <w:spacing w:val="-5"/>
                              </w:rPr>
                              <w:t>425</w:t>
                            </w:r>
                            <w:r>
                              <w:rPr>
                                <w:spacing w:val="-3"/>
                              </w:rPr>
                              <w:t xml:space="preserve"> </w:t>
                            </w:r>
                            <w:r>
                              <w:rPr>
                                <w:spacing w:val="-2"/>
                              </w:rPr>
                              <w:t>(67.7%)</w:t>
                            </w:r>
                          </w:p>
                        </w:tc>
                        <w:tc>
                          <w:tcPr>
                            <w:tcW w:w="1657" w:type="dxa"/>
                          </w:tcPr>
                          <w:p w14:paraId="56440145" w14:textId="77777777" w:rsidR="00D62403" w:rsidRDefault="00D62403">
                            <w:pPr>
                              <w:pStyle w:val="TableParagraph"/>
                              <w:spacing w:before="25" w:line="245" w:lineRule="exact"/>
                              <w:ind w:right="118"/>
                              <w:jc w:val="right"/>
                            </w:pPr>
                            <w:r>
                              <w:rPr>
                                <w:w w:val="90"/>
                              </w:rPr>
                              <w:t>685</w:t>
                            </w:r>
                            <w:r>
                              <w:rPr>
                                <w:spacing w:val="11"/>
                              </w:rPr>
                              <w:t xml:space="preserve"> </w:t>
                            </w:r>
                            <w:r>
                              <w:rPr>
                                <w:spacing w:val="-2"/>
                              </w:rPr>
                              <w:t>(32.9%)</w:t>
                            </w:r>
                          </w:p>
                        </w:tc>
                      </w:tr>
                      <w:tr w:rsidR="00D62403" w14:paraId="5DB1AC27" w14:textId="77777777">
                        <w:trPr>
                          <w:trHeight w:val="232"/>
                        </w:trPr>
                        <w:tc>
                          <w:tcPr>
                            <w:tcW w:w="7715" w:type="dxa"/>
                            <w:gridSpan w:val="5"/>
                          </w:tcPr>
                          <w:p w14:paraId="172ABD6D" w14:textId="77777777" w:rsidR="00D62403" w:rsidRDefault="00D62403">
                            <w:pPr>
                              <w:pStyle w:val="TableParagraph"/>
                              <w:spacing w:before="6" w:line="207" w:lineRule="exact"/>
                              <w:ind w:left="119"/>
                              <w:jc w:val="left"/>
                            </w:pPr>
                            <w:r>
                              <w:rPr>
                                <w:spacing w:val="-2"/>
                              </w:rPr>
                              <w:t>Geographic</w:t>
                            </w:r>
                            <w:r>
                              <w:rPr>
                                <w:spacing w:val="-3"/>
                              </w:rPr>
                              <w:t xml:space="preserve"> </w:t>
                            </w:r>
                            <w:r>
                              <w:rPr>
                                <w:spacing w:val="-2"/>
                              </w:rPr>
                              <w:t>Region:</w:t>
                            </w:r>
                            <w:r>
                              <w:rPr>
                                <w:spacing w:val="15"/>
                              </w:rPr>
                              <w:t xml:space="preserve"> </w:t>
                            </w:r>
                            <w:r>
                              <w:rPr>
                                <w:spacing w:val="-2"/>
                              </w:rPr>
                              <w:t xml:space="preserve">Admin </w:t>
                            </w:r>
                            <w:r>
                              <w:rPr>
                                <w:spacing w:val="-10"/>
                              </w:rPr>
                              <w:t>5</w:t>
                            </w:r>
                          </w:p>
                        </w:tc>
                      </w:tr>
                      <w:tr w:rsidR="00D62403" w14:paraId="1DFF1EFD" w14:textId="77777777">
                        <w:trPr>
                          <w:trHeight w:val="290"/>
                        </w:trPr>
                        <w:tc>
                          <w:tcPr>
                            <w:tcW w:w="3131" w:type="dxa"/>
                            <w:gridSpan w:val="2"/>
                          </w:tcPr>
                          <w:p w14:paraId="04263ECB" w14:textId="77777777" w:rsidR="00D62403" w:rsidRDefault="00D62403">
                            <w:pPr>
                              <w:pStyle w:val="TableParagraph"/>
                              <w:spacing w:before="44" w:line="226" w:lineRule="exact"/>
                              <w:ind w:left="337"/>
                              <w:jc w:val="left"/>
                            </w:pPr>
                            <w:r>
                              <w:t>DAMAKA</w:t>
                            </w:r>
                            <w:r>
                              <w:rPr>
                                <w:spacing w:val="69"/>
                              </w:rPr>
                              <w:t xml:space="preserve"> </w:t>
                            </w:r>
                            <w:r>
                              <w:rPr>
                                <w:spacing w:val="-10"/>
                              </w:rPr>
                              <w:t>2</w:t>
                            </w:r>
                          </w:p>
                        </w:tc>
                        <w:tc>
                          <w:tcPr>
                            <w:tcW w:w="1548" w:type="dxa"/>
                          </w:tcPr>
                          <w:p w14:paraId="4A43B76E" w14:textId="77777777" w:rsidR="00D62403" w:rsidRDefault="00D62403">
                            <w:pPr>
                              <w:pStyle w:val="TableParagraph"/>
                              <w:spacing w:before="44" w:line="226" w:lineRule="exact"/>
                              <w:ind w:right="116"/>
                              <w:jc w:val="right"/>
                            </w:pPr>
                            <w:r>
                              <w:t>57</w:t>
                            </w:r>
                            <w:r>
                              <w:rPr>
                                <w:spacing w:val="9"/>
                              </w:rPr>
                              <w:t xml:space="preserve"> </w:t>
                            </w:r>
                            <w:r>
                              <w:rPr>
                                <w:spacing w:val="-2"/>
                              </w:rPr>
                              <w:t>(3.9%)</w:t>
                            </w:r>
                          </w:p>
                        </w:tc>
                        <w:tc>
                          <w:tcPr>
                            <w:tcW w:w="1379" w:type="dxa"/>
                          </w:tcPr>
                          <w:p w14:paraId="22E0CDF4" w14:textId="77777777" w:rsidR="00D62403" w:rsidRDefault="00D62403">
                            <w:pPr>
                              <w:pStyle w:val="TableParagraph"/>
                              <w:spacing w:before="44" w:line="226" w:lineRule="exact"/>
                              <w:ind w:right="117"/>
                              <w:jc w:val="right"/>
                            </w:pPr>
                            <w:r>
                              <w:rPr>
                                <w:spacing w:val="-2"/>
                              </w:rPr>
                              <w:t>0</w:t>
                            </w:r>
                            <w:r>
                              <w:rPr>
                                <w:spacing w:val="-8"/>
                              </w:rPr>
                              <w:t xml:space="preserve"> </w:t>
                            </w:r>
                            <w:r>
                              <w:rPr>
                                <w:spacing w:val="-2"/>
                              </w:rPr>
                              <w:t>(0.0%)</w:t>
                            </w:r>
                          </w:p>
                        </w:tc>
                        <w:tc>
                          <w:tcPr>
                            <w:tcW w:w="1657" w:type="dxa"/>
                          </w:tcPr>
                          <w:p w14:paraId="2549DF10" w14:textId="77777777" w:rsidR="00D62403" w:rsidRDefault="00D62403">
                            <w:pPr>
                              <w:pStyle w:val="TableParagraph"/>
                              <w:spacing w:before="44" w:line="226" w:lineRule="exact"/>
                              <w:ind w:right="117"/>
                              <w:jc w:val="right"/>
                            </w:pPr>
                            <w:r>
                              <w:t>57</w:t>
                            </w:r>
                            <w:r>
                              <w:rPr>
                                <w:spacing w:val="9"/>
                              </w:rPr>
                              <w:t xml:space="preserve"> </w:t>
                            </w:r>
                            <w:r>
                              <w:rPr>
                                <w:spacing w:val="-2"/>
                              </w:rPr>
                              <w:t>(2.7%)</w:t>
                            </w:r>
                          </w:p>
                        </w:tc>
                      </w:tr>
                      <w:tr w:rsidR="00D62403" w14:paraId="2DFCE638" w14:textId="77777777">
                        <w:trPr>
                          <w:trHeight w:val="270"/>
                        </w:trPr>
                        <w:tc>
                          <w:tcPr>
                            <w:tcW w:w="3131" w:type="dxa"/>
                            <w:gridSpan w:val="2"/>
                          </w:tcPr>
                          <w:p w14:paraId="5F548FE6" w14:textId="77777777" w:rsidR="00D62403" w:rsidRDefault="00D62403">
                            <w:pPr>
                              <w:pStyle w:val="TableParagraph"/>
                              <w:spacing w:before="25" w:line="226" w:lineRule="exact"/>
                              <w:ind w:left="337"/>
                              <w:jc w:val="left"/>
                            </w:pPr>
                            <w:r>
                              <w:t>BISSEKEBOU</w:t>
                            </w:r>
                            <w:r>
                              <w:rPr>
                                <w:spacing w:val="26"/>
                              </w:rPr>
                              <w:t xml:space="preserve"> </w:t>
                            </w:r>
                            <w:r>
                              <w:t>(1,2,3</w:t>
                            </w:r>
                            <w:r>
                              <w:rPr>
                                <w:spacing w:val="26"/>
                              </w:rPr>
                              <w:t xml:space="preserve"> </w:t>
                            </w:r>
                            <w:r>
                              <w:rPr>
                                <w:spacing w:val="-5"/>
                              </w:rPr>
                              <w:t>et</w:t>
                            </w:r>
                          </w:p>
                        </w:tc>
                        <w:tc>
                          <w:tcPr>
                            <w:tcW w:w="1548" w:type="dxa"/>
                          </w:tcPr>
                          <w:p w14:paraId="4A21490A" w14:textId="77777777" w:rsidR="00D62403" w:rsidRDefault="00D62403">
                            <w:pPr>
                              <w:pStyle w:val="TableParagraph"/>
                              <w:spacing w:before="25" w:line="226" w:lineRule="exact"/>
                              <w:ind w:right="116"/>
                              <w:jc w:val="right"/>
                            </w:pPr>
                            <w:r>
                              <w:t>61</w:t>
                            </w:r>
                            <w:r>
                              <w:rPr>
                                <w:spacing w:val="16"/>
                              </w:rPr>
                              <w:t xml:space="preserve"> </w:t>
                            </w:r>
                            <w:r>
                              <w:rPr>
                                <w:spacing w:val="-2"/>
                              </w:rPr>
                              <w:t>(4.2%)</w:t>
                            </w:r>
                          </w:p>
                        </w:tc>
                        <w:tc>
                          <w:tcPr>
                            <w:tcW w:w="1379" w:type="dxa"/>
                          </w:tcPr>
                          <w:p w14:paraId="79FBE058" w14:textId="77777777" w:rsidR="00D62403" w:rsidRDefault="00D62403">
                            <w:pPr>
                              <w:pStyle w:val="TableParagraph"/>
                              <w:spacing w:before="25" w:line="226" w:lineRule="exact"/>
                              <w:ind w:right="117"/>
                              <w:jc w:val="right"/>
                            </w:pPr>
                            <w:r>
                              <w:t>3</w:t>
                            </w:r>
                            <w:r>
                              <w:rPr>
                                <w:spacing w:val="5"/>
                              </w:rPr>
                              <w:t xml:space="preserve"> </w:t>
                            </w:r>
                            <w:r>
                              <w:rPr>
                                <w:spacing w:val="-2"/>
                              </w:rPr>
                              <w:t>(0.5%)</w:t>
                            </w:r>
                          </w:p>
                        </w:tc>
                        <w:tc>
                          <w:tcPr>
                            <w:tcW w:w="1657" w:type="dxa"/>
                          </w:tcPr>
                          <w:p w14:paraId="4EDA7665" w14:textId="77777777" w:rsidR="00D62403" w:rsidRDefault="00D62403">
                            <w:pPr>
                              <w:pStyle w:val="TableParagraph"/>
                              <w:spacing w:before="25" w:line="226" w:lineRule="exact"/>
                              <w:ind w:right="117"/>
                              <w:jc w:val="right"/>
                            </w:pPr>
                            <w:r>
                              <w:rPr>
                                <w:spacing w:val="-5"/>
                              </w:rPr>
                              <w:t>64</w:t>
                            </w:r>
                            <w:r>
                              <w:rPr>
                                <w:spacing w:val="-4"/>
                              </w:rPr>
                              <w:t xml:space="preserve"> </w:t>
                            </w:r>
                            <w:r>
                              <w:rPr>
                                <w:spacing w:val="-2"/>
                              </w:rPr>
                              <w:t>(3.1%)</w:t>
                            </w:r>
                          </w:p>
                        </w:tc>
                      </w:tr>
                      <w:tr w:rsidR="00D62403" w14:paraId="4FAEEA51" w14:textId="77777777">
                        <w:trPr>
                          <w:trHeight w:val="270"/>
                        </w:trPr>
                        <w:tc>
                          <w:tcPr>
                            <w:tcW w:w="3131" w:type="dxa"/>
                            <w:gridSpan w:val="2"/>
                          </w:tcPr>
                          <w:p w14:paraId="5A18D0E7" w14:textId="77777777" w:rsidR="00D62403" w:rsidRDefault="00D62403">
                            <w:pPr>
                              <w:pStyle w:val="TableParagraph"/>
                              <w:spacing w:before="25" w:line="226" w:lineRule="exact"/>
                              <w:ind w:left="337"/>
                              <w:jc w:val="left"/>
                            </w:pPr>
                            <w:r>
                              <w:t>KIA</w:t>
                            </w:r>
                            <w:r>
                              <w:rPr>
                                <w:spacing w:val="42"/>
                              </w:rPr>
                              <w:t xml:space="preserve"> </w:t>
                            </w:r>
                            <w:r>
                              <w:rPr>
                                <w:spacing w:val="-10"/>
                              </w:rPr>
                              <w:t>3</w:t>
                            </w:r>
                          </w:p>
                        </w:tc>
                        <w:tc>
                          <w:tcPr>
                            <w:tcW w:w="1548" w:type="dxa"/>
                          </w:tcPr>
                          <w:p w14:paraId="0513109A" w14:textId="77777777" w:rsidR="00D62403" w:rsidRDefault="00D62403">
                            <w:pPr>
                              <w:pStyle w:val="TableParagraph"/>
                              <w:spacing w:before="25" w:line="226" w:lineRule="exact"/>
                              <w:ind w:right="116"/>
                              <w:jc w:val="right"/>
                            </w:pPr>
                            <w:r>
                              <w:t xml:space="preserve">97 </w:t>
                            </w:r>
                            <w:r>
                              <w:rPr>
                                <w:spacing w:val="-2"/>
                              </w:rPr>
                              <w:t>(6.7%)</w:t>
                            </w:r>
                          </w:p>
                        </w:tc>
                        <w:tc>
                          <w:tcPr>
                            <w:tcW w:w="1379" w:type="dxa"/>
                          </w:tcPr>
                          <w:p w14:paraId="47709FE3" w14:textId="77777777" w:rsidR="00D62403" w:rsidRDefault="00D62403">
                            <w:pPr>
                              <w:pStyle w:val="TableParagraph"/>
                              <w:spacing w:before="25" w:line="226" w:lineRule="exact"/>
                              <w:ind w:right="117"/>
                              <w:jc w:val="right"/>
                            </w:pPr>
                            <w:r>
                              <w:t>3</w:t>
                            </w:r>
                            <w:r>
                              <w:rPr>
                                <w:spacing w:val="5"/>
                              </w:rPr>
                              <w:t xml:space="preserve"> </w:t>
                            </w:r>
                            <w:r>
                              <w:rPr>
                                <w:spacing w:val="-2"/>
                              </w:rPr>
                              <w:t>(0.5%)</w:t>
                            </w:r>
                          </w:p>
                        </w:tc>
                        <w:tc>
                          <w:tcPr>
                            <w:tcW w:w="1657" w:type="dxa"/>
                          </w:tcPr>
                          <w:p w14:paraId="46B2AD4B" w14:textId="77777777" w:rsidR="00D62403" w:rsidRDefault="00D62403">
                            <w:pPr>
                              <w:pStyle w:val="TableParagraph"/>
                              <w:spacing w:before="25" w:line="226" w:lineRule="exact"/>
                              <w:ind w:right="117"/>
                              <w:jc w:val="right"/>
                            </w:pPr>
                            <w:r>
                              <w:rPr>
                                <w:spacing w:val="-6"/>
                              </w:rPr>
                              <w:t>100</w:t>
                            </w:r>
                            <w:r>
                              <w:rPr>
                                <w:spacing w:val="-4"/>
                              </w:rPr>
                              <w:t xml:space="preserve"> </w:t>
                            </w:r>
                            <w:r>
                              <w:rPr>
                                <w:spacing w:val="-2"/>
                              </w:rPr>
                              <w:t>(4.8%)</w:t>
                            </w:r>
                          </w:p>
                        </w:tc>
                      </w:tr>
                      <w:tr w:rsidR="00D62403" w14:paraId="18D52186" w14:textId="77777777">
                        <w:trPr>
                          <w:trHeight w:val="270"/>
                        </w:trPr>
                        <w:tc>
                          <w:tcPr>
                            <w:tcW w:w="3131" w:type="dxa"/>
                            <w:gridSpan w:val="2"/>
                          </w:tcPr>
                          <w:p w14:paraId="045FF7A0" w14:textId="77777777" w:rsidR="00D62403" w:rsidRDefault="00D62403">
                            <w:pPr>
                              <w:pStyle w:val="TableParagraph"/>
                              <w:spacing w:before="25" w:line="226" w:lineRule="exact"/>
                              <w:ind w:left="337"/>
                              <w:jc w:val="left"/>
                            </w:pPr>
                            <w:r>
                              <w:t>OUANDAGO</w:t>
                            </w:r>
                            <w:r>
                              <w:rPr>
                                <w:spacing w:val="39"/>
                              </w:rPr>
                              <w:t xml:space="preserve"> </w:t>
                            </w:r>
                            <w:r>
                              <w:rPr>
                                <w:spacing w:val="-10"/>
                              </w:rPr>
                              <w:t>2</w:t>
                            </w:r>
                          </w:p>
                        </w:tc>
                        <w:tc>
                          <w:tcPr>
                            <w:tcW w:w="1548" w:type="dxa"/>
                          </w:tcPr>
                          <w:p w14:paraId="70AB7290" w14:textId="77777777" w:rsidR="00D62403" w:rsidRDefault="00D62403">
                            <w:pPr>
                              <w:pStyle w:val="TableParagraph"/>
                              <w:spacing w:before="25" w:line="226" w:lineRule="exact"/>
                              <w:ind w:right="116"/>
                              <w:jc w:val="right"/>
                            </w:pPr>
                            <w:r>
                              <w:rPr>
                                <w:spacing w:val="-7"/>
                              </w:rPr>
                              <w:t>83</w:t>
                            </w:r>
                            <w:r>
                              <w:rPr>
                                <w:spacing w:val="-3"/>
                              </w:rPr>
                              <w:t xml:space="preserve"> </w:t>
                            </w:r>
                            <w:r>
                              <w:rPr>
                                <w:spacing w:val="-2"/>
                              </w:rPr>
                              <w:t>(5.7%)</w:t>
                            </w:r>
                          </w:p>
                        </w:tc>
                        <w:tc>
                          <w:tcPr>
                            <w:tcW w:w="1379" w:type="dxa"/>
                          </w:tcPr>
                          <w:p w14:paraId="7C56FC6A" w14:textId="77777777" w:rsidR="00D62403" w:rsidRDefault="00D62403">
                            <w:pPr>
                              <w:pStyle w:val="TableParagraph"/>
                              <w:spacing w:before="25" w:line="226" w:lineRule="exact"/>
                              <w:ind w:right="117"/>
                              <w:jc w:val="right"/>
                            </w:pPr>
                            <w:r>
                              <w:t>15</w:t>
                            </w:r>
                            <w:r>
                              <w:rPr>
                                <w:spacing w:val="25"/>
                              </w:rPr>
                              <w:t xml:space="preserve"> </w:t>
                            </w:r>
                            <w:r>
                              <w:rPr>
                                <w:spacing w:val="-2"/>
                              </w:rPr>
                              <w:t>(2.4%)</w:t>
                            </w:r>
                          </w:p>
                        </w:tc>
                        <w:tc>
                          <w:tcPr>
                            <w:tcW w:w="1657" w:type="dxa"/>
                          </w:tcPr>
                          <w:p w14:paraId="301E6353" w14:textId="77777777" w:rsidR="00D62403" w:rsidRDefault="00D62403">
                            <w:pPr>
                              <w:pStyle w:val="TableParagraph"/>
                              <w:spacing w:before="25" w:line="226" w:lineRule="exact"/>
                              <w:ind w:right="117"/>
                              <w:jc w:val="right"/>
                            </w:pPr>
                            <w:r>
                              <w:rPr>
                                <w:w w:val="90"/>
                              </w:rPr>
                              <w:t>98</w:t>
                            </w:r>
                            <w:r>
                              <w:rPr>
                                <w:spacing w:val="6"/>
                              </w:rPr>
                              <w:t xml:space="preserve"> </w:t>
                            </w:r>
                            <w:r>
                              <w:rPr>
                                <w:spacing w:val="-2"/>
                                <w:w w:val="95"/>
                              </w:rPr>
                              <w:t>(4.7%)</w:t>
                            </w:r>
                          </w:p>
                        </w:tc>
                      </w:tr>
                      <w:tr w:rsidR="00D62403" w14:paraId="5961E386" w14:textId="77777777">
                        <w:trPr>
                          <w:trHeight w:val="270"/>
                        </w:trPr>
                        <w:tc>
                          <w:tcPr>
                            <w:tcW w:w="3131" w:type="dxa"/>
                            <w:gridSpan w:val="2"/>
                          </w:tcPr>
                          <w:p w14:paraId="4373D843" w14:textId="77777777" w:rsidR="00D62403" w:rsidRDefault="00D62403">
                            <w:pPr>
                              <w:pStyle w:val="TableParagraph"/>
                              <w:spacing w:before="25" w:line="226" w:lineRule="exact"/>
                              <w:ind w:left="337"/>
                              <w:jc w:val="left"/>
                            </w:pPr>
                            <w:r>
                              <w:rPr>
                                <w:w w:val="105"/>
                              </w:rPr>
                              <w:t>YAFARA</w:t>
                            </w:r>
                            <w:r>
                              <w:rPr>
                                <w:spacing w:val="9"/>
                                <w:w w:val="105"/>
                              </w:rPr>
                              <w:t xml:space="preserve"> </w:t>
                            </w:r>
                            <w:r>
                              <w:rPr>
                                <w:w w:val="105"/>
                              </w:rPr>
                              <w:t>-</w:t>
                            </w:r>
                            <w:r>
                              <w:rPr>
                                <w:spacing w:val="9"/>
                                <w:w w:val="105"/>
                              </w:rPr>
                              <w:t xml:space="preserve"> </w:t>
                            </w:r>
                            <w:r>
                              <w:rPr>
                                <w:spacing w:val="-2"/>
                                <w:w w:val="105"/>
                              </w:rPr>
                              <w:t>GOUVA</w:t>
                            </w:r>
                          </w:p>
                        </w:tc>
                        <w:tc>
                          <w:tcPr>
                            <w:tcW w:w="1548" w:type="dxa"/>
                          </w:tcPr>
                          <w:p w14:paraId="4E3C6039" w14:textId="77777777" w:rsidR="00D62403" w:rsidRDefault="00D62403">
                            <w:pPr>
                              <w:pStyle w:val="TableParagraph"/>
                              <w:spacing w:before="25" w:line="226" w:lineRule="exact"/>
                              <w:ind w:right="116"/>
                              <w:jc w:val="right"/>
                            </w:pPr>
                            <w:r>
                              <w:t>77</w:t>
                            </w:r>
                            <w:r>
                              <w:rPr>
                                <w:spacing w:val="14"/>
                              </w:rPr>
                              <w:t xml:space="preserve"> </w:t>
                            </w:r>
                            <w:r>
                              <w:rPr>
                                <w:spacing w:val="-2"/>
                              </w:rPr>
                              <w:t>(5.3%)</w:t>
                            </w:r>
                          </w:p>
                        </w:tc>
                        <w:tc>
                          <w:tcPr>
                            <w:tcW w:w="1379" w:type="dxa"/>
                          </w:tcPr>
                          <w:p w14:paraId="7D445B65" w14:textId="77777777" w:rsidR="00D62403" w:rsidRDefault="00D62403">
                            <w:pPr>
                              <w:pStyle w:val="TableParagraph"/>
                              <w:spacing w:before="25" w:line="226" w:lineRule="exact"/>
                              <w:ind w:right="117"/>
                              <w:jc w:val="right"/>
                            </w:pPr>
                            <w:r>
                              <w:rPr>
                                <w:spacing w:val="-2"/>
                              </w:rPr>
                              <w:t>23</w:t>
                            </w:r>
                            <w:r>
                              <w:rPr>
                                <w:spacing w:val="-4"/>
                              </w:rPr>
                              <w:t xml:space="preserve"> </w:t>
                            </w:r>
                            <w:r>
                              <w:rPr>
                                <w:spacing w:val="-2"/>
                              </w:rPr>
                              <w:t>(3.7%)</w:t>
                            </w:r>
                          </w:p>
                        </w:tc>
                        <w:tc>
                          <w:tcPr>
                            <w:tcW w:w="1657" w:type="dxa"/>
                          </w:tcPr>
                          <w:p w14:paraId="42733916" w14:textId="77777777" w:rsidR="00D62403" w:rsidRDefault="00D62403">
                            <w:pPr>
                              <w:pStyle w:val="TableParagraph"/>
                              <w:spacing w:before="25" w:line="226" w:lineRule="exact"/>
                              <w:ind w:right="117"/>
                              <w:jc w:val="right"/>
                            </w:pPr>
                            <w:r>
                              <w:rPr>
                                <w:spacing w:val="-6"/>
                              </w:rPr>
                              <w:t>100</w:t>
                            </w:r>
                            <w:r>
                              <w:rPr>
                                <w:spacing w:val="-4"/>
                              </w:rPr>
                              <w:t xml:space="preserve"> </w:t>
                            </w:r>
                            <w:r>
                              <w:rPr>
                                <w:spacing w:val="-2"/>
                              </w:rPr>
                              <w:t>(4.8%)</w:t>
                            </w:r>
                          </w:p>
                        </w:tc>
                      </w:tr>
                      <w:tr w:rsidR="00D62403" w14:paraId="19C44959" w14:textId="77777777">
                        <w:trPr>
                          <w:trHeight w:val="270"/>
                        </w:trPr>
                        <w:tc>
                          <w:tcPr>
                            <w:tcW w:w="3131" w:type="dxa"/>
                            <w:gridSpan w:val="2"/>
                          </w:tcPr>
                          <w:p w14:paraId="1B62600D" w14:textId="77777777" w:rsidR="00D62403" w:rsidRDefault="00D62403">
                            <w:pPr>
                              <w:pStyle w:val="TableParagraph"/>
                              <w:spacing w:before="25" w:line="226" w:lineRule="exact"/>
                              <w:ind w:left="337"/>
                              <w:jc w:val="left"/>
                            </w:pPr>
                            <w:r>
                              <w:rPr>
                                <w:w w:val="105"/>
                              </w:rPr>
                              <w:t xml:space="preserve">KONVI </w:t>
                            </w:r>
                            <w:r>
                              <w:rPr>
                                <w:spacing w:val="-10"/>
                                <w:w w:val="105"/>
                              </w:rPr>
                              <w:t>1</w:t>
                            </w:r>
                          </w:p>
                        </w:tc>
                        <w:tc>
                          <w:tcPr>
                            <w:tcW w:w="1548" w:type="dxa"/>
                          </w:tcPr>
                          <w:p w14:paraId="280B9A6E" w14:textId="77777777" w:rsidR="00D62403" w:rsidRDefault="00D62403">
                            <w:pPr>
                              <w:pStyle w:val="TableParagraph"/>
                              <w:spacing w:before="25" w:line="226" w:lineRule="exact"/>
                              <w:ind w:right="116"/>
                              <w:jc w:val="right"/>
                            </w:pPr>
                            <w:r>
                              <w:rPr>
                                <w:spacing w:val="-4"/>
                              </w:rPr>
                              <w:t>92</w:t>
                            </w:r>
                            <w:r>
                              <w:rPr>
                                <w:spacing w:val="-3"/>
                              </w:rPr>
                              <w:t xml:space="preserve"> </w:t>
                            </w:r>
                            <w:r>
                              <w:rPr>
                                <w:spacing w:val="-2"/>
                              </w:rPr>
                              <w:t>(6.3%)</w:t>
                            </w:r>
                          </w:p>
                        </w:tc>
                        <w:tc>
                          <w:tcPr>
                            <w:tcW w:w="1379" w:type="dxa"/>
                          </w:tcPr>
                          <w:p w14:paraId="60304148" w14:textId="77777777" w:rsidR="00D62403" w:rsidRDefault="00D62403">
                            <w:pPr>
                              <w:pStyle w:val="TableParagraph"/>
                              <w:spacing w:before="25" w:line="226" w:lineRule="exact"/>
                              <w:ind w:right="117"/>
                              <w:jc w:val="right"/>
                            </w:pPr>
                            <w:r>
                              <w:rPr>
                                <w:w w:val="105"/>
                              </w:rPr>
                              <w:t>7</w:t>
                            </w:r>
                            <w:r>
                              <w:rPr>
                                <w:spacing w:val="8"/>
                                <w:w w:val="105"/>
                              </w:rPr>
                              <w:t xml:space="preserve"> </w:t>
                            </w:r>
                            <w:r>
                              <w:rPr>
                                <w:spacing w:val="-2"/>
                                <w:w w:val="105"/>
                              </w:rPr>
                              <w:t>(1.1%)</w:t>
                            </w:r>
                          </w:p>
                        </w:tc>
                        <w:tc>
                          <w:tcPr>
                            <w:tcW w:w="1657" w:type="dxa"/>
                          </w:tcPr>
                          <w:p w14:paraId="36454066" w14:textId="77777777" w:rsidR="00D62403" w:rsidRDefault="00D62403">
                            <w:pPr>
                              <w:pStyle w:val="TableParagraph"/>
                              <w:spacing w:before="25" w:line="226" w:lineRule="exact"/>
                              <w:ind w:right="117"/>
                              <w:jc w:val="right"/>
                            </w:pPr>
                            <w:r>
                              <w:rPr>
                                <w:spacing w:val="-5"/>
                              </w:rPr>
                              <w:t>99</w:t>
                            </w:r>
                            <w:r>
                              <w:rPr>
                                <w:spacing w:val="-4"/>
                              </w:rPr>
                              <w:t xml:space="preserve"> </w:t>
                            </w:r>
                            <w:r>
                              <w:rPr>
                                <w:spacing w:val="-2"/>
                              </w:rPr>
                              <w:t>(4.8%)</w:t>
                            </w:r>
                          </w:p>
                        </w:tc>
                      </w:tr>
                      <w:tr w:rsidR="00D62403" w14:paraId="5D3D6FC8" w14:textId="77777777">
                        <w:trPr>
                          <w:trHeight w:val="270"/>
                        </w:trPr>
                        <w:tc>
                          <w:tcPr>
                            <w:tcW w:w="3131" w:type="dxa"/>
                            <w:gridSpan w:val="2"/>
                          </w:tcPr>
                          <w:p w14:paraId="1A3E88F7" w14:textId="77777777" w:rsidR="00D62403" w:rsidRDefault="00D62403">
                            <w:pPr>
                              <w:pStyle w:val="TableParagraph"/>
                              <w:spacing w:before="25" w:line="226" w:lineRule="exact"/>
                              <w:ind w:left="337"/>
                              <w:jc w:val="left"/>
                            </w:pPr>
                            <w:r>
                              <w:rPr>
                                <w:spacing w:val="-2"/>
                              </w:rPr>
                              <w:t>ZEFIO</w:t>
                            </w:r>
                          </w:p>
                        </w:tc>
                        <w:tc>
                          <w:tcPr>
                            <w:tcW w:w="1548" w:type="dxa"/>
                          </w:tcPr>
                          <w:p w14:paraId="6C1936F5" w14:textId="77777777" w:rsidR="00D62403" w:rsidRDefault="00D62403">
                            <w:pPr>
                              <w:pStyle w:val="TableParagraph"/>
                              <w:spacing w:before="25" w:line="226" w:lineRule="exact"/>
                              <w:ind w:right="116"/>
                              <w:jc w:val="right"/>
                            </w:pPr>
                            <w:r>
                              <w:rPr>
                                <w:spacing w:val="-4"/>
                              </w:rPr>
                              <w:t>92</w:t>
                            </w:r>
                            <w:r>
                              <w:rPr>
                                <w:spacing w:val="-3"/>
                              </w:rPr>
                              <w:t xml:space="preserve"> </w:t>
                            </w:r>
                            <w:r>
                              <w:rPr>
                                <w:spacing w:val="-2"/>
                              </w:rPr>
                              <w:t>(6.3%)</w:t>
                            </w:r>
                          </w:p>
                        </w:tc>
                        <w:tc>
                          <w:tcPr>
                            <w:tcW w:w="1379" w:type="dxa"/>
                          </w:tcPr>
                          <w:p w14:paraId="1E5E3CEF" w14:textId="77777777" w:rsidR="00D62403" w:rsidRDefault="00D62403">
                            <w:pPr>
                              <w:pStyle w:val="TableParagraph"/>
                              <w:spacing w:before="25" w:line="226" w:lineRule="exact"/>
                              <w:ind w:right="117"/>
                              <w:jc w:val="right"/>
                            </w:pPr>
                            <w:r>
                              <w:t>4</w:t>
                            </w:r>
                            <w:r>
                              <w:rPr>
                                <w:spacing w:val="2"/>
                              </w:rPr>
                              <w:t xml:space="preserve"> </w:t>
                            </w:r>
                            <w:r>
                              <w:rPr>
                                <w:spacing w:val="-2"/>
                              </w:rPr>
                              <w:t>(0.6%)</w:t>
                            </w:r>
                          </w:p>
                        </w:tc>
                        <w:tc>
                          <w:tcPr>
                            <w:tcW w:w="1657" w:type="dxa"/>
                          </w:tcPr>
                          <w:p w14:paraId="20544DE8" w14:textId="77777777" w:rsidR="00D62403" w:rsidRDefault="00D62403">
                            <w:pPr>
                              <w:pStyle w:val="TableParagraph"/>
                              <w:spacing w:before="25" w:line="226" w:lineRule="exact"/>
                              <w:ind w:right="117"/>
                              <w:jc w:val="right"/>
                            </w:pPr>
                            <w:r>
                              <w:rPr>
                                <w:spacing w:val="-5"/>
                              </w:rPr>
                              <w:t>96</w:t>
                            </w:r>
                            <w:r>
                              <w:rPr>
                                <w:spacing w:val="-4"/>
                              </w:rPr>
                              <w:t xml:space="preserve"> </w:t>
                            </w:r>
                            <w:r>
                              <w:rPr>
                                <w:spacing w:val="-2"/>
                              </w:rPr>
                              <w:t>(4.6%)</w:t>
                            </w:r>
                          </w:p>
                        </w:tc>
                      </w:tr>
                      <w:tr w:rsidR="00D62403" w14:paraId="06B66AD4" w14:textId="77777777">
                        <w:trPr>
                          <w:trHeight w:val="270"/>
                        </w:trPr>
                        <w:tc>
                          <w:tcPr>
                            <w:tcW w:w="3131" w:type="dxa"/>
                            <w:gridSpan w:val="2"/>
                          </w:tcPr>
                          <w:p w14:paraId="18F635D5" w14:textId="77777777" w:rsidR="00D62403" w:rsidRDefault="00D62403">
                            <w:pPr>
                              <w:pStyle w:val="TableParagraph"/>
                              <w:spacing w:before="25" w:line="226" w:lineRule="exact"/>
                              <w:ind w:left="337"/>
                              <w:jc w:val="left"/>
                            </w:pPr>
                            <w:r>
                              <w:t>BEGUEDE</w:t>
                            </w:r>
                            <w:r>
                              <w:rPr>
                                <w:spacing w:val="44"/>
                              </w:rPr>
                              <w:t xml:space="preserve"> </w:t>
                            </w:r>
                            <w:r>
                              <w:rPr>
                                <w:spacing w:val="-10"/>
                              </w:rPr>
                              <w:t>2</w:t>
                            </w:r>
                          </w:p>
                        </w:tc>
                        <w:tc>
                          <w:tcPr>
                            <w:tcW w:w="1548" w:type="dxa"/>
                          </w:tcPr>
                          <w:p w14:paraId="387BEE9E" w14:textId="77777777" w:rsidR="00D62403" w:rsidRDefault="00D62403">
                            <w:pPr>
                              <w:pStyle w:val="TableParagraph"/>
                              <w:spacing w:before="25" w:line="226" w:lineRule="exact"/>
                              <w:ind w:right="117"/>
                              <w:jc w:val="right"/>
                            </w:pPr>
                            <w:r>
                              <w:rPr>
                                <w:w w:val="90"/>
                              </w:rPr>
                              <w:t>98</w:t>
                            </w:r>
                            <w:r>
                              <w:rPr>
                                <w:spacing w:val="6"/>
                              </w:rPr>
                              <w:t xml:space="preserve"> </w:t>
                            </w:r>
                            <w:r>
                              <w:rPr>
                                <w:spacing w:val="-2"/>
                                <w:w w:val="95"/>
                              </w:rPr>
                              <w:t>(6.7%)</w:t>
                            </w:r>
                          </w:p>
                        </w:tc>
                        <w:tc>
                          <w:tcPr>
                            <w:tcW w:w="1379" w:type="dxa"/>
                          </w:tcPr>
                          <w:p w14:paraId="057DECC2" w14:textId="77777777" w:rsidR="00D62403" w:rsidRDefault="00D62403">
                            <w:pPr>
                              <w:pStyle w:val="TableParagraph"/>
                              <w:spacing w:before="25" w:line="226" w:lineRule="exact"/>
                              <w:ind w:right="117"/>
                              <w:jc w:val="right"/>
                            </w:pPr>
                            <w:r>
                              <w:t>2</w:t>
                            </w:r>
                            <w:r>
                              <w:rPr>
                                <w:spacing w:val="4"/>
                              </w:rPr>
                              <w:t xml:space="preserve"> </w:t>
                            </w:r>
                            <w:r>
                              <w:rPr>
                                <w:spacing w:val="-2"/>
                              </w:rPr>
                              <w:t>(0.3%)</w:t>
                            </w:r>
                          </w:p>
                        </w:tc>
                        <w:tc>
                          <w:tcPr>
                            <w:tcW w:w="1657" w:type="dxa"/>
                          </w:tcPr>
                          <w:p w14:paraId="4AF07B49" w14:textId="77777777" w:rsidR="00D62403" w:rsidRDefault="00D62403">
                            <w:pPr>
                              <w:pStyle w:val="TableParagraph"/>
                              <w:spacing w:before="25" w:line="226" w:lineRule="exact"/>
                              <w:ind w:right="117"/>
                              <w:jc w:val="right"/>
                            </w:pPr>
                            <w:r>
                              <w:rPr>
                                <w:spacing w:val="-6"/>
                              </w:rPr>
                              <w:t>100</w:t>
                            </w:r>
                            <w:r>
                              <w:rPr>
                                <w:spacing w:val="-4"/>
                              </w:rPr>
                              <w:t xml:space="preserve"> </w:t>
                            </w:r>
                            <w:r>
                              <w:rPr>
                                <w:spacing w:val="-2"/>
                              </w:rPr>
                              <w:t>(4.8%)</w:t>
                            </w:r>
                          </w:p>
                        </w:tc>
                      </w:tr>
                      <w:tr w:rsidR="00D62403" w14:paraId="10732B55" w14:textId="77777777">
                        <w:trPr>
                          <w:trHeight w:val="270"/>
                        </w:trPr>
                        <w:tc>
                          <w:tcPr>
                            <w:tcW w:w="3131" w:type="dxa"/>
                            <w:gridSpan w:val="2"/>
                          </w:tcPr>
                          <w:p w14:paraId="1F2CE92F" w14:textId="77777777" w:rsidR="00D62403" w:rsidRDefault="00D62403">
                            <w:pPr>
                              <w:pStyle w:val="TableParagraph"/>
                              <w:spacing w:before="25" w:line="226" w:lineRule="exact"/>
                              <w:ind w:left="337"/>
                              <w:jc w:val="left"/>
                            </w:pPr>
                            <w:r>
                              <w:rPr>
                                <w:spacing w:val="-2"/>
                                <w:w w:val="105"/>
                              </w:rPr>
                              <w:t>BOLAFEI</w:t>
                            </w:r>
                          </w:p>
                        </w:tc>
                        <w:tc>
                          <w:tcPr>
                            <w:tcW w:w="1548" w:type="dxa"/>
                          </w:tcPr>
                          <w:p w14:paraId="18FA8352" w14:textId="77777777" w:rsidR="00D62403" w:rsidRDefault="00D62403">
                            <w:pPr>
                              <w:pStyle w:val="TableParagraph"/>
                              <w:spacing w:before="25" w:line="226" w:lineRule="exact"/>
                              <w:ind w:right="116"/>
                              <w:jc w:val="right"/>
                            </w:pPr>
                            <w:r>
                              <w:t>78</w:t>
                            </w:r>
                            <w:r>
                              <w:rPr>
                                <w:spacing w:val="-6"/>
                              </w:rPr>
                              <w:t xml:space="preserve"> </w:t>
                            </w:r>
                            <w:r>
                              <w:rPr>
                                <w:spacing w:val="-2"/>
                              </w:rPr>
                              <w:t>(5.4%)</w:t>
                            </w:r>
                          </w:p>
                        </w:tc>
                        <w:tc>
                          <w:tcPr>
                            <w:tcW w:w="1379" w:type="dxa"/>
                          </w:tcPr>
                          <w:p w14:paraId="5D8CB30F" w14:textId="77777777" w:rsidR="00D62403" w:rsidRDefault="00D62403">
                            <w:pPr>
                              <w:pStyle w:val="TableParagraph"/>
                              <w:spacing w:before="25" w:line="226" w:lineRule="exact"/>
                              <w:ind w:right="117"/>
                              <w:jc w:val="right"/>
                            </w:pPr>
                            <w:r>
                              <w:rPr>
                                <w:spacing w:val="-2"/>
                              </w:rPr>
                              <w:t>0</w:t>
                            </w:r>
                            <w:r>
                              <w:rPr>
                                <w:spacing w:val="-8"/>
                              </w:rPr>
                              <w:t xml:space="preserve"> </w:t>
                            </w:r>
                            <w:r>
                              <w:rPr>
                                <w:spacing w:val="-2"/>
                              </w:rPr>
                              <w:t>(0.0%)</w:t>
                            </w:r>
                          </w:p>
                        </w:tc>
                        <w:tc>
                          <w:tcPr>
                            <w:tcW w:w="1657" w:type="dxa"/>
                          </w:tcPr>
                          <w:p w14:paraId="79BE3138" w14:textId="77777777" w:rsidR="00D62403" w:rsidRDefault="00D62403">
                            <w:pPr>
                              <w:pStyle w:val="TableParagraph"/>
                              <w:spacing w:before="25" w:line="226" w:lineRule="exact"/>
                              <w:ind w:right="117"/>
                              <w:jc w:val="right"/>
                            </w:pPr>
                            <w:r>
                              <w:t>78</w:t>
                            </w:r>
                            <w:r>
                              <w:rPr>
                                <w:spacing w:val="-6"/>
                              </w:rPr>
                              <w:t xml:space="preserve"> </w:t>
                            </w:r>
                            <w:r>
                              <w:rPr>
                                <w:spacing w:val="-2"/>
                              </w:rPr>
                              <w:t>(3.8%)</w:t>
                            </w:r>
                          </w:p>
                        </w:tc>
                      </w:tr>
                      <w:tr w:rsidR="00D62403" w14:paraId="7063F260" w14:textId="77777777">
                        <w:trPr>
                          <w:trHeight w:val="270"/>
                        </w:trPr>
                        <w:tc>
                          <w:tcPr>
                            <w:tcW w:w="3131" w:type="dxa"/>
                            <w:gridSpan w:val="2"/>
                          </w:tcPr>
                          <w:p w14:paraId="2D520444" w14:textId="77777777" w:rsidR="00D62403" w:rsidRDefault="00D62403">
                            <w:pPr>
                              <w:pStyle w:val="TableParagraph"/>
                              <w:spacing w:before="25" w:line="226" w:lineRule="exact"/>
                              <w:ind w:left="337"/>
                              <w:jc w:val="left"/>
                            </w:pPr>
                            <w:r>
                              <w:rPr>
                                <w:w w:val="110"/>
                              </w:rPr>
                              <w:t>KPOKPO</w:t>
                            </w:r>
                            <w:r>
                              <w:rPr>
                                <w:spacing w:val="-10"/>
                                <w:w w:val="110"/>
                              </w:rPr>
                              <w:t xml:space="preserve"> 1</w:t>
                            </w:r>
                          </w:p>
                        </w:tc>
                        <w:tc>
                          <w:tcPr>
                            <w:tcW w:w="1548" w:type="dxa"/>
                          </w:tcPr>
                          <w:p w14:paraId="3E7A7ADF" w14:textId="77777777" w:rsidR="00D62403" w:rsidRDefault="00D62403">
                            <w:pPr>
                              <w:pStyle w:val="TableParagraph"/>
                              <w:spacing w:before="25" w:line="226" w:lineRule="exact"/>
                              <w:ind w:right="116"/>
                              <w:jc w:val="right"/>
                            </w:pPr>
                            <w:r>
                              <w:rPr>
                                <w:w w:val="90"/>
                              </w:rPr>
                              <w:t>88</w:t>
                            </w:r>
                            <w:r>
                              <w:t xml:space="preserve"> </w:t>
                            </w:r>
                            <w:r>
                              <w:rPr>
                                <w:spacing w:val="-2"/>
                                <w:w w:val="95"/>
                              </w:rPr>
                              <w:t>(6.1%)</w:t>
                            </w:r>
                          </w:p>
                        </w:tc>
                        <w:tc>
                          <w:tcPr>
                            <w:tcW w:w="1379" w:type="dxa"/>
                          </w:tcPr>
                          <w:p w14:paraId="7BC89280" w14:textId="77777777" w:rsidR="00D62403" w:rsidRDefault="00D62403">
                            <w:pPr>
                              <w:pStyle w:val="TableParagraph"/>
                              <w:spacing w:before="25" w:line="226" w:lineRule="exact"/>
                              <w:ind w:right="117"/>
                              <w:jc w:val="right"/>
                            </w:pPr>
                            <w:r>
                              <w:t>12</w:t>
                            </w:r>
                            <w:r>
                              <w:rPr>
                                <w:spacing w:val="19"/>
                              </w:rPr>
                              <w:t xml:space="preserve"> </w:t>
                            </w:r>
                            <w:r>
                              <w:rPr>
                                <w:spacing w:val="-2"/>
                              </w:rPr>
                              <w:t>(1.9%)</w:t>
                            </w:r>
                          </w:p>
                        </w:tc>
                        <w:tc>
                          <w:tcPr>
                            <w:tcW w:w="1657" w:type="dxa"/>
                          </w:tcPr>
                          <w:p w14:paraId="58A9425E" w14:textId="77777777" w:rsidR="00D62403" w:rsidRDefault="00D62403">
                            <w:pPr>
                              <w:pStyle w:val="TableParagraph"/>
                              <w:spacing w:before="25" w:line="226" w:lineRule="exact"/>
                              <w:ind w:right="117"/>
                              <w:jc w:val="right"/>
                            </w:pPr>
                            <w:r>
                              <w:rPr>
                                <w:spacing w:val="-6"/>
                              </w:rPr>
                              <w:t>100</w:t>
                            </w:r>
                            <w:r>
                              <w:rPr>
                                <w:spacing w:val="-4"/>
                              </w:rPr>
                              <w:t xml:space="preserve"> </w:t>
                            </w:r>
                            <w:r>
                              <w:rPr>
                                <w:spacing w:val="-2"/>
                              </w:rPr>
                              <w:t>(4.8%)</w:t>
                            </w:r>
                          </w:p>
                        </w:tc>
                      </w:tr>
                      <w:tr w:rsidR="00D62403" w14:paraId="43FD4627" w14:textId="77777777">
                        <w:trPr>
                          <w:trHeight w:val="270"/>
                        </w:trPr>
                        <w:tc>
                          <w:tcPr>
                            <w:tcW w:w="3131" w:type="dxa"/>
                            <w:gridSpan w:val="2"/>
                          </w:tcPr>
                          <w:p w14:paraId="45565219" w14:textId="77777777" w:rsidR="00D62403" w:rsidRDefault="00D62403">
                            <w:pPr>
                              <w:pStyle w:val="TableParagraph"/>
                              <w:spacing w:before="25" w:line="226" w:lineRule="exact"/>
                              <w:ind w:left="337"/>
                              <w:jc w:val="left"/>
                            </w:pPr>
                            <w:r>
                              <w:rPr>
                                <w:spacing w:val="-2"/>
                              </w:rPr>
                              <w:t>MISSION</w:t>
                            </w:r>
                            <w:r>
                              <w:rPr>
                                <w:spacing w:val="4"/>
                              </w:rPr>
                              <w:t xml:space="preserve"> </w:t>
                            </w:r>
                            <w:r>
                              <w:rPr>
                                <w:spacing w:val="-2"/>
                              </w:rPr>
                              <w:t>CATHOLIQUE</w:t>
                            </w:r>
                          </w:p>
                        </w:tc>
                        <w:tc>
                          <w:tcPr>
                            <w:tcW w:w="1548" w:type="dxa"/>
                          </w:tcPr>
                          <w:p w14:paraId="1B98616D" w14:textId="77777777" w:rsidR="00D62403" w:rsidRDefault="00D62403">
                            <w:pPr>
                              <w:pStyle w:val="TableParagraph"/>
                              <w:spacing w:before="25" w:line="226" w:lineRule="exact"/>
                              <w:ind w:right="117"/>
                              <w:jc w:val="right"/>
                            </w:pPr>
                            <w:r>
                              <w:rPr>
                                <w:w w:val="90"/>
                              </w:rPr>
                              <w:t>30</w:t>
                            </w:r>
                            <w:r>
                              <w:rPr>
                                <w:spacing w:val="6"/>
                              </w:rPr>
                              <w:t xml:space="preserve"> </w:t>
                            </w:r>
                            <w:r>
                              <w:rPr>
                                <w:spacing w:val="-2"/>
                              </w:rPr>
                              <w:t>(2.1%)</w:t>
                            </w:r>
                          </w:p>
                        </w:tc>
                        <w:tc>
                          <w:tcPr>
                            <w:tcW w:w="1379" w:type="dxa"/>
                          </w:tcPr>
                          <w:p w14:paraId="3FDE4BFE" w14:textId="77777777" w:rsidR="00D62403" w:rsidRDefault="00D62403">
                            <w:pPr>
                              <w:pStyle w:val="TableParagraph"/>
                              <w:spacing w:before="25" w:line="226" w:lineRule="exact"/>
                              <w:ind w:right="118"/>
                              <w:jc w:val="right"/>
                            </w:pPr>
                            <w:r>
                              <w:t xml:space="preserve">67 </w:t>
                            </w:r>
                            <w:r>
                              <w:rPr>
                                <w:spacing w:val="-2"/>
                              </w:rPr>
                              <w:t>(10.7%)</w:t>
                            </w:r>
                          </w:p>
                        </w:tc>
                        <w:tc>
                          <w:tcPr>
                            <w:tcW w:w="1657" w:type="dxa"/>
                          </w:tcPr>
                          <w:p w14:paraId="4E162E5B" w14:textId="77777777" w:rsidR="00D62403" w:rsidRDefault="00D62403">
                            <w:pPr>
                              <w:pStyle w:val="TableParagraph"/>
                              <w:spacing w:before="25" w:line="226" w:lineRule="exact"/>
                              <w:ind w:right="117"/>
                              <w:jc w:val="right"/>
                            </w:pPr>
                            <w:r>
                              <w:t xml:space="preserve">97 </w:t>
                            </w:r>
                            <w:r>
                              <w:rPr>
                                <w:spacing w:val="-2"/>
                              </w:rPr>
                              <w:t>(4.7%)</w:t>
                            </w:r>
                          </w:p>
                        </w:tc>
                      </w:tr>
                      <w:tr w:rsidR="00D62403" w14:paraId="6D2226E3" w14:textId="77777777">
                        <w:trPr>
                          <w:trHeight w:val="270"/>
                        </w:trPr>
                        <w:tc>
                          <w:tcPr>
                            <w:tcW w:w="3131" w:type="dxa"/>
                            <w:gridSpan w:val="2"/>
                          </w:tcPr>
                          <w:p w14:paraId="667931FD" w14:textId="77777777" w:rsidR="00D62403" w:rsidRDefault="00D62403">
                            <w:pPr>
                              <w:pStyle w:val="TableParagraph"/>
                              <w:spacing w:before="25" w:line="226" w:lineRule="exact"/>
                              <w:ind w:left="337"/>
                              <w:jc w:val="left"/>
                            </w:pPr>
                            <w:r>
                              <w:t>MBROUA</w:t>
                            </w:r>
                            <w:r>
                              <w:rPr>
                                <w:spacing w:val="41"/>
                              </w:rPr>
                              <w:t xml:space="preserve"> </w:t>
                            </w:r>
                            <w:r>
                              <w:rPr>
                                <w:spacing w:val="-10"/>
                              </w:rPr>
                              <w:t>2</w:t>
                            </w:r>
                          </w:p>
                        </w:tc>
                        <w:tc>
                          <w:tcPr>
                            <w:tcW w:w="1548" w:type="dxa"/>
                          </w:tcPr>
                          <w:p w14:paraId="527F9F5C" w14:textId="77777777" w:rsidR="00D62403" w:rsidRDefault="00D62403">
                            <w:pPr>
                              <w:pStyle w:val="TableParagraph"/>
                              <w:spacing w:before="25" w:line="226" w:lineRule="exact"/>
                              <w:ind w:right="116"/>
                              <w:jc w:val="right"/>
                            </w:pPr>
                            <w:r>
                              <w:rPr>
                                <w:spacing w:val="-4"/>
                              </w:rPr>
                              <w:t>70</w:t>
                            </w:r>
                            <w:r>
                              <w:rPr>
                                <w:spacing w:val="-3"/>
                              </w:rPr>
                              <w:t xml:space="preserve"> </w:t>
                            </w:r>
                            <w:r>
                              <w:rPr>
                                <w:spacing w:val="-2"/>
                              </w:rPr>
                              <w:t>(4.8%)</w:t>
                            </w:r>
                          </w:p>
                        </w:tc>
                        <w:tc>
                          <w:tcPr>
                            <w:tcW w:w="1379" w:type="dxa"/>
                          </w:tcPr>
                          <w:p w14:paraId="05116E35" w14:textId="77777777" w:rsidR="00D62403" w:rsidRDefault="00D62403">
                            <w:pPr>
                              <w:pStyle w:val="TableParagraph"/>
                              <w:spacing w:before="25" w:line="226" w:lineRule="exact"/>
                              <w:ind w:right="117"/>
                              <w:jc w:val="right"/>
                            </w:pPr>
                            <w:r>
                              <w:rPr>
                                <w:spacing w:val="-4"/>
                              </w:rPr>
                              <w:t>34</w:t>
                            </w:r>
                            <w:r>
                              <w:rPr>
                                <w:spacing w:val="-3"/>
                              </w:rPr>
                              <w:t xml:space="preserve"> </w:t>
                            </w:r>
                            <w:r>
                              <w:rPr>
                                <w:spacing w:val="-2"/>
                              </w:rPr>
                              <w:t>(5.4%)</w:t>
                            </w:r>
                          </w:p>
                        </w:tc>
                        <w:tc>
                          <w:tcPr>
                            <w:tcW w:w="1657" w:type="dxa"/>
                          </w:tcPr>
                          <w:p w14:paraId="08BD9C4F" w14:textId="77777777" w:rsidR="00D62403" w:rsidRDefault="00D62403">
                            <w:pPr>
                              <w:pStyle w:val="TableParagraph"/>
                              <w:spacing w:before="25" w:line="226" w:lineRule="exact"/>
                              <w:ind w:right="117"/>
                              <w:jc w:val="right"/>
                            </w:pPr>
                            <w:r>
                              <w:rPr>
                                <w:spacing w:val="-2"/>
                              </w:rPr>
                              <w:t>104</w:t>
                            </w:r>
                            <w:r>
                              <w:rPr>
                                <w:spacing w:val="-4"/>
                              </w:rPr>
                              <w:t xml:space="preserve"> </w:t>
                            </w:r>
                            <w:r>
                              <w:rPr>
                                <w:spacing w:val="-2"/>
                              </w:rPr>
                              <w:t>(5.0%)</w:t>
                            </w:r>
                          </w:p>
                        </w:tc>
                      </w:tr>
                      <w:tr w:rsidR="00D62403" w14:paraId="1A827829" w14:textId="77777777">
                        <w:trPr>
                          <w:trHeight w:val="270"/>
                        </w:trPr>
                        <w:tc>
                          <w:tcPr>
                            <w:tcW w:w="3131" w:type="dxa"/>
                            <w:gridSpan w:val="2"/>
                          </w:tcPr>
                          <w:p w14:paraId="523AC867" w14:textId="77777777" w:rsidR="00D62403" w:rsidRDefault="00D62403">
                            <w:pPr>
                              <w:pStyle w:val="TableParagraph"/>
                              <w:spacing w:before="25" w:line="226" w:lineRule="exact"/>
                              <w:ind w:left="337"/>
                              <w:jc w:val="left"/>
                            </w:pPr>
                            <w:r>
                              <w:t>GRIBINGUI</w:t>
                            </w:r>
                            <w:r>
                              <w:rPr>
                                <w:spacing w:val="13"/>
                                <w:w w:val="110"/>
                              </w:rPr>
                              <w:t xml:space="preserve"> </w:t>
                            </w:r>
                            <w:r>
                              <w:rPr>
                                <w:spacing w:val="-10"/>
                                <w:w w:val="110"/>
                              </w:rPr>
                              <w:t>1</w:t>
                            </w:r>
                          </w:p>
                        </w:tc>
                        <w:tc>
                          <w:tcPr>
                            <w:tcW w:w="1548" w:type="dxa"/>
                          </w:tcPr>
                          <w:p w14:paraId="3426EDA9" w14:textId="77777777" w:rsidR="00D62403" w:rsidRDefault="00D62403">
                            <w:pPr>
                              <w:pStyle w:val="TableParagraph"/>
                              <w:spacing w:before="25" w:line="226" w:lineRule="exact"/>
                              <w:ind w:right="116"/>
                              <w:jc w:val="right"/>
                            </w:pPr>
                            <w:r>
                              <w:t>103</w:t>
                            </w:r>
                            <w:r>
                              <w:rPr>
                                <w:spacing w:val="-6"/>
                              </w:rPr>
                              <w:t xml:space="preserve"> </w:t>
                            </w:r>
                            <w:r>
                              <w:rPr>
                                <w:spacing w:val="-2"/>
                              </w:rPr>
                              <w:t>(7.1%)</w:t>
                            </w:r>
                          </w:p>
                        </w:tc>
                        <w:tc>
                          <w:tcPr>
                            <w:tcW w:w="1379" w:type="dxa"/>
                          </w:tcPr>
                          <w:p w14:paraId="547848DB" w14:textId="77777777" w:rsidR="00D62403" w:rsidRDefault="00D62403">
                            <w:pPr>
                              <w:pStyle w:val="TableParagraph"/>
                              <w:spacing w:before="25" w:line="226" w:lineRule="exact"/>
                              <w:ind w:right="117"/>
                              <w:jc w:val="right"/>
                            </w:pPr>
                            <w:r>
                              <w:t>8</w:t>
                            </w:r>
                            <w:r>
                              <w:rPr>
                                <w:spacing w:val="-4"/>
                              </w:rPr>
                              <w:t xml:space="preserve"> </w:t>
                            </w:r>
                            <w:r>
                              <w:rPr>
                                <w:spacing w:val="-2"/>
                              </w:rPr>
                              <w:t>(1.3%)</w:t>
                            </w:r>
                          </w:p>
                        </w:tc>
                        <w:tc>
                          <w:tcPr>
                            <w:tcW w:w="1657" w:type="dxa"/>
                          </w:tcPr>
                          <w:p w14:paraId="258FD8F2" w14:textId="77777777" w:rsidR="00D62403" w:rsidRDefault="00D62403">
                            <w:pPr>
                              <w:pStyle w:val="TableParagraph"/>
                              <w:spacing w:before="25" w:line="226" w:lineRule="exact"/>
                              <w:ind w:right="117"/>
                              <w:jc w:val="right"/>
                            </w:pPr>
                            <w:r>
                              <w:rPr>
                                <w:w w:val="105"/>
                              </w:rPr>
                              <w:t>111</w:t>
                            </w:r>
                            <w:r>
                              <w:rPr>
                                <w:spacing w:val="44"/>
                                <w:w w:val="105"/>
                              </w:rPr>
                              <w:t xml:space="preserve"> </w:t>
                            </w:r>
                            <w:r>
                              <w:rPr>
                                <w:spacing w:val="-2"/>
                                <w:w w:val="105"/>
                              </w:rPr>
                              <w:t>(5.3%)</w:t>
                            </w:r>
                          </w:p>
                        </w:tc>
                      </w:tr>
                      <w:tr w:rsidR="00D62403" w14:paraId="629F18A2" w14:textId="77777777">
                        <w:trPr>
                          <w:trHeight w:val="270"/>
                        </w:trPr>
                        <w:tc>
                          <w:tcPr>
                            <w:tcW w:w="3131" w:type="dxa"/>
                            <w:gridSpan w:val="2"/>
                          </w:tcPr>
                          <w:p w14:paraId="1A4871DF" w14:textId="77777777" w:rsidR="00D62403" w:rsidRDefault="00D62403">
                            <w:pPr>
                              <w:pStyle w:val="TableParagraph"/>
                              <w:spacing w:before="25" w:line="226" w:lineRule="exact"/>
                              <w:ind w:left="337"/>
                              <w:jc w:val="left"/>
                            </w:pPr>
                            <w:r>
                              <w:t>KPOPO</w:t>
                            </w:r>
                            <w:r>
                              <w:rPr>
                                <w:spacing w:val="67"/>
                              </w:rPr>
                              <w:t xml:space="preserve"> </w:t>
                            </w:r>
                            <w:r>
                              <w:rPr>
                                <w:spacing w:val="-10"/>
                              </w:rPr>
                              <w:t>2</w:t>
                            </w:r>
                          </w:p>
                        </w:tc>
                        <w:tc>
                          <w:tcPr>
                            <w:tcW w:w="1548" w:type="dxa"/>
                          </w:tcPr>
                          <w:p w14:paraId="68453B98" w14:textId="77777777" w:rsidR="00D62403" w:rsidRDefault="00D62403">
                            <w:pPr>
                              <w:pStyle w:val="TableParagraph"/>
                              <w:spacing w:before="25" w:line="226" w:lineRule="exact"/>
                              <w:ind w:right="116"/>
                              <w:jc w:val="right"/>
                            </w:pPr>
                            <w:r>
                              <w:rPr>
                                <w:w w:val="90"/>
                              </w:rPr>
                              <w:t>88</w:t>
                            </w:r>
                            <w:r>
                              <w:t xml:space="preserve"> </w:t>
                            </w:r>
                            <w:r>
                              <w:rPr>
                                <w:spacing w:val="-2"/>
                                <w:w w:val="95"/>
                              </w:rPr>
                              <w:t>(6.1%)</w:t>
                            </w:r>
                          </w:p>
                        </w:tc>
                        <w:tc>
                          <w:tcPr>
                            <w:tcW w:w="1379" w:type="dxa"/>
                          </w:tcPr>
                          <w:p w14:paraId="430C3047" w14:textId="77777777" w:rsidR="00D62403" w:rsidRDefault="00D62403">
                            <w:pPr>
                              <w:pStyle w:val="TableParagraph"/>
                              <w:spacing w:before="25" w:line="226" w:lineRule="exact"/>
                              <w:ind w:right="117"/>
                              <w:jc w:val="right"/>
                            </w:pPr>
                            <w:r>
                              <w:t>12</w:t>
                            </w:r>
                            <w:r>
                              <w:rPr>
                                <w:spacing w:val="19"/>
                              </w:rPr>
                              <w:t xml:space="preserve"> </w:t>
                            </w:r>
                            <w:r>
                              <w:rPr>
                                <w:spacing w:val="-2"/>
                              </w:rPr>
                              <w:t>(1.9%)</w:t>
                            </w:r>
                          </w:p>
                        </w:tc>
                        <w:tc>
                          <w:tcPr>
                            <w:tcW w:w="1657" w:type="dxa"/>
                          </w:tcPr>
                          <w:p w14:paraId="45A4E983" w14:textId="77777777" w:rsidR="00D62403" w:rsidRDefault="00D62403">
                            <w:pPr>
                              <w:pStyle w:val="TableParagraph"/>
                              <w:spacing w:before="25" w:line="226" w:lineRule="exact"/>
                              <w:ind w:right="117"/>
                              <w:jc w:val="right"/>
                            </w:pPr>
                            <w:r>
                              <w:rPr>
                                <w:spacing w:val="-6"/>
                              </w:rPr>
                              <w:t>100</w:t>
                            </w:r>
                            <w:r>
                              <w:rPr>
                                <w:spacing w:val="-4"/>
                              </w:rPr>
                              <w:t xml:space="preserve"> </w:t>
                            </w:r>
                            <w:r>
                              <w:rPr>
                                <w:spacing w:val="-2"/>
                              </w:rPr>
                              <w:t>(4.8%)</w:t>
                            </w:r>
                          </w:p>
                        </w:tc>
                      </w:tr>
                      <w:tr w:rsidR="00D62403" w14:paraId="15B69493" w14:textId="77777777">
                        <w:trPr>
                          <w:trHeight w:val="270"/>
                        </w:trPr>
                        <w:tc>
                          <w:tcPr>
                            <w:tcW w:w="3131" w:type="dxa"/>
                            <w:gridSpan w:val="2"/>
                          </w:tcPr>
                          <w:p w14:paraId="0C80FB16" w14:textId="77777777" w:rsidR="00D62403" w:rsidRDefault="00D62403">
                            <w:pPr>
                              <w:pStyle w:val="TableParagraph"/>
                              <w:spacing w:before="25" w:line="226" w:lineRule="exact"/>
                              <w:ind w:left="337"/>
                              <w:jc w:val="left"/>
                            </w:pPr>
                            <w:r>
                              <w:t>GRIBINGUI</w:t>
                            </w:r>
                            <w:r>
                              <w:rPr>
                                <w:spacing w:val="17"/>
                              </w:rPr>
                              <w:t xml:space="preserve"> </w:t>
                            </w:r>
                            <w:r>
                              <w:rPr>
                                <w:spacing w:val="-10"/>
                              </w:rPr>
                              <w:t>2</w:t>
                            </w:r>
                          </w:p>
                        </w:tc>
                        <w:tc>
                          <w:tcPr>
                            <w:tcW w:w="1548" w:type="dxa"/>
                          </w:tcPr>
                          <w:p w14:paraId="4B2D349D" w14:textId="77777777" w:rsidR="00D62403" w:rsidRDefault="00D62403">
                            <w:pPr>
                              <w:pStyle w:val="TableParagraph"/>
                              <w:spacing w:before="25" w:line="226" w:lineRule="exact"/>
                              <w:ind w:right="116"/>
                              <w:jc w:val="right"/>
                            </w:pPr>
                            <w:r>
                              <w:t>78</w:t>
                            </w:r>
                            <w:r>
                              <w:rPr>
                                <w:spacing w:val="-6"/>
                              </w:rPr>
                              <w:t xml:space="preserve"> </w:t>
                            </w:r>
                            <w:r>
                              <w:rPr>
                                <w:spacing w:val="-2"/>
                              </w:rPr>
                              <w:t>(5.4%)</w:t>
                            </w:r>
                          </w:p>
                        </w:tc>
                        <w:tc>
                          <w:tcPr>
                            <w:tcW w:w="1379" w:type="dxa"/>
                          </w:tcPr>
                          <w:p w14:paraId="204838AA" w14:textId="77777777" w:rsidR="00D62403" w:rsidRDefault="00D62403">
                            <w:pPr>
                              <w:pStyle w:val="TableParagraph"/>
                              <w:spacing w:before="25" w:line="226" w:lineRule="exact"/>
                              <w:ind w:right="117"/>
                              <w:jc w:val="right"/>
                            </w:pPr>
                            <w:r>
                              <w:t>13</w:t>
                            </w:r>
                            <w:r>
                              <w:rPr>
                                <w:spacing w:val="21"/>
                              </w:rPr>
                              <w:t xml:space="preserve"> </w:t>
                            </w:r>
                            <w:r>
                              <w:rPr>
                                <w:spacing w:val="-2"/>
                              </w:rPr>
                              <w:t>(2.1%)</w:t>
                            </w:r>
                          </w:p>
                        </w:tc>
                        <w:tc>
                          <w:tcPr>
                            <w:tcW w:w="1657" w:type="dxa"/>
                          </w:tcPr>
                          <w:p w14:paraId="0DB28C21" w14:textId="77777777" w:rsidR="00D62403" w:rsidRDefault="00D62403">
                            <w:pPr>
                              <w:pStyle w:val="TableParagraph"/>
                              <w:spacing w:before="25" w:line="226" w:lineRule="exact"/>
                              <w:ind w:right="117"/>
                              <w:jc w:val="right"/>
                            </w:pPr>
                            <w:r>
                              <w:t>91</w:t>
                            </w:r>
                            <w:r>
                              <w:rPr>
                                <w:spacing w:val="16"/>
                              </w:rPr>
                              <w:t xml:space="preserve"> </w:t>
                            </w:r>
                            <w:r>
                              <w:rPr>
                                <w:spacing w:val="-2"/>
                              </w:rPr>
                              <w:t>(4.4%)</w:t>
                            </w:r>
                          </w:p>
                        </w:tc>
                      </w:tr>
                      <w:tr w:rsidR="00D62403" w14:paraId="5223D950" w14:textId="77777777">
                        <w:trPr>
                          <w:trHeight w:val="270"/>
                        </w:trPr>
                        <w:tc>
                          <w:tcPr>
                            <w:tcW w:w="3131" w:type="dxa"/>
                            <w:gridSpan w:val="2"/>
                          </w:tcPr>
                          <w:p w14:paraId="186E82ED" w14:textId="77777777" w:rsidR="00D62403" w:rsidRDefault="00D62403">
                            <w:pPr>
                              <w:pStyle w:val="TableParagraph"/>
                              <w:spacing w:before="25" w:line="226" w:lineRule="exact"/>
                              <w:ind w:left="337"/>
                              <w:jc w:val="left"/>
                            </w:pPr>
                            <w:r>
                              <w:rPr>
                                <w:spacing w:val="-4"/>
                                <w:w w:val="105"/>
                              </w:rPr>
                              <w:t>KOBO</w:t>
                            </w:r>
                          </w:p>
                        </w:tc>
                        <w:tc>
                          <w:tcPr>
                            <w:tcW w:w="1548" w:type="dxa"/>
                          </w:tcPr>
                          <w:p w14:paraId="62A1886D" w14:textId="77777777" w:rsidR="00D62403" w:rsidRDefault="00D62403">
                            <w:pPr>
                              <w:pStyle w:val="TableParagraph"/>
                              <w:spacing w:before="25" w:line="226" w:lineRule="exact"/>
                              <w:ind w:right="117"/>
                              <w:jc w:val="right"/>
                            </w:pPr>
                            <w:r>
                              <w:t>25</w:t>
                            </w:r>
                            <w:r>
                              <w:rPr>
                                <w:spacing w:val="-3"/>
                              </w:rPr>
                              <w:t xml:space="preserve"> </w:t>
                            </w:r>
                            <w:r>
                              <w:rPr>
                                <w:spacing w:val="-2"/>
                              </w:rPr>
                              <w:t>(1.7%)</w:t>
                            </w:r>
                          </w:p>
                        </w:tc>
                        <w:tc>
                          <w:tcPr>
                            <w:tcW w:w="1379" w:type="dxa"/>
                          </w:tcPr>
                          <w:p w14:paraId="69FB9EA1" w14:textId="77777777" w:rsidR="00D62403" w:rsidRDefault="00D62403">
                            <w:pPr>
                              <w:pStyle w:val="TableParagraph"/>
                              <w:spacing w:before="25" w:line="226" w:lineRule="exact"/>
                              <w:ind w:right="117"/>
                              <w:jc w:val="right"/>
                            </w:pPr>
                            <w:r>
                              <w:t>54</w:t>
                            </w:r>
                            <w:r>
                              <w:rPr>
                                <w:spacing w:val="-6"/>
                              </w:rPr>
                              <w:t xml:space="preserve"> </w:t>
                            </w:r>
                            <w:r>
                              <w:rPr>
                                <w:spacing w:val="-2"/>
                              </w:rPr>
                              <w:t>(8.6%)</w:t>
                            </w:r>
                          </w:p>
                        </w:tc>
                        <w:tc>
                          <w:tcPr>
                            <w:tcW w:w="1657" w:type="dxa"/>
                          </w:tcPr>
                          <w:p w14:paraId="750168F1" w14:textId="77777777" w:rsidR="00D62403" w:rsidRDefault="00D62403">
                            <w:pPr>
                              <w:pStyle w:val="TableParagraph"/>
                              <w:spacing w:before="25" w:line="226" w:lineRule="exact"/>
                              <w:ind w:right="117"/>
                              <w:jc w:val="right"/>
                            </w:pPr>
                            <w:r>
                              <w:t xml:space="preserve">79 </w:t>
                            </w:r>
                            <w:r>
                              <w:rPr>
                                <w:spacing w:val="-2"/>
                              </w:rPr>
                              <w:t>(3.8%)</w:t>
                            </w:r>
                          </w:p>
                        </w:tc>
                      </w:tr>
                      <w:tr w:rsidR="00D62403" w14:paraId="03D0F096" w14:textId="77777777">
                        <w:trPr>
                          <w:trHeight w:val="270"/>
                        </w:trPr>
                        <w:tc>
                          <w:tcPr>
                            <w:tcW w:w="3131" w:type="dxa"/>
                            <w:gridSpan w:val="2"/>
                          </w:tcPr>
                          <w:p w14:paraId="4454C454" w14:textId="77777777" w:rsidR="00D62403" w:rsidRDefault="00D62403">
                            <w:pPr>
                              <w:pStyle w:val="TableParagraph"/>
                              <w:spacing w:before="25" w:line="226" w:lineRule="exact"/>
                              <w:ind w:left="337"/>
                              <w:jc w:val="left"/>
                            </w:pPr>
                            <w:r>
                              <w:rPr>
                                <w:spacing w:val="-2"/>
                                <w:w w:val="105"/>
                              </w:rPr>
                              <w:t>GBIAKOTA</w:t>
                            </w:r>
                          </w:p>
                        </w:tc>
                        <w:tc>
                          <w:tcPr>
                            <w:tcW w:w="1548" w:type="dxa"/>
                          </w:tcPr>
                          <w:p w14:paraId="02FCA46F" w14:textId="77777777" w:rsidR="00D62403" w:rsidRDefault="00D62403">
                            <w:pPr>
                              <w:pStyle w:val="TableParagraph"/>
                              <w:spacing w:before="25" w:line="226" w:lineRule="exact"/>
                              <w:ind w:right="116"/>
                              <w:jc w:val="right"/>
                            </w:pPr>
                            <w:r>
                              <w:rPr>
                                <w:spacing w:val="-4"/>
                              </w:rPr>
                              <w:t>22</w:t>
                            </w:r>
                            <w:r>
                              <w:rPr>
                                <w:spacing w:val="-3"/>
                              </w:rPr>
                              <w:t xml:space="preserve"> </w:t>
                            </w:r>
                            <w:r>
                              <w:rPr>
                                <w:spacing w:val="-2"/>
                              </w:rPr>
                              <w:t>(1.5%)</w:t>
                            </w:r>
                          </w:p>
                        </w:tc>
                        <w:tc>
                          <w:tcPr>
                            <w:tcW w:w="1379" w:type="dxa"/>
                          </w:tcPr>
                          <w:p w14:paraId="313CE89A" w14:textId="77777777" w:rsidR="00D62403" w:rsidRDefault="00D62403">
                            <w:pPr>
                              <w:pStyle w:val="TableParagraph"/>
                              <w:spacing w:before="25" w:line="226" w:lineRule="exact"/>
                              <w:ind w:right="117"/>
                              <w:jc w:val="right"/>
                            </w:pPr>
                            <w:r>
                              <w:rPr>
                                <w:spacing w:val="-5"/>
                              </w:rPr>
                              <w:t>44</w:t>
                            </w:r>
                            <w:r>
                              <w:rPr>
                                <w:spacing w:val="-4"/>
                              </w:rPr>
                              <w:t xml:space="preserve"> </w:t>
                            </w:r>
                            <w:r>
                              <w:rPr>
                                <w:spacing w:val="-2"/>
                              </w:rPr>
                              <w:t>(7.0%)</w:t>
                            </w:r>
                          </w:p>
                        </w:tc>
                        <w:tc>
                          <w:tcPr>
                            <w:tcW w:w="1657" w:type="dxa"/>
                          </w:tcPr>
                          <w:p w14:paraId="08B43138" w14:textId="77777777" w:rsidR="00D62403" w:rsidRDefault="00D62403">
                            <w:pPr>
                              <w:pStyle w:val="TableParagraph"/>
                              <w:spacing w:before="25" w:line="226" w:lineRule="exact"/>
                              <w:ind w:right="117"/>
                              <w:jc w:val="right"/>
                            </w:pPr>
                            <w:r>
                              <w:rPr>
                                <w:spacing w:val="-5"/>
                              </w:rPr>
                              <w:t>66</w:t>
                            </w:r>
                            <w:r>
                              <w:rPr>
                                <w:spacing w:val="-4"/>
                              </w:rPr>
                              <w:t xml:space="preserve"> </w:t>
                            </w:r>
                            <w:r>
                              <w:rPr>
                                <w:spacing w:val="-2"/>
                              </w:rPr>
                              <w:t>(3.2%)</w:t>
                            </w:r>
                          </w:p>
                        </w:tc>
                      </w:tr>
                      <w:tr w:rsidR="00D62403" w14:paraId="10AF4A8B" w14:textId="77777777">
                        <w:trPr>
                          <w:trHeight w:val="270"/>
                        </w:trPr>
                        <w:tc>
                          <w:tcPr>
                            <w:tcW w:w="3131" w:type="dxa"/>
                            <w:gridSpan w:val="2"/>
                          </w:tcPr>
                          <w:p w14:paraId="01AA69A9" w14:textId="77777777" w:rsidR="00D62403" w:rsidRDefault="00D62403">
                            <w:pPr>
                              <w:pStyle w:val="TableParagraph"/>
                              <w:spacing w:before="25" w:line="226" w:lineRule="exact"/>
                              <w:ind w:left="337"/>
                              <w:jc w:val="left"/>
                            </w:pPr>
                            <w:r>
                              <w:t>MALIKO</w:t>
                            </w:r>
                            <w:r>
                              <w:rPr>
                                <w:spacing w:val="40"/>
                              </w:rPr>
                              <w:t xml:space="preserve"> </w:t>
                            </w:r>
                            <w:r>
                              <w:rPr>
                                <w:spacing w:val="-10"/>
                              </w:rPr>
                              <w:t>2</w:t>
                            </w:r>
                          </w:p>
                        </w:tc>
                        <w:tc>
                          <w:tcPr>
                            <w:tcW w:w="1548" w:type="dxa"/>
                          </w:tcPr>
                          <w:p w14:paraId="01A43098" w14:textId="77777777" w:rsidR="00D62403" w:rsidRDefault="00D62403">
                            <w:pPr>
                              <w:pStyle w:val="TableParagraph"/>
                              <w:spacing w:before="25" w:line="226" w:lineRule="exact"/>
                              <w:ind w:right="117"/>
                              <w:jc w:val="right"/>
                            </w:pPr>
                            <w:r>
                              <w:rPr>
                                <w:w w:val="90"/>
                              </w:rPr>
                              <w:t>30</w:t>
                            </w:r>
                            <w:r>
                              <w:rPr>
                                <w:spacing w:val="6"/>
                              </w:rPr>
                              <w:t xml:space="preserve"> </w:t>
                            </w:r>
                            <w:r>
                              <w:rPr>
                                <w:spacing w:val="-2"/>
                              </w:rPr>
                              <w:t>(2.1%)</w:t>
                            </w:r>
                          </w:p>
                        </w:tc>
                        <w:tc>
                          <w:tcPr>
                            <w:tcW w:w="1379" w:type="dxa"/>
                          </w:tcPr>
                          <w:p w14:paraId="12E8F38B" w14:textId="77777777" w:rsidR="00D62403" w:rsidRDefault="00D62403">
                            <w:pPr>
                              <w:pStyle w:val="TableParagraph"/>
                              <w:spacing w:before="25" w:line="226" w:lineRule="exact"/>
                              <w:ind w:right="117"/>
                              <w:jc w:val="right"/>
                            </w:pPr>
                            <w:r>
                              <w:t>45</w:t>
                            </w:r>
                            <w:r>
                              <w:rPr>
                                <w:spacing w:val="-6"/>
                              </w:rPr>
                              <w:t xml:space="preserve"> </w:t>
                            </w:r>
                            <w:r>
                              <w:rPr>
                                <w:spacing w:val="-2"/>
                              </w:rPr>
                              <w:t>(7.2%)</w:t>
                            </w:r>
                          </w:p>
                        </w:tc>
                        <w:tc>
                          <w:tcPr>
                            <w:tcW w:w="1657" w:type="dxa"/>
                          </w:tcPr>
                          <w:p w14:paraId="0DD3C813" w14:textId="77777777" w:rsidR="00D62403" w:rsidRDefault="00D62403">
                            <w:pPr>
                              <w:pStyle w:val="TableParagraph"/>
                              <w:spacing w:before="25" w:line="226" w:lineRule="exact"/>
                              <w:ind w:right="117"/>
                              <w:jc w:val="right"/>
                            </w:pPr>
                            <w:r>
                              <w:t>75</w:t>
                            </w:r>
                            <w:r>
                              <w:rPr>
                                <w:spacing w:val="9"/>
                              </w:rPr>
                              <w:t xml:space="preserve"> </w:t>
                            </w:r>
                            <w:r>
                              <w:rPr>
                                <w:spacing w:val="-2"/>
                              </w:rPr>
                              <w:t>(3.6%)</w:t>
                            </w:r>
                          </w:p>
                        </w:tc>
                      </w:tr>
                      <w:tr w:rsidR="00D62403" w14:paraId="34AA1502" w14:textId="77777777">
                        <w:trPr>
                          <w:trHeight w:val="270"/>
                        </w:trPr>
                        <w:tc>
                          <w:tcPr>
                            <w:tcW w:w="3131" w:type="dxa"/>
                            <w:gridSpan w:val="2"/>
                          </w:tcPr>
                          <w:p w14:paraId="2FCB60AA" w14:textId="77777777" w:rsidR="00D62403" w:rsidRDefault="00D62403">
                            <w:pPr>
                              <w:pStyle w:val="TableParagraph"/>
                              <w:spacing w:before="25" w:line="226" w:lineRule="exact"/>
                              <w:ind w:left="337"/>
                              <w:jc w:val="left"/>
                            </w:pPr>
                            <w:r>
                              <w:rPr>
                                <w:spacing w:val="-2"/>
                                <w:w w:val="105"/>
                              </w:rPr>
                              <w:t>DAKPOUTOU</w:t>
                            </w:r>
                          </w:p>
                        </w:tc>
                        <w:tc>
                          <w:tcPr>
                            <w:tcW w:w="1548" w:type="dxa"/>
                          </w:tcPr>
                          <w:p w14:paraId="28481F33" w14:textId="77777777" w:rsidR="00D62403" w:rsidRDefault="00D62403">
                            <w:pPr>
                              <w:pStyle w:val="TableParagraph"/>
                              <w:spacing w:before="25" w:line="226" w:lineRule="exact"/>
                              <w:ind w:right="116"/>
                              <w:jc w:val="right"/>
                            </w:pPr>
                            <w:r>
                              <w:rPr>
                                <w:w w:val="90"/>
                              </w:rPr>
                              <w:t>30</w:t>
                            </w:r>
                            <w:r>
                              <w:rPr>
                                <w:spacing w:val="6"/>
                              </w:rPr>
                              <w:t xml:space="preserve"> </w:t>
                            </w:r>
                            <w:r>
                              <w:rPr>
                                <w:spacing w:val="-2"/>
                              </w:rPr>
                              <w:t>(2.1%)</w:t>
                            </w:r>
                          </w:p>
                        </w:tc>
                        <w:tc>
                          <w:tcPr>
                            <w:tcW w:w="1379" w:type="dxa"/>
                          </w:tcPr>
                          <w:p w14:paraId="71E1B17B" w14:textId="77777777" w:rsidR="00D62403" w:rsidRDefault="00D62403">
                            <w:pPr>
                              <w:pStyle w:val="TableParagraph"/>
                              <w:spacing w:before="25" w:line="226" w:lineRule="exact"/>
                              <w:ind w:right="117"/>
                              <w:jc w:val="right"/>
                            </w:pPr>
                            <w:r>
                              <w:rPr>
                                <w:spacing w:val="-6"/>
                              </w:rPr>
                              <w:t>50</w:t>
                            </w:r>
                            <w:r>
                              <w:rPr>
                                <w:spacing w:val="-5"/>
                              </w:rPr>
                              <w:t xml:space="preserve"> </w:t>
                            </w:r>
                            <w:r>
                              <w:rPr>
                                <w:spacing w:val="-2"/>
                              </w:rPr>
                              <w:t>(8.0%)</w:t>
                            </w:r>
                          </w:p>
                        </w:tc>
                        <w:tc>
                          <w:tcPr>
                            <w:tcW w:w="1657" w:type="dxa"/>
                          </w:tcPr>
                          <w:p w14:paraId="7A62A03C" w14:textId="77777777" w:rsidR="00D62403" w:rsidRDefault="00D62403">
                            <w:pPr>
                              <w:pStyle w:val="TableParagraph"/>
                              <w:spacing w:before="25" w:line="226" w:lineRule="exact"/>
                              <w:ind w:right="117"/>
                              <w:jc w:val="right"/>
                            </w:pPr>
                            <w:r>
                              <w:rPr>
                                <w:w w:val="90"/>
                              </w:rPr>
                              <w:t>80</w:t>
                            </w:r>
                            <w:r>
                              <w:rPr>
                                <w:spacing w:val="-5"/>
                              </w:rPr>
                              <w:t xml:space="preserve"> </w:t>
                            </w:r>
                            <w:r>
                              <w:rPr>
                                <w:spacing w:val="-2"/>
                              </w:rPr>
                              <w:t>(3.8%)</w:t>
                            </w:r>
                          </w:p>
                        </w:tc>
                      </w:tr>
                      <w:tr w:rsidR="00D62403" w14:paraId="6422E940" w14:textId="77777777">
                        <w:trPr>
                          <w:trHeight w:val="270"/>
                        </w:trPr>
                        <w:tc>
                          <w:tcPr>
                            <w:tcW w:w="3131" w:type="dxa"/>
                            <w:gridSpan w:val="2"/>
                          </w:tcPr>
                          <w:p w14:paraId="7BF4C743" w14:textId="77777777" w:rsidR="00D62403" w:rsidRDefault="00D62403">
                            <w:pPr>
                              <w:pStyle w:val="TableParagraph"/>
                              <w:spacing w:before="25" w:line="226" w:lineRule="exact"/>
                              <w:ind w:left="337"/>
                              <w:jc w:val="left"/>
                            </w:pPr>
                            <w:r>
                              <w:rPr>
                                <w:spacing w:val="-2"/>
                                <w:w w:val="110"/>
                              </w:rPr>
                              <w:t>AOUYA</w:t>
                            </w:r>
                          </w:p>
                        </w:tc>
                        <w:tc>
                          <w:tcPr>
                            <w:tcW w:w="1548" w:type="dxa"/>
                          </w:tcPr>
                          <w:p w14:paraId="788D57DD" w14:textId="77777777" w:rsidR="00D62403" w:rsidRDefault="00D62403">
                            <w:pPr>
                              <w:pStyle w:val="TableParagraph"/>
                              <w:spacing w:before="25" w:line="226" w:lineRule="exact"/>
                              <w:ind w:right="116"/>
                              <w:jc w:val="right"/>
                            </w:pPr>
                            <w:r>
                              <w:rPr>
                                <w:w w:val="105"/>
                              </w:rPr>
                              <w:t>17</w:t>
                            </w:r>
                            <w:r>
                              <w:rPr>
                                <w:spacing w:val="18"/>
                                <w:w w:val="105"/>
                              </w:rPr>
                              <w:t xml:space="preserve"> </w:t>
                            </w:r>
                            <w:r>
                              <w:rPr>
                                <w:spacing w:val="-2"/>
                                <w:w w:val="105"/>
                              </w:rPr>
                              <w:t>(1.2%)</w:t>
                            </w:r>
                          </w:p>
                        </w:tc>
                        <w:tc>
                          <w:tcPr>
                            <w:tcW w:w="1379" w:type="dxa"/>
                          </w:tcPr>
                          <w:p w14:paraId="6170A34F" w14:textId="77777777" w:rsidR="00D62403" w:rsidRDefault="00D62403">
                            <w:pPr>
                              <w:pStyle w:val="TableParagraph"/>
                              <w:spacing w:before="25" w:line="226" w:lineRule="exact"/>
                              <w:ind w:right="117"/>
                              <w:jc w:val="right"/>
                            </w:pPr>
                            <w:r>
                              <w:t>53</w:t>
                            </w:r>
                            <w:r>
                              <w:rPr>
                                <w:spacing w:val="-3"/>
                              </w:rPr>
                              <w:t xml:space="preserve"> </w:t>
                            </w:r>
                            <w:r>
                              <w:rPr>
                                <w:spacing w:val="-2"/>
                              </w:rPr>
                              <w:t>(8.4%)</w:t>
                            </w:r>
                          </w:p>
                        </w:tc>
                        <w:tc>
                          <w:tcPr>
                            <w:tcW w:w="1657" w:type="dxa"/>
                          </w:tcPr>
                          <w:p w14:paraId="3935E870" w14:textId="77777777" w:rsidR="00D62403" w:rsidRDefault="00D62403">
                            <w:pPr>
                              <w:pStyle w:val="TableParagraph"/>
                              <w:spacing w:before="25" w:line="226" w:lineRule="exact"/>
                              <w:ind w:right="117"/>
                              <w:jc w:val="right"/>
                            </w:pPr>
                            <w:r>
                              <w:rPr>
                                <w:spacing w:val="-4"/>
                              </w:rPr>
                              <w:t>70</w:t>
                            </w:r>
                            <w:r>
                              <w:rPr>
                                <w:spacing w:val="-3"/>
                              </w:rPr>
                              <w:t xml:space="preserve"> </w:t>
                            </w:r>
                            <w:r>
                              <w:rPr>
                                <w:spacing w:val="-2"/>
                              </w:rPr>
                              <w:t>(3.4%)</w:t>
                            </w:r>
                          </w:p>
                        </w:tc>
                      </w:tr>
                      <w:tr w:rsidR="00D62403" w14:paraId="15E1C6BA" w14:textId="77777777">
                        <w:trPr>
                          <w:trHeight w:val="270"/>
                        </w:trPr>
                        <w:tc>
                          <w:tcPr>
                            <w:tcW w:w="3131" w:type="dxa"/>
                            <w:gridSpan w:val="2"/>
                          </w:tcPr>
                          <w:p w14:paraId="2A5B30EA" w14:textId="77777777" w:rsidR="00D62403" w:rsidRDefault="00D62403">
                            <w:pPr>
                              <w:pStyle w:val="TableParagraph"/>
                              <w:spacing w:before="25" w:line="226" w:lineRule="exact"/>
                              <w:ind w:left="337"/>
                              <w:jc w:val="left"/>
                            </w:pPr>
                            <w:r>
                              <w:rPr>
                                <w:spacing w:val="-2"/>
                              </w:rPr>
                              <w:t>BEREME</w:t>
                            </w:r>
                          </w:p>
                        </w:tc>
                        <w:tc>
                          <w:tcPr>
                            <w:tcW w:w="1548" w:type="dxa"/>
                          </w:tcPr>
                          <w:p w14:paraId="077053BC" w14:textId="77777777" w:rsidR="00D62403" w:rsidRDefault="00D62403">
                            <w:pPr>
                              <w:pStyle w:val="TableParagraph"/>
                              <w:spacing w:before="25" w:line="226" w:lineRule="exact"/>
                              <w:ind w:right="117"/>
                              <w:jc w:val="right"/>
                            </w:pPr>
                            <w:r>
                              <w:t>21</w:t>
                            </w:r>
                            <w:r>
                              <w:rPr>
                                <w:spacing w:val="19"/>
                              </w:rPr>
                              <w:t xml:space="preserve"> </w:t>
                            </w:r>
                            <w:r>
                              <w:rPr>
                                <w:spacing w:val="-2"/>
                              </w:rPr>
                              <w:t>(1.4%)</w:t>
                            </w:r>
                          </w:p>
                        </w:tc>
                        <w:tc>
                          <w:tcPr>
                            <w:tcW w:w="1379" w:type="dxa"/>
                          </w:tcPr>
                          <w:p w14:paraId="7B48F4C9" w14:textId="77777777" w:rsidR="00D62403" w:rsidRDefault="00D62403">
                            <w:pPr>
                              <w:pStyle w:val="TableParagraph"/>
                              <w:spacing w:before="25" w:line="226" w:lineRule="exact"/>
                              <w:ind w:right="118"/>
                              <w:jc w:val="right"/>
                            </w:pPr>
                            <w:r>
                              <w:rPr>
                                <w:w w:val="105"/>
                              </w:rPr>
                              <w:t>7</w:t>
                            </w:r>
                            <w:r>
                              <w:rPr>
                                <w:spacing w:val="8"/>
                                <w:w w:val="105"/>
                              </w:rPr>
                              <w:t xml:space="preserve"> </w:t>
                            </w:r>
                            <w:r>
                              <w:rPr>
                                <w:spacing w:val="-2"/>
                                <w:w w:val="105"/>
                              </w:rPr>
                              <w:t>(1.1%)</w:t>
                            </w:r>
                          </w:p>
                        </w:tc>
                        <w:tc>
                          <w:tcPr>
                            <w:tcW w:w="1657" w:type="dxa"/>
                          </w:tcPr>
                          <w:p w14:paraId="38E3CAA4" w14:textId="77777777" w:rsidR="00D62403" w:rsidRDefault="00D62403">
                            <w:pPr>
                              <w:pStyle w:val="TableParagraph"/>
                              <w:spacing w:before="25" w:line="226" w:lineRule="exact"/>
                              <w:ind w:right="117"/>
                              <w:jc w:val="right"/>
                            </w:pPr>
                            <w:r>
                              <w:rPr>
                                <w:w w:val="90"/>
                              </w:rPr>
                              <w:t>28</w:t>
                            </w:r>
                            <w:r>
                              <w:rPr>
                                <w:spacing w:val="6"/>
                              </w:rPr>
                              <w:t xml:space="preserve"> </w:t>
                            </w:r>
                            <w:r>
                              <w:rPr>
                                <w:spacing w:val="-2"/>
                                <w:w w:val="95"/>
                              </w:rPr>
                              <w:t>(1.3%)</w:t>
                            </w:r>
                          </w:p>
                        </w:tc>
                      </w:tr>
                      <w:tr w:rsidR="00D62403" w14:paraId="4B1F3DEA" w14:textId="77777777">
                        <w:trPr>
                          <w:trHeight w:val="270"/>
                        </w:trPr>
                        <w:tc>
                          <w:tcPr>
                            <w:tcW w:w="3131" w:type="dxa"/>
                            <w:gridSpan w:val="2"/>
                          </w:tcPr>
                          <w:p w14:paraId="11919C8C" w14:textId="77777777" w:rsidR="00D62403" w:rsidRDefault="00D62403">
                            <w:pPr>
                              <w:pStyle w:val="TableParagraph"/>
                              <w:spacing w:before="25" w:line="226" w:lineRule="exact"/>
                              <w:ind w:left="337"/>
                              <w:jc w:val="left"/>
                            </w:pPr>
                            <w:r>
                              <w:t>KEMBE-</w:t>
                            </w:r>
                            <w:r>
                              <w:rPr>
                                <w:spacing w:val="-2"/>
                              </w:rPr>
                              <w:t>LIGNE</w:t>
                            </w:r>
                          </w:p>
                        </w:tc>
                        <w:tc>
                          <w:tcPr>
                            <w:tcW w:w="1548" w:type="dxa"/>
                          </w:tcPr>
                          <w:p w14:paraId="1A2F6B92" w14:textId="77777777" w:rsidR="00D62403" w:rsidRDefault="00D62403">
                            <w:pPr>
                              <w:pStyle w:val="TableParagraph"/>
                              <w:spacing w:before="25" w:line="226" w:lineRule="exact"/>
                              <w:ind w:right="117"/>
                              <w:jc w:val="right"/>
                            </w:pPr>
                            <w:r>
                              <w:rPr>
                                <w:spacing w:val="-4"/>
                              </w:rPr>
                              <w:t>34</w:t>
                            </w:r>
                            <w:r>
                              <w:rPr>
                                <w:spacing w:val="-3"/>
                              </w:rPr>
                              <w:t xml:space="preserve"> </w:t>
                            </w:r>
                            <w:r>
                              <w:rPr>
                                <w:spacing w:val="-2"/>
                              </w:rPr>
                              <w:t>(2.3%)</w:t>
                            </w:r>
                          </w:p>
                        </w:tc>
                        <w:tc>
                          <w:tcPr>
                            <w:tcW w:w="1379" w:type="dxa"/>
                          </w:tcPr>
                          <w:p w14:paraId="283E892C" w14:textId="77777777" w:rsidR="00D62403" w:rsidRDefault="00D62403">
                            <w:pPr>
                              <w:pStyle w:val="TableParagraph"/>
                              <w:spacing w:before="25" w:line="226" w:lineRule="exact"/>
                              <w:ind w:right="118"/>
                              <w:jc w:val="right"/>
                            </w:pPr>
                            <w:r>
                              <w:t>31</w:t>
                            </w:r>
                            <w:r>
                              <w:rPr>
                                <w:spacing w:val="21"/>
                              </w:rPr>
                              <w:t xml:space="preserve"> </w:t>
                            </w:r>
                            <w:r>
                              <w:rPr>
                                <w:spacing w:val="-2"/>
                              </w:rPr>
                              <w:t>(4.9%)</w:t>
                            </w:r>
                          </w:p>
                        </w:tc>
                        <w:tc>
                          <w:tcPr>
                            <w:tcW w:w="1657" w:type="dxa"/>
                          </w:tcPr>
                          <w:p w14:paraId="02211B41" w14:textId="77777777" w:rsidR="00D62403" w:rsidRDefault="00D62403">
                            <w:pPr>
                              <w:pStyle w:val="TableParagraph"/>
                              <w:spacing w:before="25" w:line="226" w:lineRule="exact"/>
                              <w:ind w:right="118"/>
                              <w:jc w:val="right"/>
                            </w:pPr>
                            <w:r>
                              <w:t>65</w:t>
                            </w:r>
                            <w:r>
                              <w:rPr>
                                <w:spacing w:val="-6"/>
                              </w:rPr>
                              <w:t xml:space="preserve"> </w:t>
                            </w:r>
                            <w:r>
                              <w:rPr>
                                <w:spacing w:val="-2"/>
                              </w:rPr>
                              <w:t>(3.1%)</w:t>
                            </w:r>
                          </w:p>
                        </w:tc>
                      </w:tr>
                      <w:tr w:rsidR="00D62403" w14:paraId="03EBC844" w14:textId="77777777">
                        <w:trPr>
                          <w:trHeight w:val="270"/>
                        </w:trPr>
                        <w:tc>
                          <w:tcPr>
                            <w:tcW w:w="3131" w:type="dxa"/>
                            <w:gridSpan w:val="2"/>
                          </w:tcPr>
                          <w:p w14:paraId="089727C9" w14:textId="77777777" w:rsidR="00D62403" w:rsidRDefault="00D62403">
                            <w:pPr>
                              <w:pStyle w:val="TableParagraph"/>
                              <w:spacing w:before="25" w:line="226" w:lineRule="exact"/>
                              <w:ind w:left="337"/>
                              <w:jc w:val="left"/>
                            </w:pPr>
                            <w:r>
                              <w:rPr>
                                <w:spacing w:val="-2"/>
                                <w:w w:val="105"/>
                              </w:rPr>
                              <w:t>SAOZANGANDOU</w:t>
                            </w:r>
                          </w:p>
                        </w:tc>
                        <w:tc>
                          <w:tcPr>
                            <w:tcW w:w="1548" w:type="dxa"/>
                          </w:tcPr>
                          <w:p w14:paraId="29DDF21C" w14:textId="77777777" w:rsidR="00D62403" w:rsidRDefault="00D62403">
                            <w:pPr>
                              <w:pStyle w:val="TableParagraph"/>
                              <w:spacing w:before="25" w:line="226" w:lineRule="exact"/>
                              <w:ind w:right="116"/>
                              <w:jc w:val="right"/>
                            </w:pPr>
                            <w:r>
                              <w:rPr>
                                <w:spacing w:val="-4"/>
                              </w:rPr>
                              <w:t>29</w:t>
                            </w:r>
                            <w:r>
                              <w:rPr>
                                <w:spacing w:val="-3"/>
                              </w:rPr>
                              <w:t xml:space="preserve"> </w:t>
                            </w:r>
                            <w:r>
                              <w:rPr>
                                <w:spacing w:val="-2"/>
                              </w:rPr>
                              <w:t>(2.0%)</w:t>
                            </w:r>
                          </w:p>
                        </w:tc>
                        <w:tc>
                          <w:tcPr>
                            <w:tcW w:w="1379" w:type="dxa"/>
                          </w:tcPr>
                          <w:p w14:paraId="429DD677" w14:textId="77777777" w:rsidR="00D62403" w:rsidRDefault="00D62403">
                            <w:pPr>
                              <w:pStyle w:val="TableParagraph"/>
                              <w:spacing w:before="25" w:line="226" w:lineRule="exact"/>
                              <w:ind w:right="117"/>
                              <w:jc w:val="right"/>
                            </w:pPr>
                            <w:r>
                              <w:rPr>
                                <w:spacing w:val="-4"/>
                              </w:rPr>
                              <w:t>43</w:t>
                            </w:r>
                            <w:r>
                              <w:rPr>
                                <w:spacing w:val="-3"/>
                              </w:rPr>
                              <w:t xml:space="preserve"> </w:t>
                            </w:r>
                            <w:r>
                              <w:rPr>
                                <w:spacing w:val="-2"/>
                              </w:rPr>
                              <w:t>(6.8%)</w:t>
                            </w:r>
                          </w:p>
                        </w:tc>
                        <w:tc>
                          <w:tcPr>
                            <w:tcW w:w="1657" w:type="dxa"/>
                          </w:tcPr>
                          <w:p w14:paraId="3C397935" w14:textId="77777777" w:rsidR="00D62403" w:rsidRDefault="00D62403">
                            <w:pPr>
                              <w:pStyle w:val="TableParagraph"/>
                              <w:spacing w:before="25" w:line="226" w:lineRule="exact"/>
                              <w:ind w:right="117"/>
                              <w:jc w:val="right"/>
                            </w:pPr>
                            <w:r>
                              <w:t>72</w:t>
                            </w:r>
                            <w:r>
                              <w:rPr>
                                <w:spacing w:val="2"/>
                              </w:rPr>
                              <w:t xml:space="preserve"> </w:t>
                            </w:r>
                            <w:r>
                              <w:rPr>
                                <w:spacing w:val="-2"/>
                              </w:rPr>
                              <w:t>(3.5%)</w:t>
                            </w:r>
                          </w:p>
                        </w:tc>
                      </w:tr>
                      <w:tr w:rsidR="00D62403" w14:paraId="1B88E807" w14:textId="77777777">
                        <w:trPr>
                          <w:trHeight w:val="270"/>
                        </w:trPr>
                        <w:tc>
                          <w:tcPr>
                            <w:tcW w:w="3131" w:type="dxa"/>
                            <w:gridSpan w:val="2"/>
                          </w:tcPr>
                          <w:p w14:paraId="076E7C4C" w14:textId="77777777" w:rsidR="00D62403" w:rsidRDefault="00D62403">
                            <w:pPr>
                              <w:pStyle w:val="TableParagraph"/>
                              <w:spacing w:before="25" w:line="226" w:lineRule="exact"/>
                              <w:ind w:left="337"/>
                              <w:jc w:val="left"/>
                            </w:pPr>
                            <w:r>
                              <w:t>LIOUANGO-</w:t>
                            </w:r>
                            <w:r>
                              <w:rPr>
                                <w:spacing w:val="-2"/>
                              </w:rPr>
                              <w:t>TIRAILLEUR</w:t>
                            </w:r>
                          </w:p>
                        </w:tc>
                        <w:tc>
                          <w:tcPr>
                            <w:tcW w:w="1548" w:type="dxa"/>
                          </w:tcPr>
                          <w:p w14:paraId="34A32DCD" w14:textId="77777777" w:rsidR="00D62403" w:rsidRDefault="00D62403">
                            <w:pPr>
                              <w:pStyle w:val="TableParagraph"/>
                              <w:spacing w:before="25" w:line="226" w:lineRule="exact"/>
                              <w:ind w:right="116"/>
                              <w:jc w:val="right"/>
                            </w:pPr>
                            <w:r>
                              <w:t>21</w:t>
                            </w:r>
                            <w:r>
                              <w:rPr>
                                <w:spacing w:val="19"/>
                              </w:rPr>
                              <w:t xml:space="preserve"> </w:t>
                            </w:r>
                            <w:r>
                              <w:rPr>
                                <w:spacing w:val="-2"/>
                              </w:rPr>
                              <w:t>(1.4%)</w:t>
                            </w:r>
                          </w:p>
                        </w:tc>
                        <w:tc>
                          <w:tcPr>
                            <w:tcW w:w="1379" w:type="dxa"/>
                          </w:tcPr>
                          <w:p w14:paraId="7320E22B" w14:textId="77777777" w:rsidR="00D62403" w:rsidRDefault="00D62403">
                            <w:pPr>
                              <w:pStyle w:val="TableParagraph"/>
                              <w:spacing w:before="25" w:line="226" w:lineRule="exact"/>
                              <w:ind w:right="117"/>
                              <w:jc w:val="right"/>
                            </w:pPr>
                            <w:r>
                              <w:rPr>
                                <w:w w:val="90"/>
                              </w:rPr>
                              <w:t>60</w:t>
                            </w:r>
                            <w:r>
                              <w:rPr>
                                <w:spacing w:val="3"/>
                              </w:rPr>
                              <w:t xml:space="preserve"> </w:t>
                            </w:r>
                            <w:r>
                              <w:rPr>
                                <w:spacing w:val="-2"/>
                              </w:rPr>
                              <w:t>(9.6%)</w:t>
                            </w:r>
                          </w:p>
                        </w:tc>
                        <w:tc>
                          <w:tcPr>
                            <w:tcW w:w="1657" w:type="dxa"/>
                          </w:tcPr>
                          <w:p w14:paraId="4F917D83" w14:textId="77777777" w:rsidR="00D62403" w:rsidRDefault="00D62403">
                            <w:pPr>
                              <w:pStyle w:val="TableParagraph"/>
                              <w:spacing w:before="25" w:line="226" w:lineRule="exact"/>
                              <w:ind w:right="116"/>
                              <w:jc w:val="right"/>
                            </w:pPr>
                            <w:r>
                              <w:t>81</w:t>
                            </w:r>
                            <w:r>
                              <w:rPr>
                                <w:spacing w:val="9"/>
                              </w:rPr>
                              <w:t xml:space="preserve"> </w:t>
                            </w:r>
                            <w:r>
                              <w:rPr>
                                <w:spacing w:val="-2"/>
                              </w:rPr>
                              <w:t>(3.9%)</w:t>
                            </w:r>
                          </w:p>
                        </w:tc>
                      </w:tr>
                      <w:tr w:rsidR="00D62403" w14:paraId="150F2C3E" w14:textId="77777777">
                        <w:trPr>
                          <w:trHeight w:val="307"/>
                        </w:trPr>
                        <w:tc>
                          <w:tcPr>
                            <w:tcW w:w="3131" w:type="dxa"/>
                            <w:gridSpan w:val="2"/>
                            <w:tcBorders>
                              <w:bottom w:val="single" w:sz="4" w:space="0" w:color="000000"/>
                            </w:tcBorders>
                          </w:tcPr>
                          <w:p w14:paraId="6E3A1B6C" w14:textId="77777777" w:rsidR="00D62403" w:rsidRDefault="00D62403">
                            <w:pPr>
                              <w:pStyle w:val="TableParagraph"/>
                              <w:spacing w:before="25" w:line="240" w:lineRule="auto"/>
                              <w:ind w:left="337"/>
                              <w:jc w:val="left"/>
                            </w:pPr>
                            <w:r>
                              <w:t>SAMBA-</w:t>
                            </w:r>
                            <w:r>
                              <w:rPr>
                                <w:spacing w:val="-2"/>
                              </w:rPr>
                              <w:t>GAMADE</w:t>
                            </w:r>
                          </w:p>
                        </w:tc>
                        <w:tc>
                          <w:tcPr>
                            <w:tcW w:w="1548" w:type="dxa"/>
                            <w:tcBorders>
                              <w:bottom w:val="single" w:sz="4" w:space="0" w:color="000000"/>
                            </w:tcBorders>
                          </w:tcPr>
                          <w:p w14:paraId="463AF7FE" w14:textId="77777777" w:rsidR="00D62403" w:rsidRDefault="00D62403">
                            <w:pPr>
                              <w:pStyle w:val="TableParagraph"/>
                              <w:spacing w:before="25" w:line="240" w:lineRule="auto"/>
                              <w:ind w:right="118"/>
                              <w:jc w:val="right"/>
                            </w:pPr>
                            <w:r>
                              <w:t>31</w:t>
                            </w:r>
                            <w:r>
                              <w:rPr>
                                <w:spacing w:val="21"/>
                              </w:rPr>
                              <w:t xml:space="preserve"> </w:t>
                            </w:r>
                            <w:r>
                              <w:rPr>
                                <w:spacing w:val="-2"/>
                              </w:rPr>
                              <w:t>(2.1%)</w:t>
                            </w:r>
                          </w:p>
                        </w:tc>
                        <w:tc>
                          <w:tcPr>
                            <w:tcW w:w="1379" w:type="dxa"/>
                            <w:tcBorders>
                              <w:bottom w:val="single" w:sz="4" w:space="0" w:color="000000"/>
                            </w:tcBorders>
                          </w:tcPr>
                          <w:p w14:paraId="5F48AB8E" w14:textId="77777777" w:rsidR="00D62403" w:rsidRDefault="00D62403">
                            <w:pPr>
                              <w:pStyle w:val="TableParagraph"/>
                              <w:spacing w:before="25" w:line="240" w:lineRule="auto"/>
                              <w:ind w:right="118"/>
                              <w:jc w:val="right"/>
                            </w:pPr>
                            <w:r>
                              <w:rPr>
                                <w:spacing w:val="-7"/>
                              </w:rPr>
                              <w:t>38</w:t>
                            </w:r>
                            <w:r>
                              <w:rPr>
                                <w:spacing w:val="-3"/>
                              </w:rPr>
                              <w:t xml:space="preserve"> </w:t>
                            </w:r>
                            <w:r>
                              <w:rPr>
                                <w:spacing w:val="-2"/>
                              </w:rPr>
                              <w:t>(6.1%)</w:t>
                            </w:r>
                          </w:p>
                        </w:tc>
                        <w:tc>
                          <w:tcPr>
                            <w:tcW w:w="1657" w:type="dxa"/>
                            <w:tcBorders>
                              <w:bottom w:val="single" w:sz="4" w:space="0" w:color="000000"/>
                            </w:tcBorders>
                          </w:tcPr>
                          <w:p w14:paraId="01EA5017" w14:textId="77777777" w:rsidR="00D62403" w:rsidRDefault="00D62403">
                            <w:pPr>
                              <w:pStyle w:val="TableParagraph"/>
                              <w:spacing w:before="25" w:line="240" w:lineRule="auto"/>
                              <w:ind w:right="118"/>
                              <w:jc w:val="right"/>
                            </w:pPr>
                            <w:r>
                              <w:rPr>
                                <w:spacing w:val="-5"/>
                              </w:rPr>
                              <w:t>69</w:t>
                            </w:r>
                            <w:r>
                              <w:rPr>
                                <w:spacing w:val="-4"/>
                              </w:rPr>
                              <w:t xml:space="preserve"> </w:t>
                            </w:r>
                            <w:r>
                              <w:rPr>
                                <w:spacing w:val="-2"/>
                              </w:rPr>
                              <w:t>(3.3%)</w:t>
                            </w:r>
                          </w:p>
                        </w:tc>
                      </w:tr>
                    </w:tbl>
                    <w:p w14:paraId="02210E9C" w14:textId="77777777" w:rsidR="00D62403" w:rsidRDefault="00D62403" w:rsidP="00D62403">
                      <w:pPr>
                        <w:pStyle w:val="BodyText"/>
                      </w:pPr>
                    </w:p>
                  </w:txbxContent>
                </v:textbox>
                <w10:wrap anchorx="page"/>
              </v:shape>
            </w:pict>
          </mc:Fallback>
        </mc:AlternateContent>
      </w:r>
      <w:r>
        <w:rPr>
          <w:spacing w:val="-5"/>
        </w:rPr>
        <w:t>No</w:t>
      </w:r>
      <w:r>
        <w:tab/>
      </w:r>
      <w:r>
        <w:rPr>
          <w:spacing w:val="-5"/>
        </w:rPr>
        <w:t>Yes</w:t>
      </w:r>
      <w:r>
        <w:tab/>
      </w:r>
      <w:r>
        <w:rPr>
          <w:spacing w:val="-2"/>
        </w:rPr>
        <w:t>Total</w:t>
      </w:r>
    </w:p>
    <w:p w14:paraId="2596CA1E" w14:textId="77777777" w:rsidR="00D62403" w:rsidRDefault="00D62403" w:rsidP="00D62403">
      <w:pPr>
        <w:jc w:val="center"/>
        <w:sectPr w:rsidR="00D62403">
          <w:pgSz w:w="12240" w:h="15840"/>
          <w:pgMar w:top="1260" w:right="1020" w:bottom="1080" w:left="900" w:header="0" w:footer="888" w:gutter="0"/>
          <w:cols w:space="720"/>
        </w:sectPr>
      </w:pPr>
    </w:p>
    <w:p w14:paraId="24D4A097" w14:textId="77777777" w:rsidR="00D62403" w:rsidRDefault="00D62403" w:rsidP="00D62403">
      <w:pPr>
        <w:pStyle w:val="Heading3"/>
        <w:numPr>
          <w:ilvl w:val="1"/>
          <w:numId w:val="8"/>
        </w:numPr>
        <w:tabs>
          <w:tab w:val="left" w:pos="1152"/>
        </w:tabs>
        <w:spacing w:before="139"/>
        <w:ind w:hanging="612"/>
      </w:pPr>
      <w:bookmarkStart w:id="3300" w:name="F2F_Attrition"/>
      <w:bookmarkStart w:id="3301" w:name="_bookmark25"/>
      <w:bookmarkEnd w:id="3300"/>
      <w:bookmarkEnd w:id="3301"/>
      <w:r>
        <w:t>F2F</w:t>
      </w:r>
      <w:r>
        <w:rPr>
          <w:spacing w:val="26"/>
        </w:rPr>
        <w:t xml:space="preserve"> </w:t>
      </w:r>
      <w:r>
        <w:rPr>
          <w:spacing w:val="-2"/>
        </w:rPr>
        <w:t>Attrition</w:t>
      </w:r>
    </w:p>
    <w:p w14:paraId="0C218378" w14:textId="77777777" w:rsidR="00D62403" w:rsidRDefault="00D62403" w:rsidP="00D62403">
      <w:pPr>
        <w:spacing w:before="205"/>
        <w:ind w:left="977"/>
        <w:rPr>
          <w:sz w:val="16"/>
        </w:rPr>
      </w:pPr>
      <w:r>
        <w:rPr>
          <w:sz w:val="16"/>
        </w:rPr>
        <w:t>Table</w:t>
      </w:r>
      <w:r>
        <w:rPr>
          <w:spacing w:val="18"/>
          <w:sz w:val="16"/>
        </w:rPr>
        <w:t xml:space="preserve"> </w:t>
      </w:r>
      <w:r>
        <w:rPr>
          <w:sz w:val="16"/>
        </w:rPr>
        <w:t>21:</w:t>
      </w:r>
      <w:r>
        <w:rPr>
          <w:spacing w:val="37"/>
          <w:sz w:val="16"/>
        </w:rPr>
        <w:t xml:space="preserve"> </w:t>
      </w:r>
      <w:r>
        <w:rPr>
          <w:sz w:val="16"/>
        </w:rPr>
        <w:t>Balance</w:t>
      </w:r>
      <w:r>
        <w:rPr>
          <w:spacing w:val="19"/>
          <w:sz w:val="16"/>
        </w:rPr>
        <w:t xml:space="preserve"> </w:t>
      </w:r>
      <w:r>
        <w:rPr>
          <w:sz w:val="16"/>
        </w:rPr>
        <w:t>Table</w:t>
      </w:r>
      <w:r>
        <w:rPr>
          <w:spacing w:val="20"/>
          <w:sz w:val="16"/>
        </w:rPr>
        <w:t xml:space="preserve"> </w:t>
      </w:r>
      <w:r>
        <w:rPr>
          <w:sz w:val="16"/>
        </w:rPr>
        <w:t>for</w:t>
      </w:r>
      <w:r>
        <w:rPr>
          <w:spacing w:val="18"/>
          <w:sz w:val="16"/>
        </w:rPr>
        <w:t xml:space="preserve"> </w:t>
      </w:r>
      <w:r>
        <w:rPr>
          <w:sz w:val="16"/>
        </w:rPr>
        <w:t>Randomized</w:t>
      </w:r>
      <w:r>
        <w:rPr>
          <w:spacing w:val="18"/>
          <w:sz w:val="16"/>
        </w:rPr>
        <w:t xml:space="preserve"> </w:t>
      </w:r>
      <w:r>
        <w:rPr>
          <w:sz w:val="16"/>
        </w:rPr>
        <w:t>Questionnaire</w:t>
      </w:r>
      <w:r>
        <w:rPr>
          <w:spacing w:val="20"/>
          <w:sz w:val="16"/>
        </w:rPr>
        <w:t xml:space="preserve"> </w:t>
      </w:r>
      <w:r>
        <w:rPr>
          <w:sz w:val="16"/>
        </w:rPr>
        <w:t>Length</w:t>
      </w:r>
      <w:r>
        <w:rPr>
          <w:spacing w:val="18"/>
          <w:sz w:val="16"/>
        </w:rPr>
        <w:t xml:space="preserve"> </w:t>
      </w:r>
      <w:r>
        <w:rPr>
          <w:sz w:val="16"/>
        </w:rPr>
        <w:t>Assignment</w:t>
      </w:r>
      <w:r>
        <w:rPr>
          <w:spacing w:val="18"/>
          <w:sz w:val="16"/>
        </w:rPr>
        <w:t xml:space="preserve"> </w:t>
      </w:r>
      <w:r>
        <w:rPr>
          <w:sz w:val="16"/>
        </w:rPr>
        <w:t>in</w:t>
      </w:r>
      <w:r>
        <w:rPr>
          <w:spacing w:val="19"/>
          <w:sz w:val="16"/>
        </w:rPr>
        <w:t xml:space="preserve"> </w:t>
      </w:r>
      <w:r>
        <w:rPr>
          <w:sz w:val="16"/>
        </w:rPr>
        <w:t>F2F</w:t>
      </w:r>
      <w:r>
        <w:rPr>
          <w:spacing w:val="18"/>
          <w:sz w:val="16"/>
        </w:rPr>
        <w:t xml:space="preserve"> </w:t>
      </w:r>
      <w:r>
        <w:rPr>
          <w:sz w:val="16"/>
        </w:rPr>
        <w:t>Survey:</w:t>
      </w:r>
      <w:r>
        <w:rPr>
          <w:spacing w:val="37"/>
          <w:sz w:val="16"/>
        </w:rPr>
        <w:t xml:space="preserve"> </w:t>
      </w:r>
      <w:r>
        <w:rPr>
          <w:sz w:val="16"/>
        </w:rPr>
        <w:t>Completed</w:t>
      </w:r>
      <w:r>
        <w:rPr>
          <w:spacing w:val="18"/>
          <w:sz w:val="16"/>
        </w:rPr>
        <w:t xml:space="preserve"> </w:t>
      </w:r>
      <w:r>
        <w:rPr>
          <w:sz w:val="16"/>
        </w:rPr>
        <w:t>vs.</w:t>
      </w:r>
      <w:r>
        <w:rPr>
          <w:spacing w:val="37"/>
          <w:sz w:val="16"/>
        </w:rPr>
        <w:t xml:space="preserve"> </w:t>
      </w:r>
      <w:r>
        <w:rPr>
          <w:spacing w:val="-2"/>
          <w:sz w:val="16"/>
        </w:rPr>
        <w:t>Attrition</w:t>
      </w:r>
    </w:p>
    <w:p w14:paraId="7CBD586C" w14:textId="77777777" w:rsidR="00D62403" w:rsidRDefault="00D62403" w:rsidP="00D62403">
      <w:pPr>
        <w:pStyle w:val="BodyText"/>
        <w:spacing w:before="6"/>
        <w:rPr>
          <w:sz w:val="13"/>
        </w:rPr>
      </w:pPr>
      <w:r>
        <w:rPr>
          <w:noProof/>
        </w:rPr>
        <mc:AlternateContent>
          <mc:Choice Requires="wpg">
            <w:drawing>
              <wp:anchor distT="0" distB="0" distL="0" distR="0" simplePos="0" relativeHeight="251658269" behindDoc="1" locked="0" layoutInCell="1" allowOverlap="1" wp14:anchorId="30E0D6A1" wp14:editId="3C96AEF6">
                <wp:simplePos x="0" y="0"/>
                <wp:positionH relativeFrom="page">
                  <wp:posOffset>914400</wp:posOffset>
                </wp:positionH>
                <wp:positionV relativeFrom="paragraph">
                  <wp:posOffset>113940</wp:posOffset>
                </wp:positionV>
                <wp:extent cx="5944235" cy="2730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27305"/>
                          <a:chOff x="0" y="0"/>
                          <a:chExt cx="5944235" cy="27305"/>
                        </a:xfrm>
                      </wpg:grpSpPr>
                      <wps:wsp>
                        <wps:cNvPr id="43" name="Graphic 43"/>
                        <wps:cNvSpPr/>
                        <wps:spPr>
                          <a:xfrm>
                            <a:off x="0" y="1925"/>
                            <a:ext cx="5944235" cy="1270"/>
                          </a:xfrm>
                          <a:custGeom>
                            <a:avLst/>
                            <a:gdLst/>
                            <a:ahLst/>
                            <a:cxnLst/>
                            <a:rect l="l" t="t" r="r" b="b"/>
                            <a:pathLst>
                              <a:path w="5944235">
                                <a:moveTo>
                                  <a:pt x="0" y="0"/>
                                </a:moveTo>
                                <a:lnTo>
                                  <a:pt x="5943728" y="0"/>
                                </a:lnTo>
                              </a:path>
                            </a:pathLst>
                          </a:custGeom>
                          <a:ln w="3851">
                            <a:solidFill>
                              <a:srgbClr val="000000"/>
                            </a:solidFill>
                            <a:prstDash val="solid"/>
                          </a:ln>
                        </wps:spPr>
                        <wps:bodyPr wrap="square" lIns="0" tIns="0" rIns="0" bIns="0" rtlCol="0">
                          <a:prstTxWarp prst="textNoShape">
                            <a:avLst/>
                          </a:prstTxWarp>
                          <a:noAutofit/>
                        </wps:bodyPr>
                      </wps:wsp>
                      <wps:wsp>
                        <wps:cNvPr id="44" name="Graphic 44"/>
                        <wps:cNvSpPr/>
                        <wps:spPr>
                          <a:xfrm>
                            <a:off x="0" y="25061"/>
                            <a:ext cx="5944235" cy="1270"/>
                          </a:xfrm>
                          <a:custGeom>
                            <a:avLst/>
                            <a:gdLst/>
                            <a:ahLst/>
                            <a:cxnLst/>
                            <a:rect l="l" t="t" r="r" b="b"/>
                            <a:pathLst>
                              <a:path w="5944235">
                                <a:moveTo>
                                  <a:pt x="0" y="0"/>
                                </a:moveTo>
                                <a:lnTo>
                                  <a:pt x="5943728" y="0"/>
                                </a:lnTo>
                              </a:path>
                            </a:pathLst>
                          </a:custGeom>
                          <a:ln w="3851">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4B312246" id="Group 42" o:spid="_x0000_s1026" style="position:absolute;margin-left:1in;margin-top:8.95pt;width:468.05pt;height:2.15pt;z-index:-251624448;mso-wrap-distance-left:0;mso-wrap-distance-right:0;mso-position-horizontal-relative:page" coordsize="594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">
                <v:shape id="Graphic 43" o:spid="_x0000_s1027" style="position:absolute;top:19;width:59442;height:12;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" path="m,l5943728,e" filled="f" strokeweight=".107mm">
                  <v:path arrowok="t"/>
                </v:shape>
                <v:shape id="Graphic 44" o:spid="_x0000_s1028" style="position:absolute;top:250;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" path="m,l5943728,e" filled="f" strokeweight=".107mm">
                  <v:path arrowok="t"/>
                </v:shape>
                <w10:wrap type="topAndBottom" anchorx="page"/>
              </v:group>
            </w:pict>
          </mc:Fallback>
        </mc:AlternateContent>
      </w:r>
    </w:p>
    <w:p w14:paraId="06F63288" w14:textId="77777777" w:rsidR="00D62403" w:rsidRDefault="00D62403" w:rsidP="00D62403">
      <w:pPr>
        <w:tabs>
          <w:tab w:val="left" w:pos="6500"/>
          <w:tab w:val="left" w:pos="8551"/>
        </w:tabs>
        <w:ind w:left="4453"/>
        <w:rPr>
          <w:sz w:val="12"/>
        </w:rPr>
      </w:pPr>
      <w:r>
        <w:rPr>
          <w:w w:val="105"/>
          <w:sz w:val="12"/>
        </w:rPr>
        <w:t>Own</w:t>
      </w:r>
      <w:r>
        <w:rPr>
          <w:spacing w:val="15"/>
          <w:w w:val="105"/>
          <w:sz w:val="12"/>
        </w:rPr>
        <w:t xml:space="preserve"> </w:t>
      </w:r>
      <w:r>
        <w:rPr>
          <w:spacing w:val="-4"/>
          <w:w w:val="105"/>
          <w:sz w:val="12"/>
        </w:rPr>
        <w:t>Phone</w:t>
      </w:r>
      <w:r>
        <w:rPr>
          <w:sz w:val="12"/>
        </w:rPr>
        <w:tab/>
      </w:r>
      <w:r>
        <w:rPr>
          <w:w w:val="105"/>
          <w:sz w:val="12"/>
        </w:rPr>
        <w:t>No</w:t>
      </w:r>
      <w:r>
        <w:rPr>
          <w:spacing w:val="7"/>
          <w:w w:val="105"/>
          <w:sz w:val="12"/>
        </w:rPr>
        <w:t xml:space="preserve"> </w:t>
      </w:r>
      <w:r>
        <w:rPr>
          <w:spacing w:val="-2"/>
          <w:w w:val="105"/>
          <w:sz w:val="12"/>
        </w:rPr>
        <w:t>Phone</w:t>
      </w:r>
      <w:r>
        <w:rPr>
          <w:sz w:val="12"/>
        </w:rPr>
        <w:tab/>
      </w:r>
      <w:r>
        <w:rPr>
          <w:w w:val="105"/>
          <w:sz w:val="12"/>
        </w:rPr>
        <w:t>Total</w:t>
      </w:r>
      <w:r>
        <w:rPr>
          <w:spacing w:val="18"/>
          <w:w w:val="105"/>
          <w:sz w:val="12"/>
        </w:rPr>
        <w:t xml:space="preserve"> </w:t>
      </w:r>
      <w:r>
        <w:rPr>
          <w:spacing w:val="-5"/>
          <w:w w:val="105"/>
          <w:sz w:val="12"/>
        </w:rPr>
        <w:t>F2F</w:t>
      </w:r>
    </w:p>
    <w:p w14:paraId="2DFD324C" w14:textId="77777777" w:rsidR="00D62403" w:rsidRDefault="00D62403" w:rsidP="00D62403">
      <w:pPr>
        <w:tabs>
          <w:tab w:val="left" w:pos="3878"/>
          <w:tab w:val="left" w:pos="5417"/>
          <w:tab w:val="left" w:pos="5872"/>
          <w:tab w:val="left" w:pos="7412"/>
          <w:tab w:val="left" w:pos="7867"/>
          <w:tab w:val="left" w:pos="9471"/>
        </w:tabs>
        <w:ind w:left="631"/>
        <w:rPr>
          <w:sz w:val="12"/>
        </w:rPr>
      </w:pPr>
      <w:r>
        <w:rPr>
          <w:spacing w:val="-2"/>
          <w:w w:val="105"/>
          <w:sz w:val="12"/>
        </w:rPr>
        <w:t>Variable</w:t>
      </w:r>
      <w:r>
        <w:rPr>
          <w:sz w:val="12"/>
        </w:rPr>
        <w:tab/>
      </w:r>
      <w:r>
        <w:rPr>
          <w:w w:val="105"/>
          <w:sz w:val="12"/>
        </w:rPr>
        <w:t>Completed</w:t>
      </w:r>
      <w:r>
        <w:rPr>
          <w:spacing w:val="60"/>
          <w:w w:val="105"/>
          <w:sz w:val="12"/>
        </w:rPr>
        <w:t xml:space="preserve">  </w:t>
      </w:r>
      <w:r>
        <w:rPr>
          <w:spacing w:val="-2"/>
          <w:w w:val="105"/>
          <w:sz w:val="12"/>
        </w:rPr>
        <w:t>Attrition</w:t>
      </w:r>
      <w:r>
        <w:rPr>
          <w:sz w:val="12"/>
        </w:rPr>
        <w:tab/>
      </w:r>
      <w:r>
        <w:rPr>
          <w:spacing w:val="-4"/>
          <w:w w:val="105"/>
          <w:sz w:val="12"/>
        </w:rPr>
        <w:t>Diff</w:t>
      </w:r>
      <w:r>
        <w:rPr>
          <w:sz w:val="12"/>
        </w:rPr>
        <w:tab/>
      </w:r>
      <w:r>
        <w:rPr>
          <w:w w:val="105"/>
          <w:sz w:val="12"/>
        </w:rPr>
        <w:t>Completed</w:t>
      </w:r>
      <w:r>
        <w:rPr>
          <w:spacing w:val="60"/>
          <w:w w:val="105"/>
          <w:sz w:val="12"/>
        </w:rPr>
        <w:t xml:space="preserve">  </w:t>
      </w:r>
      <w:r>
        <w:rPr>
          <w:spacing w:val="-2"/>
          <w:w w:val="105"/>
          <w:sz w:val="12"/>
        </w:rPr>
        <w:t>Attrition</w:t>
      </w:r>
      <w:r>
        <w:rPr>
          <w:sz w:val="12"/>
        </w:rPr>
        <w:tab/>
      </w:r>
      <w:r>
        <w:rPr>
          <w:spacing w:val="-4"/>
          <w:w w:val="105"/>
          <w:sz w:val="12"/>
        </w:rPr>
        <w:t>Diff</w:t>
      </w:r>
      <w:r>
        <w:rPr>
          <w:sz w:val="12"/>
        </w:rPr>
        <w:tab/>
      </w:r>
      <w:r>
        <w:rPr>
          <w:w w:val="105"/>
          <w:sz w:val="12"/>
        </w:rPr>
        <w:t>Completed</w:t>
      </w:r>
      <w:r>
        <w:rPr>
          <w:spacing w:val="60"/>
          <w:w w:val="105"/>
          <w:sz w:val="12"/>
        </w:rPr>
        <w:t xml:space="preserve">  </w:t>
      </w:r>
      <w:r>
        <w:rPr>
          <w:spacing w:val="-2"/>
          <w:w w:val="105"/>
          <w:sz w:val="12"/>
        </w:rPr>
        <w:t>Attrition</w:t>
      </w:r>
      <w:r>
        <w:rPr>
          <w:sz w:val="12"/>
        </w:rPr>
        <w:tab/>
      </w:r>
      <w:r>
        <w:rPr>
          <w:spacing w:val="-4"/>
          <w:w w:val="105"/>
          <w:sz w:val="12"/>
        </w:rPr>
        <w:t>Diff</w:t>
      </w:r>
    </w:p>
    <w:tbl>
      <w:tblPr>
        <w:tblW w:w="0" w:type="auto"/>
        <w:tblInd w:w="547" w:type="dxa"/>
        <w:tblLayout w:type="fixed"/>
        <w:tblCellMar>
          <w:left w:w="0" w:type="dxa"/>
          <w:right w:w="0" w:type="dxa"/>
        </w:tblCellMar>
        <w:tblLook w:val="01E0" w:firstRow="1" w:lastRow="1" w:firstColumn="1" w:lastColumn="1" w:noHBand="0" w:noVBand="0"/>
      </w:tblPr>
      <w:tblGrid>
        <w:gridCol w:w="4012"/>
        <w:gridCol w:w="684"/>
        <w:gridCol w:w="600"/>
        <w:gridCol w:w="711"/>
        <w:gridCol w:w="684"/>
        <w:gridCol w:w="600"/>
        <w:gridCol w:w="711"/>
        <w:gridCol w:w="684"/>
        <w:gridCol w:w="675"/>
      </w:tblGrid>
      <w:tr w:rsidR="00D62403" w14:paraId="46B03280" w14:textId="77777777">
        <w:trPr>
          <w:trHeight w:val="158"/>
        </w:trPr>
        <w:tc>
          <w:tcPr>
            <w:tcW w:w="4012" w:type="dxa"/>
          </w:tcPr>
          <w:p w14:paraId="657F4B80" w14:textId="77777777" w:rsidR="00D62403" w:rsidRDefault="00D62403">
            <w:pPr>
              <w:pStyle w:val="TableParagraph"/>
              <w:tabs>
                <w:tab w:val="right" w:pos="3789"/>
              </w:tabs>
              <w:spacing w:before="12" w:line="125" w:lineRule="exact"/>
              <w:ind w:left="91"/>
              <w:jc w:val="left"/>
              <w:rPr>
                <w:sz w:val="12"/>
              </w:rPr>
            </w:pPr>
            <w:r>
              <w:rPr>
                <w:noProof/>
              </w:rPr>
              <mc:AlternateContent>
                <mc:Choice Requires="wpg">
                  <w:drawing>
                    <wp:anchor distT="0" distB="0" distL="0" distR="0" simplePos="0" relativeHeight="251658244" behindDoc="0" locked="0" layoutInCell="1" allowOverlap="1" wp14:anchorId="7BC2F05A" wp14:editId="008B9680">
                      <wp:simplePos x="0" y="0"/>
                      <wp:positionH relativeFrom="column">
                        <wp:posOffset>0</wp:posOffset>
                      </wp:positionH>
                      <wp:positionV relativeFrom="paragraph">
                        <wp:posOffset>9528</wp:posOffset>
                      </wp:positionV>
                      <wp:extent cx="5944235" cy="4445"/>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4445"/>
                                <a:chOff x="0" y="0"/>
                                <a:chExt cx="5944235" cy="4445"/>
                              </a:xfrm>
                            </wpg:grpSpPr>
                            <wps:wsp>
                              <wps:cNvPr id="46" name="Graphic 46"/>
                              <wps:cNvSpPr/>
                              <wps:spPr>
                                <a:xfrm>
                                  <a:off x="0" y="1925"/>
                                  <a:ext cx="5944235" cy="1270"/>
                                </a:xfrm>
                                <a:custGeom>
                                  <a:avLst/>
                                  <a:gdLst/>
                                  <a:ahLst/>
                                  <a:cxnLst/>
                                  <a:rect l="l" t="t" r="r" b="b"/>
                                  <a:pathLst>
                                    <a:path w="5944235">
                                      <a:moveTo>
                                        <a:pt x="0" y="0"/>
                                      </a:moveTo>
                                      <a:lnTo>
                                        <a:pt x="5943728" y="0"/>
                                      </a:lnTo>
                                    </a:path>
                                  </a:pathLst>
                                </a:custGeom>
                                <a:ln w="3851">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772CFDEF" id="Group 45" o:spid="_x0000_s1026" style="position:absolute;margin-left:0;margin-top:.75pt;width:468.05pt;height:.35pt;z-index:251663360;mso-wrap-distance-left:0;mso-wrap-distance-right:0" coordsize="5944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">
                      <v:shape id="Graphic 46" o:spid="_x0000_s1027" style="position:absolute;top:19;width:59442;height:12;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" path="m,l5943728,e" filled="f" strokeweight=".107mm">
                        <v:path arrowok="t"/>
                      </v:shape>
                    </v:group>
                  </w:pict>
                </mc:Fallback>
              </mc:AlternateContent>
            </w:r>
            <w:r>
              <w:rPr>
                <w:sz w:val="12"/>
              </w:rPr>
              <w:t>List</w:t>
            </w:r>
            <w:r>
              <w:rPr>
                <w:spacing w:val="28"/>
                <w:sz w:val="12"/>
              </w:rPr>
              <w:t xml:space="preserve"> </w:t>
            </w:r>
            <w:r>
              <w:rPr>
                <w:sz w:val="12"/>
              </w:rPr>
              <w:t>respondent</w:t>
            </w:r>
            <w:r>
              <w:rPr>
                <w:spacing w:val="29"/>
                <w:sz w:val="12"/>
              </w:rPr>
              <w:t xml:space="preserve"> </w:t>
            </w:r>
            <w:r>
              <w:rPr>
                <w:spacing w:val="-5"/>
                <w:sz w:val="12"/>
              </w:rPr>
              <w:t>age</w:t>
            </w:r>
            <w:r>
              <w:rPr>
                <w:rFonts w:ascii="Times New Roman"/>
                <w:sz w:val="12"/>
              </w:rPr>
              <w:tab/>
            </w:r>
            <w:r>
              <w:rPr>
                <w:spacing w:val="-2"/>
                <w:sz w:val="12"/>
              </w:rPr>
              <w:t>36.27</w:t>
            </w:r>
          </w:p>
        </w:tc>
        <w:tc>
          <w:tcPr>
            <w:tcW w:w="684" w:type="dxa"/>
          </w:tcPr>
          <w:p w14:paraId="5F8048B0" w14:textId="77777777" w:rsidR="00D62403" w:rsidRDefault="00D62403">
            <w:pPr>
              <w:pStyle w:val="TableParagraph"/>
              <w:spacing w:before="12" w:line="125" w:lineRule="exact"/>
              <w:ind w:left="53"/>
              <w:rPr>
                <w:sz w:val="12"/>
              </w:rPr>
            </w:pPr>
            <w:r>
              <w:rPr>
                <w:spacing w:val="-2"/>
                <w:sz w:val="12"/>
              </w:rPr>
              <w:t>32.65</w:t>
            </w:r>
          </w:p>
        </w:tc>
        <w:tc>
          <w:tcPr>
            <w:tcW w:w="600" w:type="dxa"/>
          </w:tcPr>
          <w:p w14:paraId="577163F3" w14:textId="77777777" w:rsidR="00D62403" w:rsidRDefault="00D62403">
            <w:pPr>
              <w:pStyle w:val="TableParagraph"/>
              <w:spacing w:before="12" w:line="125" w:lineRule="exact"/>
              <w:ind w:left="50" w:right="75"/>
              <w:rPr>
                <w:sz w:val="12"/>
              </w:rPr>
            </w:pPr>
            <w:r>
              <w:rPr>
                <w:sz w:val="12"/>
              </w:rPr>
              <w:t>-</w:t>
            </w:r>
            <w:r>
              <w:rPr>
                <w:spacing w:val="-4"/>
                <w:sz w:val="12"/>
              </w:rPr>
              <w:t>3.61</w:t>
            </w:r>
          </w:p>
        </w:tc>
        <w:tc>
          <w:tcPr>
            <w:tcW w:w="711" w:type="dxa"/>
          </w:tcPr>
          <w:p w14:paraId="34143D37" w14:textId="77777777" w:rsidR="00D62403" w:rsidRDefault="00D62403">
            <w:pPr>
              <w:pStyle w:val="TableParagraph"/>
              <w:spacing w:before="12" w:line="125" w:lineRule="exact"/>
              <w:ind w:left="2" w:right="27"/>
              <w:rPr>
                <w:sz w:val="12"/>
              </w:rPr>
            </w:pPr>
            <w:r>
              <w:rPr>
                <w:spacing w:val="-2"/>
                <w:sz w:val="12"/>
              </w:rPr>
              <w:t>39.47</w:t>
            </w:r>
          </w:p>
        </w:tc>
        <w:tc>
          <w:tcPr>
            <w:tcW w:w="684" w:type="dxa"/>
          </w:tcPr>
          <w:p w14:paraId="077D3BF4" w14:textId="77777777" w:rsidR="00D62403" w:rsidRDefault="00D62403">
            <w:pPr>
              <w:pStyle w:val="TableParagraph"/>
              <w:spacing w:before="12" w:line="125" w:lineRule="exact"/>
              <w:ind w:left="53"/>
              <w:rPr>
                <w:sz w:val="12"/>
              </w:rPr>
            </w:pPr>
            <w:r>
              <w:rPr>
                <w:spacing w:val="-2"/>
                <w:sz w:val="12"/>
              </w:rPr>
              <w:t>38.89</w:t>
            </w:r>
          </w:p>
        </w:tc>
        <w:tc>
          <w:tcPr>
            <w:tcW w:w="600" w:type="dxa"/>
          </w:tcPr>
          <w:p w14:paraId="6A71B25D" w14:textId="77777777" w:rsidR="00D62403" w:rsidRDefault="00D62403">
            <w:pPr>
              <w:pStyle w:val="TableParagraph"/>
              <w:spacing w:before="12" w:line="125" w:lineRule="exact"/>
              <w:ind w:left="50" w:right="75"/>
              <w:rPr>
                <w:sz w:val="12"/>
              </w:rPr>
            </w:pPr>
            <w:r>
              <w:rPr>
                <w:spacing w:val="-2"/>
                <w:sz w:val="12"/>
              </w:rPr>
              <w:t>-</w:t>
            </w:r>
            <w:r>
              <w:rPr>
                <w:spacing w:val="-4"/>
                <w:sz w:val="12"/>
              </w:rPr>
              <w:t>0.59</w:t>
            </w:r>
          </w:p>
        </w:tc>
        <w:tc>
          <w:tcPr>
            <w:tcW w:w="711" w:type="dxa"/>
          </w:tcPr>
          <w:p w14:paraId="26D498DE" w14:textId="77777777" w:rsidR="00D62403" w:rsidRDefault="00D62403">
            <w:pPr>
              <w:pStyle w:val="TableParagraph"/>
              <w:spacing w:before="12" w:line="125" w:lineRule="exact"/>
              <w:ind w:left="2" w:right="27"/>
              <w:rPr>
                <w:sz w:val="12"/>
              </w:rPr>
            </w:pPr>
            <w:r>
              <w:rPr>
                <w:spacing w:val="-2"/>
                <w:sz w:val="12"/>
              </w:rPr>
              <w:t>38.50</w:t>
            </w:r>
          </w:p>
        </w:tc>
        <w:tc>
          <w:tcPr>
            <w:tcW w:w="684" w:type="dxa"/>
          </w:tcPr>
          <w:p w14:paraId="44F93286" w14:textId="77777777" w:rsidR="00D62403" w:rsidRDefault="00D62403">
            <w:pPr>
              <w:pStyle w:val="TableParagraph"/>
              <w:spacing w:before="12" w:line="125" w:lineRule="exact"/>
              <w:ind w:left="53" w:right="1"/>
              <w:rPr>
                <w:sz w:val="12"/>
              </w:rPr>
            </w:pPr>
            <w:r>
              <w:rPr>
                <w:spacing w:val="-2"/>
                <w:sz w:val="12"/>
              </w:rPr>
              <w:t>37.05</w:t>
            </w:r>
          </w:p>
        </w:tc>
        <w:tc>
          <w:tcPr>
            <w:tcW w:w="675" w:type="dxa"/>
          </w:tcPr>
          <w:p w14:paraId="27140929" w14:textId="77777777" w:rsidR="00D62403" w:rsidRDefault="00D62403">
            <w:pPr>
              <w:pStyle w:val="TableParagraph"/>
              <w:spacing w:before="12" w:line="125" w:lineRule="exact"/>
              <w:ind w:left="26" w:right="1"/>
              <w:rPr>
                <w:sz w:val="12"/>
              </w:rPr>
            </w:pPr>
            <w:r>
              <w:rPr>
                <w:sz w:val="12"/>
              </w:rPr>
              <w:t>-</w:t>
            </w:r>
            <w:r>
              <w:rPr>
                <w:spacing w:val="-4"/>
                <w:sz w:val="12"/>
              </w:rPr>
              <w:t>1.46</w:t>
            </w:r>
          </w:p>
        </w:tc>
      </w:tr>
      <w:tr w:rsidR="00D62403" w14:paraId="59C83C75" w14:textId="77777777">
        <w:trPr>
          <w:trHeight w:val="144"/>
        </w:trPr>
        <w:tc>
          <w:tcPr>
            <w:tcW w:w="4012" w:type="dxa"/>
          </w:tcPr>
          <w:p w14:paraId="708E32B6" w14:textId="77777777" w:rsidR="00D62403" w:rsidRDefault="00D62403">
            <w:pPr>
              <w:pStyle w:val="TableParagraph"/>
              <w:ind w:right="169"/>
              <w:jc w:val="right"/>
              <w:rPr>
                <w:sz w:val="12"/>
              </w:rPr>
            </w:pPr>
            <w:r>
              <w:rPr>
                <w:spacing w:val="-2"/>
                <w:w w:val="105"/>
                <w:sz w:val="12"/>
              </w:rPr>
              <w:t>(12.55)</w:t>
            </w:r>
          </w:p>
        </w:tc>
        <w:tc>
          <w:tcPr>
            <w:tcW w:w="684" w:type="dxa"/>
          </w:tcPr>
          <w:p w14:paraId="1A3C64A2" w14:textId="77777777" w:rsidR="00D62403" w:rsidRDefault="00D62403">
            <w:pPr>
              <w:pStyle w:val="TableParagraph"/>
              <w:ind w:left="53"/>
              <w:rPr>
                <w:sz w:val="12"/>
              </w:rPr>
            </w:pPr>
            <w:r>
              <w:rPr>
                <w:spacing w:val="-2"/>
                <w:sz w:val="12"/>
              </w:rPr>
              <w:t>(10.44)</w:t>
            </w:r>
          </w:p>
        </w:tc>
        <w:tc>
          <w:tcPr>
            <w:tcW w:w="600" w:type="dxa"/>
          </w:tcPr>
          <w:p w14:paraId="19ED5FB7" w14:textId="77777777" w:rsidR="00D62403" w:rsidRDefault="00D62403">
            <w:pPr>
              <w:pStyle w:val="TableParagraph"/>
              <w:ind w:left="50" w:right="75"/>
              <w:rPr>
                <w:sz w:val="12"/>
              </w:rPr>
            </w:pPr>
            <w:r>
              <w:rPr>
                <w:spacing w:val="-2"/>
                <w:sz w:val="12"/>
              </w:rPr>
              <w:t>(0.09)</w:t>
            </w:r>
          </w:p>
        </w:tc>
        <w:tc>
          <w:tcPr>
            <w:tcW w:w="711" w:type="dxa"/>
          </w:tcPr>
          <w:p w14:paraId="427DA02F" w14:textId="77777777" w:rsidR="00D62403" w:rsidRDefault="00D62403">
            <w:pPr>
              <w:pStyle w:val="TableParagraph"/>
              <w:ind w:left="1" w:right="27"/>
              <w:rPr>
                <w:sz w:val="12"/>
              </w:rPr>
            </w:pPr>
            <w:r>
              <w:rPr>
                <w:spacing w:val="-2"/>
                <w:w w:val="105"/>
                <w:sz w:val="12"/>
              </w:rPr>
              <w:t>(13.82)</w:t>
            </w:r>
          </w:p>
        </w:tc>
        <w:tc>
          <w:tcPr>
            <w:tcW w:w="684" w:type="dxa"/>
          </w:tcPr>
          <w:p w14:paraId="68770775" w14:textId="77777777" w:rsidR="00D62403" w:rsidRDefault="00D62403">
            <w:pPr>
              <w:pStyle w:val="TableParagraph"/>
              <w:ind w:left="53" w:right="1"/>
              <w:rPr>
                <w:sz w:val="12"/>
              </w:rPr>
            </w:pPr>
            <w:r>
              <w:rPr>
                <w:spacing w:val="-2"/>
                <w:w w:val="105"/>
                <w:sz w:val="12"/>
              </w:rPr>
              <w:t>(15.33)</w:t>
            </w:r>
          </w:p>
        </w:tc>
        <w:tc>
          <w:tcPr>
            <w:tcW w:w="600" w:type="dxa"/>
          </w:tcPr>
          <w:p w14:paraId="39661249" w14:textId="77777777" w:rsidR="00D62403" w:rsidRDefault="00D62403">
            <w:pPr>
              <w:pStyle w:val="TableParagraph"/>
              <w:ind w:left="50" w:right="76"/>
              <w:rPr>
                <w:sz w:val="12"/>
              </w:rPr>
            </w:pPr>
            <w:r>
              <w:rPr>
                <w:spacing w:val="-2"/>
                <w:w w:val="105"/>
                <w:sz w:val="12"/>
              </w:rPr>
              <w:t>(0.77)</w:t>
            </w:r>
          </w:p>
        </w:tc>
        <w:tc>
          <w:tcPr>
            <w:tcW w:w="711" w:type="dxa"/>
          </w:tcPr>
          <w:p w14:paraId="1BD83AE3" w14:textId="77777777" w:rsidR="00D62403" w:rsidRDefault="00D62403">
            <w:pPr>
              <w:pStyle w:val="TableParagraph"/>
              <w:ind w:left="1" w:right="27"/>
              <w:rPr>
                <w:sz w:val="12"/>
              </w:rPr>
            </w:pPr>
            <w:r>
              <w:rPr>
                <w:spacing w:val="-2"/>
                <w:w w:val="105"/>
                <w:sz w:val="12"/>
              </w:rPr>
              <w:t>(13.52)</w:t>
            </w:r>
          </w:p>
        </w:tc>
        <w:tc>
          <w:tcPr>
            <w:tcW w:w="684" w:type="dxa"/>
          </w:tcPr>
          <w:p w14:paraId="5157CB10" w14:textId="77777777" w:rsidR="00D62403" w:rsidRDefault="00D62403">
            <w:pPr>
              <w:pStyle w:val="TableParagraph"/>
              <w:ind w:left="53" w:right="2"/>
              <w:rPr>
                <w:sz w:val="12"/>
              </w:rPr>
            </w:pPr>
            <w:r>
              <w:rPr>
                <w:spacing w:val="-2"/>
                <w:w w:val="105"/>
                <w:sz w:val="12"/>
              </w:rPr>
              <w:t>(14.30)</w:t>
            </w:r>
          </w:p>
        </w:tc>
        <w:tc>
          <w:tcPr>
            <w:tcW w:w="675" w:type="dxa"/>
          </w:tcPr>
          <w:p w14:paraId="30161249" w14:textId="77777777" w:rsidR="00D62403" w:rsidRDefault="00D62403">
            <w:pPr>
              <w:pStyle w:val="TableParagraph"/>
              <w:ind w:left="26" w:right="2"/>
              <w:rPr>
                <w:sz w:val="12"/>
              </w:rPr>
            </w:pPr>
            <w:r>
              <w:rPr>
                <w:spacing w:val="-2"/>
                <w:sz w:val="12"/>
              </w:rPr>
              <w:t>(0.36)</w:t>
            </w:r>
          </w:p>
        </w:tc>
      </w:tr>
      <w:tr w:rsidR="00D62403" w14:paraId="715F558A" w14:textId="77777777">
        <w:trPr>
          <w:trHeight w:val="144"/>
        </w:trPr>
        <w:tc>
          <w:tcPr>
            <w:tcW w:w="4012" w:type="dxa"/>
          </w:tcPr>
          <w:p w14:paraId="71C42859" w14:textId="77777777" w:rsidR="00D62403" w:rsidRDefault="00D62403">
            <w:pPr>
              <w:pStyle w:val="TableParagraph"/>
              <w:tabs>
                <w:tab w:val="right" w:pos="3757"/>
              </w:tabs>
              <w:ind w:left="91"/>
              <w:jc w:val="left"/>
              <w:rPr>
                <w:sz w:val="12"/>
              </w:rPr>
            </w:pPr>
            <w:r>
              <w:rPr>
                <w:sz w:val="12"/>
              </w:rPr>
              <w:t>Household</w:t>
            </w:r>
            <w:r>
              <w:rPr>
                <w:spacing w:val="17"/>
                <w:sz w:val="12"/>
              </w:rPr>
              <w:t xml:space="preserve"> </w:t>
            </w:r>
            <w:r>
              <w:rPr>
                <w:sz w:val="12"/>
              </w:rPr>
              <w:t>head</w:t>
            </w:r>
            <w:r>
              <w:rPr>
                <w:spacing w:val="18"/>
                <w:sz w:val="12"/>
              </w:rPr>
              <w:t xml:space="preserve"> </w:t>
            </w:r>
            <w:r>
              <w:rPr>
                <w:sz w:val="12"/>
              </w:rPr>
              <w:t>is</w:t>
            </w:r>
            <w:r>
              <w:rPr>
                <w:spacing w:val="18"/>
                <w:sz w:val="12"/>
              </w:rPr>
              <w:t xml:space="preserve"> </w:t>
            </w:r>
            <w:r>
              <w:rPr>
                <w:sz w:val="12"/>
              </w:rPr>
              <w:t>the</w:t>
            </w:r>
            <w:r>
              <w:rPr>
                <w:spacing w:val="18"/>
                <w:sz w:val="12"/>
              </w:rPr>
              <w:t xml:space="preserve"> </w:t>
            </w:r>
            <w:r>
              <w:rPr>
                <w:spacing w:val="-2"/>
                <w:sz w:val="12"/>
              </w:rPr>
              <w:t>respondent</w:t>
            </w:r>
            <w:r>
              <w:rPr>
                <w:rFonts w:ascii="Times New Roman"/>
                <w:sz w:val="12"/>
              </w:rPr>
              <w:tab/>
            </w:r>
            <w:r>
              <w:rPr>
                <w:spacing w:val="-4"/>
                <w:sz w:val="12"/>
              </w:rPr>
              <w:t>0.72</w:t>
            </w:r>
          </w:p>
        </w:tc>
        <w:tc>
          <w:tcPr>
            <w:tcW w:w="684" w:type="dxa"/>
          </w:tcPr>
          <w:p w14:paraId="0D4CC1FD" w14:textId="77777777" w:rsidR="00D62403" w:rsidRDefault="00D62403">
            <w:pPr>
              <w:pStyle w:val="TableParagraph"/>
              <w:ind w:left="53"/>
              <w:rPr>
                <w:sz w:val="12"/>
              </w:rPr>
            </w:pPr>
            <w:r>
              <w:rPr>
                <w:spacing w:val="-4"/>
                <w:sz w:val="12"/>
              </w:rPr>
              <w:t>0.62</w:t>
            </w:r>
          </w:p>
        </w:tc>
        <w:tc>
          <w:tcPr>
            <w:tcW w:w="600" w:type="dxa"/>
          </w:tcPr>
          <w:p w14:paraId="54BAD0DD" w14:textId="77777777" w:rsidR="00D62403" w:rsidRDefault="00D62403">
            <w:pPr>
              <w:pStyle w:val="TableParagraph"/>
              <w:ind w:left="50" w:right="74"/>
              <w:rPr>
                <w:sz w:val="12"/>
              </w:rPr>
            </w:pPr>
            <w:r>
              <w:rPr>
                <w:w w:val="105"/>
                <w:sz w:val="12"/>
              </w:rPr>
              <w:t>-</w:t>
            </w:r>
            <w:r>
              <w:rPr>
                <w:spacing w:val="-4"/>
                <w:w w:val="105"/>
                <w:sz w:val="12"/>
              </w:rPr>
              <w:t>0.11</w:t>
            </w:r>
          </w:p>
        </w:tc>
        <w:tc>
          <w:tcPr>
            <w:tcW w:w="711" w:type="dxa"/>
          </w:tcPr>
          <w:p w14:paraId="1DEB92D7" w14:textId="77777777" w:rsidR="00D62403" w:rsidRDefault="00D62403">
            <w:pPr>
              <w:pStyle w:val="TableParagraph"/>
              <w:ind w:left="2" w:right="27"/>
              <w:rPr>
                <w:sz w:val="12"/>
              </w:rPr>
            </w:pPr>
            <w:r>
              <w:rPr>
                <w:spacing w:val="-4"/>
                <w:sz w:val="12"/>
              </w:rPr>
              <w:t>0.79</w:t>
            </w:r>
          </w:p>
        </w:tc>
        <w:tc>
          <w:tcPr>
            <w:tcW w:w="684" w:type="dxa"/>
          </w:tcPr>
          <w:p w14:paraId="716D12CD" w14:textId="77777777" w:rsidR="00D62403" w:rsidRDefault="00D62403">
            <w:pPr>
              <w:pStyle w:val="TableParagraph"/>
              <w:ind w:left="53"/>
              <w:rPr>
                <w:sz w:val="12"/>
              </w:rPr>
            </w:pPr>
            <w:r>
              <w:rPr>
                <w:spacing w:val="-4"/>
                <w:sz w:val="12"/>
              </w:rPr>
              <w:t>0.68</w:t>
            </w:r>
          </w:p>
        </w:tc>
        <w:tc>
          <w:tcPr>
            <w:tcW w:w="600" w:type="dxa"/>
          </w:tcPr>
          <w:p w14:paraId="0077345E" w14:textId="77777777" w:rsidR="00D62403" w:rsidRDefault="00D62403">
            <w:pPr>
              <w:pStyle w:val="TableParagraph"/>
              <w:ind w:left="50" w:right="75"/>
              <w:rPr>
                <w:sz w:val="12"/>
              </w:rPr>
            </w:pPr>
            <w:r>
              <w:rPr>
                <w:w w:val="105"/>
                <w:sz w:val="12"/>
              </w:rPr>
              <w:t>-</w:t>
            </w:r>
            <w:r>
              <w:rPr>
                <w:spacing w:val="-4"/>
                <w:w w:val="105"/>
                <w:sz w:val="12"/>
              </w:rPr>
              <w:t>0.11</w:t>
            </w:r>
          </w:p>
        </w:tc>
        <w:tc>
          <w:tcPr>
            <w:tcW w:w="711" w:type="dxa"/>
          </w:tcPr>
          <w:p w14:paraId="7820B138" w14:textId="77777777" w:rsidR="00D62403" w:rsidRDefault="00D62403">
            <w:pPr>
              <w:pStyle w:val="TableParagraph"/>
              <w:ind w:left="2" w:right="27"/>
              <w:rPr>
                <w:sz w:val="12"/>
              </w:rPr>
            </w:pPr>
            <w:r>
              <w:rPr>
                <w:spacing w:val="-4"/>
                <w:sz w:val="12"/>
              </w:rPr>
              <w:t>0.77</w:t>
            </w:r>
          </w:p>
        </w:tc>
        <w:tc>
          <w:tcPr>
            <w:tcW w:w="684" w:type="dxa"/>
          </w:tcPr>
          <w:p w14:paraId="193B9E98" w14:textId="77777777" w:rsidR="00D62403" w:rsidRDefault="00D62403">
            <w:pPr>
              <w:pStyle w:val="TableParagraph"/>
              <w:ind w:left="53" w:right="1"/>
              <w:rPr>
                <w:sz w:val="12"/>
              </w:rPr>
            </w:pPr>
            <w:r>
              <w:rPr>
                <w:spacing w:val="-4"/>
                <w:sz w:val="12"/>
              </w:rPr>
              <w:t>0.66</w:t>
            </w:r>
          </w:p>
        </w:tc>
        <w:tc>
          <w:tcPr>
            <w:tcW w:w="675" w:type="dxa"/>
          </w:tcPr>
          <w:p w14:paraId="1F3FE5CB" w14:textId="77777777" w:rsidR="00D62403" w:rsidRDefault="00D62403">
            <w:pPr>
              <w:pStyle w:val="TableParagraph"/>
              <w:ind w:left="26"/>
              <w:rPr>
                <w:sz w:val="12"/>
              </w:rPr>
            </w:pPr>
            <w:r>
              <w:rPr>
                <w:w w:val="105"/>
                <w:sz w:val="12"/>
              </w:rPr>
              <w:t>-</w:t>
            </w:r>
            <w:r>
              <w:rPr>
                <w:spacing w:val="-2"/>
                <w:w w:val="110"/>
                <w:sz w:val="12"/>
              </w:rPr>
              <w:t>0.11*</w:t>
            </w:r>
          </w:p>
        </w:tc>
      </w:tr>
      <w:tr w:rsidR="00D62403" w14:paraId="67ACD935" w14:textId="77777777">
        <w:trPr>
          <w:trHeight w:val="144"/>
        </w:trPr>
        <w:tc>
          <w:tcPr>
            <w:tcW w:w="4012" w:type="dxa"/>
          </w:tcPr>
          <w:p w14:paraId="71618332" w14:textId="77777777" w:rsidR="00D62403" w:rsidRDefault="00D62403">
            <w:pPr>
              <w:pStyle w:val="TableParagraph"/>
              <w:ind w:right="202"/>
              <w:jc w:val="right"/>
              <w:rPr>
                <w:sz w:val="12"/>
              </w:rPr>
            </w:pPr>
            <w:r>
              <w:rPr>
                <w:spacing w:val="-2"/>
                <w:sz w:val="12"/>
              </w:rPr>
              <w:t>(0.45)</w:t>
            </w:r>
          </w:p>
        </w:tc>
        <w:tc>
          <w:tcPr>
            <w:tcW w:w="684" w:type="dxa"/>
          </w:tcPr>
          <w:p w14:paraId="44F2FCF1" w14:textId="77777777" w:rsidR="00D62403" w:rsidRDefault="00D62403">
            <w:pPr>
              <w:pStyle w:val="TableParagraph"/>
              <w:ind w:left="53"/>
              <w:rPr>
                <w:sz w:val="12"/>
              </w:rPr>
            </w:pPr>
            <w:r>
              <w:rPr>
                <w:spacing w:val="-2"/>
                <w:sz w:val="12"/>
              </w:rPr>
              <w:t>(0.50)</w:t>
            </w:r>
          </w:p>
        </w:tc>
        <w:tc>
          <w:tcPr>
            <w:tcW w:w="600" w:type="dxa"/>
          </w:tcPr>
          <w:p w14:paraId="38DE730E" w14:textId="77777777" w:rsidR="00D62403" w:rsidRDefault="00D62403">
            <w:pPr>
              <w:pStyle w:val="TableParagraph"/>
              <w:ind w:left="50" w:right="75"/>
              <w:rPr>
                <w:sz w:val="12"/>
              </w:rPr>
            </w:pPr>
            <w:r>
              <w:rPr>
                <w:spacing w:val="-2"/>
                <w:sz w:val="12"/>
              </w:rPr>
              <w:t>(0.27)</w:t>
            </w:r>
          </w:p>
        </w:tc>
        <w:tc>
          <w:tcPr>
            <w:tcW w:w="711" w:type="dxa"/>
          </w:tcPr>
          <w:p w14:paraId="48F0C131" w14:textId="77777777" w:rsidR="00D62403" w:rsidRDefault="00D62403">
            <w:pPr>
              <w:pStyle w:val="TableParagraph"/>
              <w:ind w:left="1" w:right="27"/>
              <w:rPr>
                <w:sz w:val="12"/>
              </w:rPr>
            </w:pPr>
            <w:r>
              <w:rPr>
                <w:spacing w:val="-2"/>
                <w:w w:val="105"/>
                <w:sz w:val="12"/>
              </w:rPr>
              <w:t>(0.41)</w:t>
            </w:r>
          </w:p>
        </w:tc>
        <w:tc>
          <w:tcPr>
            <w:tcW w:w="684" w:type="dxa"/>
          </w:tcPr>
          <w:p w14:paraId="57305E39" w14:textId="77777777" w:rsidR="00D62403" w:rsidRDefault="00D62403">
            <w:pPr>
              <w:pStyle w:val="TableParagraph"/>
              <w:ind w:left="53" w:right="1"/>
              <w:rPr>
                <w:sz w:val="12"/>
              </w:rPr>
            </w:pPr>
            <w:r>
              <w:rPr>
                <w:spacing w:val="-2"/>
                <w:sz w:val="12"/>
              </w:rPr>
              <w:t>(0.47)</w:t>
            </w:r>
          </w:p>
        </w:tc>
        <w:tc>
          <w:tcPr>
            <w:tcW w:w="600" w:type="dxa"/>
          </w:tcPr>
          <w:p w14:paraId="759BA059" w14:textId="77777777" w:rsidR="00D62403" w:rsidRDefault="00D62403">
            <w:pPr>
              <w:pStyle w:val="TableParagraph"/>
              <w:ind w:left="50" w:right="76"/>
              <w:rPr>
                <w:sz w:val="12"/>
              </w:rPr>
            </w:pPr>
            <w:r>
              <w:rPr>
                <w:spacing w:val="-2"/>
                <w:sz w:val="12"/>
              </w:rPr>
              <w:t>(0.08)</w:t>
            </w:r>
          </w:p>
        </w:tc>
        <w:tc>
          <w:tcPr>
            <w:tcW w:w="711" w:type="dxa"/>
          </w:tcPr>
          <w:p w14:paraId="6E6368E5" w14:textId="77777777" w:rsidR="00D62403" w:rsidRDefault="00D62403">
            <w:pPr>
              <w:pStyle w:val="TableParagraph"/>
              <w:ind w:left="1" w:right="27"/>
              <w:rPr>
                <w:sz w:val="12"/>
              </w:rPr>
            </w:pPr>
            <w:r>
              <w:rPr>
                <w:spacing w:val="-2"/>
                <w:sz w:val="12"/>
              </w:rPr>
              <w:t>(0.42)</w:t>
            </w:r>
          </w:p>
        </w:tc>
        <w:tc>
          <w:tcPr>
            <w:tcW w:w="684" w:type="dxa"/>
          </w:tcPr>
          <w:p w14:paraId="76BC0F0D" w14:textId="77777777" w:rsidR="00D62403" w:rsidRDefault="00D62403">
            <w:pPr>
              <w:pStyle w:val="TableParagraph"/>
              <w:ind w:left="53" w:right="2"/>
              <w:rPr>
                <w:sz w:val="12"/>
              </w:rPr>
            </w:pPr>
            <w:r>
              <w:rPr>
                <w:spacing w:val="-2"/>
                <w:sz w:val="12"/>
              </w:rPr>
              <w:t>(0.48)</w:t>
            </w:r>
          </w:p>
        </w:tc>
        <w:tc>
          <w:tcPr>
            <w:tcW w:w="675" w:type="dxa"/>
          </w:tcPr>
          <w:p w14:paraId="279A5B49" w14:textId="77777777" w:rsidR="00D62403" w:rsidRDefault="00D62403">
            <w:pPr>
              <w:pStyle w:val="TableParagraph"/>
              <w:ind w:left="26" w:right="2"/>
              <w:rPr>
                <w:sz w:val="12"/>
              </w:rPr>
            </w:pPr>
            <w:r>
              <w:rPr>
                <w:spacing w:val="-2"/>
                <w:sz w:val="12"/>
              </w:rPr>
              <w:t>(0.04)</w:t>
            </w:r>
          </w:p>
        </w:tc>
      </w:tr>
      <w:tr w:rsidR="00D62403" w14:paraId="3F3880A3" w14:textId="77777777">
        <w:trPr>
          <w:trHeight w:val="144"/>
        </w:trPr>
        <w:tc>
          <w:tcPr>
            <w:tcW w:w="4012" w:type="dxa"/>
          </w:tcPr>
          <w:p w14:paraId="6D15B05A" w14:textId="77777777" w:rsidR="00D62403" w:rsidRDefault="00D62403">
            <w:pPr>
              <w:pStyle w:val="TableParagraph"/>
              <w:tabs>
                <w:tab w:val="right" w:pos="3757"/>
              </w:tabs>
              <w:ind w:left="91"/>
              <w:jc w:val="left"/>
              <w:rPr>
                <w:sz w:val="12"/>
              </w:rPr>
            </w:pPr>
            <w:r>
              <w:rPr>
                <w:sz w:val="12"/>
              </w:rPr>
              <w:t>Female</w:t>
            </w:r>
            <w:r>
              <w:rPr>
                <w:spacing w:val="16"/>
                <w:sz w:val="12"/>
              </w:rPr>
              <w:t xml:space="preserve"> </w:t>
            </w:r>
            <w:r>
              <w:rPr>
                <w:sz w:val="12"/>
              </w:rPr>
              <w:t>Household</w:t>
            </w:r>
            <w:r>
              <w:rPr>
                <w:spacing w:val="16"/>
                <w:sz w:val="12"/>
              </w:rPr>
              <w:t xml:space="preserve"> </w:t>
            </w:r>
            <w:r>
              <w:rPr>
                <w:spacing w:val="-4"/>
                <w:sz w:val="12"/>
              </w:rPr>
              <w:t>Head</w:t>
            </w:r>
            <w:r>
              <w:rPr>
                <w:rFonts w:ascii="Times New Roman"/>
                <w:sz w:val="12"/>
              </w:rPr>
              <w:tab/>
            </w:r>
            <w:r>
              <w:rPr>
                <w:spacing w:val="-4"/>
                <w:sz w:val="12"/>
              </w:rPr>
              <w:t>0.19</w:t>
            </w:r>
          </w:p>
        </w:tc>
        <w:tc>
          <w:tcPr>
            <w:tcW w:w="684" w:type="dxa"/>
          </w:tcPr>
          <w:p w14:paraId="741B4E53" w14:textId="77777777" w:rsidR="00D62403" w:rsidRDefault="00D62403">
            <w:pPr>
              <w:pStyle w:val="TableParagraph"/>
              <w:ind w:left="53"/>
              <w:rPr>
                <w:sz w:val="12"/>
              </w:rPr>
            </w:pPr>
            <w:r>
              <w:rPr>
                <w:spacing w:val="-4"/>
                <w:sz w:val="12"/>
              </w:rPr>
              <w:t>0.27</w:t>
            </w:r>
          </w:p>
        </w:tc>
        <w:tc>
          <w:tcPr>
            <w:tcW w:w="600" w:type="dxa"/>
          </w:tcPr>
          <w:p w14:paraId="5698BA11" w14:textId="77777777" w:rsidR="00D62403" w:rsidRDefault="00D62403">
            <w:pPr>
              <w:pStyle w:val="TableParagraph"/>
              <w:ind w:left="50" w:right="75"/>
              <w:rPr>
                <w:sz w:val="12"/>
              </w:rPr>
            </w:pPr>
            <w:r>
              <w:rPr>
                <w:spacing w:val="-4"/>
                <w:sz w:val="12"/>
              </w:rPr>
              <w:t>0.08</w:t>
            </w:r>
          </w:p>
        </w:tc>
        <w:tc>
          <w:tcPr>
            <w:tcW w:w="711" w:type="dxa"/>
          </w:tcPr>
          <w:p w14:paraId="3C26F804" w14:textId="77777777" w:rsidR="00D62403" w:rsidRDefault="00D62403">
            <w:pPr>
              <w:pStyle w:val="TableParagraph"/>
              <w:ind w:left="2" w:right="27"/>
              <w:rPr>
                <w:sz w:val="12"/>
              </w:rPr>
            </w:pPr>
            <w:r>
              <w:rPr>
                <w:spacing w:val="-4"/>
                <w:sz w:val="12"/>
              </w:rPr>
              <w:t>0.30</w:t>
            </w:r>
          </w:p>
        </w:tc>
        <w:tc>
          <w:tcPr>
            <w:tcW w:w="684" w:type="dxa"/>
          </w:tcPr>
          <w:p w14:paraId="3E058320" w14:textId="77777777" w:rsidR="00D62403" w:rsidRDefault="00D62403">
            <w:pPr>
              <w:pStyle w:val="TableParagraph"/>
              <w:ind w:left="53"/>
              <w:rPr>
                <w:sz w:val="12"/>
              </w:rPr>
            </w:pPr>
            <w:r>
              <w:rPr>
                <w:spacing w:val="-4"/>
                <w:sz w:val="12"/>
              </w:rPr>
              <w:t>0.31</w:t>
            </w:r>
          </w:p>
        </w:tc>
        <w:tc>
          <w:tcPr>
            <w:tcW w:w="600" w:type="dxa"/>
          </w:tcPr>
          <w:p w14:paraId="74843C03" w14:textId="77777777" w:rsidR="00D62403" w:rsidRDefault="00D62403">
            <w:pPr>
              <w:pStyle w:val="TableParagraph"/>
              <w:ind w:left="50" w:right="75"/>
              <w:rPr>
                <w:sz w:val="12"/>
              </w:rPr>
            </w:pPr>
            <w:r>
              <w:rPr>
                <w:spacing w:val="-4"/>
                <w:sz w:val="12"/>
              </w:rPr>
              <w:t>0.01</w:t>
            </w:r>
          </w:p>
        </w:tc>
        <w:tc>
          <w:tcPr>
            <w:tcW w:w="711" w:type="dxa"/>
          </w:tcPr>
          <w:p w14:paraId="0FFF33AE" w14:textId="77777777" w:rsidR="00D62403" w:rsidRDefault="00D62403">
            <w:pPr>
              <w:pStyle w:val="TableParagraph"/>
              <w:ind w:left="2" w:right="27"/>
              <w:rPr>
                <w:sz w:val="12"/>
              </w:rPr>
            </w:pPr>
            <w:r>
              <w:rPr>
                <w:spacing w:val="-4"/>
                <w:sz w:val="12"/>
              </w:rPr>
              <w:t>0.26</w:t>
            </w:r>
          </w:p>
        </w:tc>
        <w:tc>
          <w:tcPr>
            <w:tcW w:w="684" w:type="dxa"/>
          </w:tcPr>
          <w:p w14:paraId="4C6E65F7" w14:textId="77777777" w:rsidR="00D62403" w:rsidRDefault="00D62403">
            <w:pPr>
              <w:pStyle w:val="TableParagraph"/>
              <w:ind w:left="53" w:right="1"/>
              <w:rPr>
                <w:sz w:val="12"/>
              </w:rPr>
            </w:pPr>
            <w:r>
              <w:rPr>
                <w:spacing w:val="-4"/>
                <w:sz w:val="12"/>
              </w:rPr>
              <w:t>0.30</w:t>
            </w:r>
          </w:p>
        </w:tc>
        <w:tc>
          <w:tcPr>
            <w:tcW w:w="675" w:type="dxa"/>
          </w:tcPr>
          <w:p w14:paraId="424A80B5" w14:textId="77777777" w:rsidR="00D62403" w:rsidRDefault="00D62403">
            <w:pPr>
              <w:pStyle w:val="TableParagraph"/>
              <w:ind w:left="26"/>
              <w:rPr>
                <w:sz w:val="12"/>
              </w:rPr>
            </w:pPr>
            <w:r>
              <w:rPr>
                <w:spacing w:val="-4"/>
                <w:sz w:val="12"/>
              </w:rPr>
              <w:t>0.03</w:t>
            </w:r>
          </w:p>
        </w:tc>
      </w:tr>
      <w:tr w:rsidR="00D62403" w14:paraId="7062CDAE" w14:textId="77777777">
        <w:trPr>
          <w:trHeight w:val="144"/>
        </w:trPr>
        <w:tc>
          <w:tcPr>
            <w:tcW w:w="4012" w:type="dxa"/>
          </w:tcPr>
          <w:p w14:paraId="75ABC1BB" w14:textId="77777777" w:rsidR="00D62403" w:rsidRDefault="00D62403">
            <w:pPr>
              <w:pStyle w:val="TableParagraph"/>
              <w:ind w:right="202"/>
              <w:jc w:val="right"/>
              <w:rPr>
                <w:sz w:val="12"/>
              </w:rPr>
            </w:pPr>
            <w:r>
              <w:rPr>
                <w:spacing w:val="-2"/>
                <w:sz w:val="12"/>
              </w:rPr>
              <w:t>(0.39)</w:t>
            </w:r>
          </w:p>
        </w:tc>
        <w:tc>
          <w:tcPr>
            <w:tcW w:w="684" w:type="dxa"/>
          </w:tcPr>
          <w:p w14:paraId="59341EF0" w14:textId="77777777" w:rsidR="00D62403" w:rsidRDefault="00D62403">
            <w:pPr>
              <w:pStyle w:val="TableParagraph"/>
              <w:ind w:left="53"/>
              <w:rPr>
                <w:sz w:val="12"/>
              </w:rPr>
            </w:pPr>
            <w:r>
              <w:rPr>
                <w:spacing w:val="-2"/>
                <w:sz w:val="12"/>
              </w:rPr>
              <w:t>(0.45)</w:t>
            </w:r>
          </w:p>
        </w:tc>
        <w:tc>
          <w:tcPr>
            <w:tcW w:w="600" w:type="dxa"/>
          </w:tcPr>
          <w:p w14:paraId="3F93CEB4" w14:textId="77777777" w:rsidR="00D62403" w:rsidRDefault="00D62403">
            <w:pPr>
              <w:pStyle w:val="TableParagraph"/>
              <w:ind w:left="50" w:right="75"/>
              <w:rPr>
                <w:sz w:val="12"/>
              </w:rPr>
            </w:pPr>
            <w:r>
              <w:rPr>
                <w:spacing w:val="-2"/>
                <w:sz w:val="12"/>
              </w:rPr>
              <w:t>(0.38)</w:t>
            </w:r>
          </w:p>
        </w:tc>
        <w:tc>
          <w:tcPr>
            <w:tcW w:w="711" w:type="dxa"/>
          </w:tcPr>
          <w:p w14:paraId="246DB05A" w14:textId="77777777" w:rsidR="00D62403" w:rsidRDefault="00D62403">
            <w:pPr>
              <w:pStyle w:val="TableParagraph"/>
              <w:ind w:left="1" w:right="27"/>
              <w:rPr>
                <w:sz w:val="12"/>
              </w:rPr>
            </w:pPr>
            <w:r>
              <w:rPr>
                <w:spacing w:val="-2"/>
                <w:sz w:val="12"/>
              </w:rPr>
              <w:t>(0.46)</w:t>
            </w:r>
          </w:p>
        </w:tc>
        <w:tc>
          <w:tcPr>
            <w:tcW w:w="684" w:type="dxa"/>
          </w:tcPr>
          <w:p w14:paraId="1F1321D2" w14:textId="77777777" w:rsidR="00D62403" w:rsidRDefault="00D62403">
            <w:pPr>
              <w:pStyle w:val="TableParagraph"/>
              <w:ind w:left="53" w:right="1"/>
              <w:rPr>
                <w:sz w:val="12"/>
              </w:rPr>
            </w:pPr>
            <w:r>
              <w:rPr>
                <w:spacing w:val="-2"/>
                <w:sz w:val="12"/>
              </w:rPr>
              <w:t>(0.46)</w:t>
            </w:r>
          </w:p>
        </w:tc>
        <w:tc>
          <w:tcPr>
            <w:tcW w:w="600" w:type="dxa"/>
          </w:tcPr>
          <w:p w14:paraId="3C0546D0" w14:textId="77777777" w:rsidR="00D62403" w:rsidRDefault="00D62403">
            <w:pPr>
              <w:pStyle w:val="TableParagraph"/>
              <w:ind w:left="50" w:right="76"/>
              <w:rPr>
                <w:sz w:val="12"/>
              </w:rPr>
            </w:pPr>
            <w:r>
              <w:rPr>
                <w:spacing w:val="-2"/>
                <w:sz w:val="12"/>
              </w:rPr>
              <w:t>(0.87)</w:t>
            </w:r>
          </w:p>
        </w:tc>
        <w:tc>
          <w:tcPr>
            <w:tcW w:w="711" w:type="dxa"/>
          </w:tcPr>
          <w:p w14:paraId="317A6504" w14:textId="77777777" w:rsidR="00D62403" w:rsidRDefault="00D62403">
            <w:pPr>
              <w:pStyle w:val="TableParagraph"/>
              <w:ind w:left="1" w:right="27"/>
              <w:rPr>
                <w:sz w:val="12"/>
              </w:rPr>
            </w:pPr>
            <w:r>
              <w:rPr>
                <w:spacing w:val="-2"/>
                <w:sz w:val="12"/>
              </w:rPr>
              <w:t>(0.44)</w:t>
            </w:r>
          </w:p>
        </w:tc>
        <w:tc>
          <w:tcPr>
            <w:tcW w:w="684" w:type="dxa"/>
          </w:tcPr>
          <w:p w14:paraId="3F8220EC" w14:textId="77777777" w:rsidR="00D62403" w:rsidRDefault="00D62403">
            <w:pPr>
              <w:pStyle w:val="TableParagraph"/>
              <w:ind w:left="53" w:right="2"/>
              <w:rPr>
                <w:sz w:val="12"/>
              </w:rPr>
            </w:pPr>
            <w:r>
              <w:rPr>
                <w:spacing w:val="-2"/>
                <w:sz w:val="12"/>
              </w:rPr>
              <w:t>(0.46)</w:t>
            </w:r>
          </w:p>
        </w:tc>
        <w:tc>
          <w:tcPr>
            <w:tcW w:w="675" w:type="dxa"/>
          </w:tcPr>
          <w:p w14:paraId="7E35C8BC" w14:textId="77777777" w:rsidR="00D62403" w:rsidRDefault="00D62403">
            <w:pPr>
              <w:pStyle w:val="TableParagraph"/>
              <w:ind w:left="26" w:right="2"/>
              <w:rPr>
                <w:sz w:val="12"/>
              </w:rPr>
            </w:pPr>
            <w:r>
              <w:rPr>
                <w:spacing w:val="-2"/>
                <w:sz w:val="12"/>
              </w:rPr>
              <w:t>(0.54)</w:t>
            </w:r>
          </w:p>
        </w:tc>
      </w:tr>
      <w:tr w:rsidR="00D62403" w14:paraId="1A011573" w14:textId="77777777">
        <w:trPr>
          <w:trHeight w:val="144"/>
        </w:trPr>
        <w:tc>
          <w:tcPr>
            <w:tcW w:w="4012" w:type="dxa"/>
          </w:tcPr>
          <w:p w14:paraId="19796FF1" w14:textId="77777777" w:rsidR="00D62403" w:rsidRDefault="00D62403">
            <w:pPr>
              <w:pStyle w:val="TableParagraph"/>
              <w:tabs>
                <w:tab w:val="right" w:pos="3757"/>
              </w:tabs>
              <w:ind w:left="91"/>
              <w:jc w:val="left"/>
              <w:rPr>
                <w:sz w:val="12"/>
              </w:rPr>
            </w:pPr>
            <w:r>
              <w:rPr>
                <w:sz w:val="12"/>
              </w:rPr>
              <w:t>Married</w:t>
            </w:r>
            <w:r>
              <w:rPr>
                <w:spacing w:val="20"/>
                <w:sz w:val="12"/>
              </w:rPr>
              <w:t xml:space="preserve"> </w:t>
            </w:r>
            <w:r>
              <w:rPr>
                <w:sz w:val="12"/>
              </w:rPr>
              <w:t>Household</w:t>
            </w:r>
            <w:r>
              <w:rPr>
                <w:spacing w:val="20"/>
                <w:sz w:val="12"/>
              </w:rPr>
              <w:t xml:space="preserve"> </w:t>
            </w:r>
            <w:r>
              <w:rPr>
                <w:spacing w:val="-4"/>
                <w:sz w:val="12"/>
              </w:rPr>
              <w:t>Head</w:t>
            </w:r>
            <w:r>
              <w:rPr>
                <w:rFonts w:ascii="Times New Roman"/>
                <w:sz w:val="12"/>
              </w:rPr>
              <w:tab/>
            </w:r>
            <w:r>
              <w:rPr>
                <w:spacing w:val="-4"/>
                <w:sz w:val="12"/>
              </w:rPr>
              <w:t>0.27</w:t>
            </w:r>
          </w:p>
        </w:tc>
        <w:tc>
          <w:tcPr>
            <w:tcW w:w="684" w:type="dxa"/>
          </w:tcPr>
          <w:p w14:paraId="62C84166" w14:textId="77777777" w:rsidR="00D62403" w:rsidRDefault="00D62403">
            <w:pPr>
              <w:pStyle w:val="TableParagraph"/>
              <w:ind w:left="53"/>
              <w:rPr>
                <w:sz w:val="12"/>
              </w:rPr>
            </w:pPr>
            <w:r>
              <w:rPr>
                <w:spacing w:val="-4"/>
                <w:sz w:val="12"/>
              </w:rPr>
              <w:t>0.12</w:t>
            </w:r>
          </w:p>
        </w:tc>
        <w:tc>
          <w:tcPr>
            <w:tcW w:w="600" w:type="dxa"/>
          </w:tcPr>
          <w:p w14:paraId="3781BF85" w14:textId="77777777" w:rsidR="00D62403" w:rsidRDefault="00D62403">
            <w:pPr>
              <w:pStyle w:val="TableParagraph"/>
              <w:ind w:left="50" w:right="74"/>
              <w:rPr>
                <w:sz w:val="12"/>
              </w:rPr>
            </w:pPr>
            <w:r>
              <w:rPr>
                <w:w w:val="90"/>
                <w:sz w:val="12"/>
              </w:rPr>
              <w:t>-</w:t>
            </w:r>
            <w:r>
              <w:rPr>
                <w:spacing w:val="-2"/>
                <w:w w:val="105"/>
                <w:sz w:val="12"/>
              </w:rPr>
              <w:t>0.15*</w:t>
            </w:r>
          </w:p>
        </w:tc>
        <w:tc>
          <w:tcPr>
            <w:tcW w:w="711" w:type="dxa"/>
          </w:tcPr>
          <w:p w14:paraId="079D2683" w14:textId="77777777" w:rsidR="00D62403" w:rsidRDefault="00D62403">
            <w:pPr>
              <w:pStyle w:val="TableParagraph"/>
              <w:ind w:left="2" w:right="27"/>
              <w:rPr>
                <w:sz w:val="12"/>
              </w:rPr>
            </w:pPr>
            <w:r>
              <w:rPr>
                <w:spacing w:val="-4"/>
                <w:sz w:val="12"/>
              </w:rPr>
              <w:t>0.14</w:t>
            </w:r>
          </w:p>
        </w:tc>
        <w:tc>
          <w:tcPr>
            <w:tcW w:w="684" w:type="dxa"/>
          </w:tcPr>
          <w:p w14:paraId="32DB3739" w14:textId="77777777" w:rsidR="00D62403" w:rsidRDefault="00D62403">
            <w:pPr>
              <w:pStyle w:val="TableParagraph"/>
              <w:ind w:left="53"/>
              <w:rPr>
                <w:sz w:val="12"/>
              </w:rPr>
            </w:pPr>
            <w:r>
              <w:rPr>
                <w:spacing w:val="-4"/>
                <w:sz w:val="12"/>
              </w:rPr>
              <w:t>0.10</w:t>
            </w:r>
          </w:p>
        </w:tc>
        <w:tc>
          <w:tcPr>
            <w:tcW w:w="600" w:type="dxa"/>
          </w:tcPr>
          <w:p w14:paraId="1EE25210" w14:textId="77777777" w:rsidR="00D62403" w:rsidRDefault="00D62403">
            <w:pPr>
              <w:pStyle w:val="TableParagraph"/>
              <w:ind w:left="50" w:right="75"/>
              <w:rPr>
                <w:sz w:val="12"/>
              </w:rPr>
            </w:pPr>
            <w:r>
              <w:rPr>
                <w:w w:val="90"/>
                <w:sz w:val="12"/>
              </w:rPr>
              <w:t>-</w:t>
            </w:r>
            <w:r>
              <w:rPr>
                <w:spacing w:val="-4"/>
                <w:w w:val="95"/>
                <w:sz w:val="12"/>
              </w:rPr>
              <w:t>0.05</w:t>
            </w:r>
          </w:p>
        </w:tc>
        <w:tc>
          <w:tcPr>
            <w:tcW w:w="711" w:type="dxa"/>
          </w:tcPr>
          <w:p w14:paraId="6B72E6CF" w14:textId="77777777" w:rsidR="00D62403" w:rsidRDefault="00D62403">
            <w:pPr>
              <w:pStyle w:val="TableParagraph"/>
              <w:ind w:left="2" w:right="27"/>
              <w:rPr>
                <w:sz w:val="12"/>
              </w:rPr>
            </w:pPr>
            <w:r>
              <w:rPr>
                <w:spacing w:val="-4"/>
                <w:sz w:val="12"/>
              </w:rPr>
              <w:t>0.18</w:t>
            </w:r>
          </w:p>
        </w:tc>
        <w:tc>
          <w:tcPr>
            <w:tcW w:w="684" w:type="dxa"/>
          </w:tcPr>
          <w:p w14:paraId="320D797A" w14:textId="77777777" w:rsidR="00D62403" w:rsidRDefault="00D62403">
            <w:pPr>
              <w:pStyle w:val="TableParagraph"/>
              <w:ind w:left="53"/>
              <w:rPr>
                <w:sz w:val="12"/>
              </w:rPr>
            </w:pPr>
            <w:r>
              <w:rPr>
                <w:spacing w:val="-4"/>
                <w:sz w:val="12"/>
              </w:rPr>
              <w:t>0.10</w:t>
            </w:r>
          </w:p>
        </w:tc>
        <w:tc>
          <w:tcPr>
            <w:tcW w:w="675" w:type="dxa"/>
          </w:tcPr>
          <w:p w14:paraId="49FA14E9" w14:textId="77777777" w:rsidR="00D62403" w:rsidRDefault="00D62403">
            <w:pPr>
              <w:pStyle w:val="TableParagraph"/>
              <w:ind w:left="26"/>
              <w:rPr>
                <w:sz w:val="12"/>
              </w:rPr>
            </w:pPr>
            <w:r>
              <w:rPr>
                <w:spacing w:val="-5"/>
                <w:sz w:val="12"/>
              </w:rPr>
              <w:t>-</w:t>
            </w:r>
            <w:r>
              <w:rPr>
                <w:spacing w:val="-2"/>
                <w:sz w:val="12"/>
              </w:rPr>
              <w:t>0.08*</w:t>
            </w:r>
          </w:p>
        </w:tc>
      </w:tr>
      <w:tr w:rsidR="00D62403" w14:paraId="1BB709A7" w14:textId="77777777">
        <w:trPr>
          <w:trHeight w:val="144"/>
        </w:trPr>
        <w:tc>
          <w:tcPr>
            <w:tcW w:w="4012" w:type="dxa"/>
          </w:tcPr>
          <w:p w14:paraId="36A09859" w14:textId="77777777" w:rsidR="00D62403" w:rsidRDefault="00D62403">
            <w:pPr>
              <w:pStyle w:val="TableParagraph"/>
              <w:ind w:right="202"/>
              <w:jc w:val="right"/>
              <w:rPr>
                <w:sz w:val="12"/>
              </w:rPr>
            </w:pPr>
            <w:r>
              <w:rPr>
                <w:spacing w:val="-2"/>
                <w:sz w:val="12"/>
              </w:rPr>
              <w:t>(0.44)</w:t>
            </w:r>
          </w:p>
        </w:tc>
        <w:tc>
          <w:tcPr>
            <w:tcW w:w="684" w:type="dxa"/>
          </w:tcPr>
          <w:p w14:paraId="4A015151" w14:textId="77777777" w:rsidR="00D62403" w:rsidRDefault="00D62403">
            <w:pPr>
              <w:pStyle w:val="TableParagraph"/>
              <w:ind w:left="53"/>
              <w:rPr>
                <w:sz w:val="12"/>
              </w:rPr>
            </w:pPr>
            <w:r>
              <w:rPr>
                <w:spacing w:val="-2"/>
                <w:sz w:val="12"/>
              </w:rPr>
              <w:t>(0.33)</w:t>
            </w:r>
          </w:p>
        </w:tc>
        <w:tc>
          <w:tcPr>
            <w:tcW w:w="600" w:type="dxa"/>
          </w:tcPr>
          <w:p w14:paraId="2F99791A" w14:textId="77777777" w:rsidR="00D62403" w:rsidRDefault="00D62403">
            <w:pPr>
              <w:pStyle w:val="TableParagraph"/>
              <w:ind w:left="50" w:right="75"/>
              <w:rPr>
                <w:sz w:val="12"/>
              </w:rPr>
            </w:pPr>
            <w:r>
              <w:rPr>
                <w:spacing w:val="-2"/>
                <w:sz w:val="12"/>
              </w:rPr>
              <w:t>(0.03)</w:t>
            </w:r>
          </w:p>
        </w:tc>
        <w:tc>
          <w:tcPr>
            <w:tcW w:w="711" w:type="dxa"/>
          </w:tcPr>
          <w:p w14:paraId="2DC7AAC5" w14:textId="77777777" w:rsidR="00D62403" w:rsidRDefault="00D62403">
            <w:pPr>
              <w:pStyle w:val="TableParagraph"/>
              <w:ind w:left="1" w:right="27"/>
              <w:rPr>
                <w:sz w:val="12"/>
              </w:rPr>
            </w:pPr>
            <w:r>
              <w:rPr>
                <w:spacing w:val="-2"/>
                <w:sz w:val="12"/>
              </w:rPr>
              <w:t>(0.35)</w:t>
            </w:r>
          </w:p>
        </w:tc>
        <w:tc>
          <w:tcPr>
            <w:tcW w:w="684" w:type="dxa"/>
          </w:tcPr>
          <w:p w14:paraId="5FEF169D" w14:textId="77777777" w:rsidR="00D62403" w:rsidRDefault="00D62403">
            <w:pPr>
              <w:pStyle w:val="TableParagraph"/>
              <w:ind w:left="53" w:right="1"/>
              <w:rPr>
                <w:sz w:val="12"/>
              </w:rPr>
            </w:pPr>
            <w:r>
              <w:rPr>
                <w:spacing w:val="-2"/>
                <w:sz w:val="12"/>
              </w:rPr>
              <w:t>(0.30)</w:t>
            </w:r>
          </w:p>
        </w:tc>
        <w:tc>
          <w:tcPr>
            <w:tcW w:w="600" w:type="dxa"/>
          </w:tcPr>
          <w:p w14:paraId="72437713" w14:textId="77777777" w:rsidR="00D62403" w:rsidRDefault="00D62403">
            <w:pPr>
              <w:pStyle w:val="TableParagraph"/>
              <w:ind w:left="50" w:right="76"/>
              <w:rPr>
                <w:sz w:val="12"/>
              </w:rPr>
            </w:pPr>
            <w:r>
              <w:rPr>
                <w:spacing w:val="-2"/>
                <w:sz w:val="12"/>
              </w:rPr>
              <w:t>(0.24)</w:t>
            </w:r>
          </w:p>
        </w:tc>
        <w:tc>
          <w:tcPr>
            <w:tcW w:w="711" w:type="dxa"/>
          </w:tcPr>
          <w:p w14:paraId="213BFF47" w14:textId="77777777" w:rsidR="00D62403" w:rsidRDefault="00D62403">
            <w:pPr>
              <w:pStyle w:val="TableParagraph"/>
              <w:ind w:left="1" w:right="27"/>
              <w:rPr>
                <w:sz w:val="12"/>
              </w:rPr>
            </w:pPr>
            <w:r>
              <w:rPr>
                <w:spacing w:val="-2"/>
                <w:sz w:val="12"/>
              </w:rPr>
              <w:t>(0.38)</w:t>
            </w:r>
          </w:p>
        </w:tc>
        <w:tc>
          <w:tcPr>
            <w:tcW w:w="684" w:type="dxa"/>
          </w:tcPr>
          <w:p w14:paraId="15BD0583" w14:textId="77777777" w:rsidR="00D62403" w:rsidRDefault="00D62403">
            <w:pPr>
              <w:pStyle w:val="TableParagraph"/>
              <w:ind w:left="53" w:right="2"/>
              <w:rPr>
                <w:sz w:val="12"/>
              </w:rPr>
            </w:pPr>
            <w:r>
              <w:rPr>
                <w:spacing w:val="-2"/>
                <w:sz w:val="12"/>
              </w:rPr>
              <w:t>(0.30)</w:t>
            </w:r>
          </w:p>
        </w:tc>
        <w:tc>
          <w:tcPr>
            <w:tcW w:w="675" w:type="dxa"/>
          </w:tcPr>
          <w:p w14:paraId="0F892758" w14:textId="77777777" w:rsidR="00D62403" w:rsidRDefault="00D62403">
            <w:pPr>
              <w:pStyle w:val="TableParagraph"/>
              <w:ind w:left="26" w:right="2"/>
              <w:rPr>
                <w:sz w:val="12"/>
              </w:rPr>
            </w:pPr>
            <w:r>
              <w:rPr>
                <w:spacing w:val="-2"/>
                <w:sz w:val="12"/>
              </w:rPr>
              <w:t>(0.02)</w:t>
            </w:r>
          </w:p>
        </w:tc>
      </w:tr>
      <w:tr w:rsidR="00D62403" w14:paraId="4F89DBF0" w14:textId="77777777">
        <w:trPr>
          <w:trHeight w:val="144"/>
        </w:trPr>
        <w:tc>
          <w:tcPr>
            <w:tcW w:w="4012" w:type="dxa"/>
          </w:tcPr>
          <w:p w14:paraId="57FA055D" w14:textId="77777777" w:rsidR="00D62403" w:rsidRDefault="00D62403">
            <w:pPr>
              <w:pStyle w:val="TableParagraph"/>
              <w:tabs>
                <w:tab w:val="right" w:pos="3757"/>
              </w:tabs>
              <w:ind w:left="91"/>
              <w:jc w:val="left"/>
              <w:rPr>
                <w:sz w:val="12"/>
              </w:rPr>
            </w:pPr>
            <w:r>
              <w:rPr>
                <w:sz w:val="12"/>
              </w:rPr>
              <w:t>Household</w:t>
            </w:r>
            <w:r>
              <w:rPr>
                <w:spacing w:val="17"/>
                <w:sz w:val="12"/>
              </w:rPr>
              <w:t xml:space="preserve"> </w:t>
            </w:r>
            <w:r>
              <w:rPr>
                <w:sz w:val="12"/>
              </w:rPr>
              <w:t>head</w:t>
            </w:r>
            <w:r>
              <w:rPr>
                <w:spacing w:val="17"/>
                <w:sz w:val="12"/>
              </w:rPr>
              <w:t xml:space="preserve"> </w:t>
            </w:r>
            <w:r>
              <w:rPr>
                <w:sz w:val="12"/>
              </w:rPr>
              <w:t>years</w:t>
            </w:r>
            <w:r>
              <w:rPr>
                <w:spacing w:val="18"/>
                <w:sz w:val="12"/>
              </w:rPr>
              <w:t xml:space="preserve"> </w:t>
            </w:r>
            <w:r>
              <w:rPr>
                <w:sz w:val="12"/>
              </w:rPr>
              <w:t>of</w:t>
            </w:r>
            <w:r>
              <w:rPr>
                <w:spacing w:val="17"/>
                <w:sz w:val="12"/>
              </w:rPr>
              <w:t xml:space="preserve"> </w:t>
            </w:r>
            <w:r>
              <w:rPr>
                <w:spacing w:val="-2"/>
                <w:sz w:val="12"/>
              </w:rPr>
              <w:t>education</w:t>
            </w:r>
            <w:r>
              <w:rPr>
                <w:rFonts w:ascii="Times New Roman"/>
                <w:sz w:val="12"/>
              </w:rPr>
              <w:tab/>
            </w:r>
            <w:r>
              <w:rPr>
                <w:spacing w:val="-4"/>
                <w:sz w:val="12"/>
              </w:rPr>
              <w:t>7.55</w:t>
            </w:r>
          </w:p>
        </w:tc>
        <w:tc>
          <w:tcPr>
            <w:tcW w:w="684" w:type="dxa"/>
          </w:tcPr>
          <w:p w14:paraId="2DAC9561" w14:textId="77777777" w:rsidR="00D62403" w:rsidRDefault="00D62403">
            <w:pPr>
              <w:pStyle w:val="TableParagraph"/>
              <w:ind w:left="53"/>
              <w:rPr>
                <w:sz w:val="12"/>
              </w:rPr>
            </w:pPr>
            <w:r>
              <w:rPr>
                <w:spacing w:val="-4"/>
                <w:sz w:val="12"/>
              </w:rPr>
              <w:t>7.00</w:t>
            </w:r>
          </w:p>
        </w:tc>
        <w:tc>
          <w:tcPr>
            <w:tcW w:w="600" w:type="dxa"/>
          </w:tcPr>
          <w:p w14:paraId="50EB86D9" w14:textId="77777777" w:rsidR="00D62403" w:rsidRDefault="00D62403">
            <w:pPr>
              <w:pStyle w:val="TableParagraph"/>
              <w:ind w:left="50" w:right="75"/>
              <w:rPr>
                <w:sz w:val="12"/>
              </w:rPr>
            </w:pPr>
            <w:r>
              <w:rPr>
                <w:spacing w:val="-2"/>
                <w:sz w:val="12"/>
              </w:rPr>
              <w:t>-</w:t>
            </w:r>
            <w:r>
              <w:rPr>
                <w:spacing w:val="-4"/>
                <w:sz w:val="12"/>
              </w:rPr>
              <w:t>0.55</w:t>
            </w:r>
          </w:p>
        </w:tc>
        <w:tc>
          <w:tcPr>
            <w:tcW w:w="711" w:type="dxa"/>
          </w:tcPr>
          <w:p w14:paraId="76A12026" w14:textId="77777777" w:rsidR="00D62403" w:rsidRDefault="00D62403">
            <w:pPr>
              <w:pStyle w:val="TableParagraph"/>
              <w:ind w:left="2" w:right="27"/>
              <w:rPr>
                <w:sz w:val="12"/>
              </w:rPr>
            </w:pPr>
            <w:r>
              <w:rPr>
                <w:spacing w:val="-4"/>
                <w:w w:val="105"/>
                <w:sz w:val="12"/>
              </w:rPr>
              <w:t>3.41</w:t>
            </w:r>
          </w:p>
        </w:tc>
        <w:tc>
          <w:tcPr>
            <w:tcW w:w="684" w:type="dxa"/>
          </w:tcPr>
          <w:p w14:paraId="1E5B5289" w14:textId="77777777" w:rsidR="00D62403" w:rsidRDefault="00D62403">
            <w:pPr>
              <w:pStyle w:val="TableParagraph"/>
              <w:ind w:left="53"/>
              <w:rPr>
                <w:sz w:val="12"/>
              </w:rPr>
            </w:pPr>
            <w:r>
              <w:rPr>
                <w:spacing w:val="-4"/>
                <w:w w:val="105"/>
                <w:sz w:val="12"/>
              </w:rPr>
              <w:t>3.16</w:t>
            </w:r>
          </w:p>
        </w:tc>
        <w:tc>
          <w:tcPr>
            <w:tcW w:w="600" w:type="dxa"/>
          </w:tcPr>
          <w:p w14:paraId="307A07A5" w14:textId="77777777" w:rsidR="00D62403" w:rsidRDefault="00D62403">
            <w:pPr>
              <w:pStyle w:val="TableParagraph"/>
              <w:ind w:left="50" w:right="75"/>
              <w:rPr>
                <w:sz w:val="12"/>
              </w:rPr>
            </w:pPr>
            <w:r>
              <w:rPr>
                <w:spacing w:val="-2"/>
                <w:sz w:val="12"/>
              </w:rPr>
              <w:t>-</w:t>
            </w:r>
            <w:r>
              <w:rPr>
                <w:spacing w:val="-4"/>
                <w:sz w:val="12"/>
              </w:rPr>
              <w:t>0.25</w:t>
            </w:r>
          </w:p>
        </w:tc>
        <w:tc>
          <w:tcPr>
            <w:tcW w:w="711" w:type="dxa"/>
          </w:tcPr>
          <w:p w14:paraId="54840F6B" w14:textId="77777777" w:rsidR="00D62403" w:rsidRDefault="00D62403">
            <w:pPr>
              <w:pStyle w:val="TableParagraph"/>
              <w:ind w:left="1" w:right="27"/>
              <w:rPr>
                <w:sz w:val="12"/>
              </w:rPr>
            </w:pPr>
            <w:r>
              <w:rPr>
                <w:spacing w:val="-4"/>
                <w:sz w:val="12"/>
              </w:rPr>
              <w:t>4.66</w:t>
            </w:r>
          </w:p>
        </w:tc>
        <w:tc>
          <w:tcPr>
            <w:tcW w:w="684" w:type="dxa"/>
          </w:tcPr>
          <w:p w14:paraId="69506AD6" w14:textId="77777777" w:rsidR="00D62403" w:rsidRDefault="00D62403">
            <w:pPr>
              <w:pStyle w:val="TableParagraph"/>
              <w:ind w:left="53" w:right="1"/>
              <w:rPr>
                <w:sz w:val="12"/>
              </w:rPr>
            </w:pPr>
            <w:r>
              <w:rPr>
                <w:spacing w:val="-4"/>
                <w:sz w:val="12"/>
              </w:rPr>
              <w:t>4.30</w:t>
            </w:r>
          </w:p>
        </w:tc>
        <w:tc>
          <w:tcPr>
            <w:tcW w:w="675" w:type="dxa"/>
          </w:tcPr>
          <w:p w14:paraId="4D1F9452" w14:textId="77777777" w:rsidR="00D62403" w:rsidRDefault="00D62403">
            <w:pPr>
              <w:pStyle w:val="TableParagraph"/>
              <w:ind w:left="26" w:right="1"/>
              <w:rPr>
                <w:sz w:val="12"/>
              </w:rPr>
            </w:pPr>
            <w:r>
              <w:rPr>
                <w:spacing w:val="-2"/>
                <w:sz w:val="12"/>
              </w:rPr>
              <w:t>-</w:t>
            </w:r>
            <w:r>
              <w:rPr>
                <w:spacing w:val="-4"/>
                <w:sz w:val="12"/>
              </w:rPr>
              <w:t>0.37</w:t>
            </w:r>
          </w:p>
        </w:tc>
      </w:tr>
      <w:tr w:rsidR="00D62403" w14:paraId="696E8ED6" w14:textId="77777777">
        <w:trPr>
          <w:trHeight w:val="144"/>
        </w:trPr>
        <w:tc>
          <w:tcPr>
            <w:tcW w:w="4012" w:type="dxa"/>
          </w:tcPr>
          <w:p w14:paraId="76C77155" w14:textId="77777777" w:rsidR="00D62403" w:rsidRDefault="00D62403">
            <w:pPr>
              <w:pStyle w:val="TableParagraph"/>
              <w:ind w:right="202"/>
              <w:jc w:val="right"/>
              <w:rPr>
                <w:sz w:val="12"/>
              </w:rPr>
            </w:pPr>
            <w:r>
              <w:rPr>
                <w:spacing w:val="-2"/>
                <w:w w:val="105"/>
                <w:sz w:val="12"/>
              </w:rPr>
              <w:t>(4.13)</w:t>
            </w:r>
          </w:p>
        </w:tc>
        <w:tc>
          <w:tcPr>
            <w:tcW w:w="684" w:type="dxa"/>
          </w:tcPr>
          <w:p w14:paraId="5C53C057" w14:textId="77777777" w:rsidR="00D62403" w:rsidRDefault="00D62403">
            <w:pPr>
              <w:pStyle w:val="TableParagraph"/>
              <w:ind w:left="53"/>
              <w:rPr>
                <w:sz w:val="12"/>
              </w:rPr>
            </w:pPr>
            <w:r>
              <w:rPr>
                <w:spacing w:val="-2"/>
                <w:w w:val="105"/>
                <w:sz w:val="12"/>
              </w:rPr>
              <w:t>(3.77)</w:t>
            </w:r>
          </w:p>
        </w:tc>
        <w:tc>
          <w:tcPr>
            <w:tcW w:w="600" w:type="dxa"/>
          </w:tcPr>
          <w:p w14:paraId="1406AA31" w14:textId="77777777" w:rsidR="00D62403" w:rsidRDefault="00D62403">
            <w:pPr>
              <w:pStyle w:val="TableParagraph"/>
              <w:ind w:left="50" w:right="75"/>
              <w:rPr>
                <w:sz w:val="12"/>
              </w:rPr>
            </w:pPr>
            <w:r>
              <w:rPr>
                <w:spacing w:val="-2"/>
                <w:sz w:val="12"/>
              </w:rPr>
              <w:t>(0.48)</w:t>
            </w:r>
          </w:p>
        </w:tc>
        <w:tc>
          <w:tcPr>
            <w:tcW w:w="711" w:type="dxa"/>
          </w:tcPr>
          <w:p w14:paraId="5EBBD272" w14:textId="77777777" w:rsidR="00D62403" w:rsidRDefault="00D62403">
            <w:pPr>
              <w:pStyle w:val="TableParagraph"/>
              <w:ind w:left="1" w:right="27"/>
              <w:rPr>
                <w:sz w:val="12"/>
              </w:rPr>
            </w:pPr>
            <w:r>
              <w:rPr>
                <w:spacing w:val="-2"/>
                <w:w w:val="105"/>
                <w:sz w:val="12"/>
              </w:rPr>
              <w:t>(3.25)</w:t>
            </w:r>
          </w:p>
        </w:tc>
        <w:tc>
          <w:tcPr>
            <w:tcW w:w="684" w:type="dxa"/>
          </w:tcPr>
          <w:p w14:paraId="6685458A" w14:textId="77777777" w:rsidR="00D62403" w:rsidRDefault="00D62403">
            <w:pPr>
              <w:pStyle w:val="TableParagraph"/>
              <w:ind w:left="53" w:right="1"/>
              <w:rPr>
                <w:sz w:val="12"/>
              </w:rPr>
            </w:pPr>
            <w:r>
              <w:rPr>
                <w:spacing w:val="-2"/>
                <w:w w:val="105"/>
                <w:sz w:val="12"/>
              </w:rPr>
              <w:t>(3.52)</w:t>
            </w:r>
          </w:p>
        </w:tc>
        <w:tc>
          <w:tcPr>
            <w:tcW w:w="600" w:type="dxa"/>
          </w:tcPr>
          <w:p w14:paraId="21C9AF14" w14:textId="77777777" w:rsidR="00D62403" w:rsidRDefault="00D62403">
            <w:pPr>
              <w:pStyle w:val="TableParagraph"/>
              <w:ind w:left="50" w:right="76"/>
              <w:rPr>
                <w:sz w:val="12"/>
              </w:rPr>
            </w:pPr>
            <w:r>
              <w:rPr>
                <w:spacing w:val="-2"/>
                <w:sz w:val="12"/>
              </w:rPr>
              <w:t>(0.59)</w:t>
            </w:r>
          </w:p>
        </w:tc>
        <w:tc>
          <w:tcPr>
            <w:tcW w:w="711" w:type="dxa"/>
          </w:tcPr>
          <w:p w14:paraId="514E53FA" w14:textId="77777777" w:rsidR="00D62403" w:rsidRDefault="00D62403">
            <w:pPr>
              <w:pStyle w:val="TableParagraph"/>
              <w:ind w:left="1" w:right="27"/>
              <w:rPr>
                <w:sz w:val="12"/>
              </w:rPr>
            </w:pPr>
            <w:r>
              <w:rPr>
                <w:spacing w:val="-2"/>
                <w:sz w:val="12"/>
              </w:rPr>
              <w:t>(4.02)</w:t>
            </w:r>
          </w:p>
        </w:tc>
        <w:tc>
          <w:tcPr>
            <w:tcW w:w="684" w:type="dxa"/>
          </w:tcPr>
          <w:p w14:paraId="44F88320" w14:textId="77777777" w:rsidR="00D62403" w:rsidRDefault="00D62403">
            <w:pPr>
              <w:pStyle w:val="TableParagraph"/>
              <w:ind w:left="53" w:right="2"/>
              <w:rPr>
                <w:sz w:val="12"/>
              </w:rPr>
            </w:pPr>
            <w:r>
              <w:rPr>
                <w:spacing w:val="-2"/>
                <w:sz w:val="12"/>
              </w:rPr>
              <w:t>(3.98)</w:t>
            </w:r>
          </w:p>
        </w:tc>
        <w:tc>
          <w:tcPr>
            <w:tcW w:w="675" w:type="dxa"/>
          </w:tcPr>
          <w:p w14:paraId="0CCB2C48" w14:textId="77777777" w:rsidR="00D62403" w:rsidRDefault="00D62403">
            <w:pPr>
              <w:pStyle w:val="TableParagraph"/>
              <w:ind w:left="26" w:right="2"/>
              <w:rPr>
                <w:sz w:val="12"/>
              </w:rPr>
            </w:pPr>
            <w:r>
              <w:rPr>
                <w:spacing w:val="-2"/>
                <w:sz w:val="12"/>
              </w:rPr>
              <w:t>(0.40)</w:t>
            </w:r>
          </w:p>
        </w:tc>
      </w:tr>
      <w:tr w:rsidR="00D62403" w14:paraId="562EE1AC" w14:textId="77777777">
        <w:trPr>
          <w:trHeight w:val="144"/>
        </w:trPr>
        <w:tc>
          <w:tcPr>
            <w:tcW w:w="4012" w:type="dxa"/>
          </w:tcPr>
          <w:p w14:paraId="516A88EC" w14:textId="77777777" w:rsidR="00D62403" w:rsidRDefault="00D62403">
            <w:pPr>
              <w:pStyle w:val="TableParagraph"/>
              <w:tabs>
                <w:tab w:val="right" w:pos="3757"/>
              </w:tabs>
              <w:ind w:left="91"/>
              <w:jc w:val="left"/>
              <w:rPr>
                <w:sz w:val="12"/>
              </w:rPr>
            </w:pPr>
            <w:r>
              <w:rPr>
                <w:sz w:val="12"/>
              </w:rPr>
              <w:t>Displaced</w:t>
            </w:r>
            <w:r>
              <w:rPr>
                <w:spacing w:val="34"/>
                <w:sz w:val="12"/>
              </w:rPr>
              <w:t xml:space="preserve"> </w:t>
            </w:r>
            <w:r>
              <w:rPr>
                <w:spacing w:val="-2"/>
                <w:sz w:val="12"/>
              </w:rPr>
              <w:t>household</w:t>
            </w:r>
            <w:r>
              <w:rPr>
                <w:rFonts w:ascii="Times New Roman"/>
                <w:sz w:val="12"/>
              </w:rPr>
              <w:tab/>
            </w:r>
            <w:r>
              <w:rPr>
                <w:spacing w:val="-4"/>
                <w:sz w:val="12"/>
              </w:rPr>
              <w:t>0.09</w:t>
            </w:r>
          </w:p>
        </w:tc>
        <w:tc>
          <w:tcPr>
            <w:tcW w:w="684" w:type="dxa"/>
          </w:tcPr>
          <w:p w14:paraId="7F13B620" w14:textId="77777777" w:rsidR="00D62403" w:rsidRDefault="00D62403">
            <w:pPr>
              <w:pStyle w:val="TableParagraph"/>
              <w:ind w:left="53"/>
              <w:rPr>
                <w:sz w:val="12"/>
              </w:rPr>
            </w:pPr>
            <w:r>
              <w:rPr>
                <w:spacing w:val="-4"/>
                <w:sz w:val="12"/>
              </w:rPr>
              <w:t>0.27</w:t>
            </w:r>
          </w:p>
        </w:tc>
        <w:tc>
          <w:tcPr>
            <w:tcW w:w="600" w:type="dxa"/>
          </w:tcPr>
          <w:p w14:paraId="323ED526" w14:textId="77777777" w:rsidR="00D62403" w:rsidRDefault="00D62403">
            <w:pPr>
              <w:pStyle w:val="TableParagraph"/>
              <w:ind w:left="50" w:right="75"/>
              <w:rPr>
                <w:sz w:val="12"/>
              </w:rPr>
            </w:pPr>
            <w:r>
              <w:rPr>
                <w:spacing w:val="-2"/>
                <w:w w:val="105"/>
                <w:sz w:val="12"/>
              </w:rPr>
              <w:t>0.18*</w:t>
            </w:r>
          </w:p>
        </w:tc>
        <w:tc>
          <w:tcPr>
            <w:tcW w:w="711" w:type="dxa"/>
          </w:tcPr>
          <w:p w14:paraId="2F83DF75" w14:textId="77777777" w:rsidR="00D62403" w:rsidRDefault="00D62403">
            <w:pPr>
              <w:pStyle w:val="TableParagraph"/>
              <w:ind w:left="2" w:right="27"/>
              <w:rPr>
                <w:sz w:val="12"/>
              </w:rPr>
            </w:pPr>
            <w:r>
              <w:rPr>
                <w:spacing w:val="-4"/>
                <w:sz w:val="12"/>
              </w:rPr>
              <w:t>0.03</w:t>
            </w:r>
          </w:p>
        </w:tc>
        <w:tc>
          <w:tcPr>
            <w:tcW w:w="684" w:type="dxa"/>
          </w:tcPr>
          <w:p w14:paraId="71205E5F" w14:textId="77777777" w:rsidR="00D62403" w:rsidRDefault="00D62403">
            <w:pPr>
              <w:pStyle w:val="TableParagraph"/>
              <w:ind w:left="53"/>
              <w:rPr>
                <w:sz w:val="12"/>
              </w:rPr>
            </w:pPr>
            <w:r>
              <w:rPr>
                <w:spacing w:val="-4"/>
                <w:sz w:val="12"/>
              </w:rPr>
              <w:t>0.06</w:t>
            </w:r>
          </w:p>
        </w:tc>
        <w:tc>
          <w:tcPr>
            <w:tcW w:w="600" w:type="dxa"/>
          </w:tcPr>
          <w:p w14:paraId="01D15EAC" w14:textId="77777777" w:rsidR="00D62403" w:rsidRDefault="00D62403">
            <w:pPr>
              <w:pStyle w:val="TableParagraph"/>
              <w:ind w:left="50" w:right="75"/>
              <w:rPr>
                <w:sz w:val="12"/>
              </w:rPr>
            </w:pPr>
            <w:r>
              <w:rPr>
                <w:spacing w:val="-4"/>
                <w:sz w:val="12"/>
              </w:rPr>
              <w:t>0.03</w:t>
            </w:r>
          </w:p>
        </w:tc>
        <w:tc>
          <w:tcPr>
            <w:tcW w:w="711" w:type="dxa"/>
          </w:tcPr>
          <w:p w14:paraId="58299F36" w14:textId="77777777" w:rsidR="00D62403" w:rsidRDefault="00D62403">
            <w:pPr>
              <w:pStyle w:val="TableParagraph"/>
              <w:ind w:left="2" w:right="27"/>
              <w:rPr>
                <w:sz w:val="12"/>
              </w:rPr>
            </w:pPr>
            <w:r>
              <w:rPr>
                <w:spacing w:val="-4"/>
                <w:sz w:val="12"/>
              </w:rPr>
              <w:t>0.05</w:t>
            </w:r>
          </w:p>
        </w:tc>
        <w:tc>
          <w:tcPr>
            <w:tcW w:w="684" w:type="dxa"/>
          </w:tcPr>
          <w:p w14:paraId="4FCDB356" w14:textId="77777777" w:rsidR="00D62403" w:rsidRDefault="00D62403">
            <w:pPr>
              <w:pStyle w:val="TableParagraph"/>
              <w:ind w:left="53" w:right="1"/>
              <w:rPr>
                <w:sz w:val="12"/>
              </w:rPr>
            </w:pPr>
            <w:r>
              <w:rPr>
                <w:spacing w:val="-4"/>
                <w:sz w:val="12"/>
              </w:rPr>
              <w:t>0.12</w:t>
            </w:r>
          </w:p>
        </w:tc>
        <w:tc>
          <w:tcPr>
            <w:tcW w:w="675" w:type="dxa"/>
          </w:tcPr>
          <w:p w14:paraId="2165B71F" w14:textId="77777777" w:rsidR="00D62403" w:rsidRDefault="00D62403">
            <w:pPr>
              <w:pStyle w:val="TableParagraph"/>
              <w:ind w:left="26" w:right="1"/>
              <w:rPr>
                <w:sz w:val="12"/>
              </w:rPr>
            </w:pPr>
            <w:r>
              <w:rPr>
                <w:spacing w:val="-2"/>
                <w:sz w:val="12"/>
              </w:rPr>
              <w:t>0.08*</w:t>
            </w:r>
          </w:p>
        </w:tc>
      </w:tr>
      <w:tr w:rsidR="00D62403" w14:paraId="775B357F" w14:textId="77777777">
        <w:trPr>
          <w:trHeight w:val="144"/>
        </w:trPr>
        <w:tc>
          <w:tcPr>
            <w:tcW w:w="4012" w:type="dxa"/>
          </w:tcPr>
          <w:p w14:paraId="5F947347" w14:textId="77777777" w:rsidR="00D62403" w:rsidRDefault="00D62403">
            <w:pPr>
              <w:pStyle w:val="TableParagraph"/>
              <w:ind w:right="202"/>
              <w:jc w:val="right"/>
              <w:rPr>
                <w:sz w:val="12"/>
              </w:rPr>
            </w:pPr>
            <w:r>
              <w:rPr>
                <w:spacing w:val="-2"/>
                <w:sz w:val="12"/>
              </w:rPr>
              <w:t>(0.29)</w:t>
            </w:r>
          </w:p>
        </w:tc>
        <w:tc>
          <w:tcPr>
            <w:tcW w:w="684" w:type="dxa"/>
          </w:tcPr>
          <w:p w14:paraId="5D1744EE" w14:textId="77777777" w:rsidR="00D62403" w:rsidRDefault="00D62403">
            <w:pPr>
              <w:pStyle w:val="TableParagraph"/>
              <w:ind w:left="53"/>
              <w:rPr>
                <w:sz w:val="12"/>
              </w:rPr>
            </w:pPr>
            <w:r>
              <w:rPr>
                <w:spacing w:val="-2"/>
                <w:sz w:val="12"/>
              </w:rPr>
              <w:t>(0.45)</w:t>
            </w:r>
          </w:p>
        </w:tc>
        <w:tc>
          <w:tcPr>
            <w:tcW w:w="600" w:type="dxa"/>
          </w:tcPr>
          <w:p w14:paraId="60BC4C01" w14:textId="77777777" w:rsidR="00D62403" w:rsidRDefault="00D62403">
            <w:pPr>
              <w:pStyle w:val="TableParagraph"/>
              <w:ind w:left="50" w:right="75"/>
              <w:rPr>
                <w:sz w:val="12"/>
              </w:rPr>
            </w:pPr>
            <w:r>
              <w:rPr>
                <w:spacing w:val="-2"/>
                <w:sz w:val="12"/>
              </w:rPr>
              <w:t>(0.05)</w:t>
            </w:r>
          </w:p>
        </w:tc>
        <w:tc>
          <w:tcPr>
            <w:tcW w:w="711" w:type="dxa"/>
          </w:tcPr>
          <w:p w14:paraId="32BCB1A2" w14:textId="77777777" w:rsidR="00D62403" w:rsidRDefault="00D62403">
            <w:pPr>
              <w:pStyle w:val="TableParagraph"/>
              <w:ind w:left="1" w:right="27"/>
              <w:rPr>
                <w:sz w:val="12"/>
              </w:rPr>
            </w:pPr>
            <w:r>
              <w:rPr>
                <w:spacing w:val="-2"/>
                <w:w w:val="105"/>
                <w:sz w:val="12"/>
              </w:rPr>
              <w:t>(0.17)</w:t>
            </w:r>
          </w:p>
        </w:tc>
        <w:tc>
          <w:tcPr>
            <w:tcW w:w="684" w:type="dxa"/>
          </w:tcPr>
          <w:p w14:paraId="0BF76394" w14:textId="77777777" w:rsidR="00D62403" w:rsidRDefault="00D62403">
            <w:pPr>
              <w:pStyle w:val="TableParagraph"/>
              <w:ind w:left="53" w:right="1"/>
              <w:rPr>
                <w:sz w:val="12"/>
              </w:rPr>
            </w:pPr>
            <w:r>
              <w:rPr>
                <w:spacing w:val="-2"/>
                <w:sz w:val="12"/>
              </w:rPr>
              <w:t>(0.25)</w:t>
            </w:r>
          </w:p>
        </w:tc>
        <w:tc>
          <w:tcPr>
            <w:tcW w:w="600" w:type="dxa"/>
          </w:tcPr>
          <w:p w14:paraId="2CB3E26F" w14:textId="77777777" w:rsidR="00D62403" w:rsidRDefault="00D62403">
            <w:pPr>
              <w:pStyle w:val="TableParagraph"/>
              <w:ind w:left="50" w:right="76"/>
              <w:rPr>
                <w:sz w:val="12"/>
              </w:rPr>
            </w:pPr>
            <w:r>
              <w:rPr>
                <w:spacing w:val="-2"/>
                <w:sz w:val="12"/>
              </w:rPr>
              <w:t>(0.30)</w:t>
            </w:r>
          </w:p>
        </w:tc>
        <w:tc>
          <w:tcPr>
            <w:tcW w:w="711" w:type="dxa"/>
          </w:tcPr>
          <w:p w14:paraId="0C02829C" w14:textId="77777777" w:rsidR="00D62403" w:rsidRDefault="00D62403">
            <w:pPr>
              <w:pStyle w:val="TableParagraph"/>
              <w:ind w:left="1" w:right="27"/>
              <w:rPr>
                <w:sz w:val="12"/>
              </w:rPr>
            </w:pPr>
            <w:r>
              <w:rPr>
                <w:spacing w:val="-2"/>
                <w:sz w:val="12"/>
              </w:rPr>
              <w:t>(0.22)</w:t>
            </w:r>
          </w:p>
        </w:tc>
        <w:tc>
          <w:tcPr>
            <w:tcW w:w="684" w:type="dxa"/>
          </w:tcPr>
          <w:p w14:paraId="57595CAF" w14:textId="77777777" w:rsidR="00D62403" w:rsidRDefault="00D62403">
            <w:pPr>
              <w:pStyle w:val="TableParagraph"/>
              <w:ind w:left="53" w:right="2"/>
              <w:rPr>
                <w:sz w:val="12"/>
              </w:rPr>
            </w:pPr>
            <w:r>
              <w:rPr>
                <w:spacing w:val="-2"/>
                <w:sz w:val="12"/>
              </w:rPr>
              <w:t>(0.33)</w:t>
            </w:r>
          </w:p>
        </w:tc>
        <w:tc>
          <w:tcPr>
            <w:tcW w:w="675" w:type="dxa"/>
          </w:tcPr>
          <w:p w14:paraId="1A458064" w14:textId="77777777" w:rsidR="00D62403" w:rsidRDefault="00D62403">
            <w:pPr>
              <w:pStyle w:val="TableParagraph"/>
              <w:ind w:left="26" w:right="2"/>
              <w:rPr>
                <w:sz w:val="12"/>
              </w:rPr>
            </w:pPr>
            <w:r>
              <w:rPr>
                <w:spacing w:val="-2"/>
                <w:sz w:val="12"/>
              </w:rPr>
              <w:t>(0.04)</w:t>
            </w:r>
          </w:p>
        </w:tc>
      </w:tr>
      <w:tr w:rsidR="00D62403" w14:paraId="77E605D5" w14:textId="77777777">
        <w:trPr>
          <w:trHeight w:val="144"/>
        </w:trPr>
        <w:tc>
          <w:tcPr>
            <w:tcW w:w="4012" w:type="dxa"/>
          </w:tcPr>
          <w:p w14:paraId="012039AF" w14:textId="77777777" w:rsidR="00D62403" w:rsidRDefault="00D62403">
            <w:pPr>
              <w:pStyle w:val="TableParagraph"/>
              <w:tabs>
                <w:tab w:val="right" w:pos="3757"/>
              </w:tabs>
              <w:ind w:left="91"/>
              <w:jc w:val="left"/>
              <w:rPr>
                <w:sz w:val="12"/>
              </w:rPr>
            </w:pPr>
            <w:r>
              <w:rPr>
                <w:sz w:val="12"/>
              </w:rPr>
              <w:t>Household</w:t>
            </w:r>
            <w:r>
              <w:rPr>
                <w:spacing w:val="14"/>
                <w:sz w:val="12"/>
              </w:rPr>
              <w:t xml:space="preserve"> </w:t>
            </w:r>
            <w:r>
              <w:rPr>
                <w:spacing w:val="-4"/>
                <w:sz w:val="12"/>
              </w:rPr>
              <w:t>size</w:t>
            </w:r>
            <w:r>
              <w:rPr>
                <w:rFonts w:ascii="Times New Roman"/>
                <w:sz w:val="12"/>
              </w:rPr>
              <w:tab/>
            </w:r>
            <w:r>
              <w:rPr>
                <w:spacing w:val="-4"/>
                <w:sz w:val="12"/>
              </w:rPr>
              <w:t>7.72</w:t>
            </w:r>
          </w:p>
        </w:tc>
        <w:tc>
          <w:tcPr>
            <w:tcW w:w="684" w:type="dxa"/>
          </w:tcPr>
          <w:p w14:paraId="4C519B75" w14:textId="77777777" w:rsidR="00D62403" w:rsidRDefault="00D62403">
            <w:pPr>
              <w:pStyle w:val="TableParagraph"/>
              <w:ind w:left="53"/>
              <w:rPr>
                <w:sz w:val="12"/>
              </w:rPr>
            </w:pPr>
            <w:r>
              <w:rPr>
                <w:spacing w:val="-4"/>
                <w:sz w:val="12"/>
              </w:rPr>
              <w:t>7.23</w:t>
            </w:r>
          </w:p>
        </w:tc>
        <w:tc>
          <w:tcPr>
            <w:tcW w:w="600" w:type="dxa"/>
          </w:tcPr>
          <w:p w14:paraId="71C5A9C6" w14:textId="77777777" w:rsidR="00D62403" w:rsidRDefault="00D62403">
            <w:pPr>
              <w:pStyle w:val="TableParagraph"/>
              <w:ind w:left="50" w:right="75"/>
              <w:rPr>
                <w:sz w:val="12"/>
              </w:rPr>
            </w:pPr>
            <w:r>
              <w:rPr>
                <w:spacing w:val="-4"/>
                <w:sz w:val="12"/>
              </w:rPr>
              <w:t>-0.49</w:t>
            </w:r>
          </w:p>
        </w:tc>
        <w:tc>
          <w:tcPr>
            <w:tcW w:w="711" w:type="dxa"/>
          </w:tcPr>
          <w:p w14:paraId="470F072B" w14:textId="77777777" w:rsidR="00D62403" w:rsidRDefault="00D62403">
            <w:pPr>
              <w:pStyle w:val="TableParagraph"/>
              <w:ind w:left="2" w:right="27"/>
              <w:rPr>
                <w:sz w:val="12"/>
              </w:rPr>
            </w:pPr>
            <w:r>
              <w:rPr>
                <w:spacing w:val="-4"/>
                <w:sz w:val="12"/>
              </w:rPr>
              <w:t>6.08</w:t>
            </w:r>
          </w:p>
        </w:tc>
        <w:tc>
          <w:tcPr>
            <w:tcW w:w="684" w:type="dxa"/>
          </w:tcPr>
          <w:p w14:paraId="2692C860" w14:textId="77777777" w:rsidR="00D62403" w:rsidRDefault="00D62403">
            <w:pPr>
              <w:pStyle w:val="TableParagraph"/>
              <w:ind w:left="53"/>
              <w:rPr>
                <w:sz w:val="12"/>
              </w:rPr>
            </w:pPr>
            <w:r>
              <w:rPr>
                <w:spacing w:val="-4"/>
                <w:sz w:val="12"/>
              </w:rPr>
              <w:t>6.23</w:t>
            </w:r>
          </w:p>
        </w:tc>
        <w:tc>
          <w:tcPr>
            <w:tcW w:w="600" w:type="dxa"/>
          </w:tcPr>
          <w:p w14:paraId="681DD6DA" w14:textId="77777777" w:rsidR="00D62403" w:rsidRDefault="00D62403">
            <w:pPr>
              <w:pStyle w:val="TableParagraph"/>
              <w:ind w:left="50" w:right="75"/>
              <w:rPr>
                <w:sz w:val="12"/>
              </w:rPr>
            </w:pPr>
            <w:r>
              <w:rPr>
                <w:spacing w:val="-4"/>
                <w:w w:val="105"/>
                <w:sz w:val="12"/>
              </w:rPr>
              <w:t>0.15</w:t>
            </w:r>
          </w:p>
        </w:tc>
        <w:tc>
          <w:tcPr>
            <w:tcW w:w="711" w:type="dxa"/>
          </w:tcPr>
          <w:p w14:paraId="5BC84A14" w14:textId="77777777" w:rsidR="00D62403" w:rsidRDefault="00D62403">
            <w:pPr>
              <w:pStyle w:val="TableParagraph"/>
              <w:ind w:left="2" w:right="27"/>
              <w:rPr>
                <w:sz w:val="12"/>
              </w:rPr>
            </w:pPr>
            <w:r>
              <w:rPr>
                <w:spacing w:val="-4"/>
                <w:sz w:val="12"/>
              </w:rPr>
              <w:t>6.57</w:t>
            </w:r>
          </w:p>
        </w:tc>
        <w:tc>
          <w:tcPr>
            <w:tcW w:w="684" w:type="dxa"/>
          </w:tcPr>
          <w:p w14:paraId="2DCEB5C9" w14:textId="77777777" w:rsidR="00D62403" w:rsidRDefault="00D62403">
            <w:pPr>
              <w:pStyle w:val="TableParagraph"/>
              <w:ind w:left="53" w:right="1"/>
              <w:rPr>
                <w:sz w:val="12"/>
              </w:rPr>
            </w:pPr>
            <w:r>
              <w:rPr>
                <w:spacing w:val="-4"/>
                <w:sz w:val="12"/>
              </w:rPr>
              <w:t>6.52</w:t>
            </w:r>
          </w:p>
        </w:tc>
        <w:tc>
          <w:tcPr>
            <w:tcW w:w="675" w:type="dxa"/>
          </w:tcPr>
          <w:p w14:paraId="6E20B5A9" w14:textId="77777777" w:rsidR="00D62403" w:rsidRDefault="00D62403">
            <w:pPr>
              <w:pStyle w:val="TableParagraph"/>
              <w:ind w:left="26"/>
              <w:rPr>
                <w:sz w:val="12"/>
              </w:rPr>
            </w:pPr>
            <w:r>
              <w:rPr>
                <w:w w:val="90"/>
                <w:sz w:val="12"/>
              </w:rPr>
              <w:t>-</w:t>
            </w:r>
            <w:r>
              <w:rPr>
                <w:spacing w:val="-4"/>
                <w:w w:val="95"/>
                <w:sz w:val="12"/>
              </w:rPr>
              <w:t>0.05</w:t>
            </w:r>
          </w:p>
        </w:tc>
      </w:tr>
      <w:tr w:rsidR="00D62403" w14:paraId="3EFAD913" w14:textId="77777777">
        <w:trPr>
          <w:trHeight w:val="144"/>
        </w:trPr>
        <w:tc>
          <w:tcPr>
            <w:tcW w:w="4012" w:type="dxa"/>
          </w:tcPr>
          <w:p w14:paraId="4E7ABCE1" w14:textId="77777777" w:rsidR="00D62403" w:rsidRDefault="00D62403">
            <w:pPr>
              <w:pStyle w:val="TableParagraph"/>
              <w:ind w:right="202"/>
              <w:jc w:val="right"/>
              <w:rPr>
                <w:sz w:val="12"/>
              </w:rPr>
            </w:pPr>
            <w:r>
              <w:rPr>
                <w:spacing w:val="-2"/>
                <w:sz w:val="12"/>
              </w:rPr>
              <w:t>(3.44)</w:t>
            </w:r>
          </w:p>
        </w:tc>
        <w:tc>
          <w:tcPr>
            <w:tcW w:w="684" w:type="dxa"/>
          </w:tcPr>
          <w:p w14:paraId="55ACF15B" w14:textId="77777777" w:rsidR="00D62403" w:rsidRDefault="00D62403">
            <w:pPr>
              <w:pStyle w:val="TableParagraph"/>
              <w:ind w:left="53"/>
              <w:rPr>
                <w:sz w:val="12"/>
              </w:rPr>
            </w:pPr>
            <w:r>
              <w:rPr>
                <w:spacing w:val="-2"/>
                <w:w w:val="105"/>
                <w:sz w:val="12"/>
              </w:rPr>
              <w:t>(4.18)</w:t>
            </w:r>
          </w:p>
        </w:tc>
        <w:tc>
          <w:tcPr>
            <w:tcW w:w="600" w:type="dxa"/>
          </w:tcPr>
          <w:p w14:paraId="66B4264B" w14:textId="77777777" w:rsidR="00D62403" w:rsidRDefault="00D62403">
            <w:pPr>
              <w:pStyle w:val="TableParagraph"/>
              <w:ind w:left="50" w:right="75"/>
              <w:rPr>
                <w:sz w:val="12"/>
              </w:rPr>
            </w:pPr>
            <w:r>
              <w:rPr>
                <w:spacing w:val="-2"/>
                <w:sz w:val="12"/>
              </w:rPr>
              <w:t>(0.56)</w:t>
            </w:r>
          </w:p>
        </w:tc>
        <w:tc>
          <w:tcPr>
            <w:tcW w:w="711" w:type="dxa"/>
          </w:tcPr>
          <w:p w14:paraId="282DFD37" w14:textId="77777777" w:rsidR="00D62403" w:rsidRDefault="00D62403">
            <w:pPr>
              <w:pStyle w:val="TableParagraph"/>
              <w:ind w:left="1" w:right="27"/>
              <w:rPr>
                <w:sz w:val="12"/>
              </w:rPr>
            </w:pPr>
            <w:r>
              <w:rPr>
                <w:spacing w:val="-2"/>
                <w:w w:val="105"/>
                <w:sz w:val="12"/>
              </w:rPr>
              <w:t>(2.67)</w:t>
            </w:r>
          </w:p>
        </w:tc>
        <w:tc>
          <w:tcPr>
            <w:tcW w:w="684" w:type="dxa"/>
          </w:tcPr>
          <w:p w14:paraId="0757E506" w14:textId="77777777" w:rsidR="00D62403" w:rsidRDefault="00D62403">
            <w:pPr>
              <w:pStyle w:val="TableParagraph"/>
              <w:ind w:left="53" w:right="1"/>
              <w:rPr>
                <w:sz w:val="12"/>
              </w:rPr>
            </w:pPr>
            <w:r>
              <w:rPr>
                <w:spacing w:val="-2"/>
                <w:sz w:val="12"/>
              </w:rPr>
              <w:t>(2.58)</w:t>
            </w:r>
          </w:p>
        </w:tc>
        <w:tc>
          <w:tcPr>
            <w:tcW w:w="600" w:type="dxa"/>
          </w:tcPr>
          <w:p w14:paraId="51F9D9F1" w14:textId="77777777" w:rsidR="00D62403" w:rsidRDefault="00D62403">
            <w:pPr>
              <w:pStyle w:val="TableParagraph"/>
              <w:ind w:left="50" w:right="76"/>
              <w:rPr>
                <w:sz w:val="12"/>
              </w:rPr>
            </w:pPr>
            <w:r>
              <w:rPr>
                <w:spacing w:val="-2"/>
                <w:sz w:val="12"/>
              </w:rPr>
              <w:t>(0.66)</w:t>
            </w:r>
          </w:p>
        </w:tc>
        <w:tc>
          <w:tcPr>
            <w:tcW w:w="711" w:type="dxa"/>
          </w:tcPr>
          <w:p w14:paraId="792AC651" w14:textId="77777777" w:rsidR="00D62403" w:rsidRDefault="00D62403">
            <w:pPr>
              <w:pStyle w:val="TableParagraph"/>
              <w:ind w:left="1" w:right="27"/>
              <w:rPr>
                <w:sz w:val="12"/>
              </w:rPr>
            </w:pPr>
            <w:r>
              <w:rPr>
                <w:spacing w:val="-2"/>
                <w:sz w:val="12"/>
              </w:rPr>
              <w:t>(3.02)</w:t>
            </w:r>
          </w:p>
        </w:tc>
        <w:tc>
          <w:tcPr>
            <w:tcW w:w="684" w:type="dxa"/>
          </w:tcPr>
          <w:p w14:paraId="79071479" w14:textId="77777777" w:rsidR="00D62403" w:rsidRDefault="00D62403">
            <w:pPr>
              <w:pStyle w:val="TableParagraph"/>
              <w:ind w:left="53" w:right="2"/>
              <w:rPr>
                <w:sz w:val="12"/>
              </w:rPr>
            </w:pPr>
            <w:r>
              <w:rPr>
                <w:spacing w:val="-2"/>
                <w:w w:val="110"/>
                <w:sz w:val="12"/>
              </w:rPr>
              <w:t>(3.15)</w:t>
            </w:r>
          </w:p>
        </w:tc>
        <w:tc>
          <w:tcPr>
            <w:tcW w:w="675" w:type="dxa"/>
          </w:tcPr>
          <w:p w14:paraId="1FA95A53" w14:textId="77777777" w:rsidR="00D62403" w:rsidRDefault="00D62403">
            <w:pPr>
              <w:pStyle w:val="TableParagraph"/>
              <w:ind w:left="26" w:right="2"/>
              <w:rPr>
                <w:sz w:val="12"/>
              </w:rPr>
            </w:pPr>
            <w:r>
              <w:rPr>
                <w:spacing w:val="-2"/>
                <w:sz w:val="12"/>
              </w:rPr>
              <w:t>(0.88)</w:t>
            </w:r>
          </w:p>
        </w:tc>
      </w:tr>
      <w:tr w:rsidR="00D62403" w14:paraId="476B225C" w14:textId="77777777">
        <w:trPr>
          <w:trHeight w:val="144"/>
        </w:trPr>
        <w:tc>
          <w:tcPr>
            <w:tcW w:w="4012" w:type="dxa"/>
          </w:tcPr>
          <w:p w14:paraId="38668D36" w14:textId="77777777" w:rsidR="00D62403" w:rsidRDefault="00D62403">
            <w:pPr>
              <w:pStyle w:val="TableParagraph"/>
              <w:tabs>
                <w:tab w:val="right" w:pos="3757"/>
              </w:tabs>
              <w:ind w:left="91"/>
              <w:jc w:val="left"/>
              <w:rPr>
                <w:sz w:val="12"/>
              </w:rPr>
            </w:pPr>
            <w:r>
              <w:rPr>
                <w:sz w:val="12"/>
              </w:rPr>
              <w:t>Number</w:t>
            </w:r>
            <w:r>
              <w:rPr>
                <w:spacing w:val="21"/>
                <w:sz w:val="12"/>
              </w:rPr>
              <w:t xml:space="preserve"> </w:t>
            </w:r>
            <w:r>
              <w:rPr>
                <w:sz w:val="12"/>
              </w:rPr>
              <w:t>of</w:t>
            </w:r>
            <w:r>
              <w:rPr>
                <w:spacing w:val="21"/>
                <w:sz w:val="12"/>
              </w:rPr>
              <w:t xml:space="preserve"> </w:t>
            </w:r>
            <w:r>
              <w:rPr>
                <w:sz w:val="12"/>
              </w:rPr>
              <w:t>household</w:t>
            </w:r>
            <w:r>
              <w:rPr>
                <w:spacing w:val="22"/>
                <w:sz w:val="12"/>
              </w:rPr>
              <w:t xml:space="preserve"> </w:t>
            </w:r>
            <w:r>
              <w:rPr>
                <w:sz w:val="12"/>
              </w:rPr>
              <w:t>member</w:t>
            </w:r>
            <w:r>
              <w:rPr>
                <w:spacing w:val="21"/>
                <w:sz w:val="12"/>
              </w:rPr>
              <w:t xml:space="preserve"> </w:t>
            </w:r>
            <w:r>
              <w:rPr>
                <w:sz w:val="12"/>
              </w:rPr>
              <w:t>younger</w:t>
            </w:r>
            <w:r>
              <w:rPr>
                <w:spacing w:val="21"/>
                <w:sz w:val="12"/>
              </w:rPr>
              <w:t xml:space="preserve"> </w:t>
            </w:r>
            <w:r>
              <w:rPr>
                <w:sz w:val="12"/>
              </w:rPr>
              <w:t>than</w:t>
            </w:r>
            <w:r>
              <w:rPr>
                <w:spacing w:val="22"/>
                <w:sz w:val="12"/>
              </w:rPr>
              <w:t xml:space="preserve"> </w:t>
            </w:r>
            <w:r>
              <w:rPr>
                <w:spacing w:val="-5"/>
                <w:sz w:val="12"/>
              </w:rPr>
              <w:t>15</w:t>
            </w:r>
            <w:r>
              <w:rPr>
                <w:rFonts w:ascii="Times New Roman"/>
                <w:sz w:val="12"/>
              </w:rPr>
              <w:tab/>
            </w:r>
            <w:r>
              <w:rPr>
                <w:spacing w:val="-4"/>
                <w:sz w:val="12"/>
              </w:rPr>
              <w:t>4.04</w:t>
            </w:r>
          </w:p>
        </w:tc>
        <w:tc>
          <w:tcPr>
            <w:tcW w:w="684" w:type="dxa"/>
          </w:tcPr>
          <w:p w14:paraId="51442C41" w14:textId="77777777" w:rsidR="00D62403" w:rsidRDefault="00D62403">
            <w:pPr>
              <w:pStyle w:val="TableParagraph"/>
              <w:ind w:left="53"/>
              <w:rPr>
                <w:sz w:val="12"/>
              </w:rPr>
            </w:pPr>
            <w:r>
              <w:rPr>
                <w:spacing w:val="-4"/>
                <w:w w:val="105"/>
                <w:sz w:val="12"/>
              </w:rPr>
              <w:t>3.77</w:t>
            </w:r>
          </w:p>
        </w:tc>
        <w:tc>
          <w:tcPr>
            <w:tcW w:w="600" w:type="dxa"/>
          </w:tcPr>
          <w:p w14:paraId="3F629913" w14:textId="77777777" w:rsidR="00D62403" w:rsidRDefault="00D62403">
            <w:pPr>
              <w:pStyle w:val="TableParagraph"/>
              <w:ind w:left="50" w:right="75"/>
              <w:rPr>
                <w:sz w:val="12"/>
              </w:rPr>
            </w:pPr>
            <w:r>
              <w:rPr>
                <w:spacing w:val="-2"/>
                <w:sz w:val="12"/>
              </w:rPr>
              <w:t>-</w:t>
            </w:r>
            <w:r>
              <w:rPr>
                <w:spacing w:val="-4"/>
                <w:sz w:val="12"/>
              </w:rPr>
              <w:t>0.27</w:t>
            </w:r>
          </w:p>
        </w:tc>
        <w:tc>
          <w:tcPr>
            <w:tcW w:w="711" w:type="dxa"/>
          </w:tcPr>
          <w:p w14:paraId="4497311D" w14:textId="77777777" w:rsidR="00D62403" w:rsidRDefault="00D62403">
            <w:pPr>
              <w:pStyle w:val="TableParagraph"/>
              <w:ind w:left="2" w:right="27"/>
              <w:rPr>
                <w:sz w:val="12"/>
              </w:rPr>
            </w:pPr>
            <w:r>
              <w:rPr>
                <w:spacing w:val="-4"/>
                <w:sz w:val="12"/>
              </w:rPr>
              <w:t>3.23</w:t>
            </w:r>
          </w:p>
        </w:tc>
        <w:tc>
          <w:tcPr>
            <w:tcW w:w="684" w:type="dxa"/>
          </w:tcPr>
          <w:p w14:paraId="7743FCC0" w14:textId="77777777" w:rsidR="00D62403" w:rsidRDefault="00D62403">
            <w:pPr>
              <w:pStyle w:val="TableParagraph"/>
              <w:ind w:left="53" w:right="1"/>
              <w:rPr>
                <w:sz w:val="12"/>
              </w:rPr>
            </w:pPr>
            <w:r>
              <w:rPr>
                <w:spacing w:val="-4"/>
                <w:sz w:val="12"/>
              </w:rPr>
              <w:t>2.98</w:t>
            </w:r>
          </w:p>
        </w:tc>
        <w:tc>
          <w:tcPr>
            <w:tcW w:w="600" w:type="dxa"/>
          </w:tcPr>
          <w:p w14:paraId="06443C14" w14:textId="77777777" w:rsidR="00D62403" w:rsidRDefault="00D62403">
            <w:pPr>
              <w:pStyle w:val="TableParagraph"/>
              <w:ind w:left="50" w:right="77"/>
              <w:rPr>
                <w:sz w:val="12"/>
              </w:rPr>
            </w:pPr>
            <w:r>
              <w:rPr>
                <w:spacing w:val="-2"/>
                <w:sz w:val="12"/>
              </w:rPr>
              <w:t>-</w:t>
            </w:r>
            <w:r>
              <w:rPr>
                <w:spacing w:val="-4"/>
                <w:sz w:val="12"/>
              </w:rPr>
              <w:t>0.25</w:t>
            </w:r>
          </w:p>
        </w:tc>
        <w:tc>
          <w:tcPr>
            <w:tcW w:w="711" w:type="dxa"/>
          </w:tcPr>
          <w:p w14:paraId="02C17528" w14:textId="77777777" w:rsidR="00D62403" w:rsidRDefault="00D62403">
            <w:pPr>
              <w:pStyle w:val="TableParagraph"/>
              <w:ind w:left="1" w:right="27"/>
              <w:rPr>
                <w:sz w:val="12"/>
              </w:rPr>
            </w:pPr>
            <w:r>
              <w:rPr>
                <w:spacing w:val="-4"/>
                <w:sz w:val="12"/>
              </w:rPr>
              <w:t>3.48</w:t>
            </w:r>
          </w:p>
        </w:tc>
        <w:tc>
          <w:tcPr>
            <w:tcW w:w="684" w:type="dxa"/>
          </w:tcPr>
          <w:p w14:paraId="52B82140" w14:textId="77777777" w:rsidR="00D62403" w:rsidRDefault="00D62403">
            <w:pPr>
              <w:pStyle w:val="TableParagraph"/>
              <w:ind w:left="53" w:right="1"/>
              <w:rPr>
                <w:sz w:val="12"/>
              </w:rPr>
            </w:pPr>
            <w:r>
              <w:rPr>
                <w:spacing w:val="-4"/>
                <w:sz w:val="12"/>
              </w:rPr>
              <w:t>3.22</w:t>
            </w:r>
          </w:p>
        </w:tc>
        <w:tc>
          <w:tcPr>
            <w:tcW w:w="675" w:type="dxa"/>
          </w:tcPr>
          <w:p w14:paraId="7CE0640C" w14:textId="77777777" w:rsidR="00D62403" w:rsidRDefault="00D62403">
            <w:pPr>
              <w:pStyle w:val="TableParagraph"/>
              <w:ind w:left="26" w:right="1"/>
              <w:rPr>
                <w:sz w:val="12"/>
              </w:rPr>
            </w:pPr>
            <w:r>
              <w:rPr>
                <w:spacing w:val="-4"/>
                <w:sz w:val="12"/>
              </w:rPr>
              <w:t>-0.26</w:t>
            </w:r>
          </w:p>
        </w:tc>
      </w:tr>
      <w:tr w:rsidR="00D62403" w14:paraId="7EDC9485" w14:textId="77777777">
        <w:trPr>
          <w:trHeight w:val="144"/>
        </w:trPr>
        <w:tc>
          <w:tcPr>
            <w:tcW w:w="4012" w:type="dxa"/>
          </w:tcPr>
          <w:p w14:paraId="741202F4" w14:textId="77777777" w:rsidR="00D62403" w:rsidRDefault="00D62403">
            <w:pPr>
              <w:pStyle w:val="TableParagraph"/>
              <w:ind w:right="202"/>
              <w:jc w:val="right"/>
              <w:rPr>
                <w:sz w:val="12"/>
              </w:rPr>
            </w:pPr>
            <w:r>
              <w:rPr>
                <w:spacing w:val="-2"/>
                <w:w w:val="105"/>
                <w:sz w:val="12"/>
              </w:rPr>
              <w:t>(2.27)</w:t>
            </w:r>
          </w:p>
        </w:tc>
        <w:tc>
          <w:tcPr>
            <w:tcW w:w="684" w:type="dxa"/>
          </w:tcPr>
          <w:p w14:paraId="72083B2E" w14:textId="77777777" w:rsidR="00D62403" w:rsidRDefault="00D62403">
            <w:pPr>
              <w:pStyle w:val="TableParagraph"/>
              <w:ind w:left="53"/>
              <w:rPr>
                <w:sz w:val="12"/>
              </w:rPr>
            </w:pPr>
            <w:r>
              <w:rPr>
                <w:spacing w:val="-2"/>
                <w:sz w:val="12"/>
              </w:rPr>
              <w:t>(2.39)</w:t>
            </w:r>
          </w:p>
        </w:tc>
        <w:tc>
          <w:tcPr>
            <w:tcW w:w="600" w:type="dxa"/>
          </w:tcPr>
          <w:p w14:paraId="40D34D52" w14:textId="77777777" w:rsidR="00D62403" w:rsidRDefault="00D62403">
            <w:pPr>
              <w:pStyle w:val="TableParagraph"/>
              <w:ind w:left="50" w:right="75"/>
              <w:rPr>
                <w:sz w:val="12"/>
              </w:rPr>
            </w:pPr>
            <w:r>
              <w:rPr>
                <w:spacing w:val="-2"/>
                <w:w w:val="105"/>
                <w:sz w:val="12"/>
              </w:rPr>
              <w:t>(0.57)</w:t>
            </w:r>
          </w:p>
        </w:tc>
        <w:tc>
          <w:tcPr>
            <w:tcW w:w="711" w:type="dxa"/>
          </w:tcPr>
          <w:p w14:paraId="054A1524" w14:textId="77777777" w:rsidR="00D62403" w:rsidRDefault="00D62403">
            <w:pPr>
              <w:pStyle w:val="TableParagraph"/>
              <w:ind w:left="1" w:right="27"/>
              <w:rPr>
                <w:sz w:val="12"/>
              </w:rPr>
            </w:pPr>
            <w:r>
              <w:rPr>
                <w:spacing w:val="-2"/>
                <w:w w:val="105"/>
                <w:sz w:val="12"/>
              </w:rPr>
              <w:t>(1.95)</w:t>
            </w:r>
          </w:p>
        </w:tc>
        <w:tc>
          <w:tcPr>
            <w:tcW w:w="684" w:type="dxa"/>
          </w:tcPr>
          <w:p w14:paraId="0619AB19" w14:textId="77777777" w:rsidR="00D62403" w:rsidRDefault="00D62403">
            <w:pPr>
              <w:pStyle w:val="TableParagraph"/>
              <w:ind w:left="53" w:right="1"/>
              <w:rPr>
                <w:sz w:val="12"/>
              </w:rPr>
            </w:pPr>
            <w:r>
              <w:rPr>
                <w:spacing w:val="-2"/>
                <w:w w:val="105"/>
                <w:sz w:val="12"/>
              </w:rPr>
              <w:t>(1.49)</w:t>
            </w:r>
          </w:p>
        </w:tc>
        <w:tc>
          <w:tcPr>
            <w:tcW w:w="600" w:type="dxa"/>
          </w:tcPr>
          <w:p w14:paraId="21C58738" w14:textId="77777777" w:rsidR="00D62403" w:rsidRDefault="00D62403">
            <w:pPr>
              <w:pStyle w:val="TableParagraph"/>
              <w:ind w:left="50" w:right="76"/>
              <w:rPr>
                <w:sz w:val="12"/>
              </w:rPr>
            </w:pPr>
            <w:r>
              <w:rPr>
                <w:spacing w:val="-2"/>
                <w:sz w:val="12"/>
              </w:rPr>
              <w:t>(0.22)</w:t>
            </w:r>
          </w:p>
        </w:tc>
        <w:tc>
          <w:tcPr>
            <w:tcW w:w="711" w:type="dxa"/>
          </w:tcPr>
          <w:p w14:paraId="31E13E78" w14:textId="77777777" w:rsidR="00D62403" w:rsidRDefault="00D62403">
            <w:pPr>
              <w:pStyle w:val="TableParagraph"/>
              <w:ind w:left="1" w:right="27"/>
              <w:rPr>
                <w:sz w:val="12"/>
              </w:rPr>
            </w:pPr>
            <w:r>
              <w:rPr>
                <w:spacing w:val="-2"/>
                <w:sz w:val="12"/>
              </w:rPr>
              <w:t>(2.08)</w:t>
            </w:r>
          </w:p>
        </w:tc>
        <w:tc>
          <w:tcPr>
            <w:tcW w:w="684" w:type="dxa"/>
          </w:tcPr>
          <w:p w14:paraId="2926543E" w14:textId="77777777" w:rsidR="00D62403" w:rsidRDefault="00D62403">
            <w:pPr>
              <w:pStyle w:val="TableParagraph"/>
              <w:ind w:left="53" w:right="2"/>
              <w:rPr>
                <w:sz w:val="12"/>
              </w:rPr>
            </w:pPr>
            <w:r>
              <w:rPr>
                <w:spacing w:val="-2"/>
                <w:w w:val="105"/>
                <w:sz w:val="12"/>
              </w:rPr>
              <w:t>(1.82)</w:t>
            </w:r>
          </w:p>
        </w:tc>
        <w:tc>
          <w:tcPr>
            <w:tcW w:w="675" w:type="dxa"/>
          </w:tcPr>
          <w:p w14:paraId="3E7A8F69" w14:textId="77777777" w:rsidR="00D62403" w:rsidRDefault="00D62403">
            <w:pPr>
              <w:pStyle w:val="TableParagraph"/>
              <w:ind w:left="26" w:right="2"/>
              <w:rPr>
                <w:sz w:val="12"/>
              </w:rPr>
            </w:pPr>
            <w:r>
              <w:rPr>
                <w:spacing w:val="-2"/>
                <w:sz w:val="12"/>
              </w:rPr>
              <w:t>(0.20)</w:t>
            </w:r>
          </w:p>
        </w:tc>
      </w:tr>
      <w:tr w:rsidR="00D62403" w14:paraId="14B1E611" w14:textId="77777777">
        <w:trPr>
          <w:trHeight w:val="144"/>
        </w:trPr>
        <w:tc>
          <w:tcPr>
            <w:tcW w:w="4012" w:type="dxa"/>
          </w:tcPr>
          <w:p w14:paraId="6F3AA94D" w14:textId="77777777" w:rsidR="00D62403" w:rsidRDefault="00D62403">
            <w:pPr>
              <w:pStyle w:val="TableParagraph"/>
              <w:tabs>
                <w:tab w:val="right" w:pos="3757"/>
              </w:tabs>
              <w:ind w:left="91"/>
              <w:jc w:val="left"/>
              <w:rPr>
                <w:sz w:val="12"/>
              </w:rPr>
            </w:pPr>
            <w:r>
              <w:rPr>
                <w:sz w:val="12"/>
              </w:rPr>
              <w:t>Number</w:t>
            </w:r>
            <w:r>
              <w:rPr>
                <w:spacing w:val="20"/>
                <w:sz w:val="12"/>
              </w:rPr>
              <w:t xml:space="preserve"> </w:t>
            </w:r>
            <w:r>
              <w:rPr>
                <w:sz w:val="12"/>
              </w:rPr>
              <w:t>of</w:t>
            </w:r>
            <w:r>
              <w:rPr>
                <w:spacing w:val="20"/>
                <w:sz w:val="12"/>
              </w:rPr>
              <w:t xml:space="preserve"> </w:t>
            </w:r>
            <w:r>
              <w:rPr>
                <w:sz w:val="12"/>
              </w:rPr>
              <w:t>household</w:t>
            </w:r>
            <w:r>
              <w:rPr>
                <w:spacing w:val="21"/>
                <w:sz w:val="12"/>
              </w:rPr>
              <w:t xml:space="preserve"> </w:t>
            </w:r>
            <w:r>
              <w:rPr>
                <w:sz w:val="12"/>
              </w:rPr>
              <w:t>member</w:t>
            </w:r>
            <w:r>
              <w:rPr>
                <w:spacing w:val="20"/>
                <w:sz w:val="12"/>
              </w:rPr>
              <w:t xml:space="preserve"> </w:t>
            </w:r>
            <w:r>
              <w:rPr>
                <w:sz w:val="12"/>
              </w:rPr>
              <w:t>older</w:t>
            </w:r>
            <w:r>
              <w:rPr>
                <w:spacing w:val="21"/>
                <w:sz w:val="12"/>
              </w:rPr>
              <w:t xml:space="preserve"> </w:t>
            </w:r>
            <w:r>
              <w:rPr>
                <w:sz w:val="12"/>
              </w:rPr>
              <w:t>than</w:t>
            </w:r>
            <w:r>
              <w:rPr>
                <w:spacing w:val="20"/>
                <w:sz w:val="12"/>
              </w:rPr>
              <w:t xml:space="preserve"> </w:t>
            </w:r>
            <w:r>
              <w:rPr>
                <w:spacing w:val="-5"/>
                <w:sz w:val="12"/>
              </w:rPr>
              <w:t>60</w:t>
            </w:r>
            <w:r>
              <w:rPr>
                <w:rFonts w:ascii="Times New Roman"/>
                <w:sz w:val="12"/>
              </w:rPr>
              <w:tab/>
            </w:r>
            <w:r>
              <w:rPr>
                <w:spacing w:val="-4"/>
                <w:sz w:val="12"/>
              </w:rPr>
              <w:t>0.21</w:t>
            </w:r>
          </w:p>
        </w:tc>
        <w:tc>
          <w:tcPr>
            <w:tcW w:w="684" w:type="dxa"/>
          </w:tcPr>
          <w:p w14:paraId="387DD9E5" w14:textId="77777777" w:rsidR="00D62403" w:rsidRDefault="00D62403">
            <w:pPr>
              <w:pStyle w:val="TableParagraph"/>
              <w:ind w:left="53"/>
              <w:rPr>
                <w:sz w:val="12"/>
              </w:rPr>
            </w:pPr>
            <w:r>
              <w:rPr>
                <w:spacing w:val="-4"/>
                <w:sz w:val="12"/>
              </w:rPr>
              <w:t>0.19</w:t>
            </w:r>
          </w:p>
        </w:tc>
        <w:tc>
          <w:tcPr>
            <w:tcW w:w="600" w:type="dxa"/>
          </w:tcPr>
          <w:p w14:paraId="4F1D07D3" w14:textId="77777777" w:rsidR="00D62403" w:rsidRDefault="00D62403">
            <w:pPr>
              <w:pStyle w:val="TableParagraph"/>
              <w:ind w:left="50" w:right="75"/>
              <w:rPr>
                <w:sz w:val="12"/>
              </w:rPr>
            </w:pPr>
            <w:r>
              <w:rPr>
                <w:w w:val="90"/>
                <w:sz w:val="12"/>
              </w:rPr>
              <w:t>-</w:t>
            </w:r>
            <w:r>
              <w:rPr>
                <w:spacing w:val="-4"/>
                <w:w w:val="95"/>
                <w:sz w:val="12"/>
              </w:rPr>
              <w:t>0.02</w:t>
            </w:r>
          </w:p>
        </w:tc>
        <w:tc>
          <w:tcPr>
            <w:tcW w:w="711" w:type="dxa"/>
          </w:tcPr>
          <w:p w14:paraId="27C1F721" w14:textId="77777777" w:rsidR="00D62403" w:rsidRDefault="00D62403">
            <w:pPr>
              <w:pStyle w:val="TableParagraph"/>
              <w:ind w:left="2" w:right="27"/>
              <w:rPr>
                <w:sz w:val="12"/>
              </w:rPr>
            </w:pPr>
            <w:r>
              <w:rPr>
                <w:spacing w:val="-4"/>
                <w:w w:val="105"/>
                <w:sz w:val="12"/>
              </w:rPr>
              <w:t>0.17</w:t>
            </w:r>
          </w:p>
        </w:tc>
        <w:tc>
          <w:tcPr>
            <w:tcW w:w="684" w:type="dxa"/>
          </w:tcPr>
          <w:p w14:paraId="57327FC8" w14:textId="77777777" w:rsidR="00D62403" w:rsidRDefault="00D62403">
            <w:pPr>
              <w:pStyle w:val="TableParagraph"/>
              <w:ind w:left="53" w:right="1"/>
              <w:rPr>
                <w:sz w:val="12"/>
              </w:rPr>
            </w:pPr>
            <w:r>
              <w:rPr>
                <w:spacing w:val="-4"/>
                <w:sz w:val="12"/>
              </w:rPr>
              <w:t>0.18</w:t>
            </w:r>
          </w:p>
        </w:tc>
        <w:tc>
          <w:tcPr>
            <w:tcW w:w="600" w:type="dxa"/>
          </w:tcPr>
          <w:p w14:paraId="475D10D8" w14:textId="77777777" w:rsidR="00D62403" w:rsidRDefault="00D62403">
            <w:pPr>
              <w:pStyle w:val="TableParagraph"/>
              <w:ind w:left="50" w:right="75"/>
              <w:rPr>
                <w:sz w:val="12"/>
              </w:rPr>
            </w:pPr>
            <w:r>
              <w:rPr>
                <w:spacing w:val="-4"/>
                <w:sz w:val="12"/>
              </w:rPr>
              <w:t>0.00</w:t>
            </w:r>
          </w:p>
        </w:tc>
        <w:tc>
          <w:tcPr>
            <w:tcW w:w="711" w:type="dxa"/>
          </w:tcPr>
          <w:p w14:paraId="585C0B9A" w14:textId="77777777" w:rsidR="00D62403" w:rsidRDefault="00D62403">
            <w:pPr>
              <w:pStyle w:val="TableParagraph"/>
              <w:ind w:left="1" w:right="27"/>
              <w:rPr>
                <w:sz w:val="12"/>
              </w:rPr>
            </w:pPr>
            <w:r>
              <w:rPr>
                <w:spacing w:val="-4"/>
                <w:sz w:val="12"/>
              </w:rPr>
              <w:t>0.19</w:t>
            </w:r>
          </w:p>
        </w:tc>
        <w:tc>
          <w:tcPr>
            <w:tcW w:w="684" w:type="dxa"/>
          </w:tcPr>
          <w:p w14:paraId="5E360AAE" w14:textId="77777777" w:rsidR="00D62403" w:rsidRDefault="00D62403">
            <w:pPr>
              <w:pStyle w:val="TableParagraph"/>
              <w:ind w:left="53" w:right="1"/>
              <w:rPr>
                <w:sz w:val="12"/>
              </w:rPr>
            </w:pPr>
            <w:r>
              <w:rPr>
                <w:spacing w:val="-4"/>
                <w:sz w:val="12"/>
              </w:rPr>
              <w:t>0.18</w:t>
            </w:r>
          </w:p>
        </w:tc>
        <w:tc>
          <w:tcPr>
            <w:tcW w:w="675" w:type="dxa"/>
          </w:tcPr>
          <w:p w14:paraId="5A449917" w14:textId="77777777" w:rsidR="00D62403" w:rsidRDefault="00D62403">
            <w:pPr>
              <w:pStyle w:val="TableParagraph"/>
              <w:ind w:left="26" w:right="1"/>
              <w:rPr>
                <w:sz w:val="12"/>
              </w:rPr>
            </w:pPr>
            <w:r>
              <w:rPr>
                <w:w w:val="90"/>
                <w:sz w:val="12"/>
              </w:rPr>
              <w:t>-</w:t>
            </w:r>
            <w:r>
              <w:rPr>
                <w:spacing w:val="-4"/>
                <w:sz w:val="12"/>
              </w:rPr>
              <w:t>0.00</w:t>
            </w:r>
          </w:p>
        </w:tc>
      </w:tr>
      <w:tr w:rsidR="00D62403" w14:paraId="12B63E98" w14:textId="77777777">
        <w:trPr>
          <w:trHeight w:val="144"/>
        </w:trPr>
        <w:tc>
          <w:tcPr>
            <w:tcW w:w="4012" w:type="dxa"/>
          </w:tcPr>
          <w:p w14:paraId="07D3E46F" w14:textId="77777777" w:rsidR="00D62403" w:rsidRDefault="00D62403">
            <w:pPr>
              <w:pStyle w:val="TableParagraph"/>
              <w:ind w:right="202"/>
              <w:jc w:val="right"/>
              <w:rPr>
                <w:sz w:val="12"/>
              </w:rPr>
            </w:pPr>
            <w:r>
              <w:rPr>
                <w:spacing w:val="-2"/>
                <w:sz w:val="12"/>
              </w:rPr>
              <w:t>(0.49)</w:t>
            </w:r>
          </w:p>
        </w:tc>
        <w:tc>
          <w:tcPr>
            <w:tcW w:w="684" w:type="dxa"/>
          </w:tcPr>
          <w:p w14:paraId="66EF2A06" w14:textId="77777777" w:rsidR="00D62403" w:rsidRDefault="00D62403">
            <w:pPr>
              <w:pStyle w:val="TableParagraph"/>
              <w:ind w:left="53"/>
              <w:rPr>
                <w:sz w:val="12"/>
              </w:rPr>
            </w:pPr>
            <w:r>
              <w:rPr>
                <w:spacing w:val="-2"/>
                <w:sz w:val="12"/>
              </w:rPr>
              <w:t>(0.40)</w:t>
            </w:r>
          </w:p>
        </w:tc>
        <w:tc>
          <w:tcPr>
            <w:tcW w:w="600" w:type="dxa"/>
          </w:tcPr>
          <w:p w14:paraId="002C0EC3" w14:textId="77777777" w:rsidR="00D62403" w:rsidRDefault="00D62403">
            <w:pPr>
              <w:pStyle w:val="TableParagraph"/>
              <w:ind w:left="50" w:right="75"/>
              <w:rPr>
                <w:sz w:val="12"/>
              </w:rPr>
            </w:pPr>
            <w:r>
              <w:rPr>
                <w:spacing w:val="-2"/>
                <w:sz w:val="12"/>
              </w:rPr>
              <w:t>(0.82)</w:t>
            </w:r>
          </w:p>
        </w:tc>
        <w:tc>
          <w:tcPr>
            <w:tcW w:w="711" w:type="dxa"/>
          </w:tcPr>
          <w:p w14:paraId="353EF581" w14:textId="77777777" w:rsidR="00D62403" w:rsidRDefault="00D62403">
            <w:pPr>
              <w:pStyle w:val="TableParagraph"/>
              <w:ind w:left="1" w:right="27"/>
              <w:rPr>
                <w:sz w:val="12"/>
              </w:rPr>
            </w:pPr>
            <w:r>
              <w:rPr>
                <w:spacing w:val="-2"/>
                <w:sz w:val="12"/>
              </w:rPr>
              <w:t>(0.44)</w:t>
            </w:r>
          </w:p>
        </w:tc>
        <w:tc>
          <w:tcPr>
            <w:tcW w:w="684" w:type="dxa"/>
          </w:tcPr>
          <w:p w14:paraId="4B5D2537" w14:textId="77777777" w:rsidR="00D62403" w:rsidRDefault="00D62403">
            <w:pPr>
              <w:pStyle w:val="TableParagraph"/>
              <w:ind w:left="53" w:right="1"/>
              <w:rPr>
                <w:sz w:val="12"/>
              </w:rPr>
            </w:pPr>
            <w:r>
              <w:rPr>
                <w:spacing w:val="-2"/>
                <w:sz w:val="12"/>
              </w:rPr>
              <w:t>(0.39)</w:t>
            </w:r>
          </w:p>
        </w:tc>
        <w:tc>
          <w:tcPr>
            <w:tcW w:w="600" w:type="dxa"/>
          </w:tcPr>
          <w:p w14:paraId="4F697E8E" w14:textId="77777777" w:rsidR="00D62403" w:rsidRDefault="00D62403">
            <w:pPr>
              <w:pStyle w:val="TableParagraph"/>
              <w:ind w:left="50" w:right="76"/>
              <w:rPr>
                <w:sz w:val="12"/>
              </w:rPr>
            </w:pPr>
            <w:r>
              <w:rPr>
                <w:spacing w:val="-2"/>
                <w:sz w:val="12"/>
              </w:rPr>
              <w:t>(0.96)</w:t>
            </w:r>
          </w:p>
        </w:tc>
        <w:tc>
          <w:tcPr>
            <w:tcW w:w="711" w:type="dxa"/>
          </w:tcPr>
          <w:p w14:paraId="1D28E3AE" w14:textId="77777777" w:rsidR="00D62403" w:rsidRDefault="00D62403">
            <w:pPr>
              <w:pStyle w:val="TableParagraph"/>
              <w:ind w:left="1" w:right="27"/>
              <w:rPr>
                <w:sz w:val="12"/>
              </w:rPr>
            </w:pPr>
            <w:r>
              <w:rPr>
                <w:spacing w:val="-2"/>
                <w:sz w:val="12"/>
              </w:rPr>
              <w:t>(0.46)</w:t>
            </w:r>
          </w:p>
        </w:tc>
        <w:tc>
          <w:tcPr>
            <w:tcW w:w="684" w:type="dxa"/>
          </w:tcPr>
          <w:p w14:paraId="44B358BC" w14:textId="77777777" w:rsidR="00D62403" w:rsidRDefault="00D62403">
            <w:pPr>
              <w:pStyle w:val="TableParagraph"/>
              <w:ind w:left="53" w:right="2"/>
              <w:rPr>
                <w:sz w:val="12"/>
              </w:rPr>
            </w:pPr>
            <w:r>
              <w:rPr>
                <w:spacing w:val="-2"/>
                <w:sz w:val="12"/>
              </w:rPr>
              <w:t>(0.39)</w:t>
            </w:r>
          </w:p>
        </w:tc>
        <w:tc>
          <w:tcPr>
            <w:tcW w:w="675" w:type="dxa"/>
          </w:tcPr>
          <w:p w14:paraId="2F600BED" w14:textId="77777777" w:rsidR="00D62403" w:rsidRDefault="00D62403">
            <w:pPr>
              <w:pStyle w:val="TableParagraph"/>
              <w:ind w:left="26" w:right="2"/>
              <w:rPr>
                <w:sz w:val="12"/>
              </w:rPr>
            </w:pPr>
            <w:r>
              <w:rPr>
                <w:spacing w:val="-2"/>
                <w:sz w:val="12"/>
              </w:rPr>
              <w:t>(0.93)</w:t>
            </w:r>
          </w:p>
        </w:tc>
      </w:tr>
      <w:tr w:rsidR="00D62403" w14:paraId="4C31D3AD" w14:textId="77777777">
        <w:trPr>
          <w:trHeight w:val="144"/>
        </w:trPr>
        <w:tc>
          <w:tcPr>
            <w:tcW w:w="4012" w:type="dxa"/>
          </w:tcPr>
          <w:p w14:paraId="748C093C" w14:textId="77777777" w:rsidR="00D62403" w:rsidRDefault="00D62403">
            <w:pPr>
              <w:pStyle w:val="TableParagraph"/>
              <w:tabs>
                <w:tab w:val="right" w:pos="3757"/>
              </w:tabs>
              <w:ind w:left="91"/>
              <w:jc w:val="left"/>
              <w:rPr>
                <w:sz w:val="12"/>
              </w:rPr>
            </w:pPr>
            <w:r>
              <w:rPr>
                <w:sz w:val="12"/>
              </w:rPr>
              <w:t>Has</w:t>
            </w:r>
            <w:r>
              <w:rPr>
                <w:spacing w:val="26"/>
                <w:sz w:val="12"/>
              </w:rPr>
              <w:t xml:space="preserve"> </w:t>
            </w:r>
            <w:r>
              <w:rPr>
                <w:sz w:val="12"/>
              </w:rPr>
              <w:t>household</w:t>
            </w:r>
            <w:r>
              <w:rPr>
                <w:spacing w:val="27"/>
                <w:sz w:val="12"/>
              </w:rPr>
              <w:t xml:space="preserve"> </w:t>
            </w:r>
            <w:r>
              <w:rPr>
                <w:sz w:val="12"/>
              </w:rPr>
              <w:t>member</w:t>
            </w:r>
            <w:r>
              <w:rPr>
                <w:spacing w:val="27"/>
                <w:sz w:val="12"/>
              </w:rPr>
              <w:t xml:space="preserve"> </w:t>
            </w:r>
            <w:r>
              <w:rPr>
                <w:sz w:val="12"/>
              </w:rPr>
              <w:t>with</w:t>
            </w:r>
            <w:r>
              <w:rPr>
                <w:spacing w:val="27"/>
                <w:sz w:val="12"/>
              </w:rPr>
              <w:t xml:space="preserve"> </w:t>
            </w:r>
            <w:r>
              <w:rPr>
                <w:sz w:val="12"/>
              </w:rPr>
              <w:t>disability/chronic</w:t>
            </w:r>
            <w:r>
              <w:rPr>
                <w:spacing w:val="27"/>
                <w:sz w:val="12"/>
              </w:rPr>
              <w:t xml:space="preserve"> </w:t>
            </w:r>
            <w:r>
              <w:rPr>
                <w:spacing w:val="-2"/>
                <w:sz w:val="12"/>
              </w:rPr>
              <w:t>disease</w:t>
            </w:r>
            <w:r>
              <w:rPr>
                <w:rFonts w:ascii="Times New Roman"/>
                <w:sz w:val="12"/>
              </w:rPr>
              <w:tab/>
            </w:r>
            <w:r>
              <w:rPr>
                <w:spacing w:val="-4"/>
                <w:sz w:val="12"/>
              </w:rPr>
              <w:t>0.30</w:t>
            </w:r>
          </w:p>
        </w:tc>
        <w:tc>
          <w:tcPr>
            <w:tcW w:w="684" w:type="dxa"/>
          </w:tcPr>
          <w:p w14:paraId="3B4B2F98" w14:textId="77777777" w:rsidR="00D62403" w:rsidRDefault="00D62403">
            <w:pPr>
              <w:pStyle w:val="TableParagraph"/>
              <w:ind w:left="53"/>
              <w:rPr>
                <w:sz w:val="12"/>
              </w:rPr>
            </w:pPr>
            <w:r>
              <w:rPr>
                <w:spacing w:val="-4"/>
                <w:sz w:val="12"/>
              </w:rPr>
              <w:t>0.27</w:t>
            </w:r>
          </w:p>
        </w:tc>
        <w:tc>
          <w:tcPr>
            <w:tcW w:w="600" w:type="dxa"/>
          </w:tcPr>
          <w:p w14:paraId="4E6DAA2B" w14:textId="77777777" w:rsidR="00D62403" w:rsidRDefault="00D62403">
            <w:pPr>
              <w:pStyle w:val="TableParagraph"/>
              <w:ind w:left="50" w:right="75"/>
              <w:rPr>
                <w:sz w:val="12"/>
              </w:rPr>
            </w:pPr>
            <w:r>
              <w:rPr>
                <w:w w:val="90"/>
                <w:sz w:val="12"/>
              </w:rPr>
              <w:t>-</w:t>
            </w:r>
            <w:r>
              <w:rPr>
                <w:spacing w:val="-4"/>
                <w:w w:val="95"/>
                <w:sz w:val="12"/>
              </w:rPr>
              <w:t>0.03</w:t>
            </w:r>
          </w:p>
        </w:tc>
        <w:tc>
          <w:tcPr>
            <w:tcW w:w="711" w:type="dxa"/>
          </w:tcPr>
          <w:p w14:paraId="60260631" w14:textId="77777777" w:rsidR="00D62403" w:rsidRDefault="00D62403">
            <w:pPr>
              <w:pStyle w:val="TableParagraph"/>
              <w:ind w:left="2" w:right="27"/>
              <w:rPr>
                <w:sz w:val="12"/>
              </w:rPr>
            </w:pPr>
            <w:r>
              <w:rPr>
                <w:spacing w:val="-4"/>
                <w:w w:val="105"/>
                <w:sz w:val="12"/>
              </w:rPr>
              <w:t>0.15</w:t>
            </w:r>
          </w:p>
        </w:tc>
        <w:tc>
          <w:tcPr>
            <w:tcW w:w="684" w:type="dxa"/>
          </w:tcPr>
          <w:p w14:paraId="2DC86616" w14:textId="77777777" w:rsidR="00D62403" w:rsidRDefault="00D62403">
            <w:pPr>
              <w:pStyle w:val="TableParagraph"/>
              <w:ind w:left="53"/>
              <w:rPr>
                <w:sz w:val="12"/>
              </w:rPr>
            </w:pPr>
            <w:r>
              <w:rPr>
                <w:spacing w:val="-4"/>
                <w:sz w:val="12"/>
              </w:rPr>
              <w:t>0.19</w:t>
            </w:r>
          </w:p>
        </w:tc>
        <w:tc>
          <w:tcPr>
            <w:tcW w:w="600" w:type="dxa"/>
          </w:tcPr>
          <w:p w14:paraId="7C011D20" w14:textId="77777777" w:rsidR="00D62403" w:rsidRDefault="00D62403">
            <w:pPr>
              <w:pStyle w:val="TableParagraph"/>
              <w:ind w:left="50" w:right="75"/>
              <w:rPr>
                <w:sz w:val="12"/>
              </w:rPr>
            </w:pPr>
            <w:r>
              <w:rPr>
                <w:spacing w:val="-4"/>
                <w:sz w:val="12"/>
              </w:rPr>
              <w:t>0.05</w:t>
            </w:r>
          </w:p>
        </w:tc>
        <w:tc>
          <w:tcPr>
            <w:tcW w:w="711" w:type="dxa"/>
          </w:tcPr>
          <w:p w14:paraId="51C74B3C" w14:textId="77777777" w:rsidR="00D62403" w:rsidRDefault="00D62403">
            <w:pPr>
              <w:pStyle w:val="TableParagraph"/>
              <w:ind w:left="2" w:right="27"/>
              <w:rPr>
                <w:sz w:val="12"/>
              </w:rPr>
            </w:pPr>
            <w:r>
              <w:rPr>
                <w:spacing w:val="-4"/>
                <w:sz w:val="12"/>
              </w:rPr>
              <w:t>0.19</w:t>
            </w:r>
          </w:p>
        </w:tc>
        <w:tc>
          <w:tcPr>
            <w:tcW w:w="684" w:type="dxa"/>
          </w:tcPr>
          <w:p w14:paraId="659E2B50" w14:textId="77777777" w:rsidR="00D62403" w:rsidRDefault="00D62403">
            <w:pPr>
              <w:pStyle w:val="TableParagraph"/>
              <w:ind w:left="53" w:right="1"/>
              <w:rPr>
                <w:sz w:val="12"/>
              </w:rPr>
            </w:pPr>
            <w:r>
              <w:rPr>
                <w:spacing w:val="-4"/>
                <w:sz w:val="12"/>
              </w:rPr>
              <w:t>0.22</w:t>
            </w:r>
          </w:p>
        </w:tc>
        <w:tc>
          <w:tcPr>
            <w:tcW w:w="675" w:type="dxa"/>
          </w:tcPr>
          <w:p w14:paraId="7FF09930" w14:textId="77777777" w:rsidR="00D62403" w:rsidRDefault="00D62403">
            <w:pPr>
              <w:pStyle w:val="TableParagraph"/>
              <w:ind w:left="26"/>
              <w:rPr>
                <w:sz w:val="12"/>
              </w:rPr>
            </w:pPr>
            <w:r>
              <w:rPr>
                <w:spacing w:val="-4"/>
                <w:sz w:val="12"/>
              </w:rPr>
              <w:t>0.02</w:t>
            </w:r>
          </w:p>
        </w:tc>
      </w:tr>
      <w:tr w:rsidR="00D62403" w14:paraId="52BDBBA5" w14:textId="77777777">
        <w:trPr>
          <w:trHeight w:val="144"/>
        </w:trPr>
        <w:tc>
          <w:tcPr>
            <w:tcW w:w="4012" w:type="dxa"/>
          </w:tcPr>
          <w:p w14:paraId="2E927CD3" w14:textId="77777777" w:rsidR="00D62403" w:rsidRDefault="00D62403">
            <w:pPr>
              <w:pStyle w:val="TableParagraph"/>
              <w:ind w:right="202"/>
              <w:jc w:val="right"/>
              <w:rPr>
                <w:sz w:val="12"/>
              </w:rPr>
            </w:pPr>
            <w:r>
              <w:rPr>
                <w:spacing w:val="-2"/>
                <w:sz w:val="12"/>
              </w:rPr>
              <w:t>(0.46)</w:t>
            </w:r>
          </w:p>
        </w:tc>
        <w:tc>
          <w:tcPr>
            <w:tcW w:w="684" w:type="dxa"/>
          </w:tcPr>
          <w:p w14:paraId="44CB707C" w14:textId="77777777" w:rsidR="00D62403" w:rsidRDefault="00D62403">
            <w:pPr>
              <w:pStyle w:val="TableParagraph"/>
              <w:ind w:left="53"/>
              <w:rPr>
                <w:sz w:val="12"/>
              </w:rPr>
            </w:pPr>
            <w:r>
              <w:rPr>
                <w:spacing w:val="-2"/>
                <w:sz w:val="12"/>
              </w:rPr>
              <w:t>(0.45)</w:t>
            </w:r>
          </w:p>
        </w:tc>
        <w:tc>
          <w:tcPr>
            <w:tcW w:w="600" w:type="dxa"/>
          </w:tcPr>
          <w:p w14:paraId="4BA729FA" w14:textId="77777777" w:rsidR="00D62403" w:rsidRDefault="00D62403">
            <w:pPr>
              <w:pStyle w:val="TableParagraph"/>
              <w:ind w:left="50" w:right="75"/>
              <w:rPr>
                <w:sz w:val="12"/>
              </w:rPr>
            </w:pPr>
            <w:r>
              <w:rPr>
                <w:spacing w:val="-2"/>
                <w:w w:val="105"/>
                <w:sz w:val="12"/>
              </w:rPr>
              <w:t>(0.77)</w:t>
            </w:r>
          </w:p>
        </w:tc>
        <w:tc>
          <w:tcPr>
            <w:tcW w:w="711" w:type="dxa"/>
          </w:tcPr>
          <w:p w14:paraId="670228FF" w14:textId="77777777" w:rsidR="00D62403" w:rsidRDefault="00D62403">
            <w:pPr>
              <w:pStyle w:val="TableParagraph"/>
              <w:ind w:left="1" w:right="27"/>
              <w:rPr>
                <w:sz w:val="12"/>
              </w:rPr>
            </w:pPr>
            <w:r>
              <w:rPr>
                <w:spacing w:val="-2"/>
                <w:sz w:val="12"/>
              </w:rPr>
              <w:t>(0.35)</w:t>
            </w:r>
          </w:p>
        </w:tc>
        <w:tc>
          <w:tcPr>
            <w:tcW w:w="684" w:type="dxa"/>
          </w:tcPr>
          <w:p w14:paraId="58EB9BEC" w14:textId="77777777" w:rsidR="00D62403" w:rsidRDefault="00D62403">
            <w:pPr>
              <w:pStyle w:val="TableParagraph"/>
              <w:ind w:left="53" w:right="1"/>
              <w:rPr>
                <w:sz w:val="12"/>
              </w:rPr>
            </w:pPr>
            <w:r>
              <w:rPr>
                <w:spacing w:val="-2"/>
                <w:sz w:val="12"/>
              </w:rPr>
              <w:t>(0.40)</w:t>
            </w:r>
          </w:p>
        </w:tc>
        <w:tc>
          <w:tcPr>
            <w:tcW w:w="600" w:type="dxa"/>
          </w:tcPr>
          <w:p w14:paraId="61C98C0B" w14:textId="77777777" w:rsidR="00D62403" w:rsidRDefault="00D62403">
            <w:pPr>
              <w:pStyle w:val="TableParagraph"/>
              <w:ind w:left="50" w:right="76"/>
              <w:rPr>
                <w:sz w:val="12"/>
              </w:rPr>
            </w:pPr>
            <w:r>
              <w:rPr>
                <w:spacing w:val="-2"/>
                <w:sz w:val="12"/>
              </w:rPr>
              <w:t>(0.37)</w:t>
            </w:r>
          </w:p>
        </w:tc>
        <w:tc>
          <w:tcPr>
            <w:tcW w:w="711" w:type="dxa"/>
          </w:tcPr>
          <w:p w14:paraId="0C0E5DA3" w14:textId="77777777" w:rsidR="00D62403" w:rsidRDefault="00D62403">
            <w:pPr>
              <w:pStyle w:val="TableParagraph"/>
              <w:ind w:left="1" w:right="27"/>
              <w:rPr>
                <w:sz w:val="12"/>
              </w:rPr>
            </w:pPr>
            <w:r>
              <w:rPr>
                <w:spacing w:val="-2"/>
                <w:sz w:val="12"/>
              </w:rPr>
              <w:t>(0.39)</w:t>
            </w:r>
          </w:p>
        </w:tc>
        <w:tc>
          <w:tcPr>
            <w:tcW w:w="684" w:type="dxa"/>
          </w:tcPr>
          <w:p w14:paraId="1E2AEF50" w14:textId="77777777" w:rsidR="00D62403" w:rsidRDefault="00D62403">
            <w:pPr>
              <w:pStyle w:val="TableParagraph"/>
              <w:ind w:left="53" w:right="2"/>
              <w:rPr>
                <w:sz w:val="12"/>
              </w:rPr>
            </w:pPr>
            <w:r>
              <w:rPr>
                <w:spacing w:val="-2"/>
                <w:w w:val="105"/>
                <w:sz w:val="12"/>
              </w:rPr>
              <w:t>(0.41)</w:t>
            </w:r>
          </w:p>
        </w:tc>
        <w:tc>
          <w:tcPr>
            <w:tcW w:w="675" w:type="dxa"/>
          </w:tcPr>
          <w:p w14:paraId="702B9345" w14:textId="77777777" w:rsidR="00D62403" w:rsidRDefault="00D62403">
            <w:pPr>
              <w:pStyle w:val="TableParagraph"/>
              <w:ind w:left="26" w:right="2"/>
              <w:rPr>
                <w:sz w:val="12"/>
              </w:rPr>
            </w:pPr>
            <w:r>
              <w:rPr>
                <w:spacing w:val="-2"/>
                <w:sz w:val="12"/>
              </w:rPr>
              <w:t>(0.60)</w:t>
            </w:r>
          </w:p>
        </w:tc>
      </w:tr>
      <w:tr w:rsidR="00D62403" w14:paraId="3B325413" w14:textId="77777777">
        <w:trPr>
          <w:trHeight w:val="144"/>
        </w:trPr>
        <w:tc>
          <w:tcPr>
            <w:tcW w:w="4012" w:type="dxa"/>
          </w:tcPr>
          <w:p w14:paraId="53D49344" w14:textId="77777777" w:rsidR="00D62403" w:rsidRDefault="00D62403">
            <w:pPr>
              <w:pStyle w:val="TableParagraph"/>
              <w:tabs>
                <w:tab w:val="right" w:pos="3757"/>
              </w:tabs>
              <w:ind w:left="91"/>
              <w:jc w:val="left"/>
              <w:rPr>
                <w:sz w:val="12"/>
              </w:rPr>
            </w:pPr>
            <w:r>
              <w:rPr>
                <w:sz w:val="12"/>
              </w:rPr>
              <w:t>Number</w:t>
            </w:r>
            <w:r>
              <w:rPr>
                <w:spacing w:val="19"/>
                <w:sz w:val="12"/>
              </w:rPr>
              <w:t xml:space="preserve"> </w:t>
            </w:r>
            <w:r>
              <w:rPr>
                <w:sz w:val="12"/>
              </w:rPr>
              <w:t>of</w:t>
            </w:r>
            <w:r>
              <w:rPr>
                <w:spacing w:val="19"/>
                <w:sz w:val="12"/>
              </w:rPr>
              <w:t xml:space="preserve"> </w:t>
            </w:r>
            <w:r>
              <w:rPr>
                <w:spacing w:val="-2"/>
                <w:sz w:val="12"/>
              </w:rPr>
              <w:t>rooms</w:t>
            </w:r>
            <w:r>
              <w:rPr>
                <w:rFonts w:ascii="Times New Roman"/>
                <w:sz w:val="12"/>
              </w:rPr>
              <w:tab/>
            </w:r>
            <w:r>
              <w:rPr>
                <w:spacing w:val="-4"/>
                <w:sz w:val="12"/>
              </w:rPr>
              <w:t>2.89</w:t>
            </w:r>
          </w:p>
        </w:tc>
        <w:tc>
          <w:tcPr>
            <w:tcW w:w="684" w:type="dxa"/>
          </w:tcPr>
          <w:p w14:paraId="1D2267E1" w14:textId="77777777" w:rsidR="00D62403" w:rsidRDefault="00D62403">
            <w:pPr>
              <w:pStyle w:val="TableParagraph"/>
              <w:ind w:left="53"/>
              <w:rPr>
                <w:sz w:val="12"/>
              </w:rPr>
            </w:pPr>
            <w:r>
              <w:rPr>
                <w:spacing w:val="-4"/>
                <w:sz w:val="12"/>
              </w:rPr>
              <w:t>2.27</w:t>
            </w:r>
          </w:p>
        </w:tc>
        <w:tc>
          <w:tcPr>
            <w:tcW w:w="600" w:type="dxa"/>
          </w:tcPr>
          <w:p w14:paraId="4BF7E3DA" w14:textId="77777777" w:rsidR="00D62403" w:rsidRDefault="00D62403">
            <w:pPr>
              <w:pStyle w:val="TableParagraph"/>
              <w:ind w:left="50" w:right="75"/>
              <w:rPr>
                <w:sz w:val="12"/>
              </w:rPr>
            </w:pPr>
            <w:r>
              <w:rPr>
                <w:spacing w:val="-2"/>
                <w:sz w:val="12"/>
              </w:rPr>
              <w:t>-0.62*</w:t>
            </w:r>
          </w:p>
        </w:tc>
        <w:tc>
          <w:tcPr>
            <w:tcW w:w="711" w:type="dxa"/>
          </w:tcPr>
          <w:p w14:paraId="7FECF61D" w14:textId="77777777" w:rsidR="00D62403" w:rsidRDefault="00D62403">
            <w:pPr>
              <w:pStyle w:val="TableParagraph"/>
              <w:ind w:left="2" w:right="27"/>
              <w:rPr>
                <w:sz w:val="12"/>
              </w:rPr>
            </w:pPr>
            <w:r>
              <w:rPr>
                <w:spacing w:val="-4"/>
                <w:w w:val="105"/>
                <w:sz w:val="12"/>
              </w:rPr>
              <w:t>1.99</w:t>
            </w:r>
          </w:p>
        </w:tc>
        <w:tc>
          <w:tcPr>
            <w:tcW w:w="684" w:type="dxa"/>
          </w:tcPr>
          <w:p w14:paraId="40AAA129" w14:textId="77777777" w:rsidR="00D62403" w:rsidRDefault="00D62403">
            <w:pPr>
              <w:pStyle w:val="TableParagraph"/>
              <w:ind w:left="53" w:right="1"/>
              <w:rPr>
                <w:sz w:val="12"/>
              </w:rPr>
            </w:pPr>
            <w:r>
              <w:rPr>
                <w:spacing w:val="-4"/>
                <w:w w:val="105"/>
                <w:sz w:val="12"/>
              </w:rPr>
              <w:t>1.66</w:t>
            </w:r>
          </w:p>
        </w:tc>
        <w:tc>
          <w:tcPr>
            <w:tcW w:w="600" w:type="dxa"/>
          </w:tcPr>
          <w:p w14:paraId="6CF567A6" w14:textId="77777777" w:rsidR="00D62403" w:rsidRDefault="00D62403">
            <w:pPr>
              <w:pStyle w:val="TableParagraph"/>
              <w:ind w:left="50" w:right="75"/>
              <w:rPr>
                <w:sz w:val="12"/>
              </w:rPr>
            </w:pPr>
            <w:r>
              <w:rPr>
                <w:spacing w:val="-2"/>
                <w:sz w:val="12"/>
              </w:rPr>
              <w:t>-0.33*</w:t>
            </w:r>
          </w:p>
        </w:tc>
        <w:tc>
          <w:tcPr>
            <w:tcW w:w="711" w:type="dxa"/>
          </w:tcPr>
          <w:p w14:paraId="1D964FA1" w14:textId="77777777" w:rsidR="00D62403" w:rsidRDefault="00D62403">
            <w:pPr>
              <w:pStyle w:val="TableParagraph"/>
              <w:ind w:left="1" w:right="27"/>
              <w:rPr>
                <w:sz w:val="12"/>
              </w:rPr>
            </w:pPr>
            <w:r>
              <w:rPr>
                <w:spacing w:val="-4"/>
                <w:sz w:val="12"/>
              </w:rPr>
              <w:t>2.26</w:t>
            </w:r>
          </w:p>
        </w:tc>
        <w:tc>
          <w:tcPr>
            <w:tcW w:w="684" w:type="dxa"/>
          </w:tcPr>
          <w:p w14:paraId="2A79A4F0" w14:textId="77777777" w:rsidR="00D62403" w:rsidRDefault="00D62403">
            <w:pPr>
              <w:pStyle w:val="TableParagraph"/>
              <w:ind w:left="53" w:right="1"/>
              <w:rPr>
                <w:sz w:val="12"/>
              </w:rPr>
            </w:pPr>
            <w:r>
              <w:rPr>
                <w:spacing w:val="-4"/>
                <w:sz w:val="12"/>
              </w:rPr>
              <w:t>1.84</w:t>
            </w:r>
          </w:p>
        </w:tc>
        <w:tc>
          <w:tcPr>
            <w:tcW w:w="675" w:type="dxa"/>
          </w:tcPr>
          <w:p w14:paraId="17B94FAD" w14:textId="77777777" w:rsidR="00D62403" w:rsidRDefault="00D62403">
            <w:pPr>
              <w:pStyle w:val="TableParagraph"/>
              <w:ind w:left="26" w:right="1"/>
              <w:rPr>
                <w:sz w:val="12"/>
              </w:rPr>
            </w:pPr>
            <w:r>
              <w:rPr>
                <w:sz w:val="12"/>
              </w:rPr>
              <w:t>-</w:t>
            </w:r>
            <w:r>
              <w:rPr>
                <w:spacing w:val="-2"/>
                <w:sz w:val="12"/>
              </w:rPr>
              <w:t>0.42***</w:t>
            </w:r>
          </w:p>
        </w:tc>
      </w:tr>
      <w:tr w:rsidR="00D62403" w14:paraId="35C97279" w14:textId="77777777">
        <w:trPr>
          <w:trHeight w:val="144"/>
        </w:trPr>
        <w:tc>
          <w:tcPr>
            <w:tcW w:w="4012" w:type="dxa"/>
          </w:tcPr>
          <w:p w14:paraId="14D02789" w14:textId="77777777" w:rsidR="00D62403" w:rsidRDefault="00D62403">
            <w:pPr>
              <w:pStyle w:val="TableParagraph"/>
              <w:ind w:right="202"/>
              <w:jc w:val="right"/>
              <w:rPr>
                <w:sz w:val="12"/>
              </w:rPr>
            </w:pPr>
            <w:r>
              <w:rPr>
                <w:spacing w:val="-2"/>
                <w:w w:val="105"/>
                <w:sz w:val="12"/>
              </w:rPr>
              <w:t>(1.24)</w:t>
            </w:r>
          </w:p>
        </w:tc>
        <w:tc>
          <w:tcPr>
            <w:tcW w:w="684" w:type="dxa"/>
          </w:tcPr>
          <w:p w14:paraId="108962F4" w14:textId="77777777" w:rsidR="00D62403" w:rsidRDefault="00D62403">
            <w:pPr>
              <w:pStyle w:val="TableParagraph"/>
              <w:ind w:left="53"/>
              <w:rPr>
                <w:sz w:val="12"/>
              </w:rPr>
            </w:pPr>
            <w:r>
              <w:rPr>
                <w:spacing w:val="-2"/>
                <w:w w:val="105"/>
                <w:sz w:val="12"/>
              </w:rPr>
              <w:t>(1.22)</w:t>
            </w:r>
          </w:p>
        </w:tc>
        <w:tc>
          <w:tcPr>
            <w:tcW w:w="600" w:type="dxa"/>
          </w:tcPr>
          <w:p w14:paraId="01A5D641" w14:textId="77777777" w:rsidR="00D62403" w:rsidRDefault="00D62403">
            <w:pPr>
              <w:pStyle w:val="TableParagraph"/>
              <w:ind w:left="50" w:right="75"/>
              <w:rPr>
                <w:sz w:val="12"/>
              </w:rPr>
            </w:pPr>
            <w:r>
              <w:rPr>
                <w:spacing w:val="-2"/>
                <w:sz w:val="12"/>
              </w:rPr>
              <w:t>(0.01)</w:t>
            </w:r>
          </w:p>
        </w:tc>
        <w:tc>
          <w:tcPr>
            <w:tcW w:w="711" w:type="dxa"/>
          </w:tcPr>
          <w:p w14:paraId="52192426" w14:textId="77777777" w:rsidR="00D62403" w:rsidRDefault="00D62403">
            <w:pPr>
              <w:pStyle w:val="TableParagraph"/>
              <w:ind w:left="1" w:right="27"/>
              <w:rPr>
                <w:sz w:val="12"/>
              </w:rPr>
            </w:pPr>
            <w:r>
              <w:rPr>
                <w:spacing w:val="-2"/>
                <w:w w:val="105"/>
                <w:sz w:val="12"/>
              </w:rPr>
              <w:t>(1.08)</w:t>
            </w:r>
          </w:p>
        </w:tc>
        <w:tc>
          <w:tcPr>
            <w:tcW w:w="684" w:type="dxa"/>
          </w:tcPr>
          <w:p w14:paraId="298CA9E9" w14:textId="77777777" w:rsidR="00D62403" w:rsidRDefault="00D62403">
            <w:pPr>
              <w:pStyle w:val="TableParagraph"/>
              <w:ind w:left="53" w:right="1"/>
              <w:rPr>
                <w:sz w:val="12"/>
              </w:rPr>
            </w:pPr>
            <w:r>
              <w:rPr>
                <w:spacing w:val="-2"/>
                <w:w w:val="105"/>
                <w:sz w:val="12"/>
              </w:rPr>
              <w:t>(1.05)</w:t>
            </w:r>
          </w:p>
        </w:tc>
        <w:tc>
          <w:tcPr>
            <w:tcW w:w="600" w:type="dxa"/>
          </w:tcPr>
          <w:p w14:paraId="145F285D" w14:textId="77777777" w:rsidR="00D62403" w:rsidRDefault="00D62403">
            <w:pPr>
              <w:pStyle w:val="TableParagraph"/>
              <w:ind w:left="50" w:right="76"/>
              <w:rPr>
                <w:sz w:val="12"/>
              </w:rPr>
            </w:pPr>
            <w:r>
              <w:rPr>
                <w:spacing w:val="-2"/>
                <w:sz w:val="12"/>
              </w:rPr>
              <w:t>(0.02)</w:t>
            </w:r>
          </w:p>
        </w:tc>
        <w:tc>
          <w:tcPr>
            <w:tcW w:w="711" w:type="dxa"/>
          </w:tcPr>
          <w:p w14:paraId="219C2DA9" w14:textId="77777777" w:rsidR="00D62403" w:rsidRDefault="00D62403">
            <w:pPr>
              <w:pStyle w:val="TableParagraph"/>
              <w:ind w:left="1" w:right="27"/>
              <w:rPr>
                <w:sz w:val="12"/>
              </w:rPr>
            </w:pPr>
            <w:r>
              <w:rPr>
                <w:spacing w:val="-2"/>
                <w:w w:val="105"/>
                <w:sz w:val="12"/>
              </w:rPr>
              <w:t>(1.20)</w:t>
            </w:r>
          </w:p>
        </w:tc>
        <w:tc>
          <w:tcPr>
            <w:tcW w:w="684" w:type="dxa"/>
          </w:tcPr>
          <w:p w14:paraId="7F9076DF" w14:textId="77777777" w:rsidR="00D62403" w:rsidRDefault="00D62403">
            <w:pPr>
              <w:pStyle w:val="TableParagraph"/>
              <w:ind w:left="53" w:right="2"/>
              <w:rPr>
                <w:sz w:val="12"/>
              </w:rPr>
            </w:pPr>
            <w:r>
              <w:rPr>
                <w:spacing w:val="-2"/>
                <w:w w:val="115"/>
                <w:sz w:val="12"/>
              </w:rPr>
              <w:t>(1.13)</w:t>
            </w:r>
          </w:p>
        </w:tc>
        <w:tc>
          <w:tcPr>
            <w:tcW w:w="675" w:type="dxa"/>
          </w:tcPr>
          <w:p w14:paraId="642D37FB" w14:textId="77777777" w:rsidR="00D62403" w:rsidRDefault="00D62403">
            <w:pPr>
              <w:pStyle w:val="TableParagraph"/>
              <w:ind w:left="26" w:right="2"/>
              <w:rPr>
                <w:sz w:val="12"/>
              </w:rPr>
            </w:pPr>
            <w:r>
              <w:rPr>
                <w:spacing w:val="-2"/>
                <w:sz w:val="12"/>
              </w:rPr>
              <w:t>(0.00)</w:t>
            </w:r>
          </w:p>
        </w:tc>
      </w:tr>
      <w:tr w:rsidR="00D62403" w14:paraId="0DFC137C" w14:textId="77777777">
        <w:trPr>
          <w:trHeight w:val="144"/>
        </w:trPr>
        <w:tc>
          <w:tcPr>
            <w:tcW w:w="4012" w:type="dxa"/>
          </w:tcPr>
          <w:p w14:paraId="0C396114" w14:textId="77777777" w:rsidR="00D62403" w:rsidRDefault="00D62403">
            <w:pPr>
              <w:pStyle w:val="TableParagraph"/>
              <w:tabs>
                <w:tab w:val="right" w:pos="3757"/>
              </w:tabs>
              <w:ind w:left="91"/>
              <w:jc w:val="left"/>
              <w:rPr>
                <w:sz w:val="12"/>
              </w:rPr>
            </w:pPr>
            <w:r>
              <w:rPr>
                <w:sz w:val="12"/>
              </w:rPr>
              <w:t>Household</w:t>
            </w:r>
            <w:r>
              <w:rPr>
                <w:spacing w:val="24"/>
                <w:sz w:val="12"/>
              </w:rPr>
              <w:t xml:space="preserve"> </w:t>
            </w:r>
            <w:r>
              <w:rPr>
                <w:sz w:val="12"/>
              </w:rPr>
              <w:t>Crowding</w:t>
            </w:r>
            <w:r>
              <w:rPr>
                <w:spacing w:val="25"/>
                <w:sz w:val="12"/>
              </w:rPr>
              <w:t xml:space="preserve"> </w:t>
            </w:r>
            <w:r>
              <w:rPr>
                <w:spacing w:val="-2"/>
                <w:sz w:val="12"/>
              </w:rPr>
              <w:t>Index</w:t>
            </w:r>
            <w:r>
              <w:rPr>
                <w:rFonts w:ascii="Times New Roman"/>
                <w:sz w:val="12"/>
              </w:rPr>
              <w:tab/>
            </w:r>
            <w:r>
              <w:rPr>
                <w:spacing w:val="-4"/>
                <w:sz w:val="12"/>
              </w:rPr>
              <w:t>3.02</w:t>
            </w:r>
          </w:p>
        </w:tc>
        <w:tc>
          <w:tcPr>
            <w:tcW w:w="684" w:type="dxa"/>
          </w:tcPr>
          <w:p w14:paraId="104DFCEF" w14:textId="77777777" w:rsidR="00D62403" w:rsidRDefault="00D62403">
            <w:pPr>
              <w:pStyle w:val="TableParagraph"/>
              <w:ind w:left="53"/>
              <w:rPr>
                <w:sz w:val="12"/>
              </w:rPr>
            </w:pPr>
            <w:r>
              <w:rPr>
                <w:spacing w:val="-4"/>
                <w:w w:val="105"/>
                <w:sz w:val="12"/>
              </w:rPr>
              <w:t>3.77</w:t>
            </w:r>
          </w:p>
        </w:tc>
        <w:tc>
          <w:tcPr>
            <w:tcW w:w="600" w:type="dxa"/>
          </w:tcPr>
          <w:p w14:paraId="1AED06F0" w14:textId="77777777" w:rsidR="00D62403" w:rsidRDefault="00D62403">
            <w:pPr>
              <w:pStyle w:val="TableParagraph"/>
              <w:ind w:left="50" w:right="75"/>
              <w:rPr>
                <w:sz w:val="12"/>
              </w:rPr>
            </w:pPr>
            <w:r>
              <w:rPr>
                <w:spacing w:val="-4"/>
                <w:sz w:val="12"/>
              </w:rPr>
              <w:t>0.74</w:t>
            </w:r>
          </w:p>
        </w:tc>
        <w:tc>
          <w:tcPr>
            <w:tcW w:w="711" w:type="dxa"/>
          </w:tcPr>
          <w:p w14:paraId="122FDBD0" w14:textId="77777777" w:rsidR="00D62403" w:rsidRDefault="00D62403">
            <w:pPr>
              <w:pStyle w:val="TableParagraph"/>
              <w:ind w:left="2" w:right="27"/>
              <w:rPr>
                <w:sz w:val="12"/>
              </w:rPr>
            </w:pPr>
            <w:r>
              <w:rPr>
                <w:spacing w:val="-4"/>
                <w:sz w:val="12"/>
              </w:rPr>
              <w:t>3.93</w:t>
            </w:r>
          </w:p>
        </w:tc>
        <w:tc>
          <w:tcPr>
            <w:tcW w:w="684" w:type="dxa"/>
          </w:tcPr>
          <w:p w14:paraId="51107DFF" w14:textId="77777777" w:rsidR="00D62403" w:rsidRDefault="00D62403">
            <w:pPr>
              <w:pStyle w:val="TableParagraph"/>
              <w:ind w:left="53" w:right="1"/>
              <w:rPr>
                <w:sz w:val="12"/>
              </w:rPr>
            </w:pPr>
            <w:r>
              <w:rPr>
                <w:spacing w:val="-4"/>
                <w:sz w:val="12"/>
              </w:rPr>
              <w:t>4.97</w:t>
            </w:r>
          </w:p>
        </w:tc>
        <w:tc>
          <w:tcPr>
            <w:tcW w:w="600" w:type="dxa"/>
          </w:tcPr>
          <w:p w14:paraId="00BE8BC3" w14:textId="77777777" w:rsidR="00D62403" w:rsidRDefault="00D62403">
            <w:pPr>
              <w:pStyle w:val="TableParagraph"/>
              <w:ind w:left="50" w:right="75"/>
              <w:rPr>
                <w:sz w:val="12"/>
              </w:rPr>
            </w:pPr>
            <w:r>
              <w:rPr>
                <w:spacing w:val="-2"/>
                <w:w w:val="105"/>
                <w:sz w:val="12"/>
              </w:rPr>
              <w:t>1.04*</w:t>
            </w:r>
          </w:p>
        </w:tc>
        <w:tc>
          <w:tcPr>
            <w:tcW w:w="711" w:type="dxa"/>
          </w:tcPr>
          <w:p w14:paraId="29046F70" w14:textId="77777777" w:rsidR="00D62403" w:rsidRDefault="00D62403">
            <w:pPr>
              <w:pStyle w:val="TableParagraph"/>
              <w:ind w:left="1" w:right="27"/>
              <w:rPr>
                <w:sz w:val="12"/>
              </w:rPr>
            </w:pPr>
            <w:r>
              <w:rPr>
                <w:spacing w:val="-4"/>
                <w:sz w:val="12"/>
              </w:rPr>
              <w:t>3.66</w:t>
            </w:r>
          </w:p>
        </w:tc>
        <w:tc>
          <w:tcPr>
            <w:tcW w:w="684" w:type="dxa"/>
          </w:tcPr>
          <w:p w14:paraId="2A33ECFD" w14:textId="77777777" w:rsidR="00D62403" w:rsidRDefault="00D62403">
            <w:pPr>
              <w:pStyle w:val="TableParagraph"/>
              <w:ind w:left="53" w:right="1"/>
              <w:rPr>
                <w:sz w:val="12"/>
              </w:rPr>
            </w:pPr>
            <w:r>
              <w:rPr>
                <w:spacing w:val="-4"/>
                <w:sz w:val="12"/>
              </w:rPr>
              <w:t>4.62</w:t>
            </w:r>
          </w:p>
        </w:tc>
        <w:tc>
          <w:tcPr>
            <w:tcW w:w="675" w:type="dxa"/>
          </w:tcPr>
          <w:p w14:paraId="251767F6" w14:textId="77777777" w:rsidR="00D62403" w:rsidRDefault="00D62403">
            <w:pPr>
              <w:pStyle w:val="TableParagraph"/>
              <w:ind w:left="26" w:right="1"/>
              <w:rPr>
                <w:sz w:val="12"/>
              </w:rPr>
            </w:pPr>
            <w:r>
              <w:rPr>
                <w:spacing w:val="-2"/>
                <w:sz w:val="12"/>
              </w:rPr>
              <w:t>0.96**</w:t>
            </w:r>
          </w:p>
        </w:tc>
      </w:tr>
      <w:tr w:rsidR="00D62403" w14:paraId="5C55F59A" w14:textId="77777777">
        <w:trPr>
          <w:trHeight w:val="144"/>
        </w:trPr>
        <w:tc>
          <w:tcPr>
            <w:tcW w:w="4012" w:type="dxa"/>
          </w:tcPr>
          <w:p w14:paraId="1A844657" w14:textId="77777777" w:rsidR="00D62403" w:rsidRDefault="00D62403">
            <w:pPr>
              <w:pStyle w:val="TableParagraph"/>
              <w:ind w:right="202"/>
              <w:jc w:val="right"/>
              <w:rPr>
                <w:sz w:val="12"/>
              </w:rPr>
            </w:pPr>
            <w:r>
              <w:rPr>
                <w:spacing w:val="-2"/>
                <w:w w:val="105"/>
                <w:sz w:val="12"/>
              </w:rPr>
              <w:t>(1.70)</w:t>
            </w:r>
          </w:p>
        </w:tc>
        <w:tc>
          <w:tcPr>
            <w:tcW w:w="684" w:type="dxa"/>
          </w:tcPr>
          <w:p w14:paraId="5F8B41F8" w14:textId="77777777" w:rsidR="00D62403" w:rsidRDefault="00D62403">
            <w:pPr>
              <w:pStyle w:val="TableParagraph"/>
              <w:ind w:left="53"/>
              <w:rPr>
                <w:sz w:val="12"/>
              </w:rPr>
            </w:pPr>
            <w:r>
              <w:rPr>
                <w:spacing w:val="-2"/>
                <w:sz w:val="12"/>
              </w:rPr>
              <w:t>(2.62)</w:t>
            </w:r>
          </w:p>
        </w:tc>
        <w:tc>
          <w:tcPr>
            <w:tcW w:w="600" w:type="dxa"/>
          </w:tcPr>
          <w:p w14:paraId="7C6EBECA" w14:textId="77777777" w:rsidR="00D62403" w:rsidRDefault="00D62403">
            <w:pPr>
              <w:pStyle w:val="TableParagraph"/>
              <w:ind w:left="50" w:right="75"/>
              <w:rPr>
                <w:sz w:val="12"/>
              </w:rPr>
            </w:pPr>
            <w:r>
              <w:rPr>
                <w:spacing w:val="-2"/>
                <w:w w:val="105"/>
                <w:sz w:val="12"/>
              </w:rPr>
              <w:t>(0.15)</w:t>
            </w:r>
          </w:p>
        </w:tc>
        <w:tc>
          <w:tcPr>
            <w:tcW w:w="711" w:type="dxa"/>
          </w:tcPr>
          <w:p w14:paraId="3F9A3EEC" w14:textId="77777777" w:rsidR="00D62403" w:rsidRDefault="00D62403">
            <w:pPr>
              <w:pStyle w:val="TableParagraph"/>
              <w:ind w:left="1" w:right="27"/>
              <w:rPr>
                <w:sz w:val="12"/>
              </w:rPr>
            </w:pPr>
            <w:r>
              <w:rPr>
                <w:spacing w:val="-2"/>
                <w:sz w:val="12"/>
              </w:rPr>
              <w:t>(2.87)</w:t>
            </w:r>
          </w:p>
        </w:tc>
        <w:tc>
          <w:tcPr>
            <w:tcW w:w="684" w:type="dxa"/>
          </w:tcPr>
          <w:p w14:paraId="1B6CC12C" w14:textId="77777777" w:rsidR="00D62403" w:rsidRDefault="00D62403">
            <w:pPr>
              <w:pStyle w:val="TableParagraph"/>
              <w:ind w:left="53" w:right="1"/>
              <w:rPr>
                <w:sz w:val="12"/>
              </w:rPr>
            </w:pPr>
            <w:r>
              <w:rPr>
                <w:spacing w:val="-2"/>
                <w:sz w:val="12"/>
              </w:rPr>
              <w:t>(3.50)</w:t>
            </w:r>
          </w:p>
        </w:tc>
        <w:tc>
          <w:tcPr>
            <w:tcW w:w="600" w:type="dxa"/>
          </w:tcPr>
          <w:p w14:paraId="363B7BDE" w14:textId="77777777" w:rsidR="00D62403" w:rsidRDefault="00D62403">
            <w:pPr>
              <w:pStyle w:val="TableParagraph"/>
              <w:ind w:left="50" w:right="76"/>
              <w:rPr>
                <w:sz w:val="12"/>
              </w:rPr>
            </w:pPr>
            <w:r>
              <w:rPr>
                <w:spacing w:val="-2"/>
                <w:sz w:val="12"/>
              </w:rPr>
              <w:t>(0.02)</w:t>
            </w:r>
          </w:p>
        </w:tc>
        <w:tc>
          <w:tcPr>
            <w:tcW w:w="711" w:type="dxa"/>
          </w:tcPr>
          <w:p w14:paraId="230BC70C" w14:textId="77777777" w:rsidR="00D62403" w:rsidRDefault="00D62403">
            <w:pPr>
              <w:pStyle w:val="TableParagraph"/>
              <w:ind w:left="1" w:right="27"/>
              <w:rPr>
                <w:sz w:val="12"/>
              </w:rPr>
            </w:pPr>
            <w:r>
              <w:rPr>
                <w:spacing w:val="-2"/>
                <w:w w:val="105"/>
                <w:sz w:val="12"/>
              </w:rPr>
              <w:t>(2.61)</w:t>
            </w:r>
          </w:p>
        </w:tc>
        <w:tc>
          <w:tcPr>
            <w:tcW w:w="684" w:type="dxa"/>
          </w:tcPr>
          <w:p w14:paraId="15DFD135" w14:textId="77777777" w:rsidR="00D62403" w:rsidRDefault="00D62403">
            <w:pPr>
              <w:pStyle w:val="TableParagraph"/>
              <w:ind w:left="53" w:right="2"/>
              <w:rPr>
                <w:sz w:val="12"/>
              </w:rPr>
            </w:pPr>
            <w:r>
              <w:rPr>
                <w:spacing w:val="-2"/>
                <w:sz w:val="12"/>
              </w:rPr>
              <w:t>(3.30)</w:t>
            </w:r>
          </w:p>
        </w:tc>
        <w:tc>
          <w:tcPr>
            <w:tcW w:w="675" w:type="dxa"/>
          </w:tcPr>
          <w:p w14:paraId="46699A6C" w14:textId="77777777" w:rsidR="00D62403" w:rsidRDefault="00D62403">
            <w:pPr>
              <w:pStyle w:val="TableParagraph"/>
              <w:ind w:left="26" w:right="2"/>
              <w:rPr>
                <w:sz w:val="12"/>
              </w:rPr>
            </w:pPr>
            <w:r>
              <w:rPr>
                <w:spacing w:val="-2"/>
                <w:sz w:val="12"/>
              </w:rPr>
              <w:t>(0.01)</w:t>
            </w:r>
          </w:p>
        </w:tc>
      </w:tr>
      <w:tr w:rsidR="00D62403" w14:paraId="53DDED2E" w14:textId="77777777">
        <w:trPr>
          <w:trHeight w:val="144"/>
        </w:trPr>
        <w:tc>
          <w:tcPr>
            <w:tcW w:w="4012" w:type="dxa"/>
          </w:tcPr>
          <w:p w14:paraId="68BC0303" w14:textId="77777777" w:rsidR="00D62403" w:rsidRDefault="00D62403">
            <w:pPr>
              <w:pStyle w:val="TableParagraph"/>
              <w:tabs>
                <w:tab w:val="right" w:pos="3757"/>
              </w:tabs>
              <w:ind w:left="91"/>
              <w:jc w:val="left"/>
              <w:rPr>
                <w:sz w:val="12"/>
              </w:rPr>
            </w:pPr>
            <w:r>
              <w:rPr>
                <w:sz w:val="12"/>
              </w:rPr>
              <w:t>Household</w:t>
            </w:r>
            <w:r>
              <w:rPr>
                <w:spacing w:val="18"/>
                <w:sz w:val="12"/>
              </w:rPr>
              <w:t xml:space="preserve"> </w:t>
            </w:r>
            <w:r>
              <w:rPr>
                <w:sz w:val="12"/>
              </w:rPr>
              <w:t>has</w:t>
            </w:r>
            <w:r>
              <w:rPr>
                <w:spacing w:val="19"/>
                <w:sz w:val="12"/>
              </w:rPr>
              <w:t xml:space="preserve"> </w:t>
            </w:r>
            <w:r>
              <w:rPr>
                <w:sz w:val="12"/>
              </w:rPr>
              <w:t>impoverished</w:t>
            </w:r>
            <w:r>
              <w:rPr>
                <w:spacing w:val="19"/>
                <w:sz w:val="12"/>
              </w:rPr>
              <w:t xml:space="preserve"> </w:t>
            </w:r>
            <w:r>
              <w:rPr>
                <w:spacing w:val="-4"/>
                <w:sz w:val="12"/>
              </w:rPr>
              <w:t>roof</w:t>
            </w:r>
            <w:r>
              <w:rPr>
                <w:rFonts w:ascii="Times New Roman"/>
                <w:sz w:val="12"/>
              </w:rPr>
              <w:tab/>
            </w:r>
            <w:r>
              <w:rPr>
                <w:spacing w:val="-4"/>
                <w:sz w:val="12"/>
              </w:rPr>
              <w:t>0.68</w:t>
            </w:r>
          </w:p>
        </w:tc>
        <w:tc>
          <w:tcPr>
            <w:tcW w:w="684" w:type="dxa"/>
          </w:tcPr>
          <w:p w14:paraId="0FCC83C7" w14:textId="77777777" w:rsidR="00D62403" w:rsidRDefault="00D62403">
            <w:pPr>
              <w:pStyle w:val="TableParagraph"/>
              <w:ind w:left="53"/>
              <w:rPr>
                <w:sz w:val="12"/>
              </w:rPr>
            </w:pPr>
            <w:r>
              <w:rPr>
                <w:spacing w:val="-4"/>
                <w:sz w:val="12"/>
              </w:rPr>
              <w:t>0.54</w:t>
            </w:r>
          </w:p>
        </w:tc>
        <w:tc>
          <w:tcPr>
            <w:tcW w:w="600" w:type="dxa"/>
          </w:tcPr>
          <w:p w14:paraId="33E81C2C" w14:textId="77777777" w:rsidR="00D62403" w:rsidRDefault="00D62403">
            <w:pPr>
              <w:pStyle w:val="TableParagraph"/>
              <w:ind w:left="50" w:right="74"/>
              <w:rPr>
                <w:sz w:val="12"/>
              </w:rPr>
            </w:pPr>
            <w:r>
              <w:rPr>
                <w:sz w:val="12"/>
              </w:rPr>
              <w:t>-</w:t>
            </w:r>
            <w:r>
              <w:rPr>
                <w:spacing w:val="-4"/>
                <w:sz w:val="12"/>
              </w:rPr>
              <w:t>0.14</w:t>
            </w:r>
          </w:p>
        </w:tc>
        <w:tc>
          <w:tcPr>
            <w:tcW w:w="711" w:type="dxa"/>
          </w:tcPr>
          <w:p w14:paraId="6A8D8445" w14:textId="77777777" w:rsidR="00D62403" w:rsidRDefault="00D62403">
            <w:pPr>
              <w:pStyle w:val="TableParagraph"/>
              <w:ind w:left="2" w:right="27"/>
              <w:rPr>
                <w:sz w:val="12"/>
              </w:rPr>
            </w:pPr>
            <w:r>
              <w:rPr>
                <w:spacing w:val="-4"/>
                <w:sz w:val="12"/>
              </w:rPr>
              <w:t>0.85</w:t>
            </w:r>
          </w:p>
        </w:tc>
        <w:tc>
          <w:tcPr>
            <w:tcW w:w="684" w:type="dxa"/>
          </w:tcPr>
          <w:p w14:paraId="5218456C" w14:textId="77777777" w:rsidR="00D62403" w:rsidRDefault="00D62403">
            <w:pPr>
              <w:pStyle w:val="TableParagraph"/>
              <w:ind w:left="53"/>
              <w:rPr>
                <w:sz w:val="12"/>
              </w:rPr>
            </w:pPr>
            <w:r>
              <w:rPr>
                <w:spacing w:val="-4"/>
                <w:sz w:val="12"/>
              </w:rPr>
              <w:t>0.84</w:t>
            </w:r>
          </w:p>
        </w:tc>
        <w:tc>
          <w:tcPr>
            <w:tcW w:w="600" w:type="dxa"/>
          </w:tcPr>
          <w:p w14:paraId="082C31D4" w14:textId="77777777" w:rsidR="00D62403" w:rsidRDefault="00D62403">
            <w:pPr>
              <w:pStyle w:val="TableParagraph"/>
              <w:ind w:left="50" w:right="75"/>
              <w:rPr>
                <w:sz w:val="12"/>
              </w:rPr>
            </w:pPr>
            <w:r>
              <w:rPr>
                <w:spacing w:val="-2"/>
                <w:sz w:val="12"/>
              </w:rPr>
              <w:t>-</w:t>
            </w:r>
            <w:r>
              <w:rPr>
                <w:spacing w:val="-4"/>
                <w:sz w:val="12"/>
              </w:rPr>
              <w:t>0.01</w:t>
            </w:r>
          </w:p>
        </w:tc>
        <w:tc>
          <w:tcPr>
            <w:tcW w:w="711" w:type="dxa"/>
          </w:tcPr>
          <w:p w14:paraId="22805394" w14:textId="77777777" w:rsidR="00D62403" w:rsidRDefault="00D62403">
            <w:pPr>
              <w:pStyle w:val="TableParagraph"/>
              <w:ind w:left="2" w:right="27"/>
              <w:rPr>
                <w:sz w:val="12"/>
              </w:rPr>
            </w:pPr>
            <w:r>
              <w:rPr>
                <w:spacing w:val="-4"/>
                <w:sz w:val="12"/>
              </w:rPr>
              <w:t>0.80</w:t>
            </w:r>
          </w:p>
        </w:tc>
        <w:tc>
          <w:tcPr>
            <w:tcW w:w="684" w:type="dxa"/>
          </w:tcPr>
          <w:p w14:paraId="30132C22" w14:textId="77777777" w:rsidR="00D62403" w:rsidRDefault="00D62403">
            <w:pPr>
              <w:pStyle w:val="TableParagraph"/>
              <w:ind w:left="53" w:right="1"/>
              <w:rPr>
                <w:sz w:val="12"/>
              </w:rPr>
            </w:pPr>
            <w:r>
              <w:rPr>
                <w:spacing w:val="-4"/>
                <w:sz w:val="12"/>
              </w:rPr>
              <w:t>0.75</w:t>
            </w:r>
          </w:p>
        </w:tc>
        <w:tc>
          <w:tcPr>
            <w:tcW w:w="675" w:type="dxa"/>
          </w:tcPr>
          <w:p w14:paraId="6A90E63F" w14:textId="77777777" w:rsidR="00D62403" w:rsidRDefault="00D62403">
            <w:pPr>
              <w:pStyle w:val="TableParagraph"/>
              <w:ind w:left="26"/>
              <w:rPr>
                <w:sz w:val="12"/>
              </w:rPr>
            </w:pPr>
            <w:r>
              <w:rPr>
                <w:w w:val="90"/>
                <w:sz w:val="12"/>
              </w:rPr>
              <w:t>-</w:t>
            </w:r>
            <w:r>
              <w:rPr>
                <w:spacing w:val="-4"/>
                <w:w w:val="95"/>
                <w:sz w:val="12"/>
              </w:rPr>
              <w:t>0.05</w:t>
            </w:r>
          </w:p>
        </w:tc>
      </w:tr>
      <w:tr w:rsidR="00D62403" w14:paraId="498BA7CD" w14:textId="77777777">
        <w:trPr>
          <w:trHeight w:val="144"/>
        </w:trPr>
        <w:tc>
          <w:tcPr>
            <w:tcW w:w="4012" w:type="dxa"/>
          </w:tcPr>
          <w:p w14:paraId="03E0E5F1" w14:textId="77777777" w:rsidR="00D62403" w:rsidRDefault="00D62403">
            <w:pPr>
              <w:pStyle w:val="TableParagraph"/>
              <w:ind w:right="202"/>
              <w:jc w:val="right"/>
              <w:rPr>
                <w:sz w:val="12"/>
              </w:rPr>
            </w:pPr>
            <w:r>
              <w:rPr>
                <w:spacing w:val="-2"/>
                <w:sz w:val="12"/>
              </w:rPr>
              <w:t>(0.47)</w:t>
            </w:r>
          </w:p>
        </w:tc>
        <w:tc>
          <w:tcPr>
            <w:tcW w:w="684" w:type="dxa"/>
          </w:tcPr>
          <w:p w14:paraId="65E1F510" w14:textId="77777777" w:rsidR="00D62403" w:rsidRDefault="00D62403">
            <w:pPr>
              <w:pStyle w:val="TableParagraph"/>
              <w:ind w:left="53"/>
              <w:rPr>
                <w:sz w:val="12"/>
              </w:rPr>
            </w:pPr>
            <w:r>
              <w:rPr>
                <w:spacing w:val="-2"/>
                <w:w w:val="105"/>
                <w:sz w:val="12"/>
              </w:rPr>
              <w:t>(0.51)</w:t>
            </w:r>
          </w:p>
        </w:tc>
        <w:tc>
          <w:tcPr>
            <w:tcW w:w="600" w:type="dxa"/>
          </w:tcPr>
          <w:p w14:paraId="28834E97" w14:textId="77777777" w:rsidR="00D62403" w:rsidRDefault="00D62403">
            <w:pPr>
              <w:pStyle w:val="TableParagraph"/>
              <w:ind w:left="50" w:right="75"/>
              <w:rPr>
                <w:sz w:val="12"/>
              </w:rPr>
            </w:pPr>
            <w:r>
              <w:rPr>
                <w:spacing w:val="-2"/>
                <w:w w:val="105"/>
                <w:sz w:val="12"/>
              </w:rPr>
              <w:t>(0.17)</w:t>
            </w:r>
          </w:p>
        </w:tc>
        <w:tc>
          <w:tcPr>
            <w:tcW w:w="711" w:type="dxa"/>
          </w:tcPr>
          <w:p w14:paraId="506AC049" w14:textId="77777777" w:rsidR="00D62403" w:rsidRDefault="00D62403">
            <w:pPr>
              <w:pStyle w:val="TableParagraph"/>
              <w:ind w:left="1" w:right="27"/>
              <w:rPr>
                <w:sz w:val="12"/>
              </w:rPr>
            </w:pPr>
            <w:r>
              <w:rPr>
                <w:spacing w:val="-2"/>
                <w:sz w:val="12"/>
              </w:rPr>
              <w:t>(0.36)</w:t>
            </w:r>
          </w:p>
        </w:tc>
        <w:tc>
          <w:tcPr>
            <w:tcW w:w="684" w:type="dxa"/>
          </w:tcPr>
          <w:p w14:paraId="2A5F8AA9" w14:textId="77777777" w:rsidR="00D62403" w:rsidRDefault="00D62403">
            <w:pPr>
              <w:pStyle w:val="TableParagraph"/>
              <w:ind w:left="53" w:right="1"/>
              <w:rPr>
                <w:sz w:val="12"/>
              </w:rPr>
            </w:pPr>
            <w:r>
              <w:rPr>
                <w:spacing w:val="-2"/>
                <w:sz w:val="12"/>
              </w:rPr>
              <w:t>(0.37)</w:t>
            </w:r>
          </w:p>
        </w:tc>
        <w:tc>
          <w:tcPr>
            <w:tcW w:w="600" w:type="dxa"/>
          </w:tcPr>
          <w:p w14:paraId="2E573C94" w14:textId="77777777" w:rsidR="00D62403" w:rsidRDefault="00D62403">
            <w:pPr>
              <w:pStyle w:val="TableParagraph"/>
              <w:ind w:left="50" w:right="76"/>
              <w:rPr>
                <w:sz w:val="12"/>
              </w:rPr>
            </w:pPr>
            <w:r>
              <w:rPr>
                <w:spacing w:val="-2"/>
                <w:sz w:val="12"/>
              </w:rPr>
              <w:t>(0.86)</w:t>
            </w:r>
          </w:p>
        </w:tc>
        <w:tc>
          <w:tcPr>
            <w:tcW w:w="711" w:type="dxa"/>
          </w:tcPr>
          <w:p w14:paraId="63BBC2AB" w14:textId="77777777" w:rsidR="00D62403" w:rsidRDefault="00D62403">
            <w:pPr>
              <w:pStyle w:val="TableParagraph"/>
              <w:ind w:left="1" w:right="27"/>
              <w:rPr>
                <w:sz w:val="12"/>
              </w:rPr>
            </w:pPr>
            <w:r>
              <w:rPr>
                <w:spacing w:val="-2"/>
                <w:sz w:val="12"/>
              </w:rPr>
              <w:t>(0.40)</w:t>
            </w:r>
          </w:p>
        </w:tc>
        <w:tc>
          <w:tcPr>
            <w:tcW w:w="684" w:type="dxa"/>
          </w:tcPr>
          <w:p w14:paraId="35281036" w14:textId="77777777" w:rsidR="00D62403" w:rsidRDefault="00D62403">
            <w:pPr>
              <w:pStyle w:val="TableParagraph"/>
              <w:ind w:left="53" w:right="2"/>
              <w:rPr>
                <w:sz w:val="12"/>
              </w:rPr>
            </w:pPr>
            <w:r>
              <w:rPr>
                <w:spacing w:val="-2"/>
                <w:sz w:val="12"/>
              </w:rPr>
              <w:t>(0.44)</w:t>
            </w:r>
          </w:p>
        </w:tc>
        <w:tc>
          <w:tcPr>
            <w:tcW w:w="675" w:type="dxa"/>
          </w:tcPr>
          <w:p w14:paraId="5D02A548" w14:textId="77777777" w:rsidR="00D62403" w:rsidRDefault="00D62403">
            <w:pPr>
              <w:pStyle w:val="TableParagraph"/>
              <w:ind w:left="26" w:right="2"/>
              <w:rPr>
                <w:sz w:val="12"/>
              </w:rPr>
            </w:pPr>
            <w:r>
              <w:rPr>
                <w:spacing w:val="-2"/>
                <w:sz w:val="12"/>
              </w:rPr>
              <w:t>(0.34)</w:t>
            </w:r>
          </w:p>
        </w:tc>
      </w:tr>
      <w:tr w:rsidR="00D62403" w14:paraId="3511B8F8" w14:textId="77777777">
        <w:trPr>
          <w:trHeight w:val="144"/>
        </w:trPr>
        <w:tc>
          <w:tcPr>
            <w:tcW w:w="4012" w:type="dxa"/>
          </w:tcPr>
          <w:p w14:paraId="0DB14BDA" w14:textId="77777777" w:rsidR="00D62403" w:rsidRDefault="00D62403">
            <w:pPr>
              <w:pStyle w:val="TableParagraph"/>
              <w:tabs>
                <w:tab w:val="right" w:pos="3757"/>
              </w:tabs>
              <w:ind w:left="91"/>
              <w:jc w:val="left"/>
              <w:rPr>
                <w:sz w:val="12"/>
              </w:rPr>
            </w:pPr>
            <w:r>
              <w:rPr>
                <w:sz w:val="12"/>
              </w:rPr>
              <w:t>Household</w:t>
            </w:r>
            <w:r>
              <w:rPr>
                <w:spacing w:val="18"/>
                <w:sz w:val="12"/>
              </w:rPr>
              <w:t xml:space="preserve"> </w:t>
            </w:r>
            <w:r>
              <w:rPr>
                <w:sz w:val="12"/>
              </w:rPr>
              <w:t>has</w:t>
            </w:r>
            <w:r>
              <w:rPr>
                <w:spacing w:val="19"/>
                <w:sz w:val="12"/>
              </w:rPr>
              <w:t xml:space="preserve"> </w:t>
            </w:r>
            <w:r>
              <w:rPr>
                <w:sz w:val="12"/>
              </w:rPr>
              <w:t>impoverished</w:t>
            </w:r>
            <w:r>
              <w:rPr>
                <w:spacing w:val="19"/>
                <w:sz w:val="12"/>
              </w:rPr>
              <w:t xml:space="preserve"> </w:t>
            </w:r>
            <w:r>
              <w:rPr>
                <w:spacing w:val="-2"/>
                <w:sz w:val="12"/>
              </w:rPr>
              <w:t>floor</w:t>
            </w:r>
            <w:r>
              <w:rPr>
                <w:rFonts w:ascii="Times New Roman"/>
                <w:sz w:val="12"/>
              </w:rPr>
              <w:tab/>
            </w:r>
            <w:r>
              <w:rPr>
                <w:spacing w:val="-4"/>
                <w:sz w:val="12"/>
              </w:rPr>
              <w:t>0.90</w:t>
            </w:r>
          </w:p>
        </w:tc>
        <w:tc>
          <w:tcPr>
            <w:tcW w:w="684" w:type="dxa"/>
          </w:tcPr>
          <w:p w14:paraId="65B79EA5" w14:textId="77777777" w:rsidR="00D62403" w:rsidRDefault="00D62403">
            <w:pPr>
              <w:pStyle w:val="TableParagraph"/>
              <w:ind w:left="53"/>
              <w:rPr>
                <w:sz w:val="12"/>
              </w:rPr>
            </w:pPr>
            <w:r>
              <w:rPr>
                <w:spacing w:val="-4"/>
                <w:sz w:val="12"/>
              </w:rPr>
              <w:t>0.77</w:t>
            </w:r>
          </w:p>
        </w:tc>
        <w:tc>
          <w:tcPr>
            <w:tcW w:w="600" w:type="dxa"/>
          </w:tcPr>
          <w:p w14:paraId="504DFF79" w14:textId="77777777" w:rsidR="00D62403" w:rsidRDefault="00D62403">
            <w:pPr>
              <w:pStyle w:val="TableParagraph"/>
              <w:ind w:left="50" w:right="75"/>
              <w:rPr>
                <w:sz w:val="12"/>
              </w:rPr>
            </w:pPr>
            <w:r>
              <w:rPr>
                <w:sz w:val="12"/>
              </w:rPr>
              <w:t>-</w:t>
            </w:r>
            <w:r>
              <w:rPr>
                <w:spacing w:val="-4"/>
                <w:sz w:val="12"/>
              </w:rPr>
              <w:t>0.13</w:t>
            </w:r>
          </w:p>
        </w:tc>
        <w:tc>
          <w:tcPr>
            <w:tcW w:w="711" w:type="dxa"/>
          </w:tcPr>
          <w:p w14:paraId="5B4EB57F" w14:textId="77777777" w:rsidR="00D62403" w:rsidRDefault="00D62403">
            <w:pPr>
              <w:pStyle w:val="TableParagraph"/>
              <w:ind w:left="2" w:right="27"/>
              <w:rPr>
                <w:sz w:val="12"/>
              </w:rPr>
            </w:pPr>
            <w:r>
              <w:rPr>
                <w:spacing w:val="-4"/>
                <w:sz w:val="12"/>
              </w:rPr>
              <w:t>0.96</w:t>
            </w:r>
          </w:p>
        </w:tc>
        <w:tc>
          <w:tcPr>
            <w:tcW w:w="684" w:type="dxa"/>
          </w:tcPr>
          <w:p w14:paraId="7595C298" w14:textId="77777777" w:rsidR="00D62403" w:rsidRDefault="00D62403">
            <w:pPr>
              <w:pStyle w:val="TableParagraph"/>
              <w:ind w:left="53"/>
              <w:rPr>
                <w:sz w:val="12"/>
              </w:rPr>
            </w:pPr>
            <w:r>
              <w:rPr>
                <w:spacing w:val="-4"/>
                <w:sz w:val="12"/>
              </w:rPr>
              <w:t>0.95</w:t>
            </w:r>
          </w:p>
        </w:tc>
        <w:tc>
          <w:tcPr>
            <w:tcW w:w="600" w:type="dxa"/>
          </w:tcPr>
          <w:p w14:paraId="0D572BEC" w14:textId="77777777" w:rsidR="00D62403" w:rsidRDefault="00D62403">
            <w:pPr>
              <w:pStyle w:val="TableParagraph"/>
              <w:ind w:left="50" w:right="75"/>
              <w:rPr>
                <w:sz w:val="12"/>
              </w:rPr>
            </w:pPr>
            <w:r>
              <w:rPr>
                <w:spacing w:val="-2"/>
                <w:sz w:val="12"/>
              </w:rPr>
              <w:t>-</w:t>
            </w:r>
            <w:r>
              <w:rPr>
                <w:spacing w:val="-4"/>
                <w:sz w:val="12"/>
              </w:rPr>
              <w:t>0.01</w:t>
            </w:r>
          </w:p>
        </w:tc>
        <w:tc>
          <w:tcPr>
            <w:tcW w:w="711" w:type="dxa"/>
          </w:tcPr>
          <w:p w14:paraId="643CA305" w14:textId="77777777" w:rsidR="00D62403" w:rsidRDefault="00D62403">
            <w:pPr>
              <w:pStyle w:val="TableParagraph"/>
              <w:ind w:left="2" w:right="27"/>
              <w:rPr>
                <w:sz w:val="12"/>
              </w:rPr>
            </w:pPr>
            <w:r>
              <w:rPr>
                <w:spacing w:val="-4"/>
                <w:sz w:val="12"/>
              </w:rPr>
              <w:t>0.94</w:t>
            </w:r>
          </w:p>
        </w:tc>
        <w:tc>
          <w:tcPr>
            <w:tcW w:w="684" w:type="dxa"/>
          </w:tcPr>
          <w:p w14:paraId="0546F00E" w14:textId="77777777" w:rsidR="00D62403" w:rsidRDefault="00D62403">
            <w:pPr>
              <w:pStyle w:val="TableParagraph"/>
              <w:ind w:left="53" w:right="1"/>
              <w:rPr>
                <w:sz w:val="12"/>
              </w:rPr>
            </w:pPr>
            <w:r>
              <w:rPr>
                <w:spacing w:val="-4"/>
                <w:sz w:val="12"/>
              </w:rPr>
              <w:t>0.90</w:t>
            </w:r>
          </w:p>
        </w:tc>
        <w:tc>
          <w:tcPr>
            <w:tcW w:w="675" w:type="dxa"/>
          </w:tcPr>
          <w:p w14:paraId="0D73F885" w14:textId="77777777" w:rsidR="00D62403" w:rsidRDefault="00D62403">
            <w:pPr>
              <w:pStyle w:val="TableParagraph"/>
              <w:ind w:left="26" w:right="1"/>
              <w:rPr>
                <w:sz w:val="12"/>
              </w:rPr>
            </w:pPr>
            <w:r>
              <w:rPr>
                <w:w w:val="90"/>
                <w:sz w:val="12"/>
              </w:rPr>
              <w:t>-</w:t>
            </w:r>
            <w:r>
              <w:rPr>
                <w:spacing w:val="-4"/>
                <w:w w:val="95"/>
                <w:sz w:val="12"/>
              </w:rPr>
              <w:t>0.05</w:t>
            </w:r>
          </w:p>
        </w:tc>
      </w:tr>
      <w:tr w:rsidR="00D62403" w14:paraId="2DAC1D30" w14:textId="77777777">
        <w:trPr>
          <w:trHeight w:val="147"/>
        </w:trPr>
        <w:tc>
          <w:tcPr>
            <w:tcW w:w="4012" w:type="dxa"/>
          </w:tcPr>
          <w:p w14:paraId="03F1D3D8" w14:textId="77777777" w:rsidR="00D62403" w:rsidRDefault="00D62403">
            <w:pPr>
              <w:pStyle w:val="TableParagraph"/>
              <w:spacing w:line="127" w:lineRule="exact"/>
              <w:ind w:right="202"/>
              <w:jc w:val="right"/>
              <w:rPr>
                <w:sz w:val="12"/>
              </w:rPr>
            </w:pPr>
            <w:r>
              <w:rPr>
                <w:spacing w:val="-2"/>
                <w:sz w:val="12"/>
              </w:rPr>
              <w:t>(0.30)</w:t>
            </w:r>
          </w:p>
        </w:tc>
        <w:tc>
          <w:tcPr>
            <w:tcW w:w="684" w:type="dxa"/>
          </w:tcPr>
          <w:p w14:paraId="6F58BF76" w14:textId="77777777" w:rsidR="00D62403" w:rsidRDefault="00D62403">
            <w:pPr>
              <w:pStyle w:val="TableParagraph"/>
              <w:spacing w:line="127" w:lineRule="exact"/>
              <w:ind w:left="53"/>
              <w:rPr>
                <w:sz w:val="12"/>
              </w:rPr>
            </w:pPr>
            <w:r>
              <w:rPr>
                <w:spacing w:val="-2"/>
                <w:sz w:val="12"/>
              </w:rPr>
              <w:t>(0.43)</w:t>
            </w:r>
          </w:p>
        </w:tc>
        <w:tc>
          <w:tcPr>
            <w:tcW w:w="600" w:type="dxa"/>
          </w:tcPr>
          <w:p w14:paraId="3AB60256" w14:textId="77777777" w:rsidR="00D62403" w:rsidRDefault="00D62403">
            <w:pPr>
              <w:pStyle w:val="TableParagraph"/>
              <w:spacing w:line="127" w:lineRule="exact"/>
              <w:ind w:left="50" w:right="75"/>
              <w:rPr>
                <w:sz w:val="12"/>
              </w:rPr>
            </w:pPr>
            <w:r>
              <w:rPr>
                <w:spacing w:val="-2"/>
                <w:w w:val="105"/>
                <w:sz w:val="12"/>
              </w:rPr>
              <w:t>(0.13)</w:t>
            </w:r>
          </w:p>
        </w:tc>
        <w:tc>
          <w:tcPr>
            <w:tcW w:w="711" w:type="dxa"/>
          </w:tcPr>
          <w:p w14:paraId="73846971" w14:textId="77777777" w:rsidR="00D62403" w:rsidRDefault="00D62403">
            <w:pPr>
              <w:pStyle w:val="TableParagraph"/>
              <w:spacing w:line="127" w:lineRule="exact"/>
              <w:ind w:left="1" w:right="27"/>
              <w:rPr>
                <w:sz w:val="12"/>
              </w:rPr>
            </w:pPr>
            <w:r>
              <w:rPr>
                <w:spacing w:val="-2"/>
                <w:w w:val="105"/>
                <w:sz w:val="12"/>
              </w:rPr>
              <w:t>(0.19)</w:t>
            </w:r>
          </w:p>
        </w:tc>
        <w:tc>
          <w:tcPr>
            <w:tcW w:w="684" w:type="dxa"/>
          </w:tcPr>
          <w:p w14:paraId="39CE09D7" w14:textId="77777777" w:rsidR="00D62403" w:rsidRDefault="00D62403">
            <w:pPr>
              <w:pStyle w:val="TableParagraph"/>
              <w:spacing w:line="127" w:lineRule="exact"/>
              <w:ind w:left="53" w:right="1"/>
              <w:rPr>
                <w:sz w:val="12"/>
              </w:rPr>
            </w:pPr>
            <w:r>
              <w:rPr>
                <w:spacing w:val="-2"/>
                <w:sz w:val="12"/>
              </w:rPr>
              <w:t>(0.22)</w:t>
            </w:r>
          </w:p>
        </w:tc>
        <w:tc>
          <w:tcPr>
            <w:tcW w:w="600" w:type="dxa"/>
          </w:tcPr>
          <w:p w14:paraId="305C4543" w14:textId="77777777" w:rsidR="00D62403" w:rsidRDefault="00D62403">
            <w:pPr>
              <w:pStyle w:val="TableParagraph"/>
              <w:spacing w:line="127" w:lineRule="exact"/>
              <w:ind w:left="50" w:right="76"/>
              <w:rPr>
                <w:sz w:val="12"/>
              </w:rPr>
            </w:pPr>
            <w:r>
              <w:rPr>
                <w:spacing w:val="-2"/>
                <w:sz w:val="12"/>
              </w:rPr>
              <w:t>(0.69)</w:t>
            </w:r>
          </w:p>
        </w:tc>
        <w:tc>
          <w:tcPr>
            <w:tcW w:w="711" w:type="dxa"/>
          </w:tcPr>
          <w:p w14:paraId="5ED9F21B" w14:textId="77777777" w:rsidR="00D62403" w:rsidRDefault="00D62403">
            <w:pPr>
              <w:pStyle w:val="TableParagraph"/>
              <w:spacing w:line="127" w:lineRule="exact"/>
              <w:ind w:left="1" w:right="27"/>
              <w:rPr>
                <w:sz w:val="12"/>
              </w:rPr>
            </w:pPr>
            <w:r>
              <w:rPr>
                <w:spacing w:val="-2"/>
                <w:sz w:val="12"/>
              </w:rPr>
              <w:t>(0.23)</w:t>
            </w:r>
          </w:p>
        </w:tc>
        <w:tc>
          <w:tcPr>
            <w:tcW w:w="684" w:type="dxa"/>
          </w:tcPr>
          <w:p w14:paraId="6A29DCAF" w14:textId="77777777" w:rsidR="00D62403" w:rsidRDefault="00D62403">
            <w:pPr>
              <w:pStyle w:val="TableParagraph"/>
              <w:spacing w:line="127" w:lineRule="exact"/>
              <w:ind w:left="53" w:right="2"/>
              <w:rPr>
                <w:sz w:val="12"/>
              </w:rPr>
            </w:pPr>
            <w:r>
              <w:rPr>
                <w:spacing w:val="-2"/>
                <w:sz w:val="12"/>
              </w:rPr>
              <w:t>(0.30)</w:t>
            </w:r>
          </w:p>
        </w:tc>
        <w:tc>
          <w:tcPr>
            <w:tcW w:w="675" w:type="dxa"/>
          </w:tcPr>
          <w:p w14:paraId="63040E79" w14:textId="77777777" w:rsidR="00D62403" w:rsidRDefault="00D62403">
            <w:pPr>
              <w:pStyle w:val="TableParagraph"/>
              <w:spacing w:line="127" w:lineRule="exact"/>
              <w:ind w:left="26" w:right="2"/>
              <w:rPr>
                <w:sz w:val="12"/>
              </w:rPr>
            </w:pPr>
            <w:r>
              <w:rPr>
                <w:spacing w:val="-2"/>
                <w:w w:val="105"/>
                <w:sz w:val="12"/>
              </w:rPr>
              <w:t>(0.17)</w:t>
            </w:r>
          </w:p>
        </w:tc>
      </w:tr>
      <w:tr w:rsidR="00D62403" w14:paraId="18B81472" w14:textId="77777777">
        <w:trPr>
          <w:trHeight w:val="175"/>
        </w:trPr>
        <w:tc>
          <w:tcPr>
            <w:tcW w:w="4012" w:type="dxa"/>
            <w:tcBorders>
              <w:bottom w:val="double" w:sz="4" w:space="0" w:color="000000"/>
            </w:tcBorders>
          </w:tcPr>
          <w:p w14:paraId="3EE87D20" w14:textId="77777777" w:rsidR="00D62403" w:rsidRDefault="00D62403">
            <w:pPr>
              <w:pStyle w:val="TableParagraph"/>
              <w:tabs>
                <w:tab w:val="right" w:pos="3739"/>
              </w:tabs>
              <w:spacing w:before="2" w:line="240" w:lineRule="auto"/>
              <w:ind w:left="91"/>
              <w:jc w:val="left"/>
              <w:rPr>
                <w:sz w:val="12"/>
              </w:rPr>
            </w:pPr>
            <w:r>
              <w:rPr>
                <w:noProof/>
              </w:rPr>
              <mc:AlternateContent>
                <mc:Choice Requires="wpg">
                  <w:drawing>
                    <wp:anchor distT="0" distB="0" distL="0" distR="0" simplePos="0" relativeHeight="251658250" behindDoc="1" locked="0" layoutInCell="1" allowOverlap="1" wp14:anchorId="06194BE6" wp14:editId="13816E28">
                      <wp:simplePos x="0" y="0"/>
                      <wp:positionH relativeFrom="column">
                        <wp:posOffset>0</wp:posOffset>
                      </wp:positionH>
                      <wp:positionV relativeFrom="paragraph">
                        <wp:posOffset>3187</wp:posOffset>
                      </wp:positionV>
                      <wp:extent cx="5944235" cy="4445"/>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4445"/>
                                <a:chOff x="0" y="0"/>
                                <a:chExt cx="5944235" cy="4445"/>
                              </a:xfrm>
                            </wpg:grpSpPr>
                            <wps:wsp>
                              <wps:cNvPr id="48" name="Graphic 48"/>
                              <wps:cNvSpPr/>
                              <wps:spPr>
                                <a:xfrm>
                                  <a:off x="0" y="1925"/>
                                  <a:ext cx="5944235" cy="1270"/>
                                </a:xfrm>
                                <a:custGeom>
                                  <a:avLst/>
                                  <a:gdLst/>
                                  <a:ahLst/>
                                  <a:cxnLst/>
                                  <a:rect l="l" t="t" r="r" b="b"/>
                                  <a:pathLst>
                                    <a:path w="5944235">
                                      <a:moveTo>
                                        <a:pt x="0" y="0"/>
                                      </a:moveTo>
                                      <a:lnTo>
                                        <a:pt x="5943728" y="0"/>
                                      </a:lnTo>
                                    </a:path>
                                  </a:pathLst>
                                </a:custGeom>
                                <a:ln w="3851">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0B2E899C" id="Group 47" o:spid="_x0000_s1026" style="position:absolute;margin-left:0;margin-top:.25pt;width:468.05pt;height:.35pt;z-index:-251644928;mso-wrap-distance-left:0;mso-wrap-distance-right:0" coordsize="5944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">
                      <v:shape id="Graphic 48" o:spid="_x0000_s1027" style="position:absolute;top:19;width:59442;height:12;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" path="m,l5943728,e" filled="f" strokeweight=".107mm">
                        <v:path arrowok="t"/>
                      </v:shape>
                    </v:group>
                  </w:pict>
                </mc:Fallback>
              </mc:AlternateContent>
            </w:r>
            <w:r>
              <w:rPr>
                <w:spacing w:val="-2"/>
                <w:sz w:val="12"/>
              </w:rPr>
              <w:t>Observations</w:t>
            </w:r>
            <w:r>
              <w:rPr>
                <w:rFonts w:ascii="Times New Roman"/>
                <w:sz w:val="12"/>
              </w:rPr>
              <w:tab/>
            </w:r>
            <w:r>
              <w:rPr>
                <w:spacing w:val="-5"/>
                <w:sz w:val="12"/>
              </w:rPr>
              <w:t>294</w:t>
            </w:r>
          </w:p>
        </w:tc>
        <w:tc>
          <w:tcPr>
            <w:tcW w:w="684" w:type="dxa"/>
            <w:tcBorders>
              <w:bottom w:val="double" w:sz="4" w:space="0" w:color="000000"/>
            </w:tcBorders>
          </w:tcPr>
          <w:p w14:paraId="7815016C" w14:textId="77777777" w:rsidR="00D62403" w:rsidRDefault="00D62403">
            <w:pPr>
              <w:pStyle w:val="TableParagraph"/>
              <w:spacing w:before="2" w:line="240" w:lineRule="auto"/>
              <w:ind w:left="53" w:right="1"/>
              <w:rPr>
                <w:sz w:val="12"/>
              </w:rPr>
            </w:pPr>
            <w:r>
              <w:rPr>
                <w:spacing w:val="-5"/>
                <w:sz w:val="12"/>
              </w:rPr>
              <w:t>26</w:t>
            </w:r>
          </w:p>
        </w:tc>
        <w:tc>
          <w:tcPr>
            <w:tcW w:w="600" w:type="dxa"/>
            <w:tcBorders>
              <w:bottom w:val="double" w:sz="4" w:space="0" w:color="000000"/>
            </w:tcBorders>
          </w:tcPr>
          <w:p w14:paraId="58E49367" w14:textId="77777777" w:rsidR="00D62403" w:rsidRDefault="00D62403">
            <w:pPr>
              <w:pStyle w:val="TableParagraph"/>
              <w:spacing w:before="2" w:line="240" w:lineRule="auto"/>
              <w:ind w:left="50" w:right="76"/>
              <w:rPr>
                <w:sz w:val="12"/>
              </w:rPr>
            </w:pPr>
            <w:r>
              <w:rPr>
                <w:spacing w:val="-5"/>
                <w:sz w:val="12"/>
              </w:rPr>
              <w:t>320</w:t>
            </w:r>
          </w:p>
        </w:tc>
        <w:tc>
          <w:tcPr>
            <w:tcW w:w="711" w:type="dxa"/>
            <w:tcBorders>
              <w:bottom w:val="double" w:sz="4" w:space="0" w:color="000000"/>
            </w:tcBorders>
          </w:tcPr>
          <w:p w14:paraId="53F7CA55" w14:textId="77777777" w:rsidR="00D62403" w:rsidRDefault="00D62403">
            <w:pPr>
              <w:pStyle w:val="TableParagraph"/>
              <w:spacing w:before="2" w:line="240" w:lineRule="auto"/>
              <w:ind w:left="1" w:right="27"/>
              <w:rPr>
                <w:sz w:val="12"/>
              </w:rPr>
            </w:pPr>
            <w:r>
              <w:rPr>
                <w:spacing w:val="-5"/>
                <w:sz w:val="12"/>
              </w:rPr>
              <w:t>675</w:t>
            </w:r>
          </w:p>
        </w:tc>
        <w:tc>
          <w:tcPr>
            <w:tcW w:w="684" w:type="dxa"/>
            <w:tcBorders>
              <w:bottom w:val="double" w:sz="4" w:space="0" w:color="000000"/>
            </w:tcBorders>
          </w:tcPr>
          <w:p w14:paraId="6419F8A4" w14:textId="77777777" w:rsidR="00D62403" w:rsidRDefault="00D62403">
            <w:pPr>
              <w:pStyle w:val="TableParagraph"/>
              <w:spacing w:before="2" w:line="240" w:lineRule="auto"/>
              <w:ind w:left="53" w:right="2"/>
              <w:rPr>
                <w:sz w:val="12"/>
              </w:rPr>
            </w:pPr>
            <w:r>
              <w:rPr>
                <w:spacing w:val="-5"/>
                <w:sz w:val="12"/>
              </w:rPr>
              <w:t>62</w:t>
            </w:r>
          </w:p>
        </w:tc>
        <w:tc>
          <w:tcPr>
            <w:tcW w:w="600" w:type="dxa"/>
            <w:tcBorders>
              <w:bottom w:val="double" w:sz="4" w:space="0" w:color="000000"/>
            </w:tcBorders>
          </w:tcPr>
          <w:p w14:paraId="53649CA5" w14:textId="77777777" w:rsidR="00D62403" w:rsidRDefault="00D62403">
            <w:pPr>
              <w:pStyle w:val="TableParagraph"/>
              <w:spacing w:before="2" w:line="240" w:lineRule="auto"/>
              <w:ind w:left="50" w:right="76"/>
              <w:rPr>
                <w:sz w:val="12"/>
              </w:rPr>
            </w:pPr>
            <w:r>
              <w:rPr>
                <w:spacing w:val="-5"/>
                <w:w w:val="105"/>
                <w:sz w:val="12"/>
              </w:rPr>
              <w:t>737</w:t>
            </w:r>
          </w:p>
        </w:tc>
        <w:tc>
          <w:tcPr>
            <w:tcW w:w="711" w:type="dxa"/>
            <w:tcBorders>
              <w:bottom w:val="double" w:sz="4" w:space="0" w:color="000000"/>
            </w:tcBorders>
          </w:tcPr>
          <w:p w14:paraId="55DA4373" w14:textId="77777777" w:rsidR="00D62403" w:rsidRDefault="00D62403">
            <w:pPr>
              <w:pStyle w:val="TableParagraph"/>
              <w:spacing w:before="2" w:line="240" w:lineRule="auto"/>
              <w:ind w:right="27"/>
              <w:rPr>
                <w:sz w:val="12"/>
              </w:rPr>
            </w:pPr>
            <w:r>
              <w:rPr>
                <w:spacing w:val="-5"/>
                <w:sz w:val="12"/>
              </w:rPr>
              <w:t>969</w:t>
            </w:r>
          </w:p>
        </w:tc>
        <w:tc>
          <w:tcPr>
            <w:tcW w:w="684" w:type="dxa"/>
            <w:tcBorders>
              <w:bottom w:val="double" w:sz="4" w:space="0" w:color="000000"/>
            </w:tcBorders>
          </w:tcPr>
          <w:p w14:paraId="315A86FE" w14:textId="77777777" w:rsidR="00D62403" w:rsidRDefault="00D62403">
            <w:pPr>
              <w:pStyle w:val="TableParagraph"/>
              <w:spacing w:before="2" w:line="240" w:lineRule="auto"/>
              <w:ind w:left="53" w:right="2"/>
              <w:rPr>
                <w:sz w:val="12"/>
              </w:rPr>
            </w:pPr>
            <w:r>
              <w:rPr>
                <w:spacing w:val="-5"/>
                <w:sz w:val="12"/>
              </w:rPr>
              <w:t>88</w:t>
            </w:r>
          </w:p>
        </w:tc>
        <w:tc>
          <w:tcPr>
            <w:tcW w:w="675" w:type="dxa"/>
            <w:tcBorders>
              <w:bottom w:val="double" w:sz="4" w:space="0" w:color="000000"/>
            </w:tcBorders>
          </w:tcPr>
          <w:p w14:paraId="78F98D8B" w14:textId="77777777" w:rsidR="00D62403" w:rsidRDefault="00D62403">
            <w:pPr>
              <w:pStyle w:val="TableParagraph"/>
              <w:spacing w:before="2" w:line="240" w:lineRule="auto"/>
              <w:ind w:left="26" w:right="2"/>
              <w:rPr>
                <w:sz w:val="12"/>
              </w:rPr>
            </w:pPr>
            <w:r>
              <w:rPr>
                <w:spacing w:val="-2"/>
                <w:w w:val="105"/>
                <w:sz w:val="12"/>
              </w:rPr>
              <w:t>1,057</w:t>
            </w:r>
          </w:p>
        </w:tc>
      </w:tr>
    </w:tbl>
    <w:p w14:paraId="68F51222" w14:textId="77777777" w:rsidR="00D62403" w:rsidRDefault="00D62403" w:rsidP="00D62403">
      <w:pPr>
        <w:spacing w:before="29"/>
        <w:ind w:left="569"/>
        <w:rPr>
          <w:sz w:val="12"/>
        </w:rPr>
      </w:pPr>
      <w:r>
        <w:rPr>
          <w:w w:val="110"/>
          <w:sz w:val="12"/>
        </w:rPr>
        <w:t>Note:</w:t>
      </w:r>
      <w:r>
        <w:rPr>
          <w:spacing w:val="7"/>
          <w:w w:val="110"/>
          <w:sz w:val="12"/>
        </w:rPr>
        <w:t xml:space="preserve"> </w:t>
      </w:r>
      <w:r>
        <w:rPr>
          <w:w w:val="110"/>
          <w:sz w:val="12"/>
        </w:rPr>
        <w:t>Robust</w:t>
      </w:r>
      <w:r>
        <w:rPr>
          <w:spacing w:val="-2"/>
          <w:w w:val="110"/>
          <w:sz w:val="12"/>
        </w:rPr>
        <w:t xml:space="preserve"> </w:t>
      </w:r>
      <w:r>
        <w:rPr>
          <w:w w:val="110"/>
          <w:sz w:val="12"/>
        </w:rPr>
        <w:t>standard</w:t>
      </w:r>
      <w:r>
        <w:rPr>
          <w:spacing w:val="-2"/>
          <w:w w:val="110"/>
          <w:sz w:val="12"/>
        </w:rPr>
        <w:t xml:space="preserve"> </w:t>
      </w:r>
      <w:r>
        <w:rPr>
          <w:w w:val="110"/>
          <w:sz w:val="12"/>
        </w:rPr>
        <w:t>errors</w:t>
      </w:r>
      <w:r>
        <w:rPr>
          <w:spacing w:val="-2"/>
          <w:w w:val="110"/>
          <w:sz w:val="12"/>
        </w:rPr>
        <w:t xml:space="preserve"> </w:t>
      </w:r>
      <w:r>
        <w:rPr>
          <w:w w:val="110"/>
          <w:sz w:val="12"/>
        </w:rPr>
        <w:t>in</w:t>
      </w:r>
      <w:r>
        <w:rPr>
          <w:spacing w:val="-2"/>
          <w:w w:val="110"/>
          <w:sz w:val="12"/>
        </w:rPr>
        <w:t xml:space="preserve"> </w:t>
      </w:r>
      <w:r>
        <w:rPr>
          <w:w w:val="110"/>
          <w:sz w:val="12"/>
        </w:rPr>
        <w:t>parentheses;</w:t>
      </w:r>
      <w:r>
        <w:rPr>
          <w:spacing w:val="-2"/>
          <w:w w:val="110"/>
          <w:sz w:val="12"/>
        </w:rPr>
        <w:t xml:space="preserve"> </w:t>
      </w:r>
      <w:r>
        <w:rPr>
          <w:w w:val="110"/>
          <w:sz w:val="12"/>
        </w:rPr>
        <w:t>*</w:t>
      </w:r>
      <w:r>
        <w:rPr>
          <w:spacing w:val="-1"/>
          <w:w w:val="110"/>
          <w:sz w:val="12"/>
        </w:rPr>
        <w:t xml:space="preserve"> </w:t>
      </w:r>
      <w:r>
        <w:rPr>
          <w:w w:val="110"/>
          <w:sz w:val="12"/>
        </w:rPr>
        <w:t>p</w:t>
      </w:r>
      <w:r>
        <w:rPr>
          <w:rFonts w:ascii="Calibri"/>
          <w:i/>
          <w:w w:val="110"/>
          <w:sz w:val="12"/>
        </w:rPr>
        <w:t>&lt;</w:t>
      </w:r>
      <w:r>
        <w:rPr>
          <w:w w:val="110"/>
          <w:sz w:val="12"/>
        </w:rPr>
        <w:t>0.1,</w:t>
      </w:r>
      <w:r>
        <w:rPr>
          <w:spacing w:val="-2"/>
          <w:w w:val="110"/>
          <w:sz w:val="12"/>
        </w:rPr>
        <w:t xml:space="preserve"> </w:t>
      </w:r>
      <w:r>
        <w:rPr>
          <w:w w:val="110"/>
          <w:sz w:val="12"/>
        </w:rPr>
        <w:t>**</w:t>
      </w:r>
      <w:r>
        <w:rPr>
          <w:spacing w:val="-2"/>
          <w:w w:val="110"/>
          <w:sz w:val="12"/>
        </w:rPr>
        <w:t xml:space="preserve"> </w:t>
      </w:r>
      <w:r>
        <w:rPr>
          <w:w w:val="110"/>
          <w:sz w:val="12"/>
        </w:rPr>
        <w:t>p</w:t>
      </w:r>
      <w:r>
        <w:rPr>
          <w:rFonts w:ascii="Calibri"/>
          <w:i/>
          <w:w w:val="110"/>
          <w:sz w:val="12"/>
        </w:rPr>
        <w:t>&lt;</w:t>
      </w:r>
      <w:r>
        <w:rPr>
          <w:w w:val="110"/>
          <w:sz w:val="12"/>
        </w:rPr>
        <w:t>0.05,</w:t>
      </w:r>
      <w:r>
        <w:rPr>
          <w:spacing w:val="-2"/>
          <w:w w:val="110"/>
          <w:sz w:val="12"/>
        </w:rPr>
        <w:t xml:space="preserve"> </w:t>
      </w:r>
      <w:r>
        <w:rPr>
          <w:w w:val="110"/>
          <w:sz w:val="12"/>
        </w:rPr>
        <w:t>***</w:t>
      </w:r>
      <w:r>
        <w:rPr>
          <w:spacing w:val="-2"/>
          <w:w w:val="110"/>
          <w:sz w:val="12"/>
        </w:rPr>
        <w:t xml:space="preserve"> p</w:t>
      </w:r>
      <w:r>
        <w:rPr>
          <w:rFonts w:ascii="Calibri"/>
          <w:i/>
          <w:spacing w:val="-2"/>
          <w:w w:val="110"/>
          <w:sz w:val="12"/>
        </w:rPr>
        <w:t>&lt;</w:t>
      </w:r>
      <w:r>
        <w:rPr>
          <w:spacing w:val="-2"/>
          <w:w w:val="110"/>
          <w:sz w:val="12"/>
        </w:rPr>
        <w:t>0.01.</w:t>
      </w:r>
    </w:p>
    <w:p w14:paraId="1CC58F73" w14:textId="77777777" w:rsidR="00D62403" w:rsidRDefault="00D62403" w:rsidP="00D62403">
      <w:pPr>
        <w:rPr>
          <w:sz w:val="12"/>
        </w:rPr>
        <w:sectPr w:rsidR="00D62403">
          <w:pgSz w:w="12240" w:h="15840"/>
          <w:pgMar w:top="1300" w:right="1020" w:bottom="1080" w:left="900" w:header="0" w:footer="888" w:gutter="0"/>
          <w:cols w:space="720"/>
        </w:sectPr>
      </w:pPr>
    </w:p>
    <w:p w14:paraId="621CF43C" w14:textId="77777777" w:rsidR="00D62403" w:rsidRDefault="00D62403" w:rsidP="00D62403">
      <w:pPr>
        <w:pStyle w:val="Heading3"/>
        <w:numPr>
          <w:ilvl w:val="1"/>
          <w:numId w:val="8"/>
        </w:numPr>
        <w:tabs>
          <w:tab w:val="left" w:pos="1152"/>
        </w:tabs>
        <w:spacing w:before="139"/>
        <w:ind w:hanging="612"/>
      </w:pPr>
      <w:bookmarkStart w:id="3302" w:name="Remote_Attrition"/>
      <w:bookmarkStart w:id="3303" w:name="_bookmark26"/>
      <w:bookmarkEnd w:id="3302"/>
      <w:bookmarkEnd w:id="3303"/>
      <w:r>
        <w:rPr>
          <w:spacing w:val="-6"/>
        </w:rPr>
        <w:t>Remote</w:t>
      </w:r>
      <w:r>
        <w:rPr>
          <w:spacing w:val="6"/>
        </w:rPr>
        <w:t xml:space="preserve"> </w:t>
      </w:r>
      <w:r>
        <w:rPr>
          <w:spacing w:val="-2"/>
        </w:rPr>
        <w:t>Attrition</w:t>
      </w:r>
    </w:p>
    <w:p w14:paraId="0BD28A40" w14:textId="77777777" w:rsidR="00D62403" w:rsidRDefault="00D62403" w:rsidP="00D62403">
      <w:pPr>
        <w:spacing w:before="205"/>
        <w:ind w:left="875"/>
        <w:rPr>
          <w:sz w:val="16"/>
        </w:rPr>
      </w:pPr>
      <w:r>
        <w:rPr>
          <w:sz w:val="16"/>
        </w:rPr>
        <w:t>Table</w:t>
      </w:r>
      <w:r>
        <w:rPr>
          <w:spacing w:val="12"/>
          <w:sz w:val="16"/>
        </w:rPr>
        <w:t xml:space="preserve"> </w:t>
      </w:r>
      <w:r>
        <w:rPr>
          <w:sz w:val="16"/>
        </w:rPr>
        <w:t>22:</w:t>
      </w:r>
      <w:r>
        <w:rPr>
          <w:spacing w:val="29"/>
          <w:sz w:val="16"/>
        </w:rPr>
        <w:t xml:space="preserve"> </w:t>
      </w:r>
      <w:r>
        <w:rPr>
          <w:sz w:val="16"/>
        </w:rPr>
        <w:t>Balance</w:t>
      </w:r>
      <w:r>
        <w:rPr>
          <w:spacing w:val="12"/>
          <w:sz w:val="16"/>
        </w:rPr>
        <w:t xml:space="preserve"> </w:t>
      </w:r>
      <w:r>
        <w:rPr>
          <w:sz w:val="16"/>
        </w:rPr>
        <w:t>Table</w:t>
      </w:r>
      <w:r>
        <w:rPr>
          <w:spacing w:val="12"/>
          <w:sz w:val="16"/>
        </w:rPr>
        <w:t xml:space="preserve"> </w:t>
      </w:r>
      <w:r>
        <w:rPr>
          <w:sz w:val="16"/>
        </w:rPr>
        <w:t>for</w:t>
      </w:r>
      <w:r>
        <w:rPr>
          <w:spacing w:val="12"/>
          <w:sz w:val="16"/>
        </w:rPr>
        <w:t xml:space="preserve"> </w:t>
      </w:r>
      <w:r>
        <w:rPr>
          <w:sz w:val="16"/>
        </w:rPr>
        <w:t>Randomized</w:t>
      </w:r>
      <w:r>
        <w:rPr>
          <w:spacing w:val="13"/>
          <w:sz w:val="16"/>
        </w:rPr>
        <w:t xml:space="preserve"> </w:t>
      </w:r>
      <w:r>
        <w:rPr>
          <w:sz w:val="16"/>
        </w:rPr>
        <w:t>Questionnaire</w:t>
      </w:r>
      <w:r>
        <w:rPr>
          <w:spacing w:val="12"/>
          <w:sz w:val="16"/>
        </w:rPr>
        <w:t xml:space="preserve"> </w:t>
      </w:r>
      <w:r>
        <w:rPr>
          <w:sz w:val="16"/>
        </w:rPr>
        <w:t>Length</w:t>
      </w:r>
      <w:r>
        <w:rPr>
          <w:spacing w:val="12"/>
          <w:sz w:val="16"/>
        </w:rPr>
        <w:t xml:space="preserve"> </w:t>
      </w:r>
      <w:r>
        <w:rPr>
          <w:sz w:val="16"/>
        </w:rPr>
        <w:t>Assignment</w:t>
      </w:r>
      <w:r>
        <w:rPr>
          <w:spacing w:val="12"/>
          <w:sz w:val="16"/>
        </w:rPr>
        <w:t xml:space="preserve"> </w:t>
      </w:r>
      <w:r>
        <w:rPr>
          <w:sz w:val="16"/>
        </w:rPr>
        <w:t>in</w:t>
      </w:r>
      <w:r>
        <w:rPr>
          <w:spacing w:val="13"/>
          <w:sz w:val="16"/>
        </w:rPr>
        <w:t xml:space="preserve"> </w:t>
      </w:r>
      <w:r>
        <w:rPr>
          <w:sz w:val="16"/>
        </w:rPr>
        <w:t>Remote</w:t>
      </w:r>
      <w:r>
        <w:rPr>
          <w:spacing w:val="12"/>
          <w:sz w:val="16"/>
        </w:rPr>
        <w:t xml:space="preserve"> </w:t>
      </w:r>
      <w:r>
        <w:rPr>
          <w:sz w:val="16"/>
        </w:rPr>
        <w:t>Survey:</w:t>
      </w:r>
      <w:r>
        <w:rPr>
          <w:spacing w:val="29"/>
          <w:sz w:val="16"/>
        </w:rPr>
        <w:t xml:space="preserve"> </w:t>
      </w:r>
      <w:r>
        <w:rPr>
          <w:sz w:val="16"/>
        </w:rPr>
        <w:t>Completed</w:t>
      </w:r>
      <w:r>
        <w:rPr>
          <w:spacing w:val="12"/>
          <w:sz w:val="16"/>
        </w:rPr>
        <w:t xml:space="preserve"> </w:t>
      </w:r>
      <w:r>
        <w:rPr>
          <w:sz w:val="16"/>
        </w:rPr>
        <w:t>vs.</w:t>
      </w:r>
      <w:r>
        <w:rPr>
          <w:spacing w:val="29"/>
          <w:sz w:val="16"/>
        </w:rPr>
        <w:t xml:space="preserve"> </w:t>
      </w:r>
      <w:r>
        <w:rPr>
          <w:spacing w:val="-2"/>
          <w:sz w:val="16"/>
        </w:rPr>
        <w:t>Attrition</w:t>
      </w:r>
    </w:p>
    <w:p w14:paraId="270E74AC" w14:textId="77777777" w:rsidR="00D62403" w:rsidRDefault="00D62403" w:rsidP="00D62403">
      <w:pPr>
        <w:pStyle w:val="BodyText"/>
        <w:spacing w:before="4"/>
        <w:rPr>
          <w:sz w:val="13"/>
        </w:rPr>
      </w:pPr>
      <w:r>
        <w:rPr>
          <w:noProof/>
        </w:rPr>
        <mc:AlternateContent>
          <mc:Choice Requires="wpg">
            <w:drawing>
              <wp:anchor distT="0" distB="0" distL="0" distR="0" simplePos="0" relativeHeight="251658270" behindDoc="1" locked="0" layoutInCell="1" allowOverlap="1" wp14:anchorId="676BAAF6" wp14:editId="288A834E">
                <wp:simplePos x="0" y="0"/>
                <wp:positionH relativeFrom="page">
                  <wp:posOffset>914400</wp:posOffset>
                </wp:positionH>
                <wp:positionV relativeFrom="paragraph">
                  <wp:posOffset>112554</wp:posOffset>
                </wp:positionV>
                <wp:extent cx="5944235" cy="27305"/>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27305"/>
                          <a:chOff x="0" y="0"/>
                          <a:chExt cx="5944235" cy="27305"/>
                        </a:xfrm>
                      </wpg:grpSpPr>
                      <wps:wsp>
                        <wps:cNvPr id="50" name="Graphic 50"/>
                        <wps:cNvSpPr/>
                        <wps:spPr>
                          <a:xfrm>
                            <a:off x="0" y="1913"/>
                            <a:ext cx="5944235" cy="1270"/>
                          </a:xfrm>
                          <a:custGeom>
                            <a:avLst/>
                            <a:gdLst/>
                            <a:ahLst/>
                            <a:cxnLst/>
                            <a:rect l="l" t="t" r="r" b="b"/>
                            <a:pathLst>
                              <a:path w="5944235">
                                <a:moveTo>
                                  <a:pt x="0" y="0"/>
                                </a:moveTo>
                                <a:lnTo>
                                  <a:pt x="5943732" y="0"/>
                                </a:lnTo>
                              </a:path>
                            </a:pathLst>
                          </a:custGeom>
                          <a:ln w="3827">
                            <a:solidFill>
                              <a:srgbClr val="000000"/>
                            </a:solidFill>
                            <a:prstDash val="solid"/>
                          </a:ln>
                        </wps:spPr>
                        <wps:bodyPr wrap="square" lIns="0" tIns="0" rIns="0" bIns="0" rtlCol="0">
                          <a:prstTxWarp prst="textNoShape">
                            <a:avLst/>
                          </a:prstTxWarp>
                          <a:noAutofit/>
                        </wps:bodyPr>
                      </wps:wsp>
                      <wps:wsp>
                        <wps:cNvPr id="51" name="Graphic 51"/>
                        <wps:cNvSpPr/>
                        <wps:spPr>
                          <a:xfrm>
                            <a:off x="0" y="24909"/>
                            <a:ext cx="5944235" cy="1270"/>
                          </a:xfrm>
                          <a:custGeom>
                            <a:avLst/>
                            <a:gdLst/>
                            <a:ahLst/>
                            <a:cxnLst/>
                            <a:rect l="l" t="t" r="r" b="b"/>
                            <a:pathLst>
                              <a:path w="5944235">
                                <a:moveTo>
                                  <a:pt x="0" y="0"/>
                                </a:moveTo>
                                <a:lnTo>
                                  <a:pt x="5943732" y="0"/>
                                </a:lnTo>
                              </a:path>
                            </a:pathLst>
                          </a:custGeom>
                          <a:ln w="3827">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4535A779" id="Group 49" o:spid="_x0000_s1026" style="position:absolute;margin-left:1in;margin-top:8.85pt;width:468.05pt;height:2.15pt;z-index:-251623424;mso-wrap-distance-left:0;mso-wrap-distance-right:0;mso-position-horizontal-relative:page" coordsize="5944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">
                <v:shape id="Graphic 50" o:spid="_x0000_s1027" style="position:absolute;top:19;width:59442;height:12;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" path="m,l5943732,e" filled="f" strokeweight=".1063mm">
                  <v:path arrowok="t"/>
                </v:shape>
                <v:shape id="Graphic 51" o:spid="_x0000_s1028" style="position:absolute;top:249;width:59442;height:12;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" path="m,l5943732,e" filled="f" strokeweight=".1063mm">
                  <v:path arrowok="t"/>
                </v:shape>
                <w10:wrap type="topAndBottom" anchorx="page"/>
              </v:group>
            </w:pict>
          </mc:Fallback>
        </mc:AlternateContent>
      </w:r>
    </w:p>
    <w:p w14:paraId="709E9F88" w14:textId="77777777" w:rsidR="00D62403" w:rsidRDefault="00D62403" w:rsidP="00D62403">
      <w:pPr>
        <w:tabs>
          <w:tab w:val="left" w:pos="6524"/>
          <w:tab w:val="left" w:pos="8460"/>
        </w:tabs>
        <w:ind w:left="4462"/>
        <w:rPr>
          <w:sz w:val="12"/>
        </w:rPr>
      </w:pPr>
      <w:r>
        <w:rPr>
          <w:w w:val="105"/>
          <w:sz w:val="12"/>
        </w:rPr>
        <w:t>Own</w:t>
      </w:r>
      <w:r>
        <w:rPr>
          <w:spacing w:val="11"/>
          <w:w w:val="105"/>
          <w:sz w:val="12"/>
        </w:rPr>
        <w:t xml:space="preserve"> </w:t>
      </w:r>
      <w:r>
        <w:rPr>
          <w:spacing w:val="-2"/>
          <w:w w:val="105"/>
          <w:sz w:val="12"/>
        </w:rPr>
        <w:t>Phone</w:t>
      </w:r>
      <w:r>
        <w:rPr>
          <w:sz w:val="12"/>
        </w:rPr>
        <w:tab/>
      </w:r>
      <w:r>
        <w:rPr>
          <w:w w:val="105"/>
          <w:sz w:val="12"/>
        </w:rPr>
        <w:t>No</w:t>
      </w:r>
      <w:r>
        <w:rPr>
          <w:spacing w:val="6"/>
          <w:w w:val="105"/>
          <w:sz w:val="12"/>
        </w:rPr>
        <w:t xml:space="preserve"> </w:t>
      </w:r>
      <w:r>
        <w:rPr>
          <w:spacing w:val="-2"/>
          <w:w w:val="105"/>
          <w:sz w:val="12"/>
        </w:rPr>
        <w:t>Phone</w:t>
      </w:r>
      <w:r>
        <w:rPr>
          <w:sz w:val="12"/>
        </w:rPr>
        <w:tab/>
      </w:r>
      <w:r>
        <w:rPr>
          <w:w w:val="105"/>
          <w:sz w:val="12"/>
        </w:rPr>
        <w:t>Total</w:t>
      </w:r>
      <w:r>
        <w:rPr>
          <w:spacing w:val="15"/>
          <w:w w:val="105"/>
          <w:sz w:val="12"/>
        </w:rPr>
        <w:t xml:space="preserve"> </w:t>
      </w:r>
      <w:r>
        <w:rPr>
          <w:spacing w:val="-2"/>
          <w:w w:val="105"/>
          <w:sz w:val="12"/>
        </w:rPr>
        <w:t>Remote</w:t>
      </w:r>
    </w:p>
    <w:p w14:paraId="105B1554" w14:textId="77777777" w:rsidR="00D62403" w:rsidRDefault="00D62403" w:rsidP="00D62403">
      <w:pPr>
        <w:tabs>
          <w:tab w:val="left" w:pos="3857"/>
          <w:tab w:val="left" w:pos="5419"/>
          <w:tab w:val="left" w:pos="5904"/>
          <w:tab w:val="left" w:pos="7430"/>
          <w:tab w:val="left" w:pos="7879"/>
          <w:tab w:val="left" w:pos="9473"/>
        </w:tabs>
        <w:ind w:left="630"/>
        <w:rPr>
          <w:sz w:val="12"/>
        </w:rPr>
      </w:pPr>
      <w:r>
        <w:rPr>
          <w:spacing w:val="-2"/>
          <w:w w:val="105"/>
          <w:sz w:val="12"/>
        </w:rPr>
        <w:t>Variable</w:t>
      </w:r>
      <w:r>
        <w:rPr>
          <w:sz w:val="12"/>
        </w:rPr>
        <w:tab/>
      </w:r>
      <w:r>
        <w:rPr>
          <w:w w:val="105"/>
          <w:sz w:val="12"/>
        </w:rPr>
        <w:t>Completed</w:t>
      </w:r>
      <w:r>
        <w:rPr>
          <w:spacing w:val="56"/>
          <w:w w:val="105"/>
          <w:sz w:val="12"/>
        </w:rPr>
        <w:t xml:space="preserve">  </w:t>
      </w:r>
      <w:r>
        <w:rPr>
          <w:spacing w:val="-2"/>
          <w:w w:val="105"/>
          <w:sz w:val="12"/>
        </w:rPr>
        <w:t>Attrition</w:t>
      </w:r>
      <w:r>
        <w:rPr>
          <w:sz w:val="12"/>
        </w:rPr>
        <w:tab/>
      </w:r>
      <w:r>
        <w:rPr>
          <w:spacing w:val="-4"/>
          <w:w w:val="105"/>
          <w:sz w:val="12"/>
        </w:rPr>
        <w:t>Diff</w:t>
      </w:r>
      <w:r>
        <w:rPr>
          <w:sz w:val="12"/>
        </w:rPr>
        <w:tab/>
      </w:r>
      <w:r>
        <w:rPr>
          <w:w w:val="105"/>
          <w:sz w:val="12"/>
        </w:rPr>
        <w:t>Completed</w:t>
      </w:r>
      <w:r>
        <w:rPr>
          <w:spacing w:val="57"/>
          <w:w w:val="105"/>
          <w:sz w:val="12"/>
        </w:rPr>
        <w:t xml:space="preserve">  </w:t>
      </w:r>
      <w:r>
        <w:rPr>
          <w:spacing w:val="-2"/>
          <w:w w:val="105"/>
          <w:sz w:val="12"/>
        </w:rPr>
        <w:t>Attrition</w:t>
      </w:r>
      <w:r>
        <w:rPr>
          <w:sz w:val="12"/>
        </w:rPr>
        <w:tab/>
      </w:r>
      <w:r>
        <w:rPr>
          <w:spacing w:val="-4"/>
          <w:w w:val="105"/>
          <w:sz w:val="12"/>
        </w:rPr>
        <w:t>Diff</w:t>
      </w:r>
      <w:r>
        <w:rPr>
          <w:sz w:val="12"/>
        </w:rPr>
        <w:tab/>
      </w:r>
      <w:r>
        <w:rPr>
          <w:w w:val="105"/>
          <w:sz w:val="12"/>
        </w:rPr>
        <w:t>Completed</w:t>
      </w:r>
      <w:r>
        <w:rPr>
          <w:spacing w:val="58"/>
          <w:w w:val="105"/>
          <w:sz w:val="12"/>
        </w:rPr>
        <w:t xml:space="preserve">  </w:t>
      </w:r>
      <w:r>
        <w:rPr>
          <w:spacing w:val="-2"/>
          <w:w w:val="105"/>
          <w:sz w:val="12"/>
        </w:rPr>
        <w:t>Attrition</w:t>
      </w:r>
      <w:r>
        <w:rPr>
          <w:sz w:val="12"/>
        </w:rPr>
        <w:tab/>
      </w:r>
      <w:r>
        <w:rPr>
          <w:spacing w:val="-4"/>
          <w:w w:val="105"/>
          <w:sz w:val="12"/>
        </w:rPr>
        <w:t>Diff</w:t>
      </w:r>
    </w:p>
    <w:tbl>
      <w:tblPr>
        <w:tblW w:w="0" w:type="auto"/>
        <w:tblInd w:w="547" w:type="dxa"/>
        <w:tblLayout w:type="fixed"/>
        <w:tblCellMar>
          <w:left w:w="0" w:type="dxa"/>
          <w:right w:w="0" w:type="dxa"/>
        </w:tblCellMar>
        <w:tblLook w:val="01E0" w:firstRow="1" w:lastRow="1" w:firstColumn="1" w:lastColumn="1" w:noHBand="0" w:noVBand="0"/>
      </w:tblPr>
      <w:tblGrid>
        <w:gridCol w:w="3987"/>
        <w:gridCol w:w="680"/>
        <w:gridCol w:w="660"/>
        <w:gridCol w:w="706"/>
        <w:gridCol w:w="679"/>
        <w:gridCol w:w="588"/>
        <w:gridCol w:w="705"/>
        <w:gridCol w:w="679"/>
        <w:gridCol w:w="670"/>
      </w:tblGrid>
      <w:tr w:rsidR="00D62403" w14:paraId="386B0233" w14:textId="77777777">
        <w:trPr>
          <w:trHeight w:val="157"/>
        </w:trPr>
        <w:tc>
          <w:tcPr>
            <w:tcW w:w="3987" w:type="dxa"/>
          </w:tcPr>
          <w:p w14:paraId="114DE0CE" w14:textId="77777777" w:rsidR="00D62403" w:rsidRDefault="00D62403">
            <w:pPr>
              <w:pStyle w:val="TableParagraph"/>
              <w:tabs>
                <w:tab w:val="right" w:pos="3766"/>
              </w:tabs>
              <w:spacing w:before="10" w:line="127" w:lineRule="exact"/>
              <w:ind w:left="90"/>
              <w:jc w:val="left"/>
              <w:rPr>
                <w:sz w:val="12"/>
              </w:rPr>
            </w:pPr>
            <w:r>
              <w:rPr>
                <w:noProof/>
              </w:rPr>
              <mc:AlternateContent>
                <mc:Choice Requires="wpg">
                  <w:drawing>
                    <wp:anchor distT="0" distB="0" distL="0" distR="0" simplePos="0" relativeHeight="251658245" behindDoc="0" locked="0" layoutInCell="1" allowOverlap="1" wp14:anchorId="64DC0E84" wp14:editId="6925CD38">
                      <wp:simplePos x="0" y="0"/>
                      <wp:positionH relativeFrom="column">
                        <wp:posOffset>0</wp:posOffset>
                      </wp:positionH>
                      <wp:positionV relativeFrom="paragraph">
                        <wp:posOffset>8671</wp:posOffset>
                      </wp:positionV>
                      <wp:extent cx="5944235" cy="444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4445"/>
                                <a:chOff x="0" y="0"/>
                                <a:chExt cx="5944235" cy="4445"/>
                              </a:xfrm>
                            </wpg:grpSpPr>
                            <wps:wsp>
                              <wps:cNvPr id="53" name="Graphic 53"/>
                              <wps:cNvSpPr/>
                              <wps:spPr>
                                <a:xfrm>
                                  <a:off x="0" y="1913"/>
                                  <a:ext cx="5944235" cy="1270"/>
                                </a:xfrm>
                                <a:custGeom>
                                  <a:avLst/>
                                  <a:gdLst/>
                                  <a:ahLst/>
                                  <a:cxnLst/>
                                  <a:rect l="l" t="t" r="r" b="b"/>
                                  <a:pathLst>
                                    <a:path w="5944235">
                                      <a:moveTo>
                                        <a:pt x="0" y="0"/>
                                      </a:moveTo>
                                      <a:lnTo>
                                        <a:pt x="5943732" y="0"/>
                                      </a:lnTo>
                                    </a:path>
                                  </a:pathLst>
                                </a:custGeom>
                                <a:ln w="3827">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2AD54550" id="Group 52" o:spid="_x0000_s1026" style="position:absolute;margin-left:0;margin-top:.7pt;width:468.05pt;height:.35pt;z-index:251664384;mso-wrap-distance-left:0;mso-wrap-distance-right:0" coordsize="5944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">
                      <v:shape id="Graphic 53" o:spid="_x0000_s1027" style="position:absolute;top:19;width:59442;height:12;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" path="m,l5943732,e" filled="f" strokeweight=".1063mm">
                        <v:path arrowok="t"/>
                      </v:shape>
                    </v:group>
                  </w:pict>
                </mc:Fallback>
              </mc:AlternateContent>
            </w:r>
            <w:r>
              <w:rPr>
                <w:sz w:val="12"/>
              </w:rPr>
              <w:t>List</w:t>
            </w:r>
            <w:r>
              <w:rPr>
                <w:spacing w:val="23"/>
                <w:sz w:val="12"/>
              </w:rPr>
              <w:t xml:space="preserve"> </w:t>
            </w:r>
            <w:r>
              <w:rPr>
                <w:sz w:val="12"/>
              </w:rPr>
              <w:t>respondent</w:t>
            </w:r>
            <w:r>
              <w:rPr>
                <w:spacing w:val="24"/>
                <w:sz w:val="12"/>
              </w:rPr>
              <w:t xml:space="preserve"> </w:t>
            </w:r>
            <w:r>
              <w:rPr>
                <w:spacing w:val="-5"/>
                <w:sz w:val="12"/>
              </w:rPr>
              <w:t>age</w:t>
            </w:r>
            <w:r>
              <w:rPr>
                <w:rFonts w:ascii="Times New Roman"/>
                <w:sz w:val="12"/>
              </w:rPr>
              <w:tab/>
            </w:r>
            <w:r>
              <w:rPr>
                <w:spacing w:val="-2"/>
                <w:sz w:val="12"/>
              </w:rPr>
              <w:t>39.03</w:t>
            </w:r>
          </w:p>
        </w:tc>
        <w:tc>
          <w:tcPr>
            <w:tcW w:w="680" w:type="dxa"/>
          </w:tcPr>
          <w:p w14:paraId="73B5F588" w14:textId="77777777" w:rsidR="00D62403" w:rsidRDefault="00D62403">
            <w:pPr>
              <w:pStyle w:val="TableParagraph"/>
              <w:spacing w:before="10" w:line="127" w:lineRule="exact"/>
              <w:ind w:left="54"/>
              <w:rPr>
                <w:sz w:val="12"/>
              </w:rPr>
            </w:pPr>
            <w:r>
              <w:rPr>
                <w:spacing w:val="-2"/>
                <w:sz w:val="12"/>
              </w:rPr>
              <w:t>36.09</w:t>
            </w:r>
          </w:p>
        </w:tc>
        <w:tc>
          <w:tcPr>
            <w:tcW w:w="660" w:type="dxa"/>
          </w:tcPr>
          <w:p w14:paraId="2699532D" w14:textId="77777777" w:rsidR="00D62403" w:rsidRDefault="00D62403">
            <w:pPr>
              <w:pStyle w:val="TableParagraph"/>
              <w:spacing w:before="10" w:line="127" w:lineRule="exact"/>
              <w:ind w:left="28" w:right="51"/>
              <w:rPr>
                <w:sz w:val="12"/>
              </w:rPr>
            </w:pPr>
            <w:r>
              <w:rPr>
                <w:sz w:val="12"/>
              </w:rPr>
              <w:t>-</w:t>
            </w:r>
            <w:r>
              <w:rPr>
                <w:spacing w:val="-2"/>
                <w:sz w:val="12"/>
              </w:rPr>
              <w:t>2.95*</w:t>
            </w:r>
          </w:p>
        </w:tc>
        <w:tc>
          <w:tcPr>
            <w:tcW w:w="706" w:type="dxa"/>
          </w:tcPr>
          <w:p w14:paraId="6318A70F" w14:textId="77777777" w:rsidR="00D62403" w:rsidRDefault="00D62403">
            <w:pPr>
              <w:pStyle w:val="TableParagraph"/>
              <w:spacing w:before="10" w:line="127" w:lineRule="exact"/>
              <w:ind w:left="33" w:right="55"/>
              <w:rPr>
                <w:sz w:val="12"/>
              </w:rPr>
            </w:pPr>
            <w:r>
              <w:rPr>
                <w:spacing w:val="-2"/>
                <w:sz w:val="12"/>
              </w:rPr>
              <w:t>39.76</w:t>
            </w:r>
          </w:p>
        </w:tc>
        <w:tc>
          <w:tcPr>
            <w:tcW w:w="679" w:type="dxa"/>
          </w:tcPr>
          <w:p w14:paraId="43CDCFC1" w14:textId="77777777" w:rsidR="00D62403" w:rsidRDefault="00D62403">
            <w:pPr>
              <w:pStyle w:val="TableParagraph"/>
              <w:spacing w:before="10" w:line="127" w:lineRule="exact"/>
              <w:ind w:left="64" w:right="8"/>
              <w:rPr>
                <w:sz w:val="12"/>
              </w:rPr>
            </w:pPr>
            <w:r>
              <w:rPr>
                <w:spacing w:val="-2"/>
                <w:sz w:val="12"/>
              </w:rPr>
              <w:t>39.27</w:t>
            </w:r>
          </w:p>
        </w:tc>
        <w:tc>
          <w:tcPr>
            <w:tcW w:w="588" w:type="dxa"/>
          </w:tcPr>
          <w:p w14:paraId="49A7E8C4" w14:textId="77777777" w:rsidR="00D62403" w:rsidRDefault="00D62403">
            <w:pPr>
              <w:pStyle w:val="TableParagraph"/>
              <w:spacing w:before="10" w:line="127" w:lineRule="exact"/>
              <w:ind w:left="1" w:right="20"/>
              <w:rPr>
                <w:sz w:val="12"/>
              </w:rPr>
            </w:pPr>
            <w:r>
              <w:rPr>
                <w:w w:val="90"/>
                <w:sz w:val="12"/>
              </w:rPr>
              <w:t>-</w:t>
            </w:r>
            <w:r>
              <w:rPr>
                <w:spacing w:val="-4"/>
                <w:w w:val="95"/>
                <w:sz w:val="12"/>
              </w:rPr>
              <w:t>0.49</w:t>
            </w:r>
          </w:p>
        </w:tc>
        <w:tc>
          <w:tcPr>
            <w:tcW w:w="705" w:type="dxa"/>
          </w:tcPr>
          <w:p w14:paraId="4999963F" w14:textId="77777777" w:rsidR="00D62403" w:rsidRDefault="00D62403">
            <w:pPr>
              <w:pStyle w:val="TableParagraph"/>
              <w:spacing w:before="10" w:line="127" w:lineRule="exact"/>
              <w:ind w:left="2" w:right="18"/>
              <w:rPr>
                <w:sz w:val="12"/>
              </w:rPr>
            </w:pPr>
            <w:r>
              <w:rPr>
                <w:spacing w:val="-2"/>
                <w:sz w:val="12"/>
              </w:rPr>
              <w:t>39.34</w:t>
            </w:r>
          </w:p>
        </w:tc>
        <w:tc>
          <w:tcPr>
            <w:tcW w:w="679" w:type="dxa"/>
          </w:tcPr>
          <w:p w14:paraId="2425D012" w14:textId="77777777" w:rsidR="00D62403" w:rsidRDefault="00D62403">
            <w:pPr>
              <w:pStyle w:val="TableParagraph"/>
              <w:spacing w:before="10" w:line="127" w:lineRule="exact"/>
              <w:ind w:left="64" w:right="1"/>
              <w:rPr>
                <w:sz w:val="12"/>
              </w:rPr>
            </w:pPr>
            <w:r>
              <w:rPr>
                <w:spacing w:val="-2"/>
                <w:sz w:val="12"/>
              </w:rPr>
              <w:t>38.62</w:t>
            </w:r>
          </w:p>
        </w:tc>
        <w:tc>
          <w:tcPr>
            <w:tcW w:w="670" w:type="dxa"/>
          </w:tcPr>
          <w:p w14:paraId="59AC0C91" w14:textId="77777777" w:rsidR="00D62403" w:rsidRDefault="00D62403">
            <w:pPr>
              <w:pStyle w:val="TableParagraph"/>
              <w:spacing w:before="10" w:line="127" w:lineRule="exact"/>
              <w:ind w:left="39" w:right="1"/>
              <w:rPr>
                <w:sz w:val="12"/>
              </w:rPr>
            </w:pPr>
            <w:r>
              <w:rPr>
                <w:spacing w:val="-2"/>
                <w:sz w:val="12"/>
              </w:rPr>
              <w:t>-</w:t>
            </w:r>
            <w:r>
              <w:rPr>
                <w:spacing w:val="-4"/>
                <w:sz w:val="12"/>
              </w:rPr>
              <w:t>0.72</w:t>
            </w:r>
          </w:p>
        </w:tc>
      </w:tr>
      <w:tr w:rsidR="00D62403" w14:paraId="1B92F76D" w14:textId="77777777">
        <w:trPr>
          <w:trHeight w:val="143"/>
        </w:trPr>
        <w:tc>
          <w:tcPr>
            <w:tcW w:w="3987" w:type="dxa"/>
          </w:tcPr>
          <w:p w14:paraId="7C402B1A" w14:textId="77777777" w:rsidR="00D62403" w:rsidRDefault="00D62403">
            <w:pPr>
              <w:pStyle w:val="TableParagraph"/>
              <w:spacing w:line="123" w:lineRule="exact"/>
              <w:ind w:right="168"/>
              <w:jc w:val="right"/>
              <w:rPr>
                <w:sz w:val="12"/>
              </w:rPr>
            </w:pPr>
            <w:r>
              <w:rPr>
                <w:spacing w:val="-2"/>
                <w:w w:val="105"/>
                <w:sz w:val="12"/>
              </w:rPr>
              <w:t>(12.38)</w:t>
            </w:r>
          </w:p>
        </w:tc>
        <w:tc>
          <w:tcPr>
            <w:tcW w:w="680" w:type="dxa"/>
          </w:tcPr>
          <w:p w14:paraId="44C276B6" w14:textId="77777777" w:rsidR="00D62403" w:rsidRDefault="00D62403">
            <w:pPr>
              <w:pStyle w:val="TableParagraph"/>
              <w:spacing w:line="123" w:lineRule="exact"/>
              <w:ind w:left="54" w:right="1"/>
              <w:rPr>
                <w:sz w:val="12"/>
              </w:rPr>
            </w:pPr>
            <w:r>
              <w:rPr>
                <w:spacing w:val="-2"/>
                <w:w w:val="105"/>
                <w:sz w:val="12"/>
              </w:rPr>
              <w:t>(13.01)</w:t>
            </w:r>
          </w:p>
        </w:tc>
        <w:tc>
          <w:tcPr>
            <w:tcW w:w="660" w:type="dxa"/>
          </w:tcPr>
          <w:p w14:paraId="7350FE1A" w14:textId="77777777" w:rsidR="00D62403" w:rsidRDefault="00D62403">
            <w:pPr>
              <w:pStyle w:val="TableParagraph"/>
              <w:spacing w:line="123" w:lineRule="exact"/>
              <w:ind w:left="28" w:right="52"/>
              <w:rPr>
                <w:sz w:val="12"/>
              </w:rPr>
            </w:pPr>
            <w:r>
              <w:rPr>
                <w:spacing w:val="-2"/>
                <w:sz w:val="12"/>
              </w:rPr>
              <w:t>(0.04)</w:t>
            </w:r>
          </w:p>
        </w:tc>
        <w:tc>
          <w:tcPr>
            <w:tcW w:w="706" w:type="dxa"/>
          </w:tcPr>
          <w:p w14:paraId="0531316C" w14:textId="77777777" w:rsidR="00D62403" w:rsidRDefault="00D62403">
            <w:pPr>
              <w:pStyle w:val="TableParagraph"/>
              <w:spacing w:line="123" w:lineRule="exact"/>
              <w:ind w:left="33" w:right="56"/>
              <w:rPr>
                <w:sz w:val="12"/>
              </w:rPr>
            </w:pPr>
            <w:r>
              <w:rPr>
                <w:spacing w:val="-2"/>
                <w:w w:val="105"/>
                <w:sz w:val="12"/>
              </w:rPr>
              <w:t>(13.94)</w:t>
            </w:r>
          </w:p>
        </w:tc>
        <w:tc>
          <w:tcPr>
            <w:tcW w:w="679" w:type="dxa"/>
          </w:tcPr>
          <w:p w14:paraId="4B41A705" w14:textId="77777777" w:rsidR="00D62403" w:rsidRDefault="00D62403">
            <w:pPr>
              <w:pStyle w:val="TableParagraph"/>
              <w:spacing w:line="123" w:lineRule="exact"/>
              <w:ind w:left="64" w:right="9"/>
              <w:rPr>
                <w:sz w:val="12"/>
              </w:rPr>
            </w:pPr>
            <w:r>
              <w:rPr>
                <w:spacing w:val="-2"/>
                <w:w w:val="110"/>
                <w:sz w:val="12"/>
              </w:rPr>
              <w:t>(14.31)</w:t>
            </w:r>
          </w:p>
        </w:tc>
        <w:tc>
          <w:tcPr>
            <w:tcW w:w="588" w:type="dxa"/>
          </w:tcPr>
          <w:p w14:paraId="30B139CB" w14:textId="77777777" w:rsidR="00D62403" w:rsidRDefault="00D62403">
            <w:pPr>
              <w:pStyle w:val="TableParagraph"/>
              <w:spacing w:line="123" w:lineRule="exact"/>
              <w:ind w:right="20"/>
              <w:rPr>
                <w:sz w:val="12"/>
              </w:rPr>
            </w:pPr>
            <w:r>
              <w:rPr>
                <w:spacing w:val="-2"/>
                <w:sz w:val="12"/>
              </w:rPr>
              <w:t>(0.73)</w:t>
            </w:r>
          </w:p>
        </w:tc>
        <w:tc>
          <w:tcPr>
            <w:tcW w:w="705" w:type="dxa"/>
          </w:tcPr>
          <w:p w14:paraId="1A02E575" w14:textId="77777777" w:rsidR="00D62403" w:rsidRDefault="00D62403">
            <w:pPr>
              <w:pStyle w:val="TableParagraph"/>
              <w:spacing w:line="123" w:lineRule="exact"/>
              <w:ind w:left="1" w:right="18"/>
              <w:rPr>
                <w:sz w:val="12"/>
              </w:rPr>
            </w:pPr>
            <w:r>
              <w:rPr>
                <w:spacing w:val="-2"/>
                <w:w w:val="105"/>
                <w:sz w:val="12"/>
              </w:rPr>
              <w:t>(13.05)</w:t>
            </w:r>
          </w:p>
        </w:tc>
        <w:tc>
          <w:tcPr>
            <w:tcW w:w="679" w:type="dxa"/>
          </w:tcPr>
          <w:p w14:paraId="7C2982A1" w14:textId="77777777" w:rsidR="00D62403" w:rsidRDefault="00D62403">
            <w:pPr>
              <w:pStyle w:val="TableParagraph"/>
              <w:spacing w:line="123" w:lineRule="exact"/>
              <w:ind w:left="64" w:right="2"/>
              <w:rPr>
                <w:sz w:val="12"/>
              </w:rPr>
            </w:pPr>
            <w:r>
              <w:rPr>
                <w:spacing w:val="-2"/>
                <w:w w:val="115"/>
                <w:sz w:val="12"/>
              </w:rPr>
              <w:t>(14.11)</w:t>
            </w:r>
          </w:p>
        </w:tc>
        <w:tc>
          <w:tcPr>
            <w:tcW w:w="670" w:type="dxa"/>
          </w:tcPr>
          <w:p w14:paraId="5F85657B" w14:textId="77777777" w:rsidR="00D62403" w:rsidRDefault="00D62403">
            <w:pPr>
              <w:pStyle w:val="TableParagraph"/>
              <w:spacing w:line="123" w:lineRule="exact"/>
              <w:ind w:left="39" w:right="2"/>
              <w:rPr>
                <w:sz w:val="12"/>
              </w:rPr>
            </w:pPr>
            <w:r>
              <w:rPr>
                <w:spacing w:val="-2"/>
                <w:sz w:val="12"/>
              </w:rPr>
              <w:t>(0.44)</w:t>
            </w:r>
          </w:p>
        </w:tc>
      </w:tr>
      <w:tr w:rsidR="00D62403" w14:paraId="28607CF5" w14:textId="77777777">
        <w:trPr>
          <w:trHeight w:val="143"/>
        </w:trPr>
        <w:tc>
          <w:tcPr>
            <w:tcW w:w="3987" w:type="dxa"/>
          </w:tcPr>
          <w:p w14:paraId="702ADEF8" w14:textId="77777777" w:rsidR="00D62403" w:rsidRDefault="00D62403">
            <w:pPr>
              <w:pStyle w:val="TableParagraph"/>
              <w:tabs>
                <w:tab w:val="right" w:pos="3734"/>
              </w:tabs>
              <w:spacing w:line="123" w:lineRule="exact"/>
              <w:ind w:left="90"/>
              <w:jc w:val="left"/>
              <w:rPr>
                <w:sz w:val="12"/>
              </w:rPr>
            </w:pPr>
            <w:r>
              <w:rPr>
                <w:sz w:val="12"/>
              </w:rPr>
              <w:t>Household</w:t>
            </w:r>
            <w:r>
              <w:rPr>
                <w:spacing w:val="16"/>
                <w:sz w:val="12"/>
              </w:rPr>
              <w:t xml:space="preserve"> </w:t>
            </w:r>
            <w:r>
              <w:rPr>
                <w:sz w:val="12"/>
              </w:rPr>
              <w:t>head</w:t>
            </w:r>
            <w:r>
              <w:rPr>
                <w:spacing w:val="16"/>
                <w:sz w:val="12"/>
              </w:rPr>
              <w:t xml:space="preserve"> </w:t>
            </w:r>
            <w:r>
              <w:rPr>
                <w:sz w:val="12"/>
              </w:rPr>
              <w:t>is</w:t>
            </w:r>
            <w:r>
              <w:rPr>
                <w:spacing w:val="16"/>
                <w:sz w:val="12"/>
              </w:rPr>
              <w:t xml:space="preserve"> </w:t>
            </w:r>
            <w:r>
              <w:rPr>
                <w:sz w:val="12"/>
              </w:rPr>
              <w:t>the</w:t>
            </w:r>
            <w:r>
              <w:rPr>
                <w:spacing w:val="16"/>
                <w:sz w:val="12"/>
              </w:rPr>
              <w:t xml:space="preserve"> </w:t>
            </w:r>
            <w:r>
              <w:rPr>
                <w:spacing w:val="-2"/>
                <w:sz w:val="12"/>
              </w:rPr>
              <w:t>respondent</w:t>
            </w:r>
            <w:r>
              <w:rPr>
                <w:rFonts w:ascii="Times New Roman"/>
                <w:sz w:val="12"/>
              </w:rPr>
              <w:tab/>
            </w:r>
            <w:r>
              <w:rPr>
                <w:spacing w:val="-4"/>
                <w:sz w:val="12"/>
              </w:rPr>
              <w:t>0.78</w:t>
            </w:r>
          </w:p>
        </w:tc>
        <w:tc>
          <w:tcPr>
            <w:tcW w:w="680" w:type="dxa"/>
          </w:tcPr>
          <w:p w14:paraId="37B8D026" w14:textId="77777777" w:rsidR="00D62403" w:rsidRDefault="00D62403">
            <w:pPr>
              <w:pStyle w:val="TableParagraph"/>
              <w:spacing w:line="123" w:lineRule="exact"/>
              <w:ind w:left="54"/>
              <w:rPr>
                <w:sz w:val="12"/>
              </w:rPr>
            </w:pPr>
            <w:r>
              <w:rPr>
                <w:spacing w:val="-4"/>
                <w:sz w:val="12"/>
              </w:rPr>
              <w:t>0.68</w:t>
            </w:r>
          </w:p>
        </w:tc>
        <w:tc>
          <w:tcPr>
            <w:tcW w:w="660" w:type="dxa"/>
          </w:tcPr>
          <w:p w14:paraId="4816059D" w14:textId="77777777" w:rsidR="00D62403" w:rsidRDefault="00D62403">
            <w:pPr>
              <w:pStyle w:val="TableParagraph"/>
              <w:spacing w:line="123" w:lineRule="exact"/>
              <w:ind w:left="28" w:right="51"/>
              <w:rPr>
                <w:sz w:val="12"/>
              </w:rPr>
            </w:pPr>
            <w:r>
              <w:rPr>
                <w:w w:val="90"/>
                <w:sz w:val="12"/>
              </w:rPr>
              <w:t>-</w:t>
            </w:r>
            <w:r>
              <w:rPr>
                <w:spacing w:val="-4"/>
                <w:sz w:val="12"/>
              </w:rPr>
              <w:t>0.09</w:t>
            </w:r>
          </w:p>
        </w:tc>
        <w:tc>
          <w:tcPr>
            <w:tcW w:w="706" w:type="dxa"/>
          </w:tcPr>
          <w:p w14:paraId="0FE240A3" w14:textId="77777777" w:rsidR="00D62403" w:rsidRDefault="00D62403">
            <w:pPr>
              <w:pStyle w:val="TableParagraph"/>
              <w:spacing w:line="123" w:lineRule="exact"/>
              <w:ind w:left="33" w:right="55"/>
              <w:rPr>
                <w:sz w:val="12"/>
              </w:rPr>
            </w:pPr>
            <w:r>
              <w:rPr>
                <w:spacing w:val="-4"/>
                <w:sz w:val="12"/>
              </w:rPr>
              <w:t>0.82</w:t>
            </w:r>
          </w:p>
        </w:tc>
        <w:tc>
          <w:tcPr>
            <w:tcW w:w="679" w:type="dxa"/>
          </w:tcPr>
          <w:p w14:paraId="75D67691" w14:textId="77777777" w:rsidR="00D62403" w:rsidRDefault="00D62403">
            <w:pPr>
              <w:pStyle w:val="TableParagraph"/>
              <w:spacing w:line="123" w:lineRule="exact"/>
              <w:ind w:left="64" w:right="8"/>
              <w:rPr>
                <w:sz w:val="12"/>
              </w:rPr>
            </w:pPr>
            <w:r>
              <w:rPr>
                <w:spacing w:val="-4"/>
                <w:sz w:val="12"/>
              </w:rPr>
              <w:t>0.79</w:t>
            </w:r>
          </w:p>
        </w:tc>
        <w:tc>
          <w:tcPr>
            <w:tcW w:w="588" w:type="dxa"/>
          </w:tcPr>
          <w:p w14:paraId="3F8F9236" w14:textId="77777777" w:rsidR="00D62403" w:rsidRDefault="00D62403">
            <w:pPr>
              <w:pStyle w:val="TableParagraph"/>
              <w:spacing w:line="123" w:lineRule="exact"/>
              <w:ind w:left="1" w:right="20"/>
              <w:rPr>
                <w:sz w:val="12"/>
              </w:rPr>
            </w:pPr>
            <w:r>
              <w:rPr>
                <w:w w:val="90"/>
                <w:sz w:val="12"/>
              </w:rPr>
              <w:t>-</w:t>
            </w:r>
            <w:r>
              <w:rPr>
                <w:spacing w:val="-4"/>
                <w:w w:val="95"/>
                <w:sz w:val="12"/>
              </w:rPr>
              <w:t>0.03</w:t>
            </w:r>
          </w:p>
        </w:tc>
        <w:tc>
          <w:tcPr>
            <w:tcW w:w="705" w:type="dxa"/>
          </w:tcPr>
          <w:p w14:paraId="01E8ED13" w14:textId="77777777" w:rsidR="00D62403" w:rsidRDefault="00D62403">
            <w:pPr>
              <w:pStyle w:val="TableParagraph"/>
              <w:spacing w:line="123" w:lineRule="exact"/>
              <w:ind w:left="2" w:right="18"/>
              <w:rPr>
                <w:sz w:val="12"/>
              </w:rPr>
            </w:pPr>
            <w:r>
              <w:rPr>
                <w:spacing w:val="-4"/>
                <w:sz w:val="12"/>
              </w:rPr>
              <w:t>0.80</w:t>
            </w:r>
          </w:p>
        </w:tc>
        <w:tc>
          <w:tcPr>
            <w:tcW w:w="679" w:type="dxa"/>
          </w:tcPr>
          <w:p w14:paraId="5FDBA201" w14:textId="77777777" w:rsidR="00D62403" w:rsidRDefault="00D62403">
            <w:pPr>
              <w:pStyle w:val="TableParagraph"/>
              <w:spacing w:line="123" w:lineRule="exact"/>
              <w:ind w:left="64" w:right="1"/>
              <w:rPr>
                <w:sz w:val="12"/>
              </w:rPr>
            </w:pPr>
            <w:r>
              <w:rPr>
                <w:spacing w:val="-4"/>
                <w:sz w:val="12"/>
              </w:rPr>
              <w:t>0.77</w:t>
            </w:r>
          </w:p>
        </w:tc>
        <w:tc>
          <w:tcPr>
            <w:tcW w:w="670" w:type="dxa"/>
          </w:tcPr>
          <w:p w14:paraId="07E2F1BC" w14:textId="77777777" w:rsidR="00D62403" w:rsidRDefault="00D62403">
            <w:pPr>
              <w:pStyle w:val="TableParagraph"/>
              <w:spacing w:line="123" w:lineRule="exact"/>
              <w:ind w:left="39"/>
              <w:rPr>
                <w:sz w:val="12"/>
              </w:rPr>
            </w:pPr>
            <w:r>
              <w:rPr>
                <w:w w:val="90"/>
                <w:sz w:val="12"/>
              </w:rPr>
              <w:t>-</w:t>
            </w:r>
            <w:r>
              <w:rPr>
                <w:spacing w:val="-4"/>
                <w:w w:val="95"/>
                <w:sz w:val="12"/>
              </w:rPr>
              <w:t>0.03</w:t>
            </w:r>
          </w:p>
        </w:tc>
      </w:tr>
      <w:tr w:rsidR="00D62403" w14:paraId="2652F360" w14:textId="77777777">
        <w:trPr>
          <w:trHeight w:val="143"/>
        </w:trPr>
        <w:tc>
          <w:tcPr>
            <w:tcW w:w="3987" w:type="dxa"/>
          </w:tcPr>
          <w:p w14:paraId="18A69DAB" w14:textId="77777777" w:rsidR="00D62403" w:rsidRDefault="00D62403">
            <w:pPr>
              <w:pStyle w:val="TableParagraph"/>
              <w:spacing w:line="123" w:lineRule="exact"/>
              <w:ind w:right="200"/>
              <w:jc w:val="right"/>
              <w:rPr>
                <w:sz w:val="12"/>
              </w:rPr>
            </w:pPr>
            <w:r>
              <w:rPr>
                <w:spacing w:val="-2"/>
                <w:sz w:val="12"/>
              </w:rPr>
              <w:t>(0.42)</w:t>
            </w:r>
          </w:p>
        </w:tc>
        <w:tc>
          <w:tcPr>
            <w:tcW w:w="680" w:type="dxa"/>
          </w:tcPr>
          <w:p w14:paraId="4AFB7AB8" w14:textId="77777777" w:rsidR="00D62403" w:rsidRDefault="00D62403">
            <w:pPr>
              <w:pStyle w:val="TableParagraph"/>
              <w:spacing w:line="123" w:lineRule="exact"/>
              <w:ind w:left="54" w:right="1"/>
              <w:rPr>
                <w:sz w:val="12"/>
              </w:rPr>
            </w:pPr>
            <w:r>
              <w:rPr>
                <w:spacing w:val="-2"/>
                <w:sz w:val="12"/>
              </w:rPr>
              <w:t>(0.47)</w:t>
            </w:r>
          </w:p>
        </w:tc>
        <w:tc>
          <w:tcPr>
            <w:tcW w:w="660" w:type="dxa"/>
          </w:tcPr>
          <w:p w14:paraId="2C9FB744" w14:textId="77777777" w:rsidR="00D62403" w:rsidRDefault="00D62403">
            <w:pPr>
              <w:pStyle w:val="TableParagraph"/>
              <w:spacing w:line="123" w:lineRule="exact"/>
              <w:ind w:left="28" w:right="52"/>
              <w:rPr>
                <w:sz w:val="12"/>
              </w:rPr>
            </w:pPr>
            <w:r>
              <w:rPr>
                <w:spacing w:val="-2"/>
                <w:sz w:val="12"/>
              </w:rPr>
              <w:t>(0.06)</w:t>
            </w:r>
          </w:p>
        </w:tc>
        <w:tc>
          <w:tcPr>
            <w:tcW w:w="706" w:type="dxa"/>
          </w:tcPr>
          <w:p w14:paraId="06467E0E" w14:textId="77777777" w:rsidR="00D62403" w:rsidRDefault="00D62403">
            <w:pPr>
              <w:pStyle w:val="TableParagraph"/>
              <w:spacing w:line="123" w:lineRule="exact"/>
              <w:ind w:left="33" w:right="56"/>
              <w:rPr>
                <w:sz w:val="12"/>
              </w:rPr>
            </w:pPr>
            <w:r>
              <w:rPr>
                <w:spacing w:val="-2"/>
                <w:sz w:val="12"/>
              </w:rPr>
              <w:t>(0.38)</w:t>
            </w:r>
          </w:p>
        </w:tc>
        <w:tc>
          <w:tcPr>
            <w:tcW w:w="679" w:type="dxa"/>
          </w:tcPr>
          <w:p w14:paraId="595E8419" w14:textId="77777777" w:rsidR="00D62403" w:rsidRDefault="00D62403">
            <w:pPr>
              <w:pStyle w:val="TableParagraph"/>
              <w:spacing w:line="123" w:lineRule="exact"/>
              <w:ind w:left="64" w:right="8"/>
              <w:rPr>
                <w:sz w:val="12"/>
              </w:rPr>
            </w:pPr>
            <w:r>
              <w:rPr>
                <w:spacing w:val="-2"/>
                <w:w w:val="105"/>
                <w:sz w:val="12"/>
              </w:rPr>
              <w:t>(0.41)</w:t>
            </w:r>
          </w:p>
        </w:tc>
        <w:tc>
          <w:tcPr>
            <w:tcW w:w="588" w:type="dxa"/>
          </w:tcPr>
          <w:p w14:paraId="19FEA8F2" w14:textId="77777777" w:rsidR="00D62403" w:rsidRDefault="00D62403">
            <w:pPr>
              <w:pStyle w:val="TableParagraph"/>
              <w:spacing w:line="123" w:lineRule="exact"/>
              <w:ind w:right="20"/>
              <w:rPr>
                <w:sz w:val="12"/>
              </w:rPr>
            </w:pPr>
            <w:r>
              <w:rPr>
                <w:spacing w:val="-2"/>
                <w:sz w:val="12"/>
              </w:rPr>
              <w:t>(0.37)</w:t>
            </w:r>
          </w:p>
        </w:tc>
        <w:tc>
          <w:tcPr>
            <w:tcW w:w="705" w:type="dxa"/>
          </w:tcPr>
          <w:p w14:paraId="59A41B09" w14:textId="77777777" w:rsidR="00D62403" w:rsidRDefault="00D62403">
            <w:pPr>
              <w:pStyle w:val="TableParagraph"/>
              <w:spacing w:line="123" w:lineRule="exact"/>
              <w:ind w:left="1" w:right="18"/>
              <w:rPr>
                <w:sz w:val="12"/>
              </w:rPr>
            </w:pPr>
            <w:r>
              <w:rPr>
                <w:spacing w:val="-2"/>
                <w:sz w:val="12"/>
              </w:rPr>
              <w:t>(0.40)</w:t>
            </w:r>
          </w:p>
        </w:tc>
        <w:tc>
          <w:tcPr>
            <w:tcW w:w="679" w:type="dxa"/>
          </w:tcPr>
          <w:p w14:paraId="07AE2148" w14:textId="77777777" w:rsidR="00D62403" w:rsidRDefault="00D62403">
            <w:pPr>
              <w:pStyle w:val="TableParagraph"/>
              <w:spacing w:line="123" w:lineRule="exact"/>
              <w:ind w:left="64" w:right="2"/>
              <w:rPr>
                <w:sz w:val="12"/>
              </w:rPr>
            </w:pPr>
            <w:r>
              <w:rPr>
                <w:spacing w:val="-2"/>
                <w:sz w:val="12"/>
              </w:rPr>
              <w:t>(0.42)</w:t>
            </w:r>
          </w:p>
        </w:tc>
        <w:tc>
          <w:tcPr>
            <w:tcW w:w="670" w:type="dxa"/>
          </w:tcPr>
          <w:p w14:paraId="3E3F880B" w14:textId="77777777" w:rsidR="00D62403" w:rsidRDefault="00D62403">
            <w:pPr>
              <w:pStyle w:val="TableParagraph"/>
              <w:spacing w:line="123" w:lineRule="exact"/>
              <w:ind w:left="39" w:right="2"/>
              <w:rPr>
                <w:sz w:val="12"/>
              </w:rPr>
            </w:pPr>
            <w:r>
              <w:rPr>
                <w:spacing w:val="-2"/>
                <w:sz w:val="12"/>
              </w:rPr>
              <w:t>(0.30)</w:t>
            </w:r>
          </w:p>
        </w:tc>
      </w:tr>
      <w:tr w:rsidR="00D62403" w14:paraId="450E5176" w14:textId="77777777">
        <w:trPr>
          <w:trHeight w:val="143"/>
        </w:trPr>
        <w:tc>
          <w:tcPr>
            <w:tcW w:w="3987" w:type="dxa"/>
          </w:tcPr>
          <w:p w14:paraId="574F7A7F" w14:textId="77777777" w:rsidR="00D62403" w:rsidRDefault="00D62403">
            <w:pPr>
              <w:pStyle w:val="TableParagraph"/>
              <w:tabs>
                <w:tab w:val="right" w:pos="3734"/>
              </w:tabs>
              <w:spacing w:line="123" w:lineRule="exact"/>
              <w:ind w:left="90"/>
              <w:jc w:val="left"/>
              <w:rPr>
                <w:sz w:val="12"/>
              </w:rPr>
            </w:pPr>
            <w:r>
              <w:rPr>
                <w:sz w:val="12"/>
              </w:rPr>
              <w:t>Female</w:t>
            </w:r>
            <w:r>
              <w:rPr>
                <w:spacing w:val="14"/>
                <w:sz w:val="12"/>
              </w:rPr>
              <w:t xml:space="preserve"> </w:t>
            </w:r>
            <w:r>
              <w:rPr>
                <w:sz w:val="12"/>
              </w:rPr>
              <w:t>Household</w:t>
            </w:r>
            <w:r>
              <w:rPr>
                <w:spacing w:val="15"/>
                <w:sz w:val="12"/>
              </w:rPr>
              <w:t xml:space="preserve"> </w:t>
            </w:r>
            <w:r>
              <w:rPr>
                <w:spacing w:val="-4"/>
                <w:sz w:val="12"/>
              </w:rPr>
              <w:t>Head</w:t>
            </w:r>
            <w:r>
              <w:rPr>
                <w:rFonts w:ascii="Times New Roman"/>
                <w:sz w:val="12"/>
              </w:rPr>
              <w:tab/>
            </w:r>
            <w:r>
              <w:rPr>
                <w:spacing w:val="-4"/>
                <w:sz w:val="12"/>
              </w:rPr>
              <w:t>0.25</w:t>
            </w:r>
          </w:p>
        </w:tc>
        <w:tc>
          <w:tcPr>
            <w:tcW w:w="680" w:type="dxa"/>
          </w:tcPr>
          <w:p w14:paraId="1F1B4510" w14:textId="77777777" w:rsidR="00D62403" w:rsidRDefault="00D62403">
            <w:pPr>
              <w:pStyle w:val="TableParagraph"/>
              <w:spacing w:line="123" w:lineRule="exact"/>
              <w:ind w:left="54"/>
              <w:rPr>
                <w:sz w:val="12"/>
              </w:rPr>
            </w:pPr>
            <w:r>
              <w:rPr>
                <w:spacing w:val="-4"/>
                <w:sz w:val="12"/>
              </w:rPr>
              <w:t>0.21</w:t>
            </w:r>
          </w:p>
        </w:tc>
        <w:tc>
          <w:tcPr>
            <w:tcW w:w="660" w:type="dxa"/>
          </w:tcPr>
          <w:p w14:paraId="74353201" w14:textId="77777777" w:rsidR="00D62403" w:rsidRDefault="00D62403">
            <w:pPr>
              <w:pStyle w:val="TableParagraph"/>
              <w:spacing w:line="123" w:lineRule="exact"/>
              <w:ind w:left="28" w:right="51"/>
              <w:rPr>
                <w:sz w:val="12"/>
              </w:rPr>
            </w:pPr>
            <w:r>
              <w:rPr>
                <w:spacing w:val="-5"/>
                <w:sz w:val="12"/>
              </w:rPr>
              <w:t>-</w:t>
            </w:r>
            <w:r>
              <w:rPr>
                <w:spacing w:val="-4"/>
                <w:sz w:val="12"/>
              </w:rPr>
              <w:t>0.05</w:t>
            </w:r>
          </w:p>
        </w:tc>
        <w:tc>
          <w:tcPr>
            <w:tcW w:w="706" w:type="dxa"/>
          </w:tcPr>
          <w:p w14:paraId="37CC3D3C" w14:textId="77777777" w:rsidR="00D62403" w:rsidRDefault="00D62403">
            <w:pPr>
              <w:pStyle w:val="TableParagraph"/>
              <w:spacing w:line="123" w:lineRule="exact"/>
              <w:ind w:left="33" w:right="55"/>
              <w:rPr>
                <w:sz w:val="12"/>
              </w:rPr>
            </w:pPr>
            <w:r>
              <w:rPr>
                <w:spacing w:val="-4"/>
                <w:sz w:val="12"/>
              </w:rPr>
              <w:t>0.32</w:t>
            </w:r>
          </w:p>
        </w:tc>
        <w:tc>
          <w:tcPr>
            <w:tcW w:w="679" w:type="dxa"/>
          </w:tcPr>
          <w:p w14:paraId="3155FDCA" w14:textId="77777777" w:rsidR="00D62403" w:rsidRDefault="00D62403">
            <w:pPr>
              <w:pStyle w:val="TableParagraph"/>
              <w:spacing w:line="123" w:lineRule="exact"/>
              <w:ind w:left="64" w:right="8"/>
              <w:rPr>
                <w:sz w:val="12"/>
              </w:rPr>
            </w:pPr>
            <w:r>
              <w:rPr>
                <w:spacing w:val="-4"/>
                <w:sz w:val="12"/>
              </w:rPr>
              <w:t>0.31</w:t>
            </w:r>
          </w:p>
        </w:tc>
        <w:tc>
          <w:tcPr>
            <w:tcW w:w="588" w:type="dxa"/>
          </w:tcPr>
          <w:p w14:paraId="4AF603CD" w14:textId="77777777" w:rsidR="00D62403" w:rsidRDefault="00D62403">
            <w:pPr>
              <w:pStyle w:val="TableParagraph"/>
              <w:spacing w:line="123" w:lineRule="exact"/>
              <w:ind w:left="1" w:right="20"/>
              <w:rPr>
                <w:sz w:val="12"/>
              </w:rPr>
            </w:pPr>
            <w:r>
              <w:rPr>
                <w:spacing w:val="-2"/>
                <w:sz w:val="12"/>
              </w:rPr>
              <w:t>-</w:t>
            </w:r>
            <w:r>
              <w:rPr>
                <w:spacing w:val="-4"/>
                <w:sz w:val="12"/>
              </w:rPr>
              <w:t>0.01</w:t>
            </w:r>
          </w:p>
        </w:tc>
        <w:tc>
          <w:tcPr>
            <w:tcW w:w="705" w:type="dxa"/>
          </w:tcPr>
          <w:p w14:paraId="5AFCAC02" w14:textId="77777777" w:rsidR="00D62403" w:rsidRDefault="00D62403">
            <w:pPr>
              <w:pStyle w:val="TableParagraph"/>
              <w:spacing w:line="123" w:lineRule="exact"/>
              <w:ind w:left="2" w:right="18"/>
              <w:rPr>
                <w:sz w:val="12"/>
              </w:rPr>
            </w:pPr>
            <w:r>
              <w:rPr>
                <w:spacing w:val="-4"/>
                <w:sz w:val="12"/>
              </w:rPr>
              <w:t>0.28</w:t>
            </w:r>
          </w:p>
        </w:tc>
        <w:tc>
          <w:tcPr>
            <w:tcW w:w="679" w:type="dxa"/>
          </w:tcPr>
          <w:p w14:paraId="2A5FAF15" w14:textId="77777777" w:rsidR="00D62403" w:rsidRDefault="00D62403">
            <w:pPr>
              <w:pStyle w:val="TableParagraph"/>
              <w:spacing w:line="123" w:lineRule="exact"/>
              <w:ind w:left="64" w:right="1"/>
              <w:rPr>
                <w:sz w:val="12"/>
              </w:rPr>
            </w:pPr>
            <w:r>
              <w:rPr>
                <w:spacing w:val="-4"/>
                <w:sz w:val="12"/>
              </w:rPr>
              <w:t>0.29</w:t>
            </w:r>
          </w:p>
        </w:tc>
        <w:tc>
          <w:tcPr>
            <w:tcW w:w="670" w:type="dxa"/>
          </w:tcPr>
          <w:p w14:paraId="33CC70C0" w14:textId="77777777" w:rsidR="00D62403" w:rsidRDefault="00D62403">
            <w:pPr>
              <w:pStyle w:val="TableParagraph"/>
              <w:spacing w:line="123" w:lineRule="exact"/>
              <w:ind w:left="39" w:right="1"/>
              <w:rPr>
                <w:sz w:val="12"/>
              </w:rPr>
            </w:pPr>
            <w:r>
              <w:rPr>
                <w:spacing w:val="-4"/>
                <w:sz w:val="12"/>
              </w:rPr>
              <w:t>0.00</w:t>
            </w:r>
          </w:p>
        </w:tc>
      </w:tr>
      <w:tr w:rsidR="00D62403" w14:paraId="4BB9F5EC" w14:textId="77777777">
        <w:trPr>
          <w:trHeight w:val="143"/>
        </w:trPr>
        <w:tc>
          <w:tcPr>
            <w:tcW w:w="3987" w:type="dxa"/>
          </w:tcPr>
          <w:p w14:paraId="5158024B" w14:textId="77777777" w:rsidR="00D62403" w:rsidRDefault="00D62403">
            <w:pPr>
              <w:pStyle w:val="TableParagraph"/>
              <w:spacing w:line="123" w:lineRule="exact"/>
              <w:ind w:right="200"/>
              <w:jc w:val="right"/>
              <w:rPr>
                <w:sz w:val="12"/>
              </w:rPr>
            </w:pPr>
            <w:r>
              <w:rPr>
                <w:spacing w:val="-2"/>
                <w:sz w:val="12"/>
              </w:rPr>
              <w:t>(0.44)</w:t>
            </w:r>
          </w:p>
        </w:tc>
        <w:tc>
          <w:tcPr>
            <w:tcW w:w="680" w:type="dxa"/>
          </w:tcPr>
          <w:p w14:paraId="385CDCB3" w14:textId="77777777" w:rsidR="00D62403" w:rsidRDefault="00D62403">
            <w:pPr>
              <w:pStyle w:val="TableParagraph"/>
              <w:spacing w:line="123" w:lineRule="exact"/>
              <w:ind w:left="54" w:right="1"/>
              <w:rPr>
                <w:sz w:val="12"/>
              </w:rPr>
            </w:pPr>
            <w:r>
              <w:rPr>
                <w:spacing w:val="-2"/>
                <w:w w:val="105"/>
                <w:sz w:val="12"/>
              </w:rPr>
              <w:t>(0.41)</w:t>
            </w:r>
          </w:p>
        </w:tc>
        <w:tc>
          <w:tcPr>
            <w:tcW w:w="660" w:type="dxa"/>
          </w:tcPr>
          <w:p w14:paraId="5D8B969E" w14:textId="77777777" w:rsidR="00D62403" w:rsidRDefault="00D62403">
            <w:pPr>
              <w:pStyle w:val="TableParagraph"/>
              <w:spacing w:line="123" w:lineRule="exact"/>
              <w:ind w:left="28" w:right="52"/>
              <w:rPr>
                <w:sz w:val="12"/>
              </w:rPr>
            </w:pPr>
            <w:r>
              <w:rPr>
                <w:spacing w:val="-2"/>
                <w:sz w:val="12"/>
              </w:rPr>
              <w:t>(0.30)</w:t>
            </w:r>
          </w:p>
        </w:tc>
        <w:tc>
          <w:tcPr>
            <w:tcW w:w="706" w:type="dxa"/>
          </w:tcPr>
          <w:p w14:paraId="4F1E1233" w14:textId="77777777" w:rsidR="00D62403" w:rsidRDefault="00D62403">
            <w:pPr>
              <w:pStyle w:val="TableParagraph"/>
              <w:spacing w:line="123" w:lineRule="exact"/>
              <w:ind w:left="33" w:right="56"/>
              <w:rPr>
                <w:sz w:val="12"/>
              </w:rPr>
            </w:pPr>
            <w:r>
              <w:rPr>
                <w:spacing w:val="-2"/>
                <w:sz w:val="12"/>
              </w:rPr>
              <w:t>(0.47)</w:t>
            </w:r>
          </w:p>
        </w:tc>
        <w:tc>
          <w:tcPr>
            <w:tcW w:w="679" w:type="dxa"/>
          </w:tcPr>
          <w:p w14:paraId="4FAD1075" w14:textId="77777777" w:rsidR="00D62403" w:rsidRDefault="00D62403">
            <w:pPr>
              <w:pStyle w:val="TableParagraph"/>
              <w:spacing w:line="123" w:lineRule="exact"/>
              <w:ind w:left="64" w:right="8"/>
              <w:rPr>
                <w:sz w:val="12"/>
              </w:rPr>
            </w:pPr>
            <w:r>
              <w:rPr>
                <w:spacing w:val="-2"/>
                <w:sz w:val="12"/>
              </w:rPr>
              <w:t>(0.46)</w:t>
            </w:r>
          </w:p>
        </w:tc>
        <w:tc>
          <w:tcPr>
            <w:tcW w:w="588" w:type="dxa"/>
          </w:tcPr>
          <w:p w14:paraId="3D5D41DB" w14:textId="77777777" w:rsidR="00D62403" w:rsidRDefault="00D62403">
            <w:pPr>
              <w:pStyle w:val="TableParagraph"/>
              <w:spacing w:line="123" w:lineRule="exact"/>
              <w:ind w:right="20"/>
              <w:rPr>
                <w:sz w:val="12"/>
              </w:rPr>
            </w:pPr>
            <w:r>
              <w:rPr>
                <w:spacing w:val="-2"/>
                <w:w w:val="105"/>
                <w:sz w:val="12"/>
              </w:rPr>
              <w:t>(0.77)</w:t>
            </w:r>
          </w:p>
        </w:tc>
        <w:tc>
          <w:tcPr>
            <w:tcW w:w="705" w:type="dxa"/>
          </w:tcPr>
          <w:p w14:paraId="3DB430DF" w14:textId="77777777" w:rsidR="00D62403" w:rsidRDefault="00D62403">
            <w:pPr>
              <w:pStyle w:val="TableParagraph"/>
              <w:spacing w:line="123" w:lineRule="exact"/>
              <w:ind w:left="1" w:right="18"/>
              <w:rPr>
                <w:sz w:val="12"/>
              </w:rPr>
            </w:pPr>
            <w:r>
              <w:rPr>
                <w:spacing w:val="-2"/>
                <w:sz w:val="12"/>
              </w:rPr>
              <w:t>(0.45)</w:t>
            </w:r>
          </w:p>
        </w:tc>
        <w:tc>
          <w:tcPr>
            <w:tcW w:w="679" w:type="dxa"/>
          </w:tcPr>
          <w:p w14:paraId="44C3AB56" w14:textId="77777777" w:rsidR="00D62403" w:rsidRDefault="00D62403">
            <w:pPr>
              <w:pStyle w:val="TableParagraph"/>
              <w:spacing w:line="123" w:lineRule="exact"/>
              <w:ind w:left="64" w:right="2"/>
              <w:rPr>
                <w:sz w:val="12"/>
              </w:rPr>
            </w:pPr>
            <w:r>
              <w:rPr>
                <w:spacing w:val="-2"/>
                <w:sz w:val="12"/>
              </w:rPr>
              <w:t>(0.45)</w:t>
            </w:r>
          </w:p>
        </w:tc>
        <w:tc>
          <w:tcPr>
            <w:tcW w:w="670" w:type="dxa"/>
          </w:tcPr>
          <w:p w14:paraId="2190D14B" w14:textId="77777777" w:rsidR="00D62403" w:rsidRDefault="00D62403">
            <w:pPr>
              <w:pStyle w:val="TableParagraph"/>
              <w:spacing w:line="123" w:lineRule="exact"/>
              <w:ind w:left="39" w:right="2"/>
              <w:rPr>
                <w:sz w:val="12"/>
              </w:rPr>
            </w:pPr>
            <w:r>
              <w:rPr>
                <w:spacing w:val="-2"/>
                <w:sz w:val="12"/>
              </w:rPr>
              <w:t>(0.94)</w:t>
            </w:r>
          </w:p>
        </w:tc>
      </w:tr>
      <w:tr w:rsidR="00D62403" w14:paraId="223D8D98" w14:textId="77777777">
        <w:trPr>
          <w:trHeight w:val="143"/>
        </w:trPr>
        <w:tc>
          <w:tcPr>
            <w:tcW w:w="3987" w:type="dxa"/>
          </w:tcPr>
          <w:p w14:paraId="381C4A1C" w14:textId="77777777" w:rsidR="00D62403" w:rsidRDefault="00D62403">
            <w:pPr>
              <w:pStyle w:val="TableParagraph"/>
              <w:tabs>
                <w:tab w:val="right" w:pos="3734"/>
              </w:tabs>
              <w:spacing w:line="123" w:lineRule="exact"/>
              <w:ind w:left="90"/>
              <w:jc w:val="left"/>
              <w:rPr>
                <w:sz w:val="12"/>
              </w:rPr>
            </w:pPr>
            <w:r>
              <w:rPr>
                <w:sz w:val="12"/>
              </w:rPr>
              <w:t>Married</w:t>
            </w:r>
            <w:r>
              <w:rPr>
                <w:spacing w:val="19"/>
                <w:sz w:val="12"/>
              </w:rPr>
              <w:t xml:space="preserve"> </w:t>
            </w:r>
            <w:r>
              <w:rPr>
                <w:sz w:val="12"/>
              </w:rPr>
              <w:t>Household</w:t>
            </w:r>
            <w:r>
              <w:rPr>
                <w:spacing w:val="19"/>
                <w:sz w:val="12"/>
              </w:rPr>
              <w:t xml:space="preserve"> </w:t>
            </w:r>
            <w:r>
              <w:rPr>
                <w:spacing w:val="-4"/>
                <w:sz w:val="12"/>
              </w:rPr>
              <w:t>Head</w:t>
            </w:r>
            <w:r>
              <w:rPr>
                <w:rFonts w:ascii="Times New Roman"/>
                <w:sz w:val="12"/>
              </w:rPr>
              <w:tab/>
            </w:r>
            <w:r>
              <w:rPr>
                <w:spacing w:val="-4"/>
                <w:sz w:val="12"/>
              </w:rPr>
              <w:t>0.27</w:t>
            </w:r>
          </w:p>
        </w:tc>
        <w:tc>
          <w:tcPr>
            <w:tcW w:w="680" w:type="dxa"/>
          </w:tcPr>
          <w:p w14:paraId="3053D2D0" w14:textId="77777777" w:rsidR="00D62403" w:rsidRDefault="00D62403">
            <w:pPr>
              <w:pStyle w:val="TableParagraph"/>
              <w:spacing w:line="123" w:lineRule="exact"/>
              <w:ind w:left="54"/>
              <w:rPr>
                <w:sz w:val="12"/>
              </w:rPr>
            </w:pPr>
            <w:r>
              <w:rPr>
                <w:spacing w:val="-4"/>
                <w:sz w:val="12"/>
              </w:rPr>
              <w:t>0.25</w:t>
            </w:r>
          </w:p>
        </w:tc>
        <w:tc>
          <w:tcPr>
            <w:tcW w:w="660" w:type="dxa"/>
          </w:tcPr>
          <w:p w14:paraId="1ACB49B6" w14:textId="77777777" w:rsidR="00D62403" w:rsidRDefault="00D62403">
            <w:pPr>
              <w:pStyle w:val="TableParagraph"/>
              <w:spacing w:line="123" w:lineRule="exact"/>
              <w:ind w:left="28" w:right="51"/>
              <w:rPr>
                <w:sz w:val="12"/>
              </w:rPr>
            </w:pPr>
            <w:r>
              <w:rPr>
                <w:w w:val="90"/>
                <w:sz w:val="12"/>
              </w:rPr>
              <w:t>-</w:t>
            </w:r>
            <w:r>
              <w:rPr>
                <w:spacing w:val="-4"/>
                <w:w w:val="95"/>
                <w:sz w:val="12"/>
              </w:rPr>
              <w:t>0.03</w:t>
            </w:r>
          </w:p>
        </w:tc>
        <w:tc>
          <w:tcPr>
            <w:tcW w:w="706" w:type="dxa"/>
          </w:tcPr>
          <w:p w14:paraId="03D77DEC" w14:textId="77777777" w:rsidR="00D62403" w:rsidRDefault="00D62403">
            <w:pPr>
              <w:pStyle w:val="TableParagraph"/>
              <w:spacing w:line="123" w:lineRule="exact"/>
              <w:ind w:left="33" w:right="55"/>
              <w:rPr>
                <w:sz w:val="12"/>
              </w:rPr>
            </w:pPr>
            <w:r>
              <w:rPr>
                <w:spacing w:val="-4"/>
                <w:sz w:val="12"/>
              </w:rPr>
              <w:t>0.14</w:t>
            </w:r>
          </w:p>
        </w:tc>
        <w:tc>
          <w:tcPr>
            <w:tcW w:w="679" w:type="dxa"/>
          </w:tcPr>
          <w:p w14:paraId="7D06800D" w14:textId="77777777" w:rsidR="00D62403" w:rsidRDefault="00D62403">
            <w:pPr>
              <w:pStyle w:val="TableParagraph"/>
              <w:spacing w:line="123" w:lineRule="exact"/>
              <w:ind w:left="64" w:right="7"/>
              <w:rPr>
                <w:sz w:val="12"/>
              </w:rPr>
            </w:pPr>
            <w:r>
              <w:rPr>
                <w:spacing w:val="-4"/>
                <w:sz w:val="12"/>
              </w:rPr>
              <w:t>0.10</w:t>
            </w:r>
          </w:p>
        </w:tc>
        <w:tc>
          <w:tcPr>
            <w:tcW w:w="588" w:type="dxa"/>
          </w:tcPr>
          <w:p w14:paraId="7D6B7133" w14:textId="77777777" w:rsidR="00D62403" w:rsidRDefault="00D62403">
            <w:pPr>
              <w:pStyle w:val="TableParagraph"/>
              <w:spacing w:line="123" w:lineRule="exact"/>
              <w:ind w:left="1" w:right="20"/>
              <w:rPr>
                <w:sz w:val="12"/>
              </w:rPr>
            </w:pPr>
            <w:r>
              <w:rPr>
                <w:w w:val="90"/>
                <w:sz w:val="12"/>
              </w:rPr>
              <w:t>-</w:t>
            </w:r>
            <w:r>
              <w:rPr>
                <w:spacing w:val="-4"/>
                <w:sz w:val="12"/>
              </w:rPr>
              <w:t>0.04</w:t>
            </w:r>
          </w:p>
        </w:tc>
        <w:tc>
          <w:tcPr>
            <w:tcW w:w="705" w:type="dxa"/>
          </w:tcPr>
          <w:p w14:paraId="1DE2A2BF" w14:textId="77777777" w:rsidR="00D62403" w:rsidRDefault="00D62403">
            <w:pPr>
              <w:pStyle w:val="TableParagraph"/>
              <w:spacing w:line="123" w:lineRule="exact"/>
              <w:ind w:left="2" w:right="18"/>
              <w:rPr>
                <w:sz w:val="12"/>
              </w:rPr>
            </w:pPr>
            <w:r>
              <w:rPr>
                <w:spacing w:val="-4"/>
                <w:sz w:val="12"/>
              </w:rPr>
              <w:t>0.22</w:t>
            </w:r>
          </w:p>
        </w:tc>
        <w:tc>
          <w:tcPr>
            <w:tcW w:w="679" w:type="dxa"/>
          </w:tcPr>
          <w:p w14:paraId="1A8A3E8C" w14:textId="77777777" w:rsidR="00D62403" w:rsidRDefault="00D62403">
            <w:pPr>
              <w:pStyle w:val="TableParagraph"/>
              <w:spacing w:line="123" w:lineRule="exact"/>
              <w:ind w:left="64"/>
              <w:rPr>
                <w:sz w:val="12"/>
              </w:rPr>
            </w:pPr>
            <w:r>
              <w:rPr>
                <w:spacing w:val="-4"/>
                <w:sz w:val="12"/>
              </w:rPr>
              <w:t>0.13</w:t>
            </w:r>
          </w:p>
        </w:tc>
        <w:tc>
          <w:tcPr>
            <w:tcW w:w="670" w:type="dxa"/>
          </w:tcPr>
          <w:p w14:paraId="448E4D70" w14:textId="77777777" w:rsidR="00D62403" w:rsidRDefault="00D62403">
            <w:pPr>
              <w:pStyle w:val="TableParagraph"/>
              <w:spacing w:line="123" w:lineRule="exact"/>
              <w:ind w:left="39"/>
              <w:rPr>
                <w:sz w:val="12"/>
              </w:rPr>
            </w:pPr>
            <w:r>
              <w:rPr>
                <w:spacing w:val="-2"/>
                <w:sz w:val="12"/>
              </w:rPr>
              <w:t>-0.08**</w:t>
            </w:r>
          </w:p>
        </w:tc>
      </w:tr>
      <w:tr w:rsidR="00D62403" w14:paraId="40628F11" w14:textId="77777777">
        <w:trPr>
          <w:trHeight w:val="143"/>
        </w:trPr>
        <w:tc>
          <w:tcPr>
            <w:tcW w:w="3987" w:type="dxa"/>
          </w:tcPr>
          <w:p w14:paraId="2E6DB3C5" w14:textId="77777777" w:rsidR="00D62403" w:rsidRDefault="00D62403">
            <w:pPr>
              <w:pStyle w:val="TableParagraph"/>
              <w:spacing w:line="123" w:lineRule="exact"/>
              <w:ind w:right="200"/>
              <w:jc w:val="right"/>
              <w:rPr>
                <w:sz w:val="12"/>
              </w:rPr>
            </w:pPr>
            <w:r>
              <w:rPr>
                <w:spacing w:val="-2"/>
                <w:sz w:val="12"/>
              </w:rPr>
              <w:t>(0.45)</w:t>
            </w:r>
          </w:p>
        </w:tc>
        <w:tc>
          <w:tcPr>
            <w:tcW w:w="680" w:type="dxa"/>
          </w:tcPr>
          <w:p w14:paraId="41966535" w14:textId="77777777" w:rsidR="00D62403" w:rsidRDefault="00D62403">
            <w:pPr>
              <w:pStyle w:val="TableParagraph"/>
              <w:spacing w:line="123" w:lineRule="exact"/>
              <w:ind w:left="54" w:right="1"/>
              <w:rPr>
                <w:sz w:val="12"/>
              </w:rPr>
            </w:pPr>
            <w:r>
              <w:rPr>
                <w:spacing w:val="-2"/>
                <w:sz w:val="12"/>
              </w:rPr>
              <w:t>(0.43)</w:t>
            </w:r>
          </w:p>
        </w:tc>
        <w:tc>
          <w:tcPr>
            <w:tcW w:w="660" w:type="dxa"/>
          </w:tcPr>
          <w:p w14:paraId="41B57786" w14:textId="77777777" w:rsidR="00D62403" w:rsidRDefault="00D62403">
            <w:pPr>
              <w:pStyle w:val="TableParagraph"/>
              <w:spacing w:line="123" w:lineRule="exact"/>
              <w:ind w:left="28" w:right="52"/>
              <w:rPr>
                <w:sz w:val="12"/>
              </w:rPr>
            </w:pPr>
            <w:r>
              <w:rPr>
                <w:spacing w:val="-2"/>
                <w:sz w:val="12"/>
              </w:rPr>
              <w:t>(0.56)</w:t>
            </w:r>
          </w:p>
        </w:tc>
        <w:tc>
          <w:tcPr>
            <w:tcW w:w="706" w:type="dxa"/>
          </w:tcPr>
          <w:p w14:paraId="69B71E47" w14:textId="77777777" w:rsidR="00D62403" w:rsidRDefault="00D62403">
            <w:pPr>
              <w:pStyle w:val="TableParagraph"/>
              <w:spacing w:line="123" w:lineRule="exact"/>
              <w:ind w:left="33" w:right="56"/>
              <w:rPr>
                <w:sz w:val="12"/>
              </w:rPr>
            </w:pPr>
            <w:r>
              <w:rPr>
                <w:spacing w:val="-2"/>
                <w:sz w:val="12"/>
              </w:rPr>
              <w:t>(0.35)</w:t>
            </w:r>
          </w:p>
        </w:tc>
        <w:tc>
          <w:tcPr>
            <w:tcW w:w="679" w:type="dxa"/>
          </w:tcPr>
          <w:p w14:paraId="31117863" w14:textId="77777777" w:rsidR="00D62403" w:rsidRDefault="00D62403">
            <w:pPr>
              <w:pStyle w:val="TableParagraph"/>
              <w:spacing w:line="123" w:lineRule="exact"/>
              <w:ind w:left="64" w:right="8"/>
              <w:rPr>
                <w:sz w:val="12"/>
              </w:rPr>
            </w:pPr>
            <w:r>
              <w:rPr>
                <w:spacing w:val="-2"/>
                <w:w w:val="105"/>
                <w:sz w:val="12"/>
              </w:rPr>
              <w:t>(0.31)</w:t>
            </w:r>
          </w:p>
        </w:tc>
        <w:tc>
          <w:tcPr>
            <w:tcW w:w="588" w:type="dxa"/>
          </w:tcPr>
          <w:p w14:paraId="06444BB4" w14:textId="77777777" w:rsidR="00D62403" w:rsidRDefault="00D62403">
            <w:pPr>
              <w:pStyle w:val="TableParagraph"/>
              <w:spacing w:line="123" w:lineRule="exact"/>
              <w:ind w:right="20"/>
              <w:rPr>
                <w:sz w:val="12"/>
              </w:rPr>
            </w:pPr>
            <w:r>
              <w:rPr>
                <w:spacing w:val="-2"/>
                <w:sz w:val="12"/>
              </w:rPr>
              <w:t>(0.26)</w:t>
            </w:r>
          </w:p>
        </w:tc>
        <w:tc>
          <w:tcPr>
            <w:tcW w:w="705" w:type="dxa"/>
          </w:tcPr>
          <w:p w14:paraId="0518F4C9" w14:textId="77777777" w:rsidR="00D62403" w:rsidRDefault="00D62403">
            <w:pPr>
              <w:pStyle w:val="TableParagraph"/>
              <w:spacing w:line="123" w:lineRule="exact"/>
              <w:ind w:left="1" w:right="18"/>
              <w:rPr>
                <w:sz w:val="12"/>
              </w:rPr>
            </w:pPr>
            <w:r>
              <w:rPr>
                <w:spacing w:val="-2"/>
                <w:w w:val="105"/>
                <w:sz w:val="12"/>
              </w:rPr>
              <w:t>(0.41)</w:t>
            </w:r>
          </w:p>
        </w:tc>
        <w:tc>
          <w:tcPr>
            <w:tcW w:w="679" w:type="dxa"/>
          </w:tcPr>
          <w:p w14:paraId="297385EF" w14:textId="77777777" w:rsidR="00D62403" w:rsidRDefault="00D62403">
            <w:pPr>
              <w:pStyle w:val="TableParagraph"/>
              <w:spacing w:line="123" w:lineRule="exact"/>
              <w:ind w:left="64" w:right="2"/>
              <w:rPr>
                <w:sz w:val="12"/>
              </w:rPr>
            </w:pPr>
            <w:r>
              <w:rPr>
                <w:spacing w:val="-2"/>
                <w:sz w:val="12"/>
              </w:rPr>
              <w:t>(0.34)</w:t>
            </w:r>
          </w:p>
        </w:tc>
        <w:tc>
          <w:tcPr>
            <w:tcW w:w="670" w:type="dxa"/>
          </w:tcPr>
          <w:p w14:paraId="4FE5DD2B" w14:textId="77777777" w:rsidR="00D62403" w:rsidRDefault="00D62403">
            <w:pPr>
              <w:pStyle w:val="TableParagraph"/>
              <w:spacing w:line="123" w:lineRule="exact"/>
              <w:ind w:left="39" w:right="2"/>
              <w:rPr>
                <w:sz w:val="12"/>
              </w:rPr>
            </w:pPr>
            <w:r>
              <w:rPr>
                <w:spacing w:val="-2"/>
                <w:sz w:val="12"/>
              </w:rPr>
              <w:t>(0.00)</w:t>
            </w:r>
          </w:p>
        </w:tc>
      </w:tr>
      <w:tr w:rsidR="00D62403" w14:paraId="519D28CB" w14:textId="77777777">
        <w:trPr>
          <w:trHeight w:val="143"/>
        </w:trPr>
        <w:tc>
          <w:tcPr>
            <w:tcW w:w="3987" w:type="dxa"/>
          </w:tcPr>
          <w:p w14:paraId="20174DDA" w14:textId="77777777" w:rsidR="00D62403" w:rsidRDefault="00D62403">
            <w:pPr>
              <w:pStyle w:val="TableParagraph"/>
              <w:tabs>
                <w:tab w:val="right" w:pos="3734"/>
              </w:tabs>
              <w:spacing w:line="123" w:lineRule="exact"/>
              <w:ind w:left="90"/>
              <w:jc w:val="left"/>
              <w:rPr>
                <w:sz w:val="12"/>
              </w:rPr>
            </w:pPr>
            <w:r>
              <w:rPr>
                <w:sz w:val="12"/>
              </w:rPr>
              <w:t>Household</w:t>
            </w:r>
            <w:r>
              <w:rPr>
                <w:spacing w:val="14"/>
                <w:sz w:val="12"/>
              </w:rPr>
              <w:t xml:space="preserve"> </w:t>
            </w:r>
            <w:r>
              <w:rPr>
                <w:sz w:val="12"/>
              </w:rPr>
              <w:t>head</w:t>
            </w:r>
            <w:r>
              <w:rPr>
                <w:spacing w:val="15"/>
                <w:sz w:val="12"/>
              </w:rPr>
              <w:t xml:space="preserve"> </w:t>
            </w:r>
            <w:r>
              <w:rPr>
                <w:sz w:val="12"/>
              </w:rPr>
              <w:t>years</w:t>
            </w:r>
            <w:r>
              <w:rPr>
                <w:spacing w:val="15"/>
                <w:sz w:val="12"/>
              </w:rPr>
              <w:t xml:space="preserve"> </w:t>
            </w:r>
            <w:r>
              <w:rPr>
                <w:sz w:val="12"/>
              </w:rPr>
              <w:t>of</w:t>
            </w:r>
            <w:r>
              <w:rPr>
                <w:spacing w:val="15"/>
                <w:sz w:val="12"/>
              </w:rPr>
              <w:t xml:space="preserve"> </w:t>
            </w:r>
            <w:r>
              <w:rPr>
                <w:spacing w:val="-2"/>
                <w:sz w:val="12"/>
              </w:rPr>
              <w:t>education</w:t>
            </w:r>
            <w:r>
              <w:rPr>
                <w:rFonts w:ascii="Times New Roman"/>
                <w:sz w:val="12"/>
              </w:rPr>
              <w:tab/>
            </w:r>
            <w:r>
              <w:rPr>
                <w:spacing w:val="-4"/>
                <w:sz w:val="12"/>
              </w:rPr>
              <w:t>7.92</w:t>
            </w:r>
          </w:p>
        </w:tc>
        <w:tc>
          <w:tcPr>
            <w:tcW w:w="680" w:type="dxa"/>
          </w:tcPr>
          <w:p w14:paraId="39127365" w14:textId="77777777" w:rsidR="00D62403" w:rsidRDefault="00D62403">
            <w:pPr>
              <w:pStyle w:val="TableParagraph"/>
              <w:spacing w:line="123" w:lineRule="exact"/>
              <w:ind w:left="54"/>
              <w:rPr>
                <w:sz w:val="12"/>
              </w:rPr>
            </w:pPr>
            <w:r>
              <w:rPr>
                <w:spacing w:val="-4"/>
                <w:sz w:val="12"/>
              </w:rPr>
              <w:t>7.03</w:t>
            </w:r>
          </w:p>
        </w:tc>
        <w:tc>
          <w:tcPr>
            <w:tcW w:w="660" w:type="dxa"/>
          </w:tcPr>
          <w:p w14:paraId="13E1C34F" w14:textId="77777777" w:rsidR="00D62403" w:rsidRDefault="00D62403">
            <w:pPr>
              <w:pStyle w:val="TableParagraph"/>
              <w:spacing w:line="123" w:lineRule="exact"/>
              <w:ind w:left="28" w:right="51"/>
              <w:rPr>
                <w:sz w:val="12"/>
              </w:rPr>
            </w:pPr>
            <w:r>
              <w:rPr>
                <w:w w:val="90"/>
                <w:sz w:val="12"/>
              </w:rPr>
              <w:t>-</w:t>
            </w:r>
            <w:r>
              <w:rPr>
                <w:spacing w:val="-4"/>
                <w:w w:val="95"/>
                <w:sz w:val="12"/>
              </w:rPr>
              <w:t>0.89</w:t>
            </w:r>
          </w:p>
        </w:tc>
        <w:tc>
          <w:tcPr>
            <w:tcW w:w="706" w:type="dxa"/>
          </w:tcPr>
          <w:p w14:paraId="570E6A77" w14:textId="77777777" w:rsidR="00D62403" w:rsidRDefault="00D62403">
            <w:pPr>
              <w:pStyle w:val="TableParagraph"/>
              <w:spacing w:line="123" w:lineRule="exact"/>
              <w:ind w:left="33" w:right="57"/>
              <w:rPr>
                <w:sz w:val="12"/>
              </w:rPr>
            </w:pPr>
            <w:r>
              <w:rPr>
                <w:spacing w:val="-4"/>
                <w:sz w:val="12"/>
              </w:rPr>
              <w:t>3.54</w:t>
            </w:r>
          </w:p>
        </w:tc>
        <w:tc>
          <w:tcPr>
            <w:tcW w:w="679" w:type="dxa"/>
          </w:tcPr>
          <w:p w14:paraId="5F173CFB" w14:textId="77777777" w:rsidR="00D62403" w:rsidRDefault="00D62403">
            <w:pPr>
              <w:pStyle w:val="TableParagraph"/>
              <w:spacing w:line="123" w:lineRule="exact"/>
              <w:ind w:left="64" w:right="8"/>
              <w:rPr>
                <w:sz w:val="12"/>
              </w:rPr>
            </w:pPr>
            <w:r>
              <w:rPr>
                <w:spacing w:val="-4"/>
                <w:sz w:val="12"/>
              </w:rPr>
              <w:t>3.26</w:t>
            </w:r>
          </w:p>
        </w:tc>
        <w:tc>
          <w:tcPr>
            <w:tcW w:w="588" w:type="dxa"/>
          </w:tcPr>
          <w:p w14:paraId="198B5CA7" w14:textId="77777777" w:rsidR="00D62403" w:rsidRDefault="00D62403">
            <w:pPr>
              <w:pStyle w:val="TableParagraph"/>
              <w:spacing w:line="123" w:lineRule="exact"/>
              <w:ind w:left="1" w:right="20"/>
              <w:rPr>
                <w:sz w:val="12"/>
              </w:rPr>
            </w:pPr>
            <w:r>
              <w:rPr>
                <w:w w:val="90"/>
                <w:sz w:val="12"/>
              </w:rPr>
              <w:t>-</w:t>
            </w:r>
            <w:r>
              <w:rPr>
                <w:spacing w:val="-4"/>
                <w:w w:val="95"/>
                <w:sz w:val="12"/>
              </w:rPr>
              <w:t>0.28</w:t>
            </w:r>
          </w:p>
        </w:tc>
        <w:tc>
          <w:tcPr>
            <w:tcW w:w="705" w:type="dxa"/>
          </w:tcPr>
          <w:p w14:paraId="126E22A0" w14:textId="77777777" w:rsidR="00D62403" w:rsidRDefault="00D62403">
            <w:pPr>
              <w:pStyle w:val="TableParagraph"/>
              <w:spacing w:line="123" w:lineRule="exact"/>
              <w:ind w:left="2" w:right="18"/>
              <w:rPr>
                <w:sz w:val="12"/>
              </w:rPr>
            </w:pPr>
            <w:r>
              <w:rPr>
                <w:spacing w:val="-4"/>
                <w:sz w:val="12"/>
              </w:rPr>
              <w:t>6.03</w:t>
            </w:r>
          </w:p>
        </w:tc>
        <w:tc>
          <w:tcPr>
            <w:tcW w:w="679" w:type="dxa"/>
          </w:tcPr>
          <w:p w14:paraId="26331132" w14:textId="77777777" w:rsidR="00D62403" w:rsidRDefault="00D62403">
            <w:pPr>
              <w:pStyle w:val="TableParagraph"/>
              <w:spacing w:line="123" w:lineRule="exact"/>
              <w:ind w:left="64" w:right="1"/>
              <w:rPr>
                <w:sz w:val="12"/>
              </w:rPr>
            </w:pPr>
            <w:r>
              <w:rPr>
                <w:spacing w:val="-4"/>
                <w:sz w:val="12"/>
              </w:rPr>
              <w:t>4.02</w:t>
            </w:r>
          </w:p>
        </w:tc>
        <w:tc>
          <w:tcPr>
            <w:tcW w:w="670" w:type="dxa"/>
          </w:tcPr>
          <w:p w14:paraId="10276011" w14:textId="77777777" w:rsidR="00D62403" w:rsidRDefault="00D62403">
            <w:pPr>
              <w:pStyle w:val="TableParagraph"/>
              <w:spacing w:line="123" w:lineRule="exact"/>
              <w:ind w:left="39" w:right="1"/>
              <w:rPr>
                <w:sz w:val="12"/>
              </w:rPr>
            </w:pPr>
            <w:r>
              <w:rPr>
                <w:w w:val="105"/>
                <w:sz w:val="12"/>
              </w:rPr>
              <w:t>-</w:t>
            </w:r>
            <w:r>
              <w:rPr>
                <w:spacing w:val="-2"/>
                <w:w w:val="105"/>
                <w:sz w:val="12"/>
              </w:rPr>
              <w:t>2.01***</w:t>
            </w:r>
          </w:p>
        </w:tc>
      </w:tr>
      <w:tr w:rsidR="00D62403" w14:paraId="324E09DD" w14:textId="77777777">
        <w:trPr>
          <w:trHeight w:val="143"/>
        </w:trPr>
        <w:tc>
          <w:tcPr>
            <w:tcW w:w="3987" w:type="dxa"/>
          </w:tcPr>
          <w:p w14:paraId="1532CB91" w14:textId="77777777" w:rsidR="00D62403" w:rsidRDefault="00D62403">
            <w:pPr>
              <w:pStyle w:val="TableParagraph"/>
              <w:spacing w:line="123" w:lineRule="exact"/>
              <w:ind w:right="200"/>
              <w:jc w:val="right"/>
              <w:rPr>
                <w:sz w:val="12"/>
              </w:rPr>
            </w:pPr>
            <w:r>
              <w:rPr>
                <w:spacing w:val="-2"/>
                <w:sz w:val="12"/>
              </w:rPr>
              <w:t>(4.69)</w:t>
            </w:r>
          </w:p>
        </w:tc>
        <w:tc>
          <w:tcPr>
            <w:tcW w:w="680" w:type="dxa"/>
          </w:tcPr>
          <w:p w14:paraId="58B828A8" w14:textId="77777777" w:rsidR="00D62403" w:rsidRDefault="00D62403">
            <w:pPr>
              <w:pStyle w:val="TableParagraph"/>
              <w:spacing w:line="123" w:lineRule="exact"/>
              <w:ind w:left="54" w:right="1"/>
              <w:rPr>
                <w:sz w:val="12"/>
              </w:rPr>
            </w:pPr>
            <w:r>
              <w:rPr>
                <w:spacing w:val="-2"/>
                <w:sz w:val="12"/>
              </w:rPr>
              <w:t>(4.26)</w:t>
            </w:r>
          </w:p>
        </w:tc>
        <w:tc>
          <w:tcPr>
            <w:tcW w:w="660" w:type="dxa"/>
          </w:tcPr>
          <w:p w14:paraId="2BFC8A9A" w14:textId="77777777" w:rsidR="00D62403" w:rsidRDefault="00D62403">
            <w:pPr>
              <w:pStyle w:val="TableParagraph"/>
              <w:spacing w:line="123" w:lineRule="exact"/>
              <w:ind w:left="28" w:right="52"/>
              <w:rPr>
                <w:sz w:val="12"/>
              </w:rPr>
            </w:pPr>
            <w:r>
              <w:rPr>
                <w:spacing w:val="-2"/>
                <w:sz w:val="12"/>
              </w:rPr>
              <w:t>(0.08)</w:t>
            </w:r>
          </w:p>
        </w:tc>
        <w:tc>
          <w:tcPr>
            <w:tcW w:w="706" w:type="dxa"/>
          </w:tcPr>
          <w:p w14:paraId="125DFA0F" w14:textId="77777777" w:rsidR="00D62403" w:rsidRDefault="00D62403">
            <w:pPr>
              <w:pStyle w:val="TableParagraph"/>
              <w:spacing w:line="123" w:lineRule="exact"/>
              <w:ind w:left="33" w:right="56"/>
              <w:rPr>
                <w:sz w:val="12"/>
              </w:rPr>
            </w:pPr>
            <w:r>
              <w:rPr>
                <w:spacing w:val="-2"/>
                <w:sz w:val="12"/>
              </w:rPr>
              <w:t>(3.49)</w:t>
            </w:r>
          </w:p>
        </w:tc>
        <w:tc>
          <w:tcPr>
            <w:tcW w:w="679" w:type="dxa"/>
          </w:tcPr>
          <w:p w14:paraId="3A4EC932" w14:textId="77777777" w:rsidR="00D62403" w:rsidRDefault="00D62403">
            <w:pPr>
              <w:pStyle w:val="TableParagraph"/>
              <w:spacing w:line="123" w:lineRule="exact"/>
              <w:ind w:left="64" w:right="8"/>
              <w:rPr>
                <w:sz w:val="12"/>
              </w:rPr>
            </w:pPr>
            <w:r>
              <w:rPr>
                <w:spacing w:val="-2"/>
                <w:w w:val="110"/>
                <w:sz w:val="12"/>
              </w:rPr>
              <w:t>(3.17)</w:t>
            </w:r>
          </w:p>
        </w:tc>
        <w:tc>
          <w:tcPr>
            <w:tcW w:w="588" w:type="dxa"/>
          </w:tcPr>
          <w:p w14:paraId="7B896265" w14:textId="77777777" w:rsidR="00D62403" w:rsidRDefault="00D62403">
            <w:pPr>
              <w:pStyle w:val="TableParagraph"/>
              <w:spacing w:line="123" w:lineRule="exact"/>
              <w:ind w:right="20"/>
              <w:rPr>
                <w:sz w:val="12"/>
              </w:rPr>
            </w:pPr>
            <w:r>
              <w:rPr>
                <w:spacing w:val="-2"/>
                <w:sz w:val="12"/>
              </w:rPr>
              <w:t>(0.42)</w:t>
            </w:r>
          </w:p>
        </w:tc>
        <w:tc>
          <w:tcPr>
            <w:tcW w:w="705" w:type="dxa"/>
          </w:tcPr>
          <w:p w14:paraId="6090B7B9" w14:textId="77777777" w:rsidR="00D62403" w:rsidRDefault="00D62403">
            <w:pPr>
              <w:pStyle w:val="TableParagraph"/>
              <w:spacing w:line="123" w:lineRule="exact"/>
              <w:ind w:left="1" w:right="18"/>
              <w:rPr>
                <w:sz w:val="12"/>
              </w:rPr>
            </w:pPr>
            <w:r>
              <w:rPr>
                <w:spacing w:val="-2"/>
                <w:w w:val="105"/>
                <w:sz w:val="12"/>
              </w:rPr>
              <w:t>(4.73)</w:t>
            </w:r>
          </w:p>
        </w:tc>
        <w:tc>
          <w:tcPr>
            <w:tcW w:w="679" w:type="dxa"/>
          </w:tcPr>
          <w:p w14:paraId="2AE517F0" w14:textId="77777777" w:rsidR="00D62403" w:rsidRDefault="00D62403">
            <w:pPr>
              <w:pStyle w:val="TableParagraph"/>
              <w:spacing w:line="123" w:lineRule="exact"/>
              <w:ind w:left="64" w:right="2"/>
              <w:rPr>
                <w:sz w:val="12"/>
              </w:rPr>
            </w:pPr>
            <w:r>
              <w:rPr>
                <w:spacing w:val="-2"/>
                <w:w w:val="105"/>
                <w:sz w:val="12"/>
              </w:rPr>
              <w:t>(3.74)</w:t>
            </w:r>
          </w:p>
        </w:tc>
        <w:tc>
          <w:tcPr>
            <w:tcW w:w="670" w:type="dxa"/>
          </w:tcPr>
          <w:p w14:paraId="31D422F6" w14:textId="77777777" w:rsidR="00D62403" w:rsidRDefault="00D62403">
            <w:pPr>
              <w:pStyle w:val="TableParagraph"/>
              <w:spacing w:line="123" w:lineRule="exact"/>
              <w:ind w:left="39" w:right="2"/>
              <w:rPr>
                <w:sz w:val="12"/>
              </w:rPr>
            </w:pPr>
            <w:r>
              <w:rPr>
                <w:spacing w:val="-2"/>
                <w:sz w:val="12"/>
              </w:rPr>
              <w:t>(0.00)</w:t>
            </w:r>
          </w:p>
        </w:tc>
      </w:tr>
      <w:tr w:rsidR="00D62403" w14:paraId="7CE302A2" w14:textId="77777777">
        <w:trPr>
          <w:trHeight w:val="143"/>
        </w:trPr>
        <w:tc>
          <w:tcPr>
            <w:tcW w:w="3987" w:type="dxa"/>
          </w:tcPr>
          <w:p w14:paraId="76DD3C99" w14:textId="77777777" w:rsidR="00D62403" w:rsidRDefault="00D62403">
            <w:pPr>
              <w:pStyle w:val="TableParagraph"/>
              <w:tabs>
                <w:tab w:val="right" w:pos="3734"/>
              </w:tabs>
              <w:spacing w:line="123" w:lineRule="exact"/>
              <w:ind w:left="90"/>
              <w:jc w:val="left"/>
              <w:rPr>
                <w:sz w:val="12"/>
              </w:rPr>
            </w:pPr>
            <w:r>
              <w:rPr>
                <w:sz w:val="12"/>
              </w:rPr>
              <w:t>Displaced</w:t>
            </w:r>
            <w:r>
              <w:rPr>
                <w:spacing w:val="28"/>
                <w:sz w:val="12"/>
              </w:rPr>
              <w:t xml:space="preserve"> </w:t>
            </w:r>
            <w:r>
              <w:rPr>
                <w:spacing w:val="-2"/>
                <w:sz w:val="12"/>
              </w:rPr>
              <w:t>household</w:t>
            </w:r>
            <w:r>
              <w:rPr>
                <w:rFonts w:ascii="Times New Roman"/>
                <w:sz w:val="12"/>
              </w:rPr>
              <w:tab/>
            </w:r>
            <w:r>
              <w:rPr>
                <w:spacing w:val="-4"/>
                <w:sz w:val="12"/>
              </w:rPr>
              <w:t>0.15</w:t>
            </w:r>
          </w:p>
        </w:tc>
        <w:tc>
          <w:tcPr>
            <w:tcW w:w="680" w:type="dxa"/>
          </w:tcPr>
          <w:p w14:paraId="206AA734" w14:textId="77777777" w:rsidR="00D62403" w:rsidRDefault="00D62403">
            <w:pPr>
              <w:pStyle w:val="TableParagraph"/>
              <w:spacing w:line="123" w:lineRule="exact"/>
              <w:ind w:left="54"/>
              <w:rPr>
                <w:sz w:val="12"/>
              </w:rPr>
            </w:pPr>
            <w:r>
              <w:rPr>
                <w:spacing w:val="-4"/>
                <w:sz w:val="12"/>
              </w:rPr>
              <w:t>0.08</w:t>
            </w:r>
          </w:p>
        </w:tc>
        <w:tc>
          <w:tcPr>
            <w:tcW w:w="660" w:type="dxa"/>
          </w:tcPr>
          <w:p w14:paraId="369D45D7" w14:textId="77777777" w:rsidR="00D62403" w:rsidRDefault="00D62403">
            <w:pPr>
              <w:pStyle w:val="TableParagraph"/>
              <w:spacing w:line="123" w:lineRule="exact"/>
              <w:ind w:left="28" w:right="51"/>
              <w:rPr>
                <w:sz w:val="12"/>
              </w:rPr>
            </w:pPr>
            <w:r>
              <w:rPr>
                <w:spacing w:val="-2"/>
                <w:sz w:val="12"/>
              </w:rPr>
              <w:t>-0.07*</w:t>
            </w:r>
          </w:p>
        </w:tc>
        <w:tc>
          <w:tcPr>
            <w:tcW w:w="706" w:type="dxa"/>
          </w:tcPr>
          <w:p w14:paraId="4A8D1BAD" w14:textId="77777777" w:rsidR="00D62403" w:rsidRDefault="00D62403">
            <w:pPr>
              <w:pStyle w:val="TableParagraph"/>
              <w:spacing w:line="123" w:lineRule="exact"/>
              <w:ind w:left="33" w:right="55"/>
              <w:rPr>
                <w:sz w:val="12"/>
              </w:rPr>
            </w:pPr>
            <w:r>
              <w:rPr>
                <w:spacing w:val="-4"/>
                <w:sz w:val="12"/>
              </w:rPr>
              <w:t>0.03</w:t>
            </w:r>
          </w:p>
        </w:tc>
        <w:tc>
          <w:tcPr>
            <w:tcW w:w="679" w:type="dxa"/>
          </w:tcPr>
          <w:p w14:paraId="226B9C22" w14:textId="77777777" w:rsidR="00D62403" w:rsidRDefault="00D62403">
            <w:pPr>
              <w:pStyle w:val="TableParagraph"/>
              <w:spacing w:line="123" w:lineRule="exact"/>
              <w:ind w:left="64" w:right="8"/>
              <w:rPr>
                <w:sz w:val="12"/>
              </w:rPr>
            </w:pPr>
            <w:r>
              <w:rPr>
                <w:spacing w:val="-4"/>
                <w:sz w:val="12"/>
              </w:rPr>
              <w:t>0.03</w:t>
            </w:r>
          </w:p>
        </w:tc>
        <w:tc>
          <w:tcPr>
            <w:tcW w:w="588" w:type="dxa"/>
          </w:tcPr>
          <w:p w14:paraId="1551877E" w14:textId="77777777" w:rsidR="00D62403" w:rsidRDefault="00D62403">
            <w:pPr>
              <w:pStyle w:val="TableParagraph"/>
              <w:spacing w:line="123" w:lineRule="exact"/>
              <w:ind w:left="1" w:right="20"/>
              <w:rPr>
                <w:sz w:val="12"/>
              </w:rPr>
            </w:pPr>
            <w:r>
              <w:rPr>
                <w:w w:val="90"/>
                <w:sz w:val="12"/>
              </w:rPr>
              <w:t>-</w:t>
            </w:r>
            <w:r>
              <w:rPr>
                <w:spacing w:val="-4"/>
                <w:sz w:val="12"/>
              </w:rPr>
              <w:t>0.00</w:t>
            </w:r>
          </w:p>
        </w:tc>
        <w:tc>
          <w:tcPr>
            <w:tcW w:w="705" w:type="dxa"/>
          </w:tcPr>
          <w:p w14:paraId="73C796A8" w14:textId="77777777" w:rsidR="00D62403" w:rsidRDefault="00D62403">
            <w:pPr>
              <w:pStyle w:val="TableParagraph"/>
              <w:spacing w:line="123" w:lineRule="exact"/>
              <w:ind w:left="2" w:right="18"/>
              <w:rPr>
                <w:sz w:val="12"/>
              </w:rPr>
            </w:pPr>
            <w:r>
              <w:rPr>
                <w:spacing w:val="-4"/>
                <w:sz w:val="12"/>
              </w:rPr>
              <w:t>0.10</w:t>
            </w:r>
          </w:p>
        </w:tc>
        <w:tc>
          <w:tcPr>
            <w:tcW w:w="679" w:type="dxa"/>
          </w:tcPr>
          <w:p w14:paraId="4AEB997A" w14:textId="77777777" w:rsidR="00D62403" w:rsidRDefault="00D62403">
            <w:pPr>
              <w:pStyle w:val="TableParagraph"/>
              <w:spacing w:line="123" w:lineRule="exact"/>
              <w:ind w:left="64" w:right="1"/>
              <w:rPr>
                <w:sz w:val="12"/>
              </w:rPr>
            </w:pPr>
            <w:r>
              <w:rPr>
                <w:spacing w:val="-4"/>
                <w:sz w:val="12"/>
              </w:rPr>
              <w:t>0.04</w:t>
            </w:r>
          </w:p>
        </w:tc>
        <w:tc>
          <w:tcPr>
            <w:tcW w:w="670" w:type="dxa"/>
          </w:tcPr>
          <w:p w14:paraId="4B6BAD45" w14:textId="77777777" w:rsidR="00D62403" w:rsidRDefault="00D62403">
            <w:pPr>
              <w:pStyle w:val="TableParagraph"/>
              <w:spacing w:line="123" w:lineRule="exact"/>
              <w:ind w:left="39"/>
              <w:rPr>
                <w:sz w:val="12"/>
              </w:rPr>
            </w:pPr>
            <w:r>
              <w:rPr>
                <w:spacing w:val="-2"/>
                <w:sz w:val="12"/>
              </w:rPr>
              <w:t>-0.06**</w:t>
            </w:r>
          </w:p>
        </w:tc>
      </w:tr>
      <w:tr w:rsidR="00D62403" w14:paraId="5ED0A281" w14:textId="77777777">
        <w:trPr>
          <w:trHeight w:val="143"/>
        </w:trPr>
        <w:tc>
          <w:tcPr>
            <w:tcW w:w="3987" w:type="dxa"/>
          </w:tcPr>
          <w:p w14:paraId="2BE90780" w14:textId="77777777" w:rsidR="00D62403" w:rsidRDefault="00D62403">
            <w:pPr>
              <w:pStyle w:val="TableParagraph"/>
              <w:spacing w:line="123" w:lineRule="exact"/>
              <w:ind w:right="200"/>
              <w:jc w:val="right"/>
              <w:rPr>
                <w:sz w:val="12"/>
              </w:rPr>
            </w:pPr>
            <w:r>
              <w:rPr>
                <w:spacing w:val="-2"/>
                <w:sz w:val="12"/>
              </w:rPr>
              <w:t>(0.36)</w:t>
            </w:r>
          </w:p>
        </w:tc>
        <w:tc>
          <w:tcPr>
            <w:tcW w:w="680" w:type="dxa"/>
          </w:tcPr>
          <w:p w14:paraId="25D17CB6" w14:textId="77777777" w:rsidR="00D62403" w:rsidRDefault="00D62403">
            <w:pPr>
              <w:pStyle w:val="TableParagraph"/>
              <w:spacing w:line="123" w:lineRule="exact"/>
              <w:ind w:left="54" w:right="1"/>
              <w:rPr>
                <w:sz w:val="12"/>
              </w:rPr>
            </w:pPr>
            <w:r>
              <w:rPr>
                <w:spacing w:val="-2"/>
                <w:sz w:val="12"/>
              </w:rPr>
              <w:t>(0.27)</w:t>
            </w:r>
          </w:p>
        </w:tc>
        <w:tc>
          <w:tcPr>
            <w:tcW w:w="660" w:type="dxa"/>
          </w:tcPr>
          <w:p w14:paraId="70AA2955" w14:textId="77777777" w:rsidR="00D62403" w:rsidRDefault="00D62403">
            <w:pPr>
              <w:pStyle w:val="TableParagraph"/>
              <w:spacing w:line="123" w:lineRule="exact"/>
              <w:ind w:left="28" w:right="52"/>
              <w:rPr>
                <w:sz w:val="12"/>
              </w:rPr>
            </w:pPr>
            <w:r>
              <w:rPr>
                <w:spacing w:val="-2"/>
                <w:sz w:val="12"/>
              </w:rPr>
              <w:t>(0.04)</w:t>
            </w:r>
          </w:p>
        </w:tc>
        <w:tc>
          <w:tcPr>
            <w:tcW w:w="706" w:type="dxa"/>
          </w:tcPr>
          <w:p w14:paraId="4B008C34" w14:textId="77777777" w:rsidR="00D62403" w:rsidRDefault="00D62403">
            <w:pPr>
              <w:pStyle w:val="TableParagraph"/>
              <w:spacing w:line="123" w:lineRule="exact"/>
              <w:ind w:left="33" w:right="56"/>
              <w:rPr>
                <w:sz w:val="12"/>
              </w:rPr>
            </w:pPr>
            <w:r>
              <w:rPr>
                <w:spacing w:val="-2"/>
                <w:sz w:val="12"/>
              </w:rPr>
              <w:t>(0.18)</w:t>
            </w:r>
          </w:p>
        </w:tc>
        <w:tc>
          <w:tcPr>
            <w:tcW w:w="679" w:type="dxa"/>
          </w:tcPr>
          <w:p w14:paraId="6F0F7723" w14:textId="77777777" w:rsidR="00D62403" w:rsidRDefault="00D62403">
            <w:pPr>
              <w:pStyle w:val="TableParagraph"/>
              <w:spacing w:line="123" w:lineRule="exact"/>
              <w:ind w:left="64" w:right="8"/>
              <w:rPr>
                <w:sz w:val="12"/>
              </w:rPr>
            </w:pPr>
            <w:r>
              <w:rPr>
                <w:spacing w:val="-2"/>
                <w:sz w:val="12"/>
              </w:rPr>
              <w:t>(0.18)</w:t>
            </w:r>
          </w:p>
        </w:tc>
        <w:tc>
          <w:tcPr>
            <w:tcW w:w="588" w:type="dxa"/>
          </w:tcPr>
          <w:p w14:paraId="3F5A6829" w14:textId="77777777" w:rsidR="00D62403" w:rsidRDefault="00D62403">
            <w:pPr>
              <w:pStyle w:val="TableParagraph"/>
              <w:spacing w:line="123" w:lineRule="exact"/>
              <w:ind w:right="20"/>
              <w:rPr>
                <w:sz w:val="12"/>
              </w:rPr>
            </w:pPr>
            <w:r>
              <w:rPr>
                <w:spacing w:val="-2"/>
                <w:sz w:val="12"/>
              </w:rPr>
              <w:t>(0.92)</w:t>
            </w:r>
          </w:p>
        </w:tc>
        <w:tc>
          <w:tcPr>
            <w:tcW w:w="705" w:type="dxa"/>
          </w:tcPr>
          <w:p w14:paraId="0A5ABCD9" w14:textId="77777777" w:rsidR="00D62403" w:rsidRDefault="00D62403">
            <w:pPr>
              <w:pStyle w:val="TableParagraph"/>
              <w:spacing w:line="123" w:lineRule="exact"/>
              <w:ind w:left="1" w:right="18"/>
              <w:rPr>
                <w:sz w:val="12"/>
              </w:rPr>
            </w:pPr>
            <w:r>
              <w:rPr>
                <w:spacing w:val="-2"/>
                <w:sz w:val="12"/>
              </w:rPr>
              <w:t>(0.30)</w:t>
            </w:r>
          </w:p>
        </w:tc>
        <w:tc>
          <w:tcPr>
            <w:tcW w:w="679" w:type="dxa"/>
          </w:tcPr>
          <w:p w14:paraId="560B7D0A" w14:textId="77777777" w:rsidR="00D62403" w:rsidRDefault="00D62403">
            <w:pPr>
              <w:pStyle w:val="TableParagraph"/>
              <w:spacing w:line="123" w:lineRule="exact"/>
              <w:ind w:left="64" w:right="2"/>
              <w:rPr>
                <w:sz w:val="12"/>
              </w:rPr>
            </w:pPr>
            <w:r>
              <w:rPr>
                <w:spacing w:val="-2"/>
                <w:sz w:val="12"/>
              </w:rPr>
              <w:t>(0.20)</w:t>
            </w:r>
          </w:p>
        </w:tc>
        <w:tc>
          <w:tcPr>
            <w:tcW w:w="670" w:type="dxa"/>
          </w:tcPr>
          <w:p w14:paraId="11C8C8EB" w14:textId="77777777" w:rsidR="00D62403" w:rsidRDefault="00D62403">
            <w:pPr>
              <w:pStyle w:val="TableParagraph"/>
              <w:spacing w:line="123" w:lineRule="exact"/>
              <w:ind w:left="39" w:right="2"/>
              <w:rPr>
                <w:sz w:val="12"/>
              </w:rPr>
            </w:pPr>
            <w:r>
              <w:rPr>
                <w:spacing w:val="-2"/>
                <w:sz w:val="12"/>
              </w:rPr>
              <w:t>(0.00)</w:t>
            </w:r>
          </w:p>
        </w:tc>
      </w:tr>
      <w:tr w:rsidR="00D62403" w14:paraId="12FAE25E" w14:textId="77777777">
        <w:trPr>
          <w:trHeight w:val="143"/>
        </w:trPr>
        <w:tc>
          <w:tcPr>
            <w:tcW w:w="3987" w:type="dxa"/>
          </w:tcPr>
          <w:p w14:paraId="04F7257B" w14:textId="77777777" w:rsidR="00D62403" w:rsidRDefault="00D62403">
            <w:pPr>
              <w:pStyle w:val="TableParagraph"/>
              <w:tabs>
                <w:tab w:val="right" w:pos="3734"/>
              </w:tabs>
              <w:spacing w:line="123" w:lineRule="exact"/>
              <w:ind w:left="90"/>
              <w:jc w:val="left"/>
              <w:rPr>
                <w:sz w:val="12"/>
              </w:rPr>
            </w:pPr>
            <w:r>
              <w:rPr>
                <w:sz w:val="12"/>
              </w:rPr>
              <w:t>Household</w:t>
            </w:r>
            <w:r>
              <w:rPr>
                <w:spacing w:val="13"/>
                <w:sz w:val="12"/>
              </w:rPr>
              <w:t xml:space="preserve"> </w:t>
            </w:r>
            <w:r>
              <w:rPr>
                <w:spacing w:val="-4"/>
                <w:sz w:val="12"/>
              </w:rPr>
              <w:t>size</w:t>
            </w:r>
            <w:r>
              <w:rPr>
                <w:rFonts w:ascii="Times New Roman"/>
                <w:sz w:val="12"/>
              </w:rPr>
              <w:tab/>
            </w:r>
            <w:r>
              <w:rPr>
                <w:spacing w:val="-4"/>
                <w:sz w:val="12"/>
              </w:rPr>
              <w:t>8.39</w:t>
            </w:r>
          </w:p>
        </w:tc>
        <w:tc>
          <w:tcPr>
            <w:tcW w:w="680" w:type="dxa"/>
          </w:tcPr>
          <w:p w14:paraId="18658167" w14:textId="77777777" w:rsidR="00D62403" w:rsidRDefault="00D62403">
            <w:pPr>
              <w:pStyle w:val="TableParagraph"/>
              <w:spacing w:line="123" w:lineRule="exact"/>
              <w:ind w:left="54"/>
              <w:rPr>
                <w:sz w:val="12"/>
              </w:rPr>
            </w:pPr>
            <w:r>
              <w:rPr>
                <w:spacing w:val="-4"/>
                <w:sz w:val="12"/>
              </w:rPr>
              <w:t>7.50</w:t>
            </w:r>
          </w:p>
        </w:tc>
        <w:tc>
          <w:tcPr>
            <w:tcW w:w="660" w:type="dxa"/>
          </w:tcPr>
          <w:p w14:paraId="09221C38" w14:textId="77777777" w:rsidR="00D62403" w:rsidRDefault="00D62403">
            <w:pPr>
              <w:pStyle w:val="TableParagraph"/>
              <w:spacing w:line="123" w:lineRule="exact"/>
              <w:ind w:left="28" w:right="51"/>
              <w:rPr>
                <w:sz w:val="12"/>
              </w:rPr>
            </w:pPr>
            <w:r>
              <w:rPr>
                <w:w w:val="90"/>
                <w:sz w:val="12"/>
              </w:rPr>
              <w:t>-</w:t>
            </w:r>
            <w:r>
              <w:rPr>
                <w:spacing w:val="-4"/>
                <w:w w:val="95"/>
                <w:sz w:val="12"/>
              </w:rPr>
              <w:t>0.89</w:t>
            </w:r>
          </w:p>
        </w:tc>
        <w:tc>
          <w:tcPr>
            <w:tcW w:w="706" w:type="dxa"/>
          </w:tcPr>
          <w:p w14:paraId="7CA154FA" w14:textId="77777777" w:rsidR="00D62403" w:rsidRDefault="00D62403">
            <w:pPr>
              <w:pStyle w:val="TableParagraph"/>
              <w:spacing w:line="123" w:lineRule="exact"/>
              <w:ind w:left="33" w:right="55"/>
              <w:rPr>
                <w:sz w:val="12"/>
              </w:rPr>
            </w:pPr>
            <w:r>
              <w:rPr>
                <w:spacing w:val="-4"/>
                <w:sz w:val="12"/>
              </w:rPr>
              <w:t>5.99</w:t>
            </w:r>
          </w:p>
        </w:tc>
        <w:tc>
          <w:tcPr>
            <w:tcW w:w="679" w:type="dxa"/>
          </w:tcPr>
          <w:p w14:paraId="5445E358" w14:textId="77777777" w:rsidR="00D62403" w:rsidRDefault="00D62403">
            <w:pPr>
              <w:pStyle w:val="TableParagraph"/>
              <w:spacing w:line="123" w:lineRule="exact"/>
              <w:ind w:left="64" w:right="8"/>
              <w:rPr>
                <w:sz w:val="12"/>
              </w:rPr>
            </w:pPr>
            <w:r>
              <w:rPr>
                <w:spacing w:val="-4"/>
                <w:sz w:val="12"/>
              </w:rPr>
              <w:t>5.96</w:t>
            </w:r>
          </w:p>
        </w:tc>
        <w:tc>
          <w:tcPr>
            <w:tcW w:w="588" w:type="dxa"/>
          </w:tcPr>
          <w:p w14:paraId="182F8FCC" w14:textId="77777777" w:rsidR="00D62403" w:rsidRDefault="00D62403">
            <w:pPr>
              <w:pStyle w:val="TableParagraph"/>
              <w:spacing w:line="123" w:lineRule="exact"/>
              <w:ind w:left="1" w:right="20"/>
              <w:rPr>
                <w:sz w:val="12"/>
              </w:rPr>
            </w:pPr>
            <w:r>
              <w:rPr>
                <w:w w:val="90"/>
                <w:sz w:val="12"/>
              </w:rPr>
              <w:t>-</w:t>
            </w:r>
            <w:r>
              <w:rPr>
                <w:spacing w:val="-4"/>
                <w:sz w:val="12"/>
              </w:rPr>
              <w:t>0.04</w:t>
            </w:r>
          </w:p>
        </w:tc>
        <w:tc>
          <w:tcPr>
            <w:tcW w:w="705" w:type="dxa"/>
          </w:tcPr>
          <w:p w14:paraId="73AC3D01" w14:textId="77777777" w:rsidR="00D62403" w:rsidRDefault="00D62403">
            <w:pPr>
              <w:pStyle w:val="TableParagraph"/>
              <w:spacing w:line="123" w:lineRule="exact"/>
              <w:ind w:left="2" w:right="18"/>
              <w:rPr>
                <w:sz w:val="12"/>
              </w:rPr>
            </w:pPr>
            <w:r>
              <w:rPr>
                <w:spacing w:val="-4"/>
                <w:sz w:val="12"/>
              </w:rPr>
              <w:t>7.36</w:t>
            </w:r>
          </w:p>
        </w:tc>
        <w:tc>
          <w:tcPr>
            <w:tcW w:w="679" w:type="dxa"/>
          </w:tcPr>
          <w:p w14:paraId="31AD3C89" w14:textId="77777777" w:rsidR="00D62403" w:rsidRDefault="00D62403">
            <w:pPr>
              <w:pStyle w:val="TableParagraph"/>
              <w:spacing w:line="123" w:lineRule="exact"/>
              <w:ind w:left="64" w:right="1"/>
              <w:rPr>
                <w:sz w:val="12"/>
              </w:rPr>
            </w:pPr>
            <w:r>
              <w:rPr>
                <w:spacing w:val="-4"/>
                <w:sz w:val="12"/>
              </w:rPr>
              <w:t>6.27</w:t>
            </w:r>
          </w:p>
        </w:tc>
        <w:tc>
          <w:tcPr>
            <w:tcW w:w="670" w:type="dxa"/>
          </w:tcPr>
          <w:p w14:paraId="5DF82045" w14:textId="77777777" w:rsidR="00D62403" w:rsidRDefault="00D62403">
            <w:pPr>
              <w:pStyle w:val="TableParagraph"/>
              <w:spacing w:line="123" w:lineRule="exact"/>
              <w:ind w:left="39" w:right="1"/>
              <w:rPr>
                <w:sz w:val="12"/>
              </w:rPr>
            </w:pPr>
            <w:r>
              <w:rPr>
                <w:w w:val="105"/>
                <w:sz w:val="12"/>
              </w:rPr>
              <w:t>-</w:t>
            </w:r>
            <w:r>
              <w:rPr>
                <w:spacing w:val="-2"/>
                <w:w w:val="105"/>
                <w:sz w:val="12"/>
              </w:rPr>
              <w:t>1.09***</w:t>
            </w:r>
          </w:p>
        </w:tc>
      </w:tr>
      <w:tr w:rsidR="00D62403" w14:paraId="4FE3D4D4" w14:textId="77777777">
        <w:trPr>
          <w:trHeight w:val="143"/>
        </w:trPr>
        <w:tc>
          <w:tcPr>
            <w:tcW w:w="3987" w:type="dxa"/>
          </w:tcPr>
          <w:p w14:paraId="3DCAE7D2" w14:textId="77777777" w:rsidR="00D62403" w:rsidRDefault="00D62403">
            <w:pPr>
              <w:pStyle w:val="TableParagraph"/>
              <w:spacing w:line="123" w:lineRule="exact"/>
              <w:ind w:right="200"/>
              <w:jc w:val="right"/>
              <w:rPr>
                <w:sz w:val="12"/>
              </w:rPr>
            </w:pPr>
            <w:r>
              <w:rPr>
                <w:spacing w:val="-2"/>
                <w:sz w:val="12"/>
              </w:rPr>
              <w:t>(3.40)</w:t>
            </w:r>
          </w:p>
        </w:tc>
        <w:tc>
          <w:tcPr>
            <w:tcW w:w="680" w:type="dxa"/>
          </w:tcPr>
          <w:p w14:paraId="2C2C3B8E" w14:textId="77777777" w:rsidR="00D62403" w:rsidRDefault="00D62403">
            <w:pPr>
              <w:pStyle w:val="TableParagraph"/>
              <w:spacing w:line="123" w:lineRule="exact"/>
              <w:ind w:left="54" w:right="1"/>
              <w:rPr>
                <w:sz w:val="12"/>
              </w:rPr>
            </w:pPr>
            <w:r>
              <w:rPr>
                <w:spacing w:val="-2"/>
                <w:sz w:val="12"/>
              </w:rPr>
              <w:t>(4.42)</w:t>
            </w:r>
          </w:p>
        </w:tc>
        <w:tc>
          <w:tcPr>
            <w:tcW w:w="660" w:type="dxa"/>
          </w:tcPr>
          <w:p w14:paraId="37F58F60" w14:textId="77777777" w:rsidR="00D62403" w:rsidRDefault="00D62403">
            <w:pPr>
              <w:pStyle w:val="TableParagraph"/>
              <w:spacing w:line="123" w:lineRule="exact"/>
              <w:ind w:left="28" w:right="52"/>
              <w:rPr>
                <w:sz w:val="12"/>
              </w:rPr>
            </w:pPr>
            <w:r>
              <w:rPr>
                <w:spacing w:val="-2"/>
                <w:sz w:val="12"/>
              </w:rPr>
              <w:t>(0.05)</w:t>
            </w:r>
          </w:p>
        </w:tc>
        <w:tc>
          <w:tcPr>
            <w:tcW w:w="706" w:type="dxa"/>
          </w:tcPr>
          <w:p w14:paraId="628A3914" w14:textId="77777777" w:rsidR="00D62403" w:rsidRDefault="00D62403">
            <w:pPr>
              <w:pStyle w:val="TableParagraph"/>
              <w:spacing w:line="123" w:lineRule="exact"/>
              <w:ind w:left="33" w:right="56"/>
              <w:rPr>
                <w:sz w:val="12"/>
              </w:rPr>
            </w:pPr>
            <w:r>
              <w:rPr>
                <w:spacing w:val="-2"/>
                <w:sz w:val="12"/>
              </w:rPr>
              <w:t>(3.05)</w:t>
            </w:r>
          </w:p>
        </w:tc>
        <w:tc>
          <w:tcPr>
            <w:tcW w:w="679" w:type="dxa"/>
          </w:tcPr>
          <w:p w14:paraId="6BBCA0FC" w14:textId="77777777" w:rsidR="00D62403" w:rsidRDefault="00D62403">
            <w:pPr>
              <w:pStyle w:val="TableParagraph"/>
              <w:spacing w:line="123" w:lineRule="exact"/>
              <w:ind w:left="64" w:right="8"/>
              <w:rPr>
                <w:sz w:val="12"/>
              </w:rPr>
            </w:pPr>
            <w:r>
              <w:rPr>
                <w:spacing w:val="-2"/>
                <w:w w:val="105"/>
                <w:sz w:val="12"/>
              </w:rPr>
              <w:t>(2.57)</w:t>
            </w:r>
          </w:p>
        </w:tc>
        <w:tc>
          <w:tcPr>
            <w:tcW w:w="588" w:type="dxa"/>
          </w:tcPr>
          <w:p w14:paraId="3E78D2E4" w14:textId="77777777" w:rsidR="00D62403" w:rsidRDefault="00D62403">
            <w:pPr>
              <w:pStyle w:val="TableParagraph"/>
              <w:spacing w:line="123" w:lineRule="exact"/>
              <w:ind w:right="20"/>
              <w:rPr>
                <w:sz w:val="12"/>
              </w:rPr>
            </w:pPr>
            <w:r>
              <w:rPr>
                <w:spacing w:val="-2"/>
                <w:w w:val="105"/>
                <w:sz w:val="12"/>
              </w:rPr>
              <w:t>(0.91)</w:t>
            </w:r>
          </w:p>
        </w:tc>
        <w:tc>
          <w:tcPr>
            <w:tcW w:w="705" w:type="dxa"/>
          </w:tcPr>
          <w:p w14:paraId="3C3F4BAC" w14:textId="77777777" w:rsidR="00D62403" w:rsidRDefault="00D62403">
            <w:pPr>
              <w:pStyle w:val="TableParagraph"/>
              <w:spacing w:line="123" w:lineRule="exact"/>
              <w:ind w:left="1" w:right="18"/>
              <w:rPr>
                <w:sz w:val="12"/>
              </w:rPr>
            </w:pPr>
            <w:r>
              <w:rPr>
                <w:spacing w:val="-2"/>
                <w:sz w:val="12"/>
              </w:rPr>
              <w:t>(3.46)</w:t>
            </w:r>
          </w:p>
        </w:tc>
        <w:tc>
          <w:tcPr>
            <w:tcW w:w="679" w:type="dxa"/>
          </w:tcPr>
          <w:p w14:paraId="6346CCF7" w14:textId="77777777" w:rsidR="00D62403" w:rsidRDefault="00D62403">
            <w:pPr>
              <w:pStyle w:val="TableParagraph"/>
              <w:spacing w:line="123" w:lineRule="exact"/>
              <w:ind w:left="64" w:right="2"/>
              <w:rPr>
                <w:sz w:val="12"/>
              </w:rPr>
            </w:pPr>
            <w:r>
              <w:rPr>
                <w:spacing w:val="-2"/>
                <w:w w:val="105"/>
                <w:sz w:val="12"/>
              </w:rPr>
              <w:t>(3.10)</w:t>
            </w:r>
          </w:p>
        </w:tc>
        <w:tc>
          <w:tcPr>
            <w:tcW w:w="670" w:type="dxa"/>
          </w:tcPr>
          <w:p w14:paraId="2E320483" w14:textId="77777777" w:rsidR="00D62403" w:rsidRDefault="00D62403">
            <w:pPr>
              <w:pStyle w:val="TableParagraph"/>
              <w:spacing w:line="123" w:lineRule="exact"/>
              <w:ind w:left="39" w:right="2"/>
              <w:rPr>
                <w:sz w:val="12"/>
              </w:rPr>
            </w:pPr>
            <w:r>
              <w:rPr>
                <w:spacing w:val="-2"/>
                <w:sz w:val="12"/>
              </w:rPr>
              <w:t>(0.00)</w:t>
            </w:r>
          </w:p>
        </w:tc>
      </w:tr>
      <w:tr w:rsidR="00D62403" w14:paraId="02A0D5A0" w14:textId="77777777">
        <w:trPr>
          <w:trHeight w:val="143"/>
        </w:trPr>
        <w:tc>
          <w:tcPr>
            <w:tcW w:w="3987" w:type="dxa"/>
          </w:tcPr>
          <w:p w14:paraId="7268AE8A" w14:textId="77777777" w:rsidR="00D62403" w:rsidRDefault="00D62403">
            <w:pPr>
              <w:pStyle w:val="TableParagraph"/>
              <w:tabs>
                <w:tab w:val="right" w:pos="3734"/>
              </w:tabs>
              <w:spacing w:line="123" w:lineRule="exact"/>
              <w:ind w:left="90"/>
              <w:jc w:val="left"/>
              <w:rPr>
                <w:sz w:val="12"/>
              </w:rPr>
            </w:pPr>
            <w:r>
              <w:rPr>
                <w:sz w:val="12"/>
              </w:rPr>
              <w:t>Number</w:t>
            </w:r>
            <w:r>
              <w:rPr>
                <w:spacing w:val="17"/>
                <w:sz w:val="12"/>
              </w:rPr>
              <w:t xml:space="preserve"> </w:t>
            </w:r>
            <w:r>
              <w:rPr>
                <w:sz w:val="12"/>
              </w:rPr>
              <w:t>of</w:t>
            </w:r>
            <w:r>
              <w:rPr>
                <w:spacing w:val="17"/>
                <w:sz w:val="12"/>
              </w:rPr>
              <w:t xml:space="preserve"> </w:t>
            </w:r>
            <w:r>
              <w:rPr>
                <w:sz w:val="12"/>
              </w:rPr>
              <w:t>household</w:t>
            </w:r>
            <w:r>
              <w:rPr>
                <w:spacing w:val="18"/>
                <w:sz w:val="12"/>
              </w:rPr>
              <w:t xml:space="preserve"> </w:t>
            </w:r>
            <w:r>
              <w:rPr>
                <w:sz w:val="12"/>
              </w:rPr>
              <w:t>member</w:t>
            </w:r>
            <w:r>
              <w:rPr>
                <w:spacing w:val="17"/>
                <w:sz w:val="12"/>
              </w:rPr>
              <w:t xml:space="preserve"> </w:t>
            </w:r>
            <w:r>
              <w:rPr>
                <w:sz w:val="12"/>
              </w:rPr>
              <w:t>younger</w:t>
            </w:r>
            <w:r>
              <w:rPr>
                <w:spacing w:val="18"/>
                <w:sz w:val="12"/>
              </w:rPr>
              <w:t xml:space="preserve"> </w:t>
            </w:r>
            <w:r>
              <w:rPr>
                <w:sz w:val="12"/>
              </w:rPr>
              <w:t>than</w:t>
            </w:r>
            <w:r>
              <w:rPr>
                <w:spacing w:val="17"/>
                <w:sz w:val="12"/>
              </w:rPr>
              <w:t xml:space="preserve"> </w:t>
            </w:r>
            <w:r>
              <w:rPr>
                <w:spacing w:val="-5"/>
                <w:sz w:val="12"/>
              </w:rPr>
              <w:t>15</w:t>
            </w:r>
            <w:r>
              <w:rPr>
                <w:rFonts w:ascii="Times New Roman"/>
                <w:sz w:val="12"/>
              </w:rPr>
              <w:tab/>
            </w:r>
            <w:r>
              <w:rPr>
                <w:spacing w:val="-4"/>
                <w:sz w:val="12"/>
              </w:rPr>
              <w:t>4.31</w:t>
            </w:r>
          </w:p>
        </w:tc>
        <w:tc>
          <w:tcPr>
            <w:tcW w:w="680" w:type="dxa"/>
          </w:tcPr>
          <w:p w14:paraId="34FCE90E" w14:textId="77777777" w:rsidR="00D62403" w:rsidRDefault="00D62403">
            <w:pPr>
              <w:pStyle w:val="TableParagraph"/>
              <w:spacing w:line="123" w:lineRule="exact"/>
              <w:ind w:left="54"/>
              <w:rPr>
                <w:sz w:val="12"/>
              </w:rPr>
            </w:pPr>
            <w:r>
              <w:rPr>
                <w:spacing w:val="-4"/>
                <w:sz w:val="12"/>
              </w:rPr>
              <w:t>3.68</w:t>
            </w:r>
          </w:p>
        </w:tc>
        <w:tc>
          <w:tcPr>
            <w:tcW w:w="660" w:type="dxa"/>
          </w:tcPr>
          <w:p w14:paraId="6585A0EA" w14:textId="77777777" w:rsidR="00D62403" w:rsidRDefault="00D62403">
            <w:pPr>
              <w:pStyle w:val="TableParagraph"/>
              <w:spacing w:line="123" w:lineRule="exact"/>
              <w:ind w:left="28" w:right="52"/>
              <w:rPr>
                <w:sz w:val="12"/>
              </w:rPr>
            </w:pPr>
            <w:r>
              <w:rPr>
                <w:sz w:val="12"/>
              </w:rPr>
              <w:t>-</w:t>
            </w:r>
            <w:r>
              <w:rPr>
                <w:spacing w:val="-2"/>
                <w:sz w:val="12"/>
              </w:rPr>
              <w:t>0.63**</w:t>
            </w:r>
          </w:p>
        </w:tc>
        <w:tc>
          <w:tcPr>
            <w:tcW w:w="706" w:type="dxa"/>
          </w:tcPr>
          <w:p w14:paraId="527B2140" w14:textId="77777777" w:rsidR="00D62403" w:rsidRDefault="00D62403">
            <w:pPr>
              <w:pStyle w:val="TableParagraph"/>
              <w:spacing w:line="123" w:lineRule="exact"/>
              <w:ind w:left="33" w:right="56"/>
              <w:rPr>
                <w:sz w:val="12"/>
              </w:rPr>
            </w:pPr>
            <w:r>
              <w:rPr>
                <w:spacing w:val="-4"/>
                <w:w w:val="105"/>
                <w:sz w:val="12"/>
              </w:rPr>
              <w:t>3.13</w:t>
            </w:r>
          </w:p>
        </w:tc>
        <w:tc>
          <w:tcPr>
            <w:tcW w:w="679" w:type="dxa"/>
          </w:tcPr>
          <w:p w14:paraId="58B771D6" w14:textId="77777777" w:rsidR="00D62403" w:rsidRDefault="00D62403">
            <w:pPr>
              <w:pStyle w:val="TableParagraph"/>
              <w:spacing w:line="123" w:lineRule="exact"/>
              <w:ind w:left="64" w:right="8"/>
              <w:rPr>
                <w:sz w:val="12"/>
              </w:rPr>
            </w:pPr>
            <w:r>
              <w:rPr>
                <w:spacing w:val="-4"/>
                <w:w w:val="105"/>
                <w:sz w:val="12"/>
              </w:rPr>
              <w:t>3.13</w:t>
            </w:r>
          </w:p>
        </w:tc>
        <w:tc>
          <w:tcPr>
            <w:tcW w:w="588" w:type="dxa"/>
          </w:tcPr>
          <w:p w14:paraId="1096F390" w14:textId="77777777" w:rsidR="00D62403" w:rsidRDefault="00D62403">
            <w:pPr>
              <w:pStyle w:val="TableParagraph"/>
              <w:spacing w:line="123" w:lineRule="exact"/>
              <w:ind w:left="1" w:right="20"/>
              <w:rPr>
                <w:sz w:val="12"/>
              </w:rPr>
            </w:pPr>
            <w:r>
              <w:rPr>
                <w:w w:val="90"/>
                <w:sz w:val="12"/>
              </w:rPr>
              <w:t>-</w:t>
            </w:r>
            <w:r>
              <w:rPr>
                <w:spacing w:val="-4"/>
                <w:sz w:val="12"/>
              </w:rPr>
              <w:t>0.00</w:t>
            </w:r>
          </w:p>
        </w:tc>
        <w:tc>
          <w:tcPr>
            <w:tcW w:w="705" w:type="dxa"/>
          </w:tcPr>
          <w:p w14:paraId="0A0AA678" w14:textId="77777777" w:rsidR="00D62403" w:rsidRDefault="00D62403">
            <w:pPr>
              <w:pStyle w:val="TableParagraph"/>
              <w:spacing w:line="123" w:lineRule="exact"/>
              <w:ind w:left="1" w:right="18"/>
              <w:rPr>
                <w:sz w:val="12"/>
              </w:rPr>
            </w:pPr>
            <w:r>
              <w:rPr>
                <w:spacing w:val="-4"/>
                <w:sz w:val="12"/>
              </w:rPr>
              <w:t>3.80</w:t>
            </w:r>
          </w:p>
        </w:tc>
        <w:tc>
          <w:tcPr>
            <w:tcW w:w="679" w:type="dxa"/>
          </w:tcPr>
          <w:p w14:paraId="55A10430" w14:textId="77777777" w:rsidR="00D62403" w:rsidRDefault="00D62403">
            <w:pPr>
              <w:pStyle w:val="TableParagraph"/>
              <w:spacing w:line="123" w:lineRule="exact"/>
              <w:ind w:left="64" w:right="1"/>
              <w:rPr>
                <w:sz w:val="12"/>
              </w:rPr>
            </w:pPr>
            <w:r>
              <w:rPr>
                <w:spacing w:val="-4"/>
                <w:sz w:val="12"/>
              </w:rPr>
              <w:t>3.24</w:t>
            </w:r>
          </w:p>
        </w:tc>
        <w:tc>
          <w:tcPr>
            <w:tcW w:w="670" w:type="dxa"/>
          </w:tcPr>
          <w:p w14:paraId="1D2A80ED" w14:textId="77777777" w:rsidR="00D62403" w:rsidRDefault="00D62403">
            <w:pPr>
              <w:pStyle w:val="TableParagraph"/>
              <w:spacing w:line="123" w:lineRule="exact"/>
              <w:ind w:left="39" w:right="1"/>
              <w:rPr>
                <w:sz w:val="12"/>
              </w:rPr>
            </w:pPr>
            <w:r>
              <w:rPr>
                <w:sz w:val="12"/>
              </w:rPr>
              <w:t>-</w:t>
            </w:r>
            <w:r>
              <w:rPr>
                <w:spacing w:val="-2"/>
                <w:sz w:val="12"/>
              </w:rPr>
              <w:t>0.56***</w:t>
            </w:r>
          </w:p>
        </w:tc>
      </w:tr>
      <w:tr w:rsidR="00D62403" w14:paraId="3176E02E" w14:textId="77777777">
        <w:trPr>
          <w:trHeight w:val="143"/>
        </w:trPr>
        <w:tc>
          <w:tcPr>
            <w:tcW w:w="3987" w:type="dxa"/>
          </w:tcPr>
          <w:p w14:paraId="6F300036" w14:textId="77777777" w:rsidR="00D62403" w:rsidRDefault="00D62403">
            <w:pPr>
              <w:pStyle w:val="TableParagraph"/>
              <w:spacing w:line="123" w:lineRule="exact"/>
              <w:ind w:right="200"/>
              <w:jc w:val="right"/>
              <w:rPr>
                <w:sz w:val="12"/>
              </w:rPr>
            </w:pPr>
            <w:r>
              <w:rPr>
                <w:spacing w:val="-2"/>
                <w:sz w:val="12"/>
              </w:rPr>
              <w:t>(2.03)</w:t>
            </w:r>
          </w:p>
        </w:tc>
        <w:tc>
          <w:tcPr>
            <w:tcW w:w="680" w:type="dxa"/>
          </w:tcPr>
          <w:p w14:paraId="1F851474" w14:textId="77777777" w:rsidR="00D62403" w:rsidRDefault="00D62403">
            <w:pPr>
              <w:pStyle w:val="TableParagraph"/>
              <w:spacing w:line="123" w:lineRule="exact"/>
              <w:ind w:left="54" w:right="1"/>
              <w:rPr>
                <w:sz w:val="12"/>
              </w:rPr>
            </w:pPr>
            <w:r>
              <w:rPr>
                <w:spacing w:val="-2"/>
                <w:w w:val="110"/>
                <w:sz w:val="12"/>
              </w:rPr>
              <w:t>(2.17)</w:t>
            </w:r>
          </w:p>
        </w:tc>
        <w:tc>
          <w:tcPr>
            <w:tcW w:w="660" w:type="dxa"/>
          </w:tcPr>
          <w:p w14:paraId="4F6E61DC" w14:textId="77777777" w:rsidR="00D62403" w:rsidRDefault="00D62403">
            <w:pPr>
              <w:pStyle w:val="TableParagraph"/>
              <w:spacing w:line="123" w:lineRule="exact"/>
              <w:ind w:left="28" w:right="52"/>
              <w:rPr>
                <w:sz w:val="12"/>
              </w:rPr>
            </w:pPr>
            <w:r>
              <w:rPr>
                <w:spacing w:val="-2"/>
                <w:sz w:val="12"/>
              </w:rPr>
              <w:t>(0.01)</w:t>
            </w:r>
          </w:p>
        </w:tc>
        <w:tc>
          <w:tcPr>
            <w:tcW w:w="706" w:type="dxa"/>
          </w:tcPr>
          <w:p w14:paraId="58AD05D8" w14:textId="77777777" w:rsidR="00D62403" w:rsidRDefault="00D62403">
            <w:pPr>
              <w:pStyle w:val="TableParagraph"/>
              <w:spacing w:line="123" w:lineRule="exact"/>
              <w:ind w:left="33" w:right="56"/>
              <w:rPr>
                <w:sz w:val="12"/>
              </w:rPr>
            </w:pPr>
            <w:r>
              <w:rPr>
                <w:spacing w:val="-2"/>
                <w:sz w:val="12"/>
              </w:rPr>
              <w:t>(2.29)</w:t>
            </w:r>
          </w:p>
        </w:tc>
        <w:tc>
          <w:tcPr>
            <w:tcW w:w="679" w:type="dxa"/>
          </w:tcPr>
          <w:p w14:paraId="00C60FE8" w14:textId="77777777" w:rsidR="00D62403" w:rsidRDefault="00D62403">
            <w:pPr>
              <w:pStyle w:val="TableParagraph"/>
              <w:spacing w:line="123" w:lineRule="exact"/>
              <w:ind w:left="64" w:right="8"/>
              <w:rPr>
                <w:sz w:val="12"/>
              </w:rPr>
            </w:pPr>
            <w:r>
              <w:rPr>
                <w:spacing w:val="-2"/>
                <w:w w:val="110"/>
                <w:sz w:val="12"/>
              </w:rPr>
              <w:t>(1.81)</w:t>
            </w:r>
          </w:p>
        </w:tc>
        <w:tc>
          <w:tcPr>
            <w:tcW w:w="588" w:type="dxa"/>
          </w:tcPr>
          <w:p w14:paraId="495CE1FD" w14:textId="77777777" w:rsidR="00D62403" w:rsidRDefault="00D62403">
            <w:pPr>
              <w:pStyle w:val="TableParagraph"/>
              <w:spacing w:line="123" w:lineRule="exact"/>
              <w:ind w:right="20"/>
              <w:rPr>
                <w:sz w:val="12"/>
              </w:rPr>
            </w:pPr>
            <w:r>
              <w:rPr>
                <w:spacing w:val="-2"/>
                <w:sz w:val="12"/>
              </w:rPr>
              <w:t>(1.00)</w:t>
            </w:r>
          </w:p>
        </w:tc>
        <w:tc>
          <w:tcPr>
            <w:tcW w:w="705" w:type="dxa"/>
          </w:tcPr>
          <w:p w14:paraId="0B569549" w14:textId="77777777" w:rsidR="00D62403" w:rsidRDefault="00D62403">
            <w:pPr>
              <w:pStyle w:val="TableParagraph"/>
              <w:spacing w:line="123" w:lineRule="exact"/>
              <w:ind w:left="1" w:right="18"/>
              <w:rPr>
                <w:sz w:val="12"/>
              </w:rPr>
            </w:pPr>
            <w:r>
              <w:rPr>
                <w:spacing w:val="-2"/>
                <w:sz w:val="12"/>
              </w:rPr>
              <w:t>(2.22)</w:t>
            </w:r>
          </w:p>
        </w:tc>
        <w:tc>
          <w:tcPr>
            <w:tcW w:w="679" w:type="dxa"/>
          </w:tcPr>
          <w:p w14:paraId="13A9BF74" w14:textId="77777777" w:rsidR="00D62403" w:rsidRDefault="00D62403">
            <w:pPr>
              <w:pStyle w:val="TableParagraph"/>
              <w:spacing w:line="123" w:lineRule="exact"/>
              <w:ind w:left="64" w:right="2"/>
              <w:rPr>
                <w:sz w:val="12"/>
              </w:rPr>
            </w:pPr>
            <w:r>
              <w:rPr>
                <w:spacing w:val="-2"/>
                <w:w w:val="105"/>
                <w:sz w:val="12"/>
              </w:rPr>
              <w:t>(1.90)</w:t>
            </w:r>
          </w:p>
        </w:tc>
        <w:tc>
          <w:tcPr>
            <w:tcW w:w="670" w:type="dxa"/>
          </w:tcPr>
          <w:p w14:paraId="722285E0" w14:textId="77777777" w:rsidR="00D62403" w:rsidRDefault="00D62403">
            <w:pPr>
              <w:pStyle w:val="TableParagraph"/>
              <w:spacing w:line="123" w:lineRule="exact"/>
              <w:ind w:left="39" w:right="2"/>
              <w:rPr>
                <w:sz w:val="12"/>
              </w:rPr>
            </w:pPr>
            <w:r>
              <w:rPr>
                <w:spacing w:val="-2"/>
                <w:sz w:val="12"/>
              </w:rPr>
              <w:t>(0.00)</w:t>
            </w:r>
          </w:p>
        </w:tc>
      </w:tr>
      <w:tr w:rsidR="00D62403" w14:paraId="42ACD351" w14:textId="77777777">
        <w:trPr>
          <w:trHeight w:val="143"/>
        </w:trPr>
        <w:tc>
          <w:tcPr>
            <w:tcW w:w="3987" w:type="dxa"/>
          </w:tcPr>
          <w:p w14:paraId="38831DA7" w14:textId="77777777" w:rsidR="00D62403" w:rsidRDefault="00D62403">
            <w:pPr>
              <w:pStyle w:val="TableParagraph"/>
              <w:tabs>
                <w:tab w:val="right" w:pos="3734"/>
              </w:tabs>
              <w:spacing w:line="123" w:lineRule="exact"/>
              <w:ind w:left="90"/>
              <w:jc w:val="left"/>
              <w:rPr>
                <w:sz w:val="12"/>
              </w:rPr>
            </w:pPr>
            <w:r>
              <w:rPr>
                <w:sz w:val="12"/>
              </w:rPr>
              <w:t>Number</w:t>
            </w:r>
            <w:r>
              <w:rPr>
                <w:spacing w:val="16"/>
                <w:sz w:val="12"/>
              </w:rPr>
              <w:t xml:space="preserve"> </w:t>
            </w:r>
            <w:r>
              <w:rPr>
                <w:sz w:val="12"/>
              </w:rPr>
              <w:t>of</w:t>
            </w:r>
            <w:r>
              <w:rPr>
                <w:spacing w:val="17"/>
                <w:sz w:val="12"/>
              </w:rPr>
              <w:t xml:space="preserve"> </w:t>
            </w:r>
            <w:r>
              <w:rPr>
                <w:sz w:val="12"/>
              </w:rPr>
              <w:t>household</w:t>
            </w:r>
            <w:r>
              <w:rPr>
                <w:spacing w:val="16"/>
                <w:sz w:val="12"/>
              </w:rPr>
              <w:t xml:space="preserve"> </w:t>
            </w:r>
            <w:r>
              <w:rPr>
                <w:sz w:val="12"/>
              </w:rPr>
              <w:t>member</w:t>
            </w:r>
            <w:r>
              <w:rPr>
                <w:spacing w:val="17"/>
                <w:sz w:val="12"/>
              </w:rPr>
              <w:t xml:space="preserve"> </w:t>
            </w:r>
            <w:r>
              <w:rPr>
                <w:sz w:val="12"/>
              </w:rPr>
              <w:t>older</w:t>
            </w:r>
            <w:r>
              <w:rPr>
                <w:spacing w:val="16"/>
                <w:sz w:val="12"/>
              </w:rPr>
              <w:t xml:space="preserve"> </w:t>
            </w:r>
            <w:r>
              <w:rPr>
                <w:sz w:val="12"/>
              </w:rPr>
              <w:t>than</w:t>
            </w:r>
            <w:r>
              <w:rPr>
                <w:spacing w:val="17"/>
                <w:sz w:val="12"/>
              </w:rPr>
              <w:t xml:space="preserve"> </w:t>
            </w:r>
            <w:r>
              <w:rPr>
                <w:spacing w:val="-5"/>
                <w:sz w:val="12"/>
              </w:rPr>
              <w:t>60</w:t>
            </w:r>
            <w:r>
              <w:rPr>
                <w:rFonts w:ascii="Times New Roman"/>
                <w:sz w:val="12"/>
              </w:rPr>
              <w:tab/>
            </w:r>
            <w:r>
              <w:rPr>
                <w:spacing w:val="-4"/>
                <w:sz w:val="12"/>
              </w:rPr>
              <w:t>0.21</w:t>
            </w:r>
          </w:p>
        </w:tc>
        <w:tc>
          <w:tcPr>
            <w:tcW w:w="680" w:type="dxa"/>
          </w:tcPr>
          <w:p w14:paraId="19155A73" w14:textId="77777777" w:rsidR="00D62403" w:rsidRDefault="00D62403">
            <w:pPr>
              <w:pStyle w:val="TableParagraph"/>
              <w:spacing w:line="123" w:lineRule="exact"/>
              <w:ind w:left="54"/>
              <w:rPr>
                <w:sz w:val="12"/>
              </w:rPr>
            </w:pPr>
            <w:r>
              <w:rPr>
                <w:spacing w:val="-4"/>
                <w:sz w:val="12"/>
              </w:rPr>
              <w:t>0.24</w:t>
            </w:r>
          </w:p>
        </w:tc>
        <w:tc>
          <w:tcPr>
            <w:tcW w:w="660" w:type="dxa"/>
          </w:tcPr>
          <w:p w14:paraId="633BABE4" w14:textId="77777777" w:rsidR="00D62403" w:rsidRDefault="00D62403">
            <w:pPr>
              <w:pStyle w:val="TableParagraph"/>
              <w:spacing w:line="123" w:lineRule="exact"/>
              <w:ind w:left="28" w:right="51"/>
              <w:rPr>
                <w:sz w:val="12"/>
              </w:rPr>
            </w:pPr>
            <w:r>
              <w:rPr>
                <w:spacing w:val="-4"/>
                <w:sz w:val="12"/>
              </w:rPr>
              <w:t>0.03</w:t>
            </w:r>
          </w:p>
        </w:tc>
        <w:tc>
          <w:tcPr>
            <w:tcW w:w="706" w:type="dxa"/>
          </w:tcPr>
          <w:p w14:paraId="033E39ED" w14:textId="77777777" w:rsidR="00D62403" w:rsidRDefault="00D62403">
            <w:pPr>
              <w:pStyle w:val="TableParagraph"/>
              <w:spacing w:line="123" w:lineRule="exact"/>
              <w:ind w:left="33" w:right="56"/>
              <w:rPr>
                <w:sz w:val="12"/>
              </w:rPr>
            </w:pPr>
            <w:r>
              <w:rPr>
                <w:spacing w:val="-4"/>
                <w:sz w:val="12"/>
              </w:rPr>
              <w:t>0.13</w:t>
            </w:r>
          </w:p>
        </w:tc>
        <w:tc>
          <w:tcPr>
            <w:tcW w:w="679" w:type="dxa"/>
          </w:tcPr>
          <w:p w14:paraId="0540E263" w14:textId="77777777" w:rsidR="00D62403" w:rsidRDefault="00D62403">
            <w:pPr>
              <w:pStyle w:val="TableParagraph"/>
              <w:spacing w:line="123" w:lineRule="exact"/>
              <w:ind w:left="64" w:right="8"/>
              <w:rPr>
                <w:sz w:val="12"/>
              </w:rPr>
            </w:pPr>
            <w:r>
              <w:rPr>
                <w:spacing w:val="-4"/>
                <w:sz w:val="12"/>
              </w:rPr>
              <w:t>0.19</w:t>
            </w:r>
          </w:p>
        </w:tc>
        <w:tc>
          <w:tcPr>
            <w:tcW w:w="588" w:type="dxa"/>
          </w:tcPr>
          <w:p w14:paraId="2539A6AB" w14:textId="77777777" w:rsidR="00D62403" w:rsidRDefault="00D62403">
            <w:pPr>
              <w:pStyle w:val="TableParagraph"/>
              <w:spacing w:line="123" w:lineRule="exact"/>
              <w:ind w:left="1" w:right="20"/>
              <w:rPr>
                <w:sz w:val="12"/>
              </w:rPr>
            </w:pPr>
            <w:r>
              <w:rPr>
                <w:spacing w:val="-4"/>
                <w:sz w:val="12"/>
              </w:rPr>
              <w:t>0.05</w:t>
            </w:r>
          </w:p>
        </w:tc>
        <w:tc>
          <w:tcPr>
            <w:tcW w:w="705" w:type="dxa"/>
          </w:tcPr>
          <w:p w14:paraId="2FBBA928" w14:textId="77777777" w:rsidR="00D62403" w:rsidRDefault="00D62403">
            <w:pPr>
              <w:pStyle w:val="TableParagraph"/>
              <w:spacing w:line="123" w:lineRule="exact"/>
              <w:ind w:left="1" w:right="18"/>
              <w:rPr>
                <w:sz w:val="12"/>
              </w:rPr>
            </w:pPr>
            <w:r>
              <w:rPr>
                <w:spacing w:val="-4"/>
                <w:sz w:val="12"/>
              </w:rPr>
              <w:t>0.18</w:t>
            </w:r>
          </w:p>
        </w:tc>
        <w:tc>
          <w:tcPr>
            <w:tcW w:w="679" w:type="dxa"/>
          </w:tcPr>
          <w:p w14:paraId="4D553338" w14:textId="77777777" w:rsidR="00D62403" w:rsidRDefault="00D62403">
            <w:pPr>
              <w:pStyle w:val="TableParagraph"/>
              <w:spacing w:line="123" w:lineRule="exact"/>
              <w:ind w:left="64" w:right="1"/>
              <w:rPr>
                <w:sz w:val="12"/>
              </w:rPr>
            </w:pPr>
            <w:r>
              <w:rPr>
                <w:spacing w:val="-4"/>
                <w:sz w:val="12"/>
              </w:rPr>
              <w:t>0.20</w:t>
            </w:r>
          </w:p>
        </w:tc>
        <w:tc>
          <w:tcPr>
            <w:tcW w:w="670" w:type="dxa"/>
          </w:tcPr>
          <w:p w14:paraId="589AB8B5" w14:textId="77777777" w:rsidR="00D62403" w:rsidRDefault="00D62403">
            <w:pPr>
              <w:pStyle w:val="TableParagraph"/>
              <w:spacing w:line="123" w:lineRule="exact"/>
              <w:ind w:left="39" w:right="1"/>
              <w:rPr>
                <w:sz w:val="12"/>
              </w:rPr>
            </w:pPr>
            <w:r>
              <w:rPr>
                <w:spacing w:val="-4"/>
                <w:sz w:val="12"/>
              </w:rPr>
              <w:t>0.02</w:t>
            </w:r>
          </w:p>
        </w:tc>
      </w:tr>
      <w:tr w:rsidR="00D62403" w14:paraId="66F660B0" w14:textId="77777777">
        <w:trPr>
          <w:trHeight w:val="143"/>
        </w:trPr>
        <w:tc>
          <w:tcPr>
            <w:tcW w:w="3987" w:type="dxa"/>
          </w:tcPr>
          <w:p w14:paraId="7B33A2EA" w14:textId="77777777" w:rsidR="00D62403" w:rsidRDefault="00D62403">
            <w:pPr>
              <w:pStyle w:val="TableParagraph"/>
              <w:spacing w:line="123" w:lineRule="exact"/>
              <w:ind w:right="200"/>
              <w:jc w:val="right"/>
              <w:rPr>
                <w:sz w:val="12"/>
              </w:rPr>
            </w:pPr>
            <w:r>
              <w:rPr>
                <w:spacing w:val="-2"/>
                <w:sz w:val="12"/>
              </w:rPr>
              <w:t>(0.44)</w:t>
            </w:r>
          </w:p>
        </w:tc>
        <w:tc>
          <w:tcPr>
            <w:tcW w:w="680" w:type="dxa"/>
          </w:tcPr>
          <w:p w14:paraId="06FDD8B5" w14:textId="77777777" w:rsidR="00D62403" w:rsidRDefault="00D62403">
            <w:pPr>
              <w:pStyle w:val="TableParagraph"/>
              <w:spacing w:line="123" w:lineRule="exact"/>
              <w:ind w:left="54" w:right="1"/>
              <w:rPr>
                <w:sz w:val="12"/>
              </w:rPr>
            </w:pPr>
            <w:r>
              <w:rPr>
                <w:spacing w:val="-2"/>
                <w:sz w:val="12"/>
              </w:rPr>
              <w:t>(0.64)</w:t>
            </w:r>
          </w:p>
        </w:tc>
        <w:tc>
          <w:tcPr>
            <w:tcW w:w="660" w:type="dxa"/>
          </w:tcPr>
          <w:p w14:paraId="536F483B" w14:textId="77777777" w:rsidR="00D62403" w:rsidRDefault="00D62403">
            <w:pPr>
              <w:pStyle w:val="TableParagraph"/>
              <w:spacing w:line="123" w:lineRule="exact"/>
              <w:ind w:left="28" w:right="52"/>
              <w:rPr>
                <w:sz w:val="12"/>
              </w:rPr>
            </w:pPr>
            <w:r>
              <w:rPr>
                <w:spacing w:val="-2"/>
                <w:sz w:val="12"/>
              </w:rPr>
              <w:t>(0.65)</w:t>
            </w:r>
          </w:p>
        </w:tc>
        <w:tc>
          <w:tcPr>
            <w:tcW w:w="706" w:type="dxa"/>
          </w:tcPr>
          <w:p w14:paraId="6F32ED47" w14:textId="77777777" w:rsidR="00D62403" w:rsidRDefault="00D62403">
            <w:pPr>
              <w:pStyle w:val="TableParagraph"/>
              <w:spacing w:line="123" w:lineRule="exact"/>
              <w:ind w:left="33" w:right="56"/>
              <w:rPr>
                <w:sz w:val="12"/>
              </w:rPr>
            </w:pPr>
            <w:r>
              <w:rPr>
                <w:spacing w:val="-2"/>
                <w:w w:val="105"/>
                <w:sz w:val="12"/>
              </w:rPr>
              <w:t>(0.41)</w:t>
            </w:r>
          </w:p>
        </w:tc>
        <w:tc>
          <w:tcPr>
            <w:tcW w:w="679" w:type="dxa"/>
          </w:tcPr>
          <w:p w14:paraId="0FC5A193" w14:textId="77777777" w:rsidR="00D62403" w:rsidRDefault="00D62403">
            <w:pPr>
              <w:pStyle w:val="TableParagraph"/>
              <w:spacing w:line="123" w:lineRule="exact"/>
              <w:ind w:left="64" w:right="8"/>
              <w:rPr>
                <w:sz w:val="12"/>
              </w:rPr>
            </w:pPr>
            <w:r>
              <w:rPr>
                <w:spacing w:val="-2"/>
                <w:sz w:val="12"/>
              </w:rPr>
              <w:t>(0.49)</w:t>
            </w:r>
          </w:p>
        </w:tc>
        <w:tc>
          <w:tcPr>
            <w:tcW w:w="588" w:type="dxa"/>
          </w:tcPr>
          <w:p w14:paraId="2BD443B8" w14:textId="77777777" w:rsidR="00D62403" w:rsidRDefault="00D62403">
            <w:pPr>
              <w:pStyle w:val="TableParagraph"/>
              <w:spacing w:line="123" w:lineRule="exact"/>
              <w:ind w:right="20"/>
              <w:rPr>
                <w:sz w:val="12"/>
              </w:rPr>
            </w:pPr>
            <w:r>
              <w:rPr>
                <w:spacing w:val="-2"/>
                <w:w w:val="105"/>
                <w:sz w:val="12"/>
              </w:rPr>
              <w:t>(0.21)</w:t>
            </w:r>
          </w:p>
        </w:tc>
        <w:tc>
          <w:tcPr>
            <w:tcW w:w="705" w:type="dxa"/>
          </w:tcPr>
          <w:p w14:paraId="0936AFFB" w14:textId="77777777" w:rsidR="00D62403" w:rsidRDefault="00D62403">
            <w:pPr>
              <w:pStyle w:val="TableParagraph"/>
              <w:spacing w:line="123" w:lineRule="exact"/>
              <w:ind w:left="1" w:right="18"/>
              <w:rPr>
                <w:sz w:val="12"/>
              </w:rPr>
            </w:pPr>
            <w:r>
              <w:rPr>
                <w:spacing w:val="-2"/>
                <w:sz w:val="12"/>
              </w:rPr>
              <w:t>(0.43)</w:t>
            </w:r>
          </w:p>
        </w:tc>
        <w:tc>
          <w:tcPr>
            <w:tcW w:w="679" w:type="dxa"/>
          </w:tcPr>
          <w:p w14:paraId="1209E443" w14:textId="77777777" w:rsidR="00D62403" w:rsidRDefault="00D62403">
            <w:pPr>
              <w:pStyle w:val="TableParagraph"/>
              <w:spacing w:line="123" w:lineRule="exact"/>
              <w:ind w:left="64" w:right="2"/>
              <w:rPr>
                <w:sz w:val="12"/>
              </w:rPr>
            </w:pPr>
            <w:r>
              <w:rPr>
                <w:spacing w:val="-2"/>
                <w:sz w:val="12"/>
              </w:rPr>
              <w:t>(0.53)</w:t>
            </w:r>
          </w:p>
        </w:tc>
        <w:tc>
          <w:tcPr>
            <w:tcW w:w="670" w:type="dxa"/>
          </w:tcPr>
          <w:p w14:paraId="20869B09" w14:textId="77777777" w:rsidR="00D62403" w:rsidRDefault="00D62403">
            <w:pPr>
              <w:pStyle w:val="TableParagraph"/>
              <w:spacing w:line="123" w:lineRule="exact"/>
              <w:ind w:left="39" w:right="2"/>
              <w:rPr>
                <w:sz w:val="12"/>
              </w:rPr>
            </w:pPr>
            <w:r>
              <w:rPr>
                <w:spacing w:val="-2"/>
                <w:sz w:val="12"/>
              </w:rPr>
              <w:t>(0.52)</w:t>
            </w:r>
          </w:p>
        </w:tc>
      </w:tr>
      <w:tr w:rsidR="00D62403" w14:paraId="6AF6FF5C" w14:textId="77777777">
        <w:trPr>
          <w:trHeight w:val="143"/>
        </w:trPr>
        <w:tc>
          <w:tcPr>
            <w:tcW w:w="3987" w:type="dxa"/>
          </w:tcPr>
          <w:p w14:paraId="14E83787" w14:textId="77777777" w:rsidR="00D62403" w:rsidRDefault="00D62403">
            <w:pPr>
              <w:pStyle w:val="TableParagraph"/>
              <w:tabs>
                <w:tab w:val="right" w:pos="3734"/>
              </w:tabs>
              <w:spacing w:line="123" w:lineRule="exact"/>
              <w:ind w:left="90"/>
              <w:jc w:val="left"/>
              <w:rPr>
                <w:sz w:val="12"/>
              </w:rPr>
            </w:pPr>
            <w:r>
              <w:rPr>
                <w:sz w:val="12"/>
              </w:rPr>
              <w:t>Has</w:t>
            </w:r>
            <w:r>
              <w:rPr>
                <w:spacing w:val="22"/>
                <w:sz w:val="12"/>
              </w:rPr>
              <w:t xml:space="preserve"> </w:t>
            </w:r>
            <w:r>
              <w:rPr>
                <w:sz w:val="12"/>
              </w:rPr>
              <w:t>household</w:t>
            </w:r>
            <w:r>
              <w:rPr>
                <w:spacing w:val="22"/>
                <w:sz w:val="12"/>
              </w:rPr>
              <w:t xml:space="preserve"> </w:t>
            </w:r>
            <w:r>
              <w:rPr>
                <w:sz w:val="12"/>
              </w:rPr>
              <w:t>member</w:t>
            </w:r>
            <w:r>
              <w:rPr>
                <w:spacing w:val="23"/>
                <w:sz w:val="12"/>
              </w:rPr>
              <w:t xml:space="preserve"> </w:t>
            </w:r>
            <w:r>
              <w:rPr>
                <w:sz w:val="12"/>
              </w:rPr>
              <w:t>with</w:t>
            </w:r>
            <w:r>
              <w:rPr>
                <w:spacing w:val="22"/>
                <w:sz w:val="12"/>
              </w:rPr>
              <w:t xml:space="preserve"> </w:t>
            </w:r>
            <w:r>
              <w:rPr>
                <w:sz w:val="12"/>
              </w:rPr>
              <w:t>disability/chronic</w:t>
            </w:r>
            <w:r>
              <w:rPr>
                <w:spacing w:val="22"/>
                <w:sz w:val="12"/>
              </w:rPr>
              <w:t xml:space="preserve"> </w:t>
            </w:r>
            <w:r>
              <w:rPr>
                <w:spacing w:val="-2"/>
                <w:sz w:val="12"/>
              </w:rPr>
              <w:t>disease</w:t>
            </w:r>
            <w:r>
              <w:rPr>
                <w:rFonts w:ascii="Times New Roman"/>
                <w:sz w:val="12"/>
              </w:rPr>
              <w:tab/>
            </w:r>
            <w:r>
              <w:rPr>
                <w:spacing w:val="-4"/>
                <w:sz w:val="12"/>
              </w:rPr>
              <w:t>0.31</w:t>
            </w:r>
          </w:p>
        </w:tc>
        <w:tc>
          <w:tcPr>
            <w:tcW w:w="680" w:type="dxa"/>
          </w:tcPr>
          <w:p w14:paraId="2BA6E5A0" w14:textId="77777777" w:rsidR="00D62403" w:rsidRDefault="00D62403">
            <w:pPr>
              <w:pStyle w:val="TableParagraph"/>
              <w:spacing w:line="123" w:lineRule="exact"/>
              <w:ind w:left="54"/>
              <w:rPr>
                <w:sz w:val="12"/>
              </w:rPr>
            </w:pPr>
            <w:r>
              <w:rPr>
                <w:spacing w:val="-4"/>
                <w:sz w:val="12"/>
              </w:rPr>
              <w:t>0.28</w:t>
            </w:r>
          </w:p>
        </w:tc>
        <w:tc>
          <w:tcPr>
            <w:tcW w:w="660" w:type="dxa"/>
          </w:tcPr>
          <w:p w14:paraId="3CC3EBB7" w14:textId="77777777" w:rsidR="00D62403" w:rsidRDefault="00D62403">
            <w:pPr>
              <w:pStyle w:val="TableParagraph"/>
              <w:spacing w:line="123" w:lineRule="exact"/>
              <w:ind w:left="28" w:right="51"/>
              <w:rPr>
                <w:sz w:val="12"/>
              </w:rPr>
            </w:pPr>
            <w:r>
              <w:rPr>
                <w:w w:val="90"/>
                <w:sz w:val="12"/>
              </w:rPr>
              <w:t>-</w:t>
            </w:r>
            <w:r>
              <w:rPr>
                <w:spacing w:val="-4"/>
                <w:sz w:val="12"/>
              </w:rPr>
              <w:t>0.02</w:t>
            </w:r>
          </w:p>
        </w:tc>
        <w:tc>
          <w:tcPr>
            <w:tcW w:w="706" w:type="dxa"/>
          </w:tcPr>
          <w:p w14:paraId="433694FC" w14:textId="77777777" w:rsidR="00D62403" w:rsidRDefault="00D62403">
            <w:pPr>
              <w:pStyle w:val="TableParagraph"/>
              <w:spacing w:line="123" w:lineRule="exact"/>
              <w:ind w:left="33" w:right="55"/>
              <w:rPr>
                <w:sz w:val="12"/>
              </w:rPr>
            </w:pPr>
            <w:r>
              <w:rPr>
                <w:spacing w:val="-4"/>
                <w:w w:val="105"/>
                <w:sz w:val="12"/>
              </w:rPr>
              <w:t>0.15</w:t>
            </w:r>
          </w:p>
        </w:tc>
        <w:tc>
          <w:tcPr>
            <w:tcW w:w="679" w:type="dxa"/>
          </w:tcPr>
          <w:p w14:paraId="1FFE68A8" w14:textId="77777777" w:rsidR="00D62403" w:rsidRDefault="00D62403">
            <w:pPr>
              <w:pStyle w:val="TableParagraph"/>
              <w:spacing w:line="123" w:lineRule="exact"/>
              <w:ind w:left="64" w:right="8"/>
              <w:rPr>
                <w:sz w:val="12"/>
              </w:rPr>
            </w:pPr>
            <w:r>
              <w:rPr>
                <w:spacing w:val="-4"/>
                <w:w w:val="105"/>
                <w:sz w:val="12"/>
              </w:rPr>
              <w:t>0.17</w:t>
            </w:r>
          </w:p>
        </w:tc>
        <w:tc>
          <w:tcPr>
            <w:tcW w:w="588" w:type="dxa"/>
          </w:tcPr>
          <w:p w14:paraId="7E01B817" w14:textId="77777777" w:rsidR="00D62403" w:rsidRDefault="00D62403">
            <w:pPr>
              <w:pStyle w:val="TableParagraph"/>
              <w:spacing w:line="123" w:lineRule="exact"/>
              <w:ind w:left="1" w:right="20"/>
              <w:rPr>
                <w:sz w:val="12"/>
              </w:rPr>
            </w:pPr>
            <w:r>
              <w:rPr>
                <w:spacing w:val="-4"/>
                <w:sz w:val="12"/>
              </w:rPr>
              <w:t>0.01</w:t>
            </w:r>
          </w:p>
        </w:tc>
        <w:tc>
          <w:tcPr>
            <w:tcW w:w="705" w:type="dxa"/>
          </w:tcPr>
          <w:p w14:paraId="23003A00" w14:textId="77777777" w:rsidR="00D62403" w:rsidRDefault="00D62403">
            <w:pPr>
              <w:pStyle w:val="TableParagraph"/>
              <w:spacing w:line="123" w:lineRule="exact"/>
              <w:ind w:left="2" w:right="18"/>
              <w:rPr>
                <w:sz w:val="12"/>
              </w:rPr>
            </w:pPr>
            <w:r>
              <w:rPr>
                <w:spacing w:val="-4"/>
                <w:sz w:val="12"/>
              </w:rPr>
              <w:t>0.24</w:t>
            </w:r>
          </w:p>
        </w:tc>
        <w:tc>
          <w:tcPr>
            <w:tcW w:w="679" w:type="dxa"/>
          </w:tcPr>
          <w:p w14:paraId="5ABDDE5A" w14:textId="77777777" w:rsidR="00D62403" w:rsidRDefault="00D62403">
            <w:pPr>
              <w:pStyle w:val="TableParagraph"/>
              <w:spacing w:line="123" w:lineRule="exact"/>
              <w:ind w:left="64" w:right="1"/>
              <w:rPr>
                <w:sz w:val="12"/>
              </w:rPr>
            </w:pPr>
            <w:r>
              <w:rPr>
                <w:spacing w:val="-4"/>
                <w:sz w:val="12"/>
              </w:rPr>
              <w:t>0.19</w:t>
            </w:r>
          </w:p>
        </w:tc>
        <w:tc>
          <w:tcPr>
            <w:tcW w:w="670" w:type="dxa"/>
          </w:tcPr>
          <w:p w14:paraId="4108000E" w14:textId="77777777" w:rsidR="00D62403" w:rsidRDefault="00D62403">
            <w:pPr>
              <w:pStyle w:val="TableParagraph"/>
              <w:spacing w:line="123" w:lineRule="exact"/>
              <w:ind w:left="39" w:right="1"/>
              <w:rPr>
                <w:sz w:val="12"/>
              </w:rPr>
            </w:pPr>
            <w:r>
              <w:rPr>
                <w:w w:val="90"/>
                <w:sz w:val="12"/>
              </w:rPr>
              <w:t>-</w:t>
            </w:r>
            <w:r>
              <w:rPr>
                <w:spacing w:val="-4"/>
                <w:w w:val="95"/>
                <w:sz w:val="12"/>
              </w:rPr>
              <w:t>0.05</w:t>
            </w:r>
          </w:p>
        </w:tc>
      </w:tr>
      <w:tr w:rsidR="00D62403" w14:paraId="3AD9AC02" w14:textId="77777777">
        <w:trPr>
          <w:trHeight w:val="143"/>
        </w:trPr>
        <w:tc>
          <w:tcPr>
            <w:tcW w:w="3987" w:type="dxa"/>
          </w:tcPr>
          <w:p w14:paraId="20AF6A4E" w14:textId="77777777" w:rsidR="00D62403" w:rsidRDefault="00D62403">
            <w:pPr>
              <w:pStyle w:val="TableParagraph"/>
              <w:spacing w:line="123" w:lineRule="exact"/>
              <w:ind w:right="200"/>
              <w:jc w:val="right"/>
              <w:rPr>
                <w:sz w:val="12"/>
              </w:rPr>
            </w:pPr>
            <w:r>
              <w:rPr>
                <w:spacing w:val="-2"/>
                <w:sz w:val="12"/>
              </w:rPr>
              <w:t>(0.46)</w:t>
            </w:r>
          </w:p>
        </w:tc>
        <w:tc>
          <w:tcPr>
            <w:tcW w:w="680" w:type="dxa"/>
          </w:tcPr>
          <w:p w14:paraId="048DEBCF" w14:textId="77777777" w:rsidR="00D62403" w:rsidRDefault="00D62403">
            <w:pPr>
              <w:pStyle w:val="TableParagraph"/>
              <w:spacing w:line="123" w:lineRule="exact"/>
              <w:ind w:left="54" w:right="1"/>
              <w:rPr>
                <w:sz w:val="12"/>
              </w:rPr>
            </w:pPr>
            <w:r>
              <w:rPr>
                <w:spacing w:val="-2"/>
                <w:sz w:val="12"/>
              </w:rPr>
              <w:t>(0.45)</w:t>
            </w:r>
          </w:p>
        </w:tc>
        <w:tc>
          <w:tcPr>
            <w:tcW w:w="660" w:type="dxa"/>
          </w:tcPr>
          <w:p w14:paraId="539C23E3" w14:textId="77777777" w:rsidR="00D62403" w:rsidRDefault="00D62403">
            <w:pPr>
              <w:pStyle w:val="TableParagraph"/>
              <w:spacing w:line="123" w:lineRule="exact"/>
              <w:ind w:left="28" w:right="52"/>
              <w:rPr>
                <w:sz w:val="12"/>
              </w:rPr>
            </w:pPr>
            <w:r>
              <w:rPr>
                <w:spacing w:val="-2"/>
                <w:sz w:val="12"/>
              </w:rPr>
              <w:t>(0.69)</w:t>
            </w:r>
          </w:p>
        </w:tc>
        <w:tc>
          <w:tcPr>
            <w:tcW w:w="706" w:type="dxa"/>
          </w:tcPr>
          <w:p w14:paraId="2819A471" w14:textId="77777777" w:rsidR="00D62403" w:rsidRDefault="00D62403">
            <w:pPr>
              <w:pStyle w:val="TableParagraph"/>
              <w:spacing w:line="123" w:lineRule="exact"/>
              <w:ind w:left="33" w:right="56"/>
              <w:rPr>
                <w:sz w:val="12"/>
              </w:rPr>
            </w:pPr>
            <w:r>
              <w:rPr>
                <w:spacing w:val="-2"/>
                <w:sz w:val="12"/>
              </w:rPr>
              <w:t>(0.36)</w:t>
            </w:r>
          </w:p>
        </w:tc>
        <w:tc>
          <w:tcPr>
            <w:tcW w:w="679" w:type="dxa"/>
          </w:tcPr>
          <w:p w14:paraId="7AC648E1" w14:textId="77777777" w:rsidR="00D62403" w:rsidRDefault="00D62403">
            <w:pPr>
              <w:pStyle w:val="TableParagraph"/>
              <w:spacing w:line="123" w:lineRule="exact"/>
              <w:ind w:left="64" w:right="8"/>
              <w:rPr>
                <w:sz w:val="12"/>
              </w:rPr>
            </w:pPr>
            <w:r>
              <w:rPr>
                <w:spacing w:val="-2"/>
                <w:sz w:val="12"/>
              </w:rPr>
              <w:t>(0.37)</w:t>
            </w:r>
          </w:p>
        </w:tc>
        <w:tc>
          <w:tcPr>
            <w:tcW w:w="588" w:type="dxa"/>
          </w:tcPr>
          <w:p w14:paraId="23E6EB08" w14:textId="77777777" w:rsidR="00D62403" w:rsidRDefault="00D62403">
            <w:pPr>
              <w:pStyle w:val="TableParagraph"/>
              <w:spacing w:line="123" w:lineRule="exact"/>
              <w:ind w:right="20"/>
              <w:rPr>
                <w:sz w:val="12"/>
              </w:rPr>
            </w:pPr>
            <w:r>
              <w:rPr>
                <w:spacing w:val="-2"/>
                <w:sz w:val="12"/>
              </w:rPr>
              <w:t>(0.68)</w:t>
            </w:r>
          </w:p>
        </w:tc>
        <w:tc>
          <w:tcPr>
            <w:tcW w:w="705" w:type="dxa"/>
          </w:tcPr>
          <w:p w14:paraId="6CD35F28" w14:textId="77777777" w:rsidR="00D62403" w:rsidRDefault="00D62403">
            <w:pPr>
              <w:pStyle w:val="TableParagraph"/>
              <w:spacing w:line="123" w:lineRule="exact"/>
              <w:ind w:left="1" w:right="18"/>
              <w:rPr>
                <w:sz w:val="12"/>
              </w:rPr>
            </w:pPr>
            <w:r>
              <w:rPr>
                <w:spacing w:val="-2"/>
                <w:sz w:val="12"/>
              </w:rPr>
              <w:t>(0.43)</w:t>
            </w:r>
          </w:p>
        </w:tc>
        <w:tc>
          <w:tcPr>
            <w:tcW w:w="679" w:type="dxa"/>
          </w:tcPr>
          <w:p w14:paraId="03F665CA" w14:textId="77777777" w:rsidR="00D62403" w:rsidRDefault="00D62403">
            <w:pPr>
              <w:pStyle w:val="TableParagraph"/>
              <w:spacing w:line="123" w:lineRule="exact"/>
              <w:ind w:left="64" w:right="2"/>
              <w:rPr>
                <w:sz w:val="12"/>
              </w:rPr>
            </w:pPr>
            <w:r>
              <w:rPr>
                <w:spacing w:val="-2"/>
                <w:sz w:val="12"/>
              </w:rPr>
              <w:t>(0.39)</w:t>
            </w:r>
          </w:p>
        </w:tc>
        <w:tc>
          <w:tcPr>
            <w:tcW w:w="670" w:type="dxa"/>
          </w:tcPr>
          <w:p w14:paraId="1EABAB5C" w14:textId="77777777" w:rsidR="00D62403" w:rsidRDefault="00D62403">
            <w:pPr>
              <w:pStyle w:val="TableParagraph"/>
              <w:spacing w:line="123" w:lineRule="exact"/>
              <w:ind w:left="39" w:right="2"/>
              <w:rPr>
                <w:sz w:val="12"/>
              </w:rPr>
            </w:pPr>
            <w:r>
              <w:rPr>
                <w:spacing w:val="-2"/>
                <w:sz w:val="12"/>
              </w:rPr>
              <w:t>(0.10)</w:t>
            </w:r>
          </w:p>
        </w:tc>
      </w:tr>
      <w:tr w:rsidR="00D62403" w14:paraId="758F4E7D" w14:textId="77777777">
        <w:trPr>
          <w:trHeight w:val="143"/>
        </w:trPr>
        <w:tc>
          <w:tcPr>
            <w:tcW w:w="3987" w:type="dxa"/>
          </w:tcPr>
          <w:p w14:paraId="4BA89C6C" w14:textId="77777777" w:rsidR="00D62403" w:rsidRDefault="00D62403">
            <w:pPr>
              <w:pStyle w:val="TableParagraph"/>
              <w:tabs>
                <w:tab w:val="right" w:pos="3734"/>
              </w:tabs>
              <w:spacing w:line="123" w:lineRule="exact"/>
              <w:ind w:left="90"/>
              <w:jc w:val="left"/>
              <w:rPr>
                <w:sz w:val="12"/>
              </w:rPr>
            </w:pPr>
            <w:r>
              <w:rPr>
                <w:sz w:val="12"/>
              </w:rPr>
              <w:t>Number</w:t>
            </w:r>
            <w:r>
              <w:rPr>
                <w:spacing w:val="15"/>
                <w:sz w:val="12"/>
              </w:rPr>
              <w:t xml:space="preserve"> </w:t>
            </w:r>
            <w:r>
              <w:rPr>
                <w:sz w:val="12"/>
              </w:rPr>
              <w:t>of</w:t>
            </w:r>
            <w:r>
              <w:rPr>
                <w:spacing w:val="15"/>
                <w:sz w:val="12"/>
              </w:rPr>
              <w:t xml:space="preserve"> </w:t>
            </w:r>
            <w:r>
              <w:rPr>
                <w:spacing w:val="-2"/>
                <w:sz w:val="12"/>
              </w:rPr>
              <w:t>rooms</w:t>
            </w:r>
            <w:r>
              <w:rPr>
                <w:rFonts w:ascii="Times New Roman"/>
                <w:sz w:val="12"/>
              </w:rPr>
              <w:tab/>
            </w:r>
            <w:r>
              <w:rPr>
                <w:spacing w:val="-4"/>
                <w:sz w:val="12"/>
              </w:rPr>
              <w:t>3.13</w:t>
            </w:r>
          </w:p>
        </w:tc>
        <w:tc>
          <w:tcPr>
            <w:tcW w:w="680" w:type="dxa"/>
          </w:tcPr>
          <w:p w14:paraId="1E85B0F4" w14:textId="77777777" w:rsidR="00D62403" w:rsidRDefault="00D62403">
            <w:pPr>
              <w:pStyle w:val="TableParagraph"/>
              <w:spacing w:line="123" w:lineRule="exact"/>
              <w:ind w:left="54" w:right="1"/>
              <w:rPr>
                <w:sz w:val="12"/>
              </w:rPr>
            </w:pPr>
            <w:r>
              <w:rPr>
                <w:spacing w:val="-4"/>
                <w:sz w:val="12"/>
              </w:rPr>
              <w:t>2.85</w:t>
            </w:r>
          </w:p>
        </w:tc>
        <w:tc>
          <w:tcPr>
            <w:tcW w:w="660" w:type="dxa"/>
          </w:tcPr>
          <w:p w14:paraId="09E252B1" w14:textId="77777777" w:rsidR="00D62403" w:rsidRDefault="00D62403">
            <w:pPr>
              <w:pStyle w:val="TableParagraph"/>
              <w:spacing w:line="123" w:lineRule="exact"/>
              <w:ind w:left="28" w:right="52"/>
              <w:rPr>
                <w:sz w:val="12"/>
              </w:rPr>
            </w:pPr>
            <w:r>
              <w:rPr>
                <w:w w:val="90"/>
                <w:sz w:val="12"/>
              </w:rPr>
              <w:t>-</w:t>
            </w:r>
            <w:r>
              <w:rPr>
                <w:spacing w:val="-4"/>
                <w:w w:val="95"/>
                <w:sz w:val="12"/>
              </w:rPr>
              <w:t>0.29</w:t>
            </w:r>
          </w:p>
        </w:tc>
        <w:tc>
          <w:tcPr>
            <w:tcW w:w="706" w:type="dxa"/>
          </w:tcPr>
          <w:p w14:paraId="4A8AFFCE" w14:textId="77777777" w:rsidR="00D62403" w:rsidRDefault="00D62403">
            <w:pPr>
              <w:pStyle w:val="TableParagraph"/>
              <w:spacing w:line="123" w:lineRule="exact"/>
              <w:ind w:left="33" w:right="56"/>
              <w:rPr>
                <w:sz w:val="12"/>
              </w:rPr>
            </w:pPr>
            <w:r>
              <w:rPr>
                <w:spacing w:val="-4"/>
                <w:w w:val="105"/>
                <w:sz w:val="12"/>
              </w:rPr>
              <w:t>1.95</w:t>
            </w:r>
          </w:p>
        </w:tc>
        <w:tc>
          <w:tcPr>
            <w:tcW w:w="679" w:type="dxa"/>
          </w:tcPr>
          <w:p w14:paraId="518461D1" w14:textId="77777777" w:rsidR="00D62403" w:rsidRDefault="00D62403">
            <w:pPr>
              <w:pStyle w:val="TableParagraph"/>
              <w:spacing w:line="123" w:lineRule="exact"/>
              <w:ind w:left="64" w:right="8"/>
              <w:rPr>
                <w:sz w:val="12"/>
              </w:rPr>
            </w:pPr>
            <w:r>
              <w:rPr>
                <w:spacing w:val="-4"/>
                <w:w w:val="110"/>
                <w:sz w:val="12"/>
              </w:rPr>
              <w:t>1.91</w:t>
            </w:r>
          </w:p>
        </w:tc>
        <w:tc>
          <w:tcPr>
            <w:tcW w:w="588" w:type="dxa"/>
          </w:tcPr>
          <w:p w14:paraId="5EA982EA" w14:textId="77777777" w:rsidR="00D62403" w:rsidRDefault="00D62403">
            <w:pPr>
              <w:pStyle w:val="TableParagraph"/>
              <w:spacing w:line="123" w:lineRule="exact"/>
              <w:ind w:left="1" w:right="20"/>
              <w:rPr>
                <w:sz w:val="12"/>
              </w:rPr>
            </w:pPr>
            <w:r>
              <w:rPr>
                <w:w w:val="90"/>
                <w:sz w:val="12"/>
              </w:rPr>
              <w:t>-</w:t>
            </w:r>
            <w:r>
              <w:rPr>
                <w:spacing w:val="-4"/>
                <w:sz w:val="12"/>
              </w:rPr>
              <w:t>0.04</w:t>
            </w:r>
          </w:p>
        </w:tc>
        <w:tc>
          <w:tcPr>
            <w:tcW w:w="705" w:type="dxa"/>
          </w:tcPr>
          <w:p w14:paraId="28102BBE" w14:textId="77777777" w:rsidR="00D62403" w:rsidRDefault="00D62403">
            <w:pPr>
              <w:pStyle w:val="TableParagraph"/>
              <w:spacing w:line="123" w:lineRule="exact"/>
              <w:ind w:left="1" w:right="18"/>
              <w:rPr>
                <w:sz w:val="12"/>
              </w:rPr>
            </w:pPr>
            <w:r>
              <w:rPr>
                <w:spacing w:val="-4"/>
                <w:sz w:val="12"/>
              </w:rPr>
              <w:t>2.62</w:t>
            </w:r>
          </w:p>
        </w:tc>
        <w:tc>
          <w:tcPr>
            <w:tcW w:w="679" w:type="dxa"/>
          </w:tcPr>
          <w:p w14:paraId="0F6ADE9C" w14:textId="77777777" w:rsidR="00D62403" w:rsidRDefault="00D62403">
            <w:pPr>
              <w:pStyle w:val="TableParagraph"/>
              <w:spacing w:line="123" w:lineRule="exact"/>
              <w:ind w:left="64" w:right="1"/>
              <w:rPr>
                <w:sz w:val="12"/>
              </w:rPr>
            </w:pPr>
            <w:r>
              <w:rPr>
                <w:spacing w:val="-4"/>
                <w:w w:val="105"/>
                <w:sz w:val="12"/>
              </w:rPr>
              <w:t>2.10</w:t>
            </w:r>
          </w:p>
        </w:tc>
        <w:tc>
          <w:tcPr>
            <w:tcW w:w="670" w:type="dxa"/>
          </w:tcPr>
          <w:p w14:paraId="11EABE32" w14:textId="77777777" w:rsidR="00D62403" w:rsidRDefault="00D62403">
            <w:pPr>
              <w:pStyle w:val="TableParagraph"/>
              <w:spacing w:line="123" w:lineRule="exact"/>
              <w:ind w:left="39" w:right="1"/>
              <w:rPr>
                <w:sz w:val="12"/>
              </w:rPr>
            </w:pPr>
            <w:r>
              <w:rPr>
                <w:sz w:val="12"/>
              </w:rPr>
              <w:t>-</w:t>
            </w:r>
            <w:r>
              <w:rPr>
                <w:spacing w:val="-2"/>
                <w:sz w:val="12"/>
              </w:rPr>
              <w:t>0.53***</w:t>
            </w:r>
          </w:p>
        </w:tc>
      </w:tr>
      <w:tr w:rsidR="00D62403" w14:paraId="56AB7D10" w14:textId="77777777">
        <w:trPr>
          <w:trHeight w:val="143"/>
        </w:trPr>
        <w:tc>
          <w:tcPr>
            <w:tcW w:w="3987" w:type="dxa"/>
          </w:tcPr>
          <w:p w14:paraId="15C318CF" w14:textId="77777777" w:rsidR="00D62403" w:rsidRDefault="00D62403">
            <w:pPr>
              <w:pStyle w:val="TableParagraph"/>
              <w:spacing w:line="123" w:lineRule="exact"/>
              <w:ind w:right="200"/>
              <w:jc w:val="right"/>
              <w:rPr>
                <w:sz w:val="12"/>
              </w:rPr>
            </w:pPr>
            <w:r>
              <w:rPr>
                <w:spacing w:val="-2"/>
                <w:w w:val="110"/>
                <w:sz w:val="12"/>
              </w:rPr>
              <w:t>(1.27)</w:t>
            </w:r>
          </w:p>
        </w:tc>
        <w:tc>
          <w:tcPr>
            <w:tcW w:w="680" w:type="dxa"/>
          </w:tcPr>
          <w:p w14:paraId="789B795D" w14:textId="77777777" w:rsidR="00D62403" w:rsidRDefault="00D62403">
            <w:pPr>
              <w:pStyle w:val="TableParagraph"/>
              <w:spacing w:line="123" w:lineRule="exact"/>
              <w:ind w:left="54" w:right="1"/>
              <w:rPr>
                <w:sz w:val="12"/>
              </w:rPr>
            </w:pPr>
            <w:r>
              <w:rPr>
                <w:spacing w:val="-2"/>
                <w:w w:val="105"/>
                <w:sz w:val="12"/>
              </w:rPr>
              <w:t>(1.40)</w:t>
            </w:r>
          </w:p>
        </w:tc>
        <w:tc>
          <w:tcPr>
            <w:tcW w:w="660" w:type="dxa"/>
          </w:tcPr>
          <w:p w14:paraId="7F8BDF84" w14:textId="77777777" w:rsidR="00D62403" w:rsidRDefault="00D62403">
            <w:pPr>
              <w:pStyle w:val="TableParagraph"/>
              <w:spacing w:line="123" w:lineRule="exact"/>
              <w:ind w:left="28" w:right="52"/>
              <w:rPr>
                <w:sz w:val="12"/>
              </w:rPr>
            </w:pPr>
            <w:r>
              <w:rPr>
                <w:spacing w:val="-2"/>
                <w:sz w:val="12"/>
              </w:rPr>
              <w:t>(0.06)</w:t>
            </w:r>
          </w:p>
        </w:tc>
        <w:tc>
          <w:tcPr>
            <w:tcW w:w="706" w:type="dxa"/>
          </w:tcPr>
          <w:p w14:paraId="340AB92C" w14:textId="77777777" w:rsidR="00D62403" w:rsidRDefault="00D62403">
            <w:pPr>
              <w:pStyle w:val="TableParagraph"/>
              <w:spacing w:line="123" w:lineRule="exact"/>
              <w:ind w:left="33" w:right="56"/>
              <w:rPr>
                <w:sz w:val="12"/>
              </w:rPr>
            </w:pPr>
            <w:r>
              <w:rPr>
                <w:spacing w:val="-2"/>
                <w:w w:val="105"/>
                <w:sz w:val="12"/>
              </w:rPr>
              <w:t>(1.09)</w:t>
            </w:r>
          </w:p>
        </w:tc>
        <w:tc>
          <w:tcPr>
            <w:tcW w:w="679" w:type="dxa"/>
          </w:tcPr>
          <w:p w14:paraId="1A6EAE52" w14:textId="77777777" w:rsidR="00D62403" w:rsidRDefault="00D62403">
            <w:pPr>
              <w:pStyle w:val="TableParagraph"/>
              <w:spacing w:line="123" w:lineRule="exact"/>
              <w:ind w:left="64" w:right="8"/>
              <w:rPr>
                <w:sz w:val="12"/>
              </w:rPr>
            </w:pPr>
            <w:r>
              <w:rPr>
                <w:spacing w:val="-2"/>
                <w:w w:val="105"/>
                <w:sz w:val="12"/>
              </w:rPr>
              <w:t>(1.09)</w:t>
            </w:r>
          </w:p>
        </w:tc>
        <w:tc>
          <w:tcPr>
            <w:tcW w:w="588" w:type="dxa"/>
          </w:tcPr>
          <w:p w14:paraId="23223165" w14:textId="77777777" w:rsidR="00D62403" w:rsidRDefault="00D62403">
            <w:pPr>
              <w:pStyle w:val="TableParagraph"/>
              <w:spacing w:line="123" w:lineRule="exact"/>
              <w:ind w:right="20"/>
              <w:rPr>
                <w:sz w:val="12"/>
              </w:rPr>
            </w:pPr>
            <w:r>
              <w:rPr>
                <w:spacing w:val="-2"/>
                <w:sz w:val="12"/>
              </w:rPr>
              <w:t>(0.69)</w:t>
            </w:r>
          </w:p>
        </w:tc>
        <w:tc>
          <w:tcPr>
            <w:tcW w:w="705" w:type="dxa"/>
          </w:tcPr>
          <w:p w14:paraId="71CDAC9B" w14:textId="77777777" w:rsidR="00D62403" w:rsidRDefault="00D62403">
            <w:pPr>
              <w:pStyle w:val="TableParagraph"/>
              <w:spacing w:line="123" w:lineRule="exact"/>
              <w:ind w:left="1" w:right="18"/>
              <w:rPr>
                <w:sz w:val="12"/>
              </w:rPr>
            </w:pPr>
            <w:r>
              <w:rPr>
                <w:spacing w:val="-2"/>
                <w:w w:val="105"/>
                <w:sz w:val="12"/>
              </w:rPr>
              <w:t>(1.33)</w:t>
            </w:r>
          </w:p>
        </w:tc>
        <w:tc>
          <w:tcPr>
            <w:tcW w:w="679" w:type="dxa"/>
          </w:tcPr>
          <w:p w14:paraId="7A63A9FF" w14:textId="77777777" w:rsidR="00D62403" w:rsidRDefault="00D62403">
            <w:pPr>
              <w:pStyle w:val="TableParagraph"/>
              <w:spacing w:line="123" w:lineRule="exact"/>
              <w:ind w:left="64" w:right="2"/>
              <w:rPr>
                <w:sz w:val="12"/>
              </w:rPr>
            </w:pPr>
            <w:r>
              <w:rPr>
                <w:spacing w:val="-2"/>
                <w:w w:val="105"/>
                <w:sz w:val="12"/>
              </w:rPr>
              <w:t>(1.22)</w:t>
            </w:r>
          </w:p>
        </w:tc>
        <w:tc>
          <w:tcPr>
            <w:tcW w:w="670" w:type="dxa"/>
          </w:tcPr>
          <w:p w14:paraId="5C7D86DC" w14:textId="77777777" w:rsidR="00D62403" w:rsidRDefault="00D62403">
            <w:pPr>
              <w:pStyle w:val="TableParagraph"/>
              <w:spacing w:line="123" w:lineRule="exact"/>
              <w:ind w:left="39" w:right="2"/>
              <w:rPr>
                <w:sz w:val="12"/>
              </w:rPr>
            </w:pPr>
            <w:r>
              <w:rPr>
                <w:spacing w:val="-2"/>
                <w:sz w:val="12"/>
              </w:rPr>
              <w:t>(0.00)</w:t>
            </w:r>
          </w:p>
        </w:tc>
      </w:tr>
      <w:tr w:rsidR="00D62403" w14:paraId="277CF365" w14:textId="77777777">
        <w:trPr>
          <w:trHeight w:val="143"/>
        </w:trPr>
        <w:tc>
          <w:tcPr>
            <w:tcW w:w="3987" w:type="dxa"/>
          </w:tcPr>
          <w:p w14:paraId="0BE9B22C" w14:textId="77777777" w:rsidR="00D62403" w:rsidRDefault="00D62403">
            <w:pPr>
              <w:pStyle w:val="TableParagraph"/>
              <w:tabs>
                <w:tab w:val="right" w:pos="3734"/>
              </w:tabs>
              <w:spacing w:line="123" w:lineRule="exact"/>
              <w:ind w:left="90"/>
              <w:jc w:val="left"/>
              <w:rPr>
                <w:sz w:val="12"/>
              </w:rPr>
            </w:pPr>
            <w:r>
              <w:rPr>
                <w:sz w:val="12"/>
              </w:rPr>
              <w:t>Household</w:t>
            </w:r>
            <w:r>
              <w:rPr>
                <w:spacing w:val="23"/>
                <w:sz w:val="12"/>
              </w:rPr>
              <w:t xml:space="preserve"> </w:t>
            </w:r>
            <w:r>
              <w:rPr>
                <w:sz w:val="12"/>
              </w:rPr>
              <w:t>Crowding</w:t>
            </w:r>
            <w:r>
              <w:rPr>
                <w:spacing w:val="24"/>
                <w:sz w:val="12"/>
              </w:rPr>
              <w:t xml:space="preserve"> </w:t>
            </w:r>
            <w:r>
              <w:rPr>
                <w:spacing w:val="-2"/>
                <w:sz w:val="12"/>
              </w:rPr>
              <w:t>Index</w:t>
            </w:r>
            <w:r>
              <w:rPr>
                <w:rFonts w:ascii="Times New Roman"/>
                <w:sz w:val="12"/>
              </w:rPr>
              <w:tab/>
            </w:r>
            <w:r>
              <w:rPr>
                <w:spacing w:val="-4"/>
                <w:sz w:val="12"/>
              </w:rPr>
              <w:t>2.97</w:t>
            </w:r>
          </w:p>
        </w:tc>
        <w:tc>
          <w:tcPr>
            <w:tcW w:w="680" w:type="dxa"/>
          </w:tcPr>
          <w:p w14:paraId="1F64EFEB" w14:textId="77777777" w:rsidR="00D62403" w:rsidRDefault="00D62403">
            <w:pPr>
              <w:pStyle w:val="TableParagraph"/>
              <w:spacing w:line="123" w:lineRule="exact"/>
              <w:ind w:left="54"/>
              <w:rPr>
                <w:sz w:val="12"/>
              </w:rPr>
            </w:pPr>
            <w:r>
              <w:rPr>
                <w:spacing w:val="-4"/>
                <w:sz w:val="12"/>
              </w:rPr>
              <w:t>3.04</w:t>
            </w:r>
          </w:p>
        </w:tc>
        <w:tc>
          <w:tcPr>
            <w:tcW w:w="660" w:type="dxa"/>
          </w:tcPr>
          <w:p w14:paraId="7E54CB1B" w14:textId="77777777" w:rsidR="00D62403" w:rsidRDefault="00D62403">
            <w:pPr>
              <w:pStyle w:val="TableParagraph"/>
              <w:spacing w:line="123" w:lineRule="exact"/>
              <w:ind w:left="28" w:right="52"/>
              <w:rPr>
                <w:sz w:val="12"/>
              </w:rPr>
            </w:pPr>
            <w:r>
              <w:rPr>
                <w:spacing w:val="-4"/>
                <w:sz w:val="12"/>
              </w:rPr>
              <w:t>0.06</w:t>
            </w:r>
          </w:p>
        </w:tc>
        <w:tc>
          <w:tcPr>
            <w:tcW w:w="706" w:type="dxa"/>
          </w:tcPr>
          <w:p w14:paraId="1600C89E" w14:textId="77777777" w:rsidR="00D62403" w:rsidRDefault="00D62403">
            <w:pPr>
              <w:pStyle w:val="TableParagraph"/>
              <w:spacing w:line="123" w:lineRule="exact"/>
              <w:ind w:left="33" w:right="56"/>
              <w:rPr>
                <w:sz w:val="12"/>
              </w:rPr>
            </w:pPr>
            <w:r>
              <w:rPr>
                <w:spacing w:val="-4"/>
                <w:sz w:val="12"/>
              </w:rPr>
              <w:t>3.80</w:t>
            </w:r>
          </w:p>
        </w:tc>
        <w:tc>
          <w:tcPr>
            <w:tcW w:w="679" w:type="dxa"/>
          </w:tcPr>
          <w:p w14:paraId="371D07FA" w14:textId="77777777" w:rsidR="00D62403" w:rsidRDefault="00D62403">
            <w:pPr>
              <w:pStyle w:val="TableParagraph"/>
              <w:spacing w:line="123" w:lineRule="exact"/>
              <w:ind w:left="64" w:right="8"/>
              <w:rPr>
                <w:sz w:val="12"/>
              </w:rPr>
            </w:pPr>
            <w:r>
              <w:rPr>
                <w:spacing w:val="-4"/>
                <w:sz w:val="12"/>
              </w:rPr>
              <w:t>4.04</w:t>
            </w:r>
          </w:p>
        </w:tc>
        <w:tc>
          <w:tcPr>
            <w:tcW w:w="588" w:type="dxa"/>
          </w:tcPr>
          <w:p w14:paraId="6FC7CC99" w14:textId="77777777" w:rsidR="00D62403" w:rsidRDefault="00D62403">
            <w:pPr>
              <w:pStyle w:val="TableParagraph"/>
              <w:spacing w:line="123" w:lineRule="exact"/>
              <w:ind w:left="1" w:right="20"/>
              <w:rPr>
                <w:sz w:val="12"/>
              </w:rPr>
            </w:pPr>
            <w:r>
              <w:rPr>
                <w:spacing w:val="-4"/>
                <w:sz w:val="12"/>
              </w:rPr>
              <w:t>0.25</w:t>
            </w:r>
          </w:p>
        </w:tc>
        <w:tc>
          <w:tcPr>
            <w:tcW w:w="705" w:type="dxa"/>
          </w:tcPr>
          <w:p w14:paraId="5F00EE0F" w14:textId="77777777" w:rsidR="00D62403" w:rsidRDefault="00D62403">
            <w:pPr>
              <w:pStyle w:val="TableParagraph"/>
              <w:spacing w:line="123" w:lineRule="exact"/>
              <w:ind w:left="1" w:right="18"/>
              <w:rPr>
                <w:sz w:val="12"/>
              </w:rPr>
            </w:pPr>
            <w:r>
              <w:rPr>
                <w:spacing w:val="-4"/>
                <w:sz w:val="12"/>
              </w:rPr>
              <w:t>3.33</w:t>
            </w:r>
          </w:p>
        </w:tc>
        <w:tc>
          <w:tcPr>
            <w:tcW w:w="679" w:type="dxa"/>
          </w:tcPr>
          <w:p w14:paraId="41B9A59E" w14:textId="77777777" w:rsidR="00D62403" w:rsidRDefault="00D62403">
            <w:pPr>
              <w:pStyle w:val="TableParagraph"/>
              <w:spacing w:line="123" w:lineRule="exact"/>
              <w:ind w:left="64" w:right="1"/>
              <w:rPr>
                <w:sz w:val="12"/>
              </w:rPr>
            </w:pPr>
            <w:r>
              <w:rPr>
                <w:spacing w:val="-4"/>
                <w:sz w:val="12"/>
              </w:rPr>
              <w:t>3.84</w:t>
            </w:r>
          </w:p>
        </w:tc>
        <w:tc>
          <w:tcPr>
            <w:tcW w:w="670" w:type="dxa"/>
          </w:tcPr>
          <w:p w14:paraId="0A137505" w14:textId="77777777" w:rsidR="00D62403" w:rsidRDefault="00D62403">
            <w:pPr>
              <w:pStyle w:val="TableParagraph"/>
              <w:spacing w:line="123" w:lineRule="exact"/>
              <w:ind w:left="39" w:right="1"/>
              <w:rPr>
                <w:sz w:val="12"/>
              </w:rPr>
            </w:pPr>
            <w:r>
              <w:rPr>
                <w:spacing w:val="-2"/>
                <w:w w:val="105"/>
                <w:sz w:val="12"/>
              </w:rPr>
              <w:t>0.51**</w:t>
            </w:r>
          </w:p>
        </w:tc>
      </w:tr>
      <w:tr w:rsidR="00D62403" w14:paraId="373C9957" w14:textId="77777777">
        <w:trPr>
          <w:trHeight w:val="143"/>
        </w:trPr>
        <w:tc>
          <w:tcPr>
            <w:tcW w:w="3987" w:type="dxa"/>
          </w:tcPr>
          <w:p w14:paraId="7F923477" w14:textId="77777777" w:rsidR="00D62403" w:rsidRDefault="00D62403">
            <w:pPr>
              <w:pStyle w:val="TableParagraph"/>
              <w:spacing w:line="123" w:lineRule="exact"/>
              <w:ind w:right="200"/>
              <w:jc w:val="right"/>
              <w:rPr>
                <w:sz w:val="12"/>
              </w:rPr>
            </w:pPr>
            <w:r>
              <w:rPr>
                <w:spacing w:val="-2"/>
                <w:w w:val="105"/>
                <w:sz w:val="12"/>
              </w:rPr>
              <w:t>(1.26)</w:t>
            </w:r>
          </w:p>
        </w:tc>
        <w:tc>
          <w:tcPr>
            <w:tcW w:w="680" w:type="dxa"/>
          </w:tcPr>
          <w:p w14:paraId="26F3C413" w14:textId="77777777" w:rsidR="00D62403" w:rsidRDefault="00D62403">
            <w:pPr>
              <w:pStyle w:val="TableParagraph"/>
              <w:spacing w:line="123" w:lineRule="exact"/>
              <w:ind w:left="54" w:right="1"/>
              <w:rPr>
                <w:sz w:val="12"/>
              </w:rPr>
            </w:pPr>
            <w:r>
              <w:rPr>
                <w:spacing w:val="-2"/>
                <w:w w:val="110"/>
                <w:sz w:val="12"/>
              </w:rPr>
              <w:t>(1.97)</w:t>
            </w:r>
          </w:p>
        </w:tc>
        <w:tc>
          <w:tcPr>
            <w:tcW w:w="660" w:type="dxa"/>
          </w:tcPr>
          <w:p w14:paraId="70B5D6B4" w14:textId="77777777" w:rsidR="00D62403" w:rsidRDefault="00D62403">
            <w:pPr>
              <w:pStyle w:val="TableParagraph"/>
              <w:spacing w:line="123" w:lineRule="exact"/>
              <w:ind w:left="28" w:right="52"/>
              <w:rPr>
                <w:sz w:val="12"/>
              </w:rPr>
            </w:pPr>
            <w:r>
              <w:rPr>
                <w:spacing w:val="-2"/>
                <w:sz w:val="12"/>
              </w:rPr>
              <w:t>(0.74)</w:t>
            </w:r>
          </w:p>
        </w:tc>
        <w:tc>
          <w:tcPr>
            <w:tcW w:w="706" w:type="dxa"/>
          </w:tcPr>
          <w:p w14:paraId="0AFAB460" w14:textId="77777777" w:rsidR="00D62403" w:rsidRDefault="00D62403">
            <w:pPr>
              <w:pStyle w:val="TableParagraph"/>
              <w:spacing w:line="123" w:lineRule="exact"/>
              <w:ind w:left="33" w:right="56"/>
              <w:rPr>
                <w:sz w:val="12"/>
              </w:rPr>
            </w:pPr>
            <w:r>
              <w:rPr>
                <w:spacing w:val="-2"/>
                <w:sz w:val="12"/>
              </w:rPr>
              <w:t>(2.68)</w:t>
            </w:r>
          </w:p>
        </w:tc>
        <w:tc>
          <w:tcPr>
            <w:tcW w:w="679" w:type="dxa"/>
          </w:tcPr>
          <w:p w14:paraId="4EE67973" w14:textId="77777777" w:rsidR="00D62403" w:rsidRDefault="00D62403">
            <w:pPr>
              <w:pStyle w:val="TableParagraph"/>
              <w:spacing w:line="123" w:lineRule="exact"/>
              <w:ind w:left="64" w:right="8"/>
              <w:rPr>
                <w:sz w:val="12"/>
              </w:rPr>
            </w:pPr>
            <w:r>
              <w:rPr>
                <w:spacing w:val="-2"/>
                <w:sz w:val="12"/>
              </w:rPr>
              <w:t>(3.02)</w:t>
            </w:r>
          </w:p>
        </w:tc>
        <w:tc>
          <w:tcPr>
            <w:tcW w:w="588" w:type="dxa"/>
          </w:tcPr>
          <w:p w14:paraId="7ACE21EA" w14:textId="77777777" w:rsidR="00D62403" w:rsidRDefault="00D62403">
            <w:pPr>
              <w:pStyle w:val="TableParagraph"/>
              <w:spacing w:line="123" w:lineRule="exact"/>
              <w:ind w:right="20"/>
              <w:rPr>
                <w:sz w:val="12"/>
              </w:rPr>
            </w:pPr>
            <w:r>
              <w:rPr>
                <w:spacing w:val="-2"/>
                <w:sz w:val="12"/>
              </w:rPr>
              <w:t>(0.37)</w:t>
            </w:r>
          </w:p>
        </w:tc>
        <w:tc>
          <w:tcPr>
            <w:tcW w:w="705" w:type="dxa"/>
          </w:tcPr>
          <w:p w14:paraId="50F818D9" w14:textId="77777777" w:rsidR="00D62403" w:rsidRDefault="00D62403">
            <w:pPr>
              <w:pStyle w:val="TableParagraph"/>
              <w:spacing w:line="123" w:lineRule="exact"/>
              <w:ind w:left="1" w:right="18"/>
              <w:rPr>
                <w:sz w:val="12"/>
              </w:rPr>
            </w:pPr>
            <w:r>
              <w:rPr>
                <w:spacing w:val="-2"/>
                <w:sz w:val="12"/>
              </w:rPr>
              <w:t>(2.04)</w:t>
            </w:r>
          </w:p>
        </w:tc>
        <w:tc>
          <w:tcPr>
            <w:tcW w:w="679" w:type="dxa"/>
          </w:tcPr>
          <w:p w14:paraId="58DE2D00" w14:textId="77777777" w:rsidR="00D62403" w:rsidRDefault="00D62403">
            <w:pPr>
              <w:pStyle w:val="TableParagraph"/>
              <w:spacing w:line="123" w:lineRule="exact"/>
              <w:ind w:left="64" w:right="2"/>
              <w:rPr>
                <w:sz w:val="12"/>
              </w:rPr>
            </w:pPr>
            <w:r>
              <w:rPr>
                <w:spacing w:val="-2"/>
                <w:w w:val="105"/>
                <w:sz w:val="12"/>
              </w:rPr>
              <w:t>(2.87)</w:t>
            </w:r>
          </w:p>
        </w:tc>
        <w:tc>
          <w:tcPr>
            <w:tcW w:w="670" w:type="dxa"/>
          </w:tcPr>
          <w:p w14:paraId="5E712F9E" w14:textId="77777777" w:rsidR="00D62403" w:rsidRDefault="00D62403">
            <w:pPr>
              <w:pStyle w:val="TableParagraph"/>
              <w:spacing w:line="123" w:lineRule="exact"/>
              <w:ind w:left="39" w:right="2"/>
              <w:rPr>
                <w:sz w:val="12"/>
              </w:rPr>
            </w:pPr>
            <w:r>
              <w:rPr>
                <w:spacing w:val="-2"/>
                <w:sz w:val="12"/>
              </w:rPr>
              <w:t>(0.00)</w:t>
            </w:r>
          </w:p>
        </w:tc>
      </w:tr>
      <w:tr w:rsidR="00D62403" w14:paraId="670298FC" w14:textId="77777777">
        <w:trPr>
          <w:trHeight w:val="143"/>
        </w:trPr>
        <w:tc>
          <w:tcPr>
            <w:tcW w:w="3987" w:type="dxa"/>
          </w:tcPr>
          <w:p w14:paraId="2AD36963" w14:textId="77777777" w:rsidR="00D62403" w:rsidRDefault="00D62403">
            <w:pPr>
              <w:pStyle w:val="TableParagraph"/>
              <w:tabs>
                <w:tab w:val="right" w:pos="3734"/>
              </w:tabs>
              <w:spacing w:line="123" w:lineRule="exact"/>
              <w:ind w:left="90"/>
              <w:jc w:val="left"/>
              <w:rPr>
                <w:sz w:val="12"/>
              </w:rPr>
            </w:pPr>
            <w:r>
              <w:rPr>
                <w:sz w:val="12"/>
              </w:rPr>
              <w:t>Household</w:t>
            </w:r>
            <w:r>
              <w:rPr>
                <w:spacing w:val="16"/>
                <w:sz w:val="12"/>
              </w:rPr>
              <w:t xml:space="preserve"> </w:t>
            </w:r>
            <w:r>
              <w:rPr>
                <w:sz w:val="12"/>
              </w:rPr>
              <w:t>has</w:t>
            </w:r>
            <w:r>
              <w:rPr>
                <w:spacing w:val="16"/>
                <w:sz w:val="12"/>
              </w:rPr>
              <w:t xml:space="preserve"> </w:t>
            </w:r>
            <w:r>
              <w:rPr>
                <w:sz w:val="12"/>
              </w:rPr>
              <w:t>impoverished</w:t>
            </w:r>
            <w:r>
              <w:rPr>
                <w:spacing w:val="16"/>
                <w:sz w:val="12"/>
              </w:rPr>
              <w:t xml:space="preserve"> </w:t>
            </w:r>
            <w:r>
              <w:rPr>
                <w:spacing w:val="-4"/>
                <w:sz w:val="12"/>
              </w:rPr>
              <w:t>roof</w:t>
            </w:r>
            <w:r>
              <w:rPr>
                <w:rFonts w:ascii="Times New Roman"/>
                <w:sz w:val="12"/>
              </w:rPr>
              <w:tab/>
            </w:r>
            <w:r>
              <w:rPr>
                <w:spacing w:val="-4"/>
                <w:sz w:val="12"/>
              </w:rPr>
              <w:t>0.63</w:t>
            </w:r>
          </w:p>
        </w:tc>
        <w:tc>
          <w:tcPr>
            <w:tcW w:w="680" w:type="dxa"/>
          </w:tcPr>
          <w:p w14:paraId="0B7EB915" w14:textId="77777777" w:rsidR="00D62403" w:rsidRDefault="00D62403">
            <w:pPr>
              <w:pStyle w:val="TableParagraph"/>
              <w:spacing w:line="123" w:lineRule="exact"/>
              <w:ind w:left="54"/>
              <w:rPr>
                <w:sz w:val="12"/>
              </w:rPr>
            </w:pPr>
            <w:r>
              <w:rPr>
                <w:spacing w:val="-4"/>
                <w:sz w:val="12"/>
              </w:rPr>
              <w:t>0.68</w:t>
            </w:r>
          </w:p>
        </w:tc>
        <w:tc>
          <w:tcPr>
            <w:tcW w:w="660" w:type="dxa"/>
          </w:tcPr>
          <w:p w14:paraId="178F245C" w14:textId="77777777" w:rsidR="00D62403" w:rsidRDefault="00D62403">
            <w:pPr>
              <w:pStyle w:val="TableParagraph"/>
              <w:spacing w:line="123" w:lineRule="exact"/>
              <w:ind w:left="28" w:right="51"/>
              <w:rPr>
                <w:sz w:val="12"/>
              </w:rPr>
            </w:pPr>
            <w:r>
              <w:rPr>
                <w:spacing w:val="-4"/>
                <w:sz w:val="12"/>
              </w:rPr>
              <w:t>0.05</w:t>
            </w:r>
          </w:p>
        </w:tc>
        <w:tc>
          <w:tcPr>
            <w:tcW w:w="706" w:type="dxa"/>
          </w:tcPr>
          <w:p w14:paraId="6972AD12" w14:textId="77777777" w:rsidR="00D62403" w:rsidRDefault="00D62403">
            <w:pPr>
              <w:pStyle w:val="TableParagraph"/>
              <w:spacing w:line="123" w:lineRule="exact"/>
              <w:ind w:left="33" w:right="55"/>
              <w:rPr>
                <w:sz w:val="12"/>
              </w:rPr>
            </w:pPr>
            <w:r>
              <w:rPr>
                <w:spacing w:val="-4"/>
                <w:sz w:val="12"/>
              </w:rPr>
              <w:t>0.86</w:t>
            </w:r>
          </w:p>
        </w:tc>
        <w:tc>
          <w:tcPr>
            <w:tcW w:w="679" w:type="dxa"/>
          </w:tcPr>
          <w:p w14:paraId="6F666899" w14:textId="77777777" w:rsidR="00D62403" w:rsidRDefault="00D62403">
            <w:pPr>
              <w:pStyle w:val="TableParagraph"/>
              <w:spacing w:line="123" w:lineRule="exact"/>
              <w:ind w:left="64" w:right="8"/>
              <w:rPr>
                <w:sz w:val="12"/>
              </w:rPr>
            </w:pPr>
            <w:r>
              <w:rPr>
                <w:spacing w:val="-4"/>
                <w:sz w:val="12"/>
              </w:rPr>
              <w:t>0.86</w:t>
            </w:r>
          </w:p>
        </w:tc>
        <w:tc>
          <w:tcPr>
            <w:tcW w:w="588" w:type="dxa"/>
          </w:tcPr>
          <w:p w14:paraId="46C7A659" w14:textId="77777777" w:rsidR="00D62403" w:rsidRDefault="00D62403">
            <w:pPr>
              <w:pStyle w:val="TableParagraph"/>
              <w:spacing w:line="123" w:lineRule="exact"/>
              <w:ind w:left="1" w:right="20"/>
              <w:rPr>
                <w:sz w:val="12"/>
              </w:rPr>
            </w:pPr>
            <w:r>
              <w:rPr>
                <w:spacing w:val="-4"/>
                <w:sz w:val="12"/>
              </w:rPr>
              <w:t>0.00</w:t>
            </w:r>
          </w:p>
        </w:tc>
        <w:tc>
          <w:tcPr>
            <w:tcW w:w="705" w:type="dxa"/>
          </w:tcPr>
          <w:p w14:paraId="74458C68" w14:textId="77777777" w:rsidR="00D62403" w:rsidRDefault="00D62403">
            <w:pPr>
              <w:pStyle w:val="TableParagraph"/>
              <w:spacing w:line="123" w:lineRule="exact"/>
              <w:ind w:left="2" w:right="18"/>
              <w:rPr>
                <w:sz w:val="12"/>
              </w:rPr>
            </w:pPr>
            <w:r>
              <w:rPr>
                <w:spacing w:val="-4"/>
                <w:sz w:val="12"/>
              </w:rPr>
              <w:t>0.73</w:t>
            </w:r>
          </w:p>
        </w:tc>
        <w:tc>
          <w:tcPr>
            <w:tcW w:w="679" w:type="dxa"/>
          </w:tcPr>
          <w:p w14:paraId="2B285716" w14:textId="77777777" w:rsidR="00D62403" w:rsidRDefault="00D62403">
            <w:pPr>
              <w:pStyle w:val="TableParagraph"/>
              <w:spacing w:line="123" w:lineRule="exact"/>
              <w:ind w:left="64" w:right="1"/>
              <w:rPr>
                <w:sz w:val="12"/>
              </w:rPr>
            </w:pPr>
            <w:r>
              <w:rPr>
                <w:spacing w:val="-4"/>
                <w:sz w:val="12"/>
              </w:rPr>
              <w:t>0.82</w:t>
            </w:r>
          </w:p>
        </w:tc>
        <w:tc>
          <w:tcPr>
            <w:tcW w:w="670" w:type="dxa"/>
          </w:tcPr>
          <w:p w14:paraId="45A1B0A6" w14:textId="77777777" w:rsidR="00D62403" w:rsidRDefault="00D62403">
            <w:pPr>
              <w:pStyle w:val="TableParagraph"/>
              <w:spacing w:line="123" w:lineRule="exact"/>
              <w:ind w:left="39" w:right="1"/>
              <w:rPr>
                <w:sz w:val="12"/>
              </w:rPr>
            </w:pPr>
            <w:r>
              <w:rPr>
                <w:spacing w:val="-2"/>
                <w:sz w:val="12"/>
              </w:rPr>
              <w:t>0.09**</w:t>
            </w:r>
          </w:p>
        </w:tc>
      </w:tr>
      <w:tr w:rsidR="00D62403" w14:paraId="23AABAD4" w14:textId="77777777">
        <w:trPr>
          <w:trHeight w:val="143"/>
        </w:trPr>
        <w:tc>
          <w:tcPr>
            <w:tcW w:w="3987" w:type="dxa"/>
          </w:tcPr>
          <w:p w14:paraId="69B3DCBA" w14:textId="77777777" w:rsidR="00D62403" w:rsidRDefault="00D62403">
            <w:pPr>
              <w:pStyle w:val="TableParagraph"/>
              <w:spacing w:line="123" w:lineRule="exact"/>
              <w:ind w:right="200"/>
              <w:jc w:val="right"/>
              <w:rPr>
                <w:sz w:val="12"/>
              </w:rPr>
            </w:pPr>
            <w:r>
              <w:rPr>
                <w:spacing w:val="-2"/>
                <w:sz w:val="12"/>
              </w:rPr>
              <w:t>(0.48)</w:t>
            </w:r>
          </w:p>
        </w:tc>
        <w:tc>
          <w:tcPr>
            <w:tcW w:w="680" w:type="dxa"/>
          </w:tcPr>
          <w:p w14:paraId="3427BBF7" w14:textId="77777777" w:rsidR="00D62403" w:rsidRDefault="00D62403">
            <w:pPr>
              <w:pStyle w:val="TableParagraph"/>
              <w:spacing w:line="123" w:lineRule="exact"/>
              <w:ind w:left="54" w:right="1"/>
              <w:rPr>
                <w:sz w:val="12"/>
              </w:rPr>
            </w:pPr>
            <w:r>
              <w:rPr>
                <w:spacing w:val="-2"/>
                <w:sz w:val="12"/>
              </w:rPr>
              <w:t>(0.47)</w:t>
            </w:r>
          </w:p>
        </w:tc>
        <w:tc>
          <w:tcPr>
            <w:tcW w:w="660" w:type="dxa"/>
          </w:tcPr>
          <w:p w14:paraId="7362B7E3" w14:textId="77777777" w:rsidR="00D62403" w:rsidRDefault="00D62403">
            <w:pPr>
              <w:pStyle w:val="TableParagraph"/>
              <w:spacing w:line="123" w:lineRule="exact"/>
              <w:ind w:left="28" w:right="52"/>
              <w:rPr>
                <w:sz w:val="12"/>
              </w:rPr>
            </w:pPr>
            <w:r>
              <w:rPr>
                <w:spacing w:val="-2"/>
                <w:sz w:val="12"/>
              </w:rPr>
              <w:t>(0.34)</w:t>
            </w:r>
          </w:p>
        </w:tc>
        <w:tc>
          <w:tcPr>
            <w:tcW w:w="706" w:type="dxa"/>
          </w:tcPr>
          <w:p w14:paraId="2D357268" w14:textId="77777777" w:rsidR="00D62403" w:rsidRDefault="00D62403">
            <w:pPr>
              <w:pStyle w:val="TableParagraph"/>
              <w:spacing w:line="123" w:lineRule="exact"/>
              <w:ind w:left="33" w:right="56"/>
              <w:rPr>
                <w:sz w:val="12"/>
              </w:rPr>
            </w:pPr>
            <w:r>
              <w:rPr>
                <w:spacing w:val="-2"/>
                <w:sz w:val="12"/>
              </w:rPr>
              <w:t>(0.35)</w:t>
            </w:r>
          </w:p>
        </w:tc>
        <w:tc>
          <w:tcPr>
            <w:tcW w:w="679" w:type="dxa"/>
          </w:tcPr>
          <w:p w14:paraId="7672CBD5" w14:textId="77777777" w:rsidR="00D62403" w:rsidRDefault="00D62403">
            <w:pPr>
              <w:pStyle w:val="TableParagraph"/>
              <w:spacing w:line="123" w:lineRule="exact"/>
              <w:ind w:left="64" w:right="8"/>
              <w:rPr>
                <w:sz w:val="12"/>
              </w:rPr>
            </w:pPr>
            <w:r>
              <w:rPr>
                <w:spacing w:val="-2"/>
                <w:sz w:val="12"/>
              </w:rPr>
              <w:t>(0.35)</w:t>
            </w:r>
          </w:p>
        </w:tc>
        <w:tc>
          <w:tcPr>
            <w:tcW w:w="588" w:type="dxa"/>
          </w:tcPr>
          <w:p w14:paraId="2D02923B" w14:textId="77777777" w:rsidR="00D62403" w:rsidRDefault="00D62403">
            <w:pPr>
              <w:pStyle w:val="TableParagraph"/>
              <w:spacing w:line="123" w:lineRule="exact"/>
              <w:ind w:right="20"/>
              <w:rPr>
                <w:sz w:val="12"/>
              </w:rPr>
            </w:pPr>
            <w:r>
              <w:rPr>
                <w:spacing w:val="-2"/>
                <w:sz w:val="12"/>
              </w:rPr>
              <w:t>(0.99)</w:t>
            </w:r>
          </w:p>
        </w:tc>
        <w:tc>
          <w:tcPr>
            <w:tcW w:w="705" w:type="dxa"/>
          </w:tcPr>
          <w:p w14:paraId="56B0B1FB" w14:textId="77777777" w:rsidR="00D62403" w:rsidRDefault="00D62403">
            <w:pPr>
              <w:pStyle w:val="TableParagraph"/>
              <w:spacing w:line="123" w:lineRule="exact"/>
              <w:ind w:left="1" w:right="18"/>
              <w:rPr>
                <w:sz w:val="12"/>
              </w:rPr>
            </w:pPr>
            <w:r>
              <w:rPr>
                <w:spacing w:val="-2"/>
                <w:sz w:val="12"/>
              </w:rPr>
              <w:t>(0.45)</w:t>
            </w:r>
          </w:p>
        </w:tc>
        <w:tc>
          <w:tcPr>
            <w:tcW w:w="679" w:type="dxa"/>
          </w:tcPr>
          <w:p w14:paraId="53A8CE23" w14:textId="77777777" w:rsidR="00D62403" w:rsidRDefault="00D62403">
            <w:pPr>
              <w:pStyle w:val="TableParagraph"/>
              <w:spacing w:line="123" w:lineRule="exact"/>
              <w:ind w:left="64" w:right="2"/>
              <w:rPr>
                <w:sz w:val="12"/>
              </w:rPr>
            </w:pPr>
            <w:r>
              <w:rPr>
                <w:spacing w:val="-2"/>
                <w:sz w:val="12"/>
              </w:rPr>
              <w:t>(0.38)</w:t>
            </w:r>
          </w:p>
        </w:tc>
        <w:tc>
          <w:tcPr>
            <w:tcW w:w="670" w:type="dxa"/>
          </w:tcPr>
          <w:p w14:paraId="0DF8FA65" w14:textId="77777777" w:rsidR="00D62403" w:rsidRDefault="00D62403">
            <w:pPr>
              <w:pStyle w:val="TableParagraph"/>
              <w:spacing w:line="123" w:lineRule="exact"/>
              <w:ind w:left="39" w:right="2"/>
              <w:rPr>
                <w:sz w:val="12"/>
              </w:rPr>
            </w:pPr>
            <w:r>
              <w:rPr>
                <w:spacing w:val="-2"/>
                <w:sz w:val="12"/>
              </w:rPr>
              <w:t>(0.00)</w:t>
            </w:r>
          </w:p>
        </w:tc>
      </w:tr>
      <w:tr w:rsidR="00D62403" w14:paraId="39605F3E" w14:textId="77777777">
        <w:trPr>
          <w:trHeight w:val="143"/>
        </w:trPr>
        <w:tc>
          <w:tcPr>
            <w:tcW w:w="3987" w:type="dxa"/>
          </w:tcPr>
          <w:p w14:paraId="67CE0B17" w14:textId="77777777" w:rsidR="00D62403" w:rsidRDefault="00D62403">
            <w:pPr>
              <w:pStyle w:val="TableParagraph"/>
              <w:tabs>
                <w:tab w:val="right" w:pos="3734"/>
              </w:tabs>
              <w:spacing w:line="123" w:lineRule="exact"/>
              <w:ind w:left="90"/>
              <w:jc w:val="left"/>
              <w:rPr>
                <w:sz w:val="12"/>
              </w:rPr>
            </w:pPr>
            <w:r>
              <w:rPr>
                <w:sz w:val="12"/>
              </w:rPr>
              <w:t>Household</w:t>
            </w:r>
            <w:r>
              <w:rPr>
                <w:spacing w:val="16"/>
                <w:sz w:val="12"/>
              </w:rPr>
              <w:t xml:space="preserve"> </w:t>
            </w:r>
            <w:r>
              <w:rPr>
                <w:sz w:val="12"/>
              </w:rPr>
              <w:t>has</w:t>
            </w:r>
            <w:r>
              <w:rPr>
                <w:spacing w:val="16"/>
                <w:sz w:val="12"/>
              </w:rPr>
              <w:t xml:space="preserve"> </w:t>
            </w:r>
            <w:r>
              <w:rPr>
                <w:sz w:val="12"/>
              </w:rPr>
              <w:t>impoverished</w:t>
            </w:r>
            <w:r>
              <w:rPr>
                <w:spacing w:val="16"/>
                <w:sz w:val="12"/>
              </w:rPr>
              <w:t xml:space="preserve"> </w:t>
            </w:r>
            <w:r>
              <w:rPr>
                <w:spacing w:val="-2"/>
                <w:sz w:val="12"/>
              </w:rPr>
              <w:t>floor</w:t>
            </w:r>
            <w:r>
              <w:rPr>
                <w:rFonts w:ascii="Times New Roman"/>
                <w:sz w:val="12"/>
              </w:rPr>
              <w:tab/>
            </w:r>
            <w:r>
              <w:rPr>
                <w:spacing w:val="-4"/>
                <w:sz w:val="12"/>
              </w:rPr>
              <w:t>0.92</w:t>
            </w:r>
          </w:p>
        </w:tc>
        <w:tc>
          <w:tcPr>
            <w:tcW w:w="680" w:type="dxa"/>
          </w:tcPr>
          <w:p w14:paraId="668C5469" w14:textId="77777777" w:rsidR="00D62403" w:rsidRDefault="00D62403">
            <w:pPr>
              <w:pStyle w:val="TableParagraph"/>
              <w:spacing w:line="123" w:lineRule="exact"/>
              <w:ind w:left="54"/>
              <w:rPr>
                <w:sz w:val="12"/>
              </w:rPr>
            </w:pPr>
            <w:r>
              <w:rPr>
                <w:spacing w:val="-4"/>
                <w:sz w:val="12"/>
              </w:rPr>
              <w:t>0.90</w:t>
            </w:r>
          </w:p>
        </w:tc>
        <w:tc>
          <w:tcPr>
            <w:tcW w:w="660" w:type="dxa"/>
          </w:tcPr>
          <w:p w14:paraId="308F1EEE" w14:textId="77777777" w:rsidR="00D62403" w:rsidRDefault="00D62403">
            <w:pPr>
              <w:pStyle w:val="TableParagraph"/>
              <w:spacing w:line="123" w:lineRule="exact"/>
              <w:ind w:left="28" w:right="51"/>
              <w:rPr>
                <w:sz w:val="12"/>
              </w:rPr>
            </w:pPr>
            <w:r>
              <w:rPr>
                <w:w w:val="90"/>
                <w:sz w:val="12"/>
              </w:rPr>
              <w:t>-</w:t>
            </w:r>
            <w:r>
              <w:rPr>
                <w:spacing w:val="-4"/>
                <w:sz w:val="12"/>
              </w:rPr>
              <w:t>0.02</w:t>
            </w:r>
          </w:p>
        </w:tc>
        <w:tc>
          <w:tcPr>
            <w:tcW w:w="706" w:type="dxa"/>
          </w:tcPr>
          <w:p w14:paraId="7DA261AE" w14:textId="77777777" w:rsidR="00D62403" w:rsidRDefault="00D62403">
            <w:pPr>
              <w:pStyle w:val="TableParagraph"/>
              <w:spacing w:line="123" w:lineRule="exact"/>
              <w:ind w:left="33" w:right="55"/>
              <w:rPr>
                <w:sz w:val="12"/>
              </w:rPr>
            </w:pPr>
            <w:r>
              <w:rPr>
                <w:spacing w:val="-4"/>
                <w:sz w:val="12"/>
              </w:rPr>
              <w:t>0.97</w:t>
            </w:r>
          </w:p>
        </w:tc>
        <w:tc>
          <w:tcPr>
            <w:tcW w:w="679" w:type="dxa"/>
          </w:tcPr>
          <w:p w14:paraId="598A4C84" w14:textId="77777777" w:rsidR="00D62403" w:rsidRDefault="00D62403">
            <w:pPr>
              <w:pStyle w:val="TableParagraph"/>
              <w:spacing w:line="123" w:lineRule="exact"/>
              <w:ind w:left="64" w:right="8"/>
              <w:rPr>
                <w:sz w:val="12"/>
              </w:rPr>
            </w:pPr>
            <w:r>
              <w:rPr>
                <w:spacing w:val="-4"/>
                <w:sz w:val="12"/>
              </w:rPr>
              <w:t>0.96</w:t>
            </w:r>
          </w:p>
        </w:tc>
        <w:tc>
          <w:tcPr>
            <w:tcW w:w="588" w:type="dxa"/>
          </w:tcPr>
          <w:p w14:paraId="29A64AFB" w14:textId="77777777" w:rsidR="00D62403" w:rsidRDefault="00D62403">
            <w:pPr>
              <w:pStyle w:val="TableParagraph"/>
              <w:spacing w:line="123" w:lineRule="exact"/>
              <w:ind w:left="1" w:right="20"/>
              <w:rPr>
                <w:sz w:val="12"/>
              </w:rPr>
            </w:pPr>
            <w:r>
              <w:rPr>
                <w:spacing w:val="-2"/>
                <w:sz w:val="12"/>
              </w:rPr>
              <w:t>-</w:t>
            </w:r>
            <w:r>
              <w:rPr>
                <w:spacing w:val="-4"/>
                <w:sz w:val="12"/>
              </w:rPr>
              <w:t>0.01</w:t>
            </w:r>
          </w:p>
        </w:tc>
        <w:tc>
          <w:tcPr>
            <w:tcW w:w="705" w:type="dxa"/>
          </w:tcPr>
          <w:p w14:paraId="6B974FA7" w14:textId="77777777" w:rsidR="00D62403" w:rsidRDefault="00D62403">
            <w:pPr>
              <w:pStyle w:val="TableParagraph"/>
              <w:spacing w:line="123" w:lineRule="exact"/>
              <w:ind w:left="2" w:right="18"/>
              <w:rPr>
                <w:sz w:val="12"/>
              </w:rPr>
            </w:pPr>
            <w:r>
              <w:rPr>
                <w:spacing w:val="-4"/>
                <w:sz w:val="12"/>
              </w:rPr>
              <w:t>0.94</w:t>
            </w:r>
          </w:p>
        </w:tc>
        <w:tc>
          <w:tcPr>
            <w:tcW w:w="679" w:type="dxa"/>
          </w:tcPr>
          <w:p w14:paraId="26D7BD05" w14:textId="77777777" w:rsidR="00D62403" w:rsidRDefault="00D62403">
            <w:pPr>
              <w:pStyle w:val="TableParagraph"/>
              <w:spacing w:line="123" w:lineRule="exact"/>
              <w:ind w:left="64" w:right="1"/>
              <w:rPr>
                <w:sz w:val="12"/>
              </w:rPr>
            </w:pPr>
            <w:r>
              <w:rPr>
                <w:spacing w:val="-4"/>
                <w:sz w:val="12"/>
              </w:rPr>
              <w:t>0.95</w:t>
            </w:r>
          </w:p>
        </w:tc>
        <w:tc>
          <w:tcPr>
            <w:tcW w:w="670" w:type="dxa"/>
          </w:tcPr>
          <w:p w14:paraId="3D7B2C54" w14:textId="77777777" w:rsidR="00D62403" w:rsidRDefault="00D62403">
            <w:pPr>
              <w:pStyle w:val="TableParagraph"/>
              <w:spacing w:line="123" w:lineRule="exact"/>
              <w:ind w:left="39"/>
              <w:rPr>
                <w:sz w:val="12"/>
              </w:rPr>
            </w:pPr>
            <w:r>
              <w:rPr>
                <w:spacing w:val="-4"/>
                <w:sz w:val="12"/>
              </w:rPr>
              <w:t>0.01</w:t>
            </w:r>
          </w:p>
        </w:tc>
      </w:tr>
      <w:tr w:rsidR="00D62403" w14:paraId="09991C75" w14:textId="77777777">
        <w:trPr>
          <w:trHeight w:val="146"/>
        </w:trPr>
        <w:tc>
          <w:tcPr>
            <w:tcW w:w="3987" w:type="dxa"/>
          </w:tcPr>
          <w:p w14:paraId="4132A75D" w14:textId="77777777" w:rsidR="00D62403" w:rsidRDefault="00D62403">
            <w:pPr>
              <w:pStyle w:val="TableParagraph"/>
              <w:spacing w:line="126" w:lineRule="exact"/>
              <w:ind w:right="200"/>
              <w:jc w:val="right"/>
              <w:rPr>
                <w:sz w:val="12"/>
              </w:rPr>
            </w:pPr>
            <w:r>
              <w:rPr>
                <w:spacing w:val="-2"/>
                <w:sz w:val="12"/>
              </w:rPr>
              <w:t>(0.28)</w:t>
            </w:r>
          </w:p>
        </w:tc>
        <w:tc>
          <w:tcPr>
            <w:tcW w:w="680" w:type="dxa"/>
          </w:tcPr>
          <w:p w14:paraId="4F4B6C75" w14:textId="77777777" w:rsidR="00D62403" w:rsidRDefault="00D62403">
            <w:pPr>
              <w:pStyle w:val="TableParagraph"/>
              <w:spacing w:line="126" w:lineRule="exact"/>
              <w:ind w:left="54" w:right="1"/>
              <w:rPr>
                <w:sz w:val="12"/>
              </w:rPr>
            </w:pPr>
            <w:r>
              <w:rPr>
                <w:spacing w:val="-2"/>
                <w:sz w:val="12"/>
              </w:rPr>
              <w:t>(0.30)</w:t>
            </w:r>
          </w:p>
        </w:tc>
        <w:tc>
          <w:tcPr>
            <w:tcW w:w="660" w:type="dxa"/>
          </w:tcPr>
          <w:p w14:paraId="1B8C9DE5" w14:textId="77777777" w:rsidR="00D62403" w:rsidRDefault="00D62403">
            <w:pPr>
              <w:pStyle w:val="TableParagraph"/>
              <w:spacing w:line="126" w:lineRule="exact"/>
              <w:ind w:left="28" w:right="52"/>
              <w:rPr>
                <w:sz w:val="12"/>
              </w:rPr>
            </w:pPr>
            <w:r>
              <w:rPr>
                <w:spacing w:val="-2"/>
                <w:sz w:val="12"/>
              </w:rPr>
              <w:t>(0.62)</w:t>
            </w:r>
          </w:p>
        </w:tc>
        <w:tc>
          <w:tcPr>
            <w:tcW w:w="706" w:type="dxa"/>
          </w:tcPr>
          <w:p w14:paraId="7C92286A" w14:textId="77777777" w:rsidR="00D62403" w:rsidRDefault="00D62403">
            <w:pPr>
              <w:pStyle w:val="TableParagraph"/>
              <w:spacing w:line="126" w:lineRule="exact"/>
              <w:ind w:left="33" w:right="56"/>
              <w:rPr>
                <w:sz w:val="12"/>
              </w:rPr>
            </w:pPr>
            <w:r>
              <w:rPr>
                <w:spacing w:val="-2"/>
                <w:w w:val="105"/>
                <w:sz w:val="12"/>
              </w:rPr>
              <w:t>(0.16)</w:t>
            </w:r>
          </w:p>
        </w:tc>
        <w:tc>
          <w:tcPr>
            <w:tcW w:w="679" w:type="dxa"/>
          </w:tcPr>
          <w:p w14:paraId="0E255CA1" w14:textId="77777777" w:rsidR="00D62403" w:rsidRDefault="00D62403">
            <w:pPr>
              <w:pStyle w:val="TableParagraph"/>
              <w:spacing w:line="126" w:lineRule="exact"/>
              <w:ind w:left="64" w:right="8"/>
              <w:rPr>
                <w:sz w:val="12"/>
              </w:rPr>
            </w:pPr>
            <w:r>
              <w:rPr>
                <w:spacing w:val="-2"/>
                <w:w w:val="105"/>
                <w:sz w:val="12"/>
              </w:rPr>
              <w:t>(0.19)</w:t>
            </w:r>
          </w:p>
        </w:tc>
        <w:tc>
          <w:tcPr>
            <w:tcW w:w="588" w:type="dxa"/>
          </w:tcPr>
          <w:p w14:paraId="4A5F322D" w14:textId="77777777" w:rsidR="00D62403" w:rsidRDefault="00D62403">
            <w:pPr>
              <w:pStyle w:val="TableParagraph"/>
              <w:spacing w:line="126" w:lineRule="exact"/>
              <w:ind w:right="20"/>
              <w:rPr>
                <w:sz w:val="12"/>
              </w:rPr>
            </w:pPr>
            <w:r>
              <w:rPr>
                <w:spacing w:val="-2"/>
                <w:sz w:val="12"/>
              </w:rPr>
              <w:t>(0.42)</w:t>
            </w:r>
          </w:p>
        </w:tc>
        <w:tc>
          <w:tcPr>
            <w:tcW w:w="705" w:type="dxa"/>
          </w:tcPr>
          <w:p w14:paraId="4114D033" w14:textId="77777777" w:rsidR="00D62403" w:rsidRDefault="00D62403">
            <w:pPr>
              <w:pStyle w:val="TableParagraph"/>
              <w:spacing w:line="126" w:lineRule="exact"/>
              <w:ind w:left="1" w:right="18"/>
              <w:rPr>
                <w:sz w:val="12"/>
              </w:rPr>
            </w:pPr>
            <w:r>
              <w:rPr>
                <w:spacing w:val="-2"/>
                <w:sz w:val="12"/>
              </w:rPr>
              <w:t>(0.23)</w:t>
            </w:r>
          </w:p>
        </w:tc>
        <w:tc>
          <w:tcPr>
            <w:tcW w:w="679" w:type="dxa"/>
          </w:tcPr>
          <w:p w14:paraId="568404ED" w14:textId="77777777" w:rsidR="00D62403" w:rsidRDefault="00D62403">
            <w:pPr>
              <w:pStyle w:val="TableParagraph"/>
              <w:spacing w:line="126" w:lineRule="exact"/>
              <w:ind w:left="64" w:right="2"/>
              <w:rPr>
                <w:sz w:val="12"/>
              </w:rPr>
            </w:pPr>
            <w:r>
              <w:rPr>
                <w:spacing w:val="-2"/>
                <w:sz w:val="12"/>
              </w:rPr>
              <w:t>(0.22)</w:t>
            </w:r>
          </w:p>
        </w:tc>
        <w:tc>
          <w:tcPr>
            <w:tcW w:w="670" w:type="dxa"/>
          </w:tcPr>
          <w:p w14:paraId="21BDCE1E" w14:textId="77777777" w:rsidR="00D62403" w:rsidRDefault="00D62403">
            <w:pPr>
              <w:pStyle w:val="TableParagraph"/>
              <w:spacing w:line="126" w:lineRule="exact"/>
              <w:ind w:left="39" w:right="2"/>
              <w:rPr>
                <w:sz w:val="12"/>
              </w:rPr>
            </w:pPr>
            <w:r>
              <w:rPr>
                <w:spacing w:val="-2"/>
                <w:sz w:val="12"/>
              </w:rPr>
              <w:t>(0.66)</w:t>
            </w:r>
          </w:p>
        </w:tc>
      </w:tr>
      <w:tr w:rsidR="00D62403" w14:paraId="0120AAEA" w14:textId="77777777">
        <w:trPr>
          <w:trHeight w:val="174"/>
        </w:trPr>
        <w:tc>
          <w:tcPr>
            <w:tcW w:w="3987" w:type="dxa"/>
            <w:tcBorders>
              <w:bottom w:val="double" w:sz="4" w:space="0" w:color="000000"/>
            </w:tcBorders>
          </w:tcPr>
          <w:p w14:paraId="51E579E3" w14:textId="77777777" w:rsidR="00D62403" w:rsidRDefault="00D62403">
            <w:pPr>
              <w:pStyle w:val="TableParagraph"/>
              <w:tabs>
                <w:tab w:val="right" w:pos="3716"/>
              </w:tabs>
              <w:spacing w:line="136" w:lineRule="exact"/>
              <w:ind w:left="90"/>
              <w:jc w:val="left"/>
              <w:rPr>
                <w:sz w:val="12"/>
              </w:rPr>
            </w:pPr>
            <w:r>
              <w:rPr>
                <w:noProof/>
              </w:rPr>
              <mc:AlternateContent>
                <mc:Choice Requires="wpg">
                  <w:drawing>
                    <wp:anchor distT="0" distB="0" distL="0" distR="0" simplePos="0" relativeHeight="251658251" behindDoc="1" locked="0" layoutInCell="1" allowOverlap="1" wp14:anchorId="6A3ED36E" wp14:editId="074206FE">
                      <wp:simplePos x="0" y="0"/>
                      <wp:positionH relativeFrom="column">
                        <wp:posOffset>0</wp:posOffset>
                      </wp:positionH>
                      <wp:positionV relativeFrom="paragraph">
                        <wp:posOffset>2017</wp:posOffset>
                      </wp:positionV>
                      <wp:extent cx="5944235" cy="4445"/>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4445"/>
                                <a:chOff x="0" y="0"/>
                                <a:chExt cx="5944235" cy="4445"/>
                              </a:xfrm>
                            </wpg:grpSpPr>
                            <wps:wsp>
                              <wps:cNvPr id="55" name="Graphic 55"/>
                              <wps:cNvSpPr/>
                              <wps:spPr>
                                <a:xfrm>
                                  <a:off x="0" y="1913"/>
                                  <a:ext cx="5944235" cy="1270"/>
                                </a:xfrm>
                                <a:custGeom>
                                  <a:avLst/>
                                  <a:gdLst/>
                                  <a:ahLst/>
                                  <a:cxnLst/>
                                  <a:rect l="l" t="t" r="r" b="b"/>
                                  <a:pathLst>
                                    <a:path w="5944235">
                                      <a:moveTo>
                                        <a:pt x="0" y="0"/>
                                      </a:moveTo>
                                      <a:lnTo>
                                        <a:pt x="5943732" y="0"/>
                                      </a:lnTo>
                                    </a:path>
                                  </a:pathLst>
                                </a:custGeom>
                                <a:ln w="3827">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50480767" id="Group 54" o:spid="_x0000_s1026" style="position:absolute;margin-left:0;margin-top:.15pt;width:468.05pt;height:.35pt;z-index:-251643904;mso-wrap-distance-left:0;mso-wrap-distance-right:0" coordsize="5944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">
                      <v:shape id="Graphic 55" o:spid="_x0000_s1027" style="position:absolute;top:19;width:59442;height:12;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" path="m,l5943732,e" filled="f" strokeweight=".1063mm">
                        <v:path arrowok="t"/>
                      </v:shape>
                    </v:group>
                  </w:pict>
                </mc:Fallback>
              </mc:AlternateContent>
            </w:r>
            <w:r>
              <w:rPr>
                <w:spacing w:val="-2"/>
                <w:sz w:val="12"/>
              </w:rPr>
              <w:t>Observations</w:t>
            </w:r>
            <w:r>
              <w:rPr>
                <w:rFonts w:ascii="Times New Roman"/>
                <w:sz w:val="12"/>
              </w:rPr>
              <w:tab/>
            </w:r>
            <w:r>
              <w:rPr>
                <w:spacing w:val="-5"/>
                <w:sz w:val="12"/>
              </w:rPr>
              <w:t>157</w:t>
            </w:r>
          </w:p>
        </w:tc>
        <w:tc>
          <w:tcPr>
            <w:tcW w:w="680" w:type="dxa"/>
            <w:tcBorders>
              <w:bottom w:val="double" w:sz="4" w:space="0" w:color="000000"/>
            </w:tcBorders>
          </w:tcPr>
          <w:p w14:paraId="6B81DAF2" w14:textId="77777777" w:rsidR="00D62403" w:rsidRDefault="00D62403">
            <w:pPr>
              <w:pStyle w:val="TableParagraph"/>
              <w:spacing w:line="136" w:lineRule="exact"/>
              <w:ind w:left="54" w:right="1"/>
              <w:rPr>
                <w:sz w:val="12"/>
              </w:rPr>
            </w:pPr>
            <w:r>
              <w:rPr>
                <w:spacing w:val="-5"/>
                <w:w w:val="115"/>
                <w:sz w:val="12"/>
              </w:rPr>
              <w:t>151</w:t>
            </w:r>
          </w:p>
        </w:tc>
        <w:tc>
          <w:tcPr>
            <w:tcW w:w="660" w:type="dxa"/>
            <w:tcBorders>
              <w:bottom w:val="double" w:sz="4" w:space="0" w:color="000000"/>
            </w:tcBorders>
          </w:tcPr>
          <w:p w14:paraId="6FB95BD0" w14:textId="77777777" w:rsidR="00D62403" w:rsidRDefault="00D62403">
            <w:pPr>
              <w:pStyle w:val="TableParagraph"/>
              <w:spacing w:line="136" w:lineRule="exact"/>
              <w:ind w:left="28" w:right="52"/>
              <w:rPr>
                <w:sz w:val="12"/>
              </w:rPr>
            </w:pPr>
            <w:r>
              <w:rPr>
                <w:spacing w:val="-5"/>
                <w:sz w:val="12"/>
              </w:rPr>
              <w:t>308</w:t>
            </w:r>
          </w:p>
        </w:tc>
        <w:tc>
          <w:tcPr>
            <w:tcW w:w="706" w:type="dxa"/>
            <w:tcBorders>
              <w:bottom w:val="double" w:sz="4" w:space="0" w:color="000000"/>
            </w:tcBorders>
          </w:tcPr>
          <w:p w14:paraId="35043BF7" w14:textId="77777777" w:rsidR="00D62403" w:rsidRDefault="00D62403">
            <w:pPr>
              <w:pStyle w:val="TableParagraph"/>
              <w:spacing w:line="136" w:lineRule="exact"/>
              <w:ind w:left="33" w:right="58"/>
              <w:rPr>
                <w:sz w:val="12"/>
              </w:rPr>
            </w:pPr>
            <w:r>
              <w:rPr>
                <w:spacing w:val="-5"/>
                <w:w w:val="110"/>
                <w:sz w:val="12"/>
              </w:rPr>
              <w:t>119</w:t>
            </w:r>
          </w:p>
        </w:tc>
        <w:tc>
          <w:tcPr>
            <w:tcW w:w="679" w:type="dxa"/>
            <w:tcBorders>
              <w:bottom w:val="double" w:sz="4" w:space="0" w:color="000000"/>
            </w:tcBorders>
          </w:tcPr>
          <w:p w14:paraId="7E7D40E1" w14:textId="77777777" w:rsidR="00D62403" w:rsidRDefault="00D62403">
            <w:pPr>
              <w:pStyle w:val="TableParagraph"/>
              <w:spacing w:line="136" w:lineRule="exact"/>
              <w:ind w:left="64" w:right="9"/>
              <w:rPr>
                <w:sz w:val="12"/>
              </w:rPr>
            </w:pPr>
            <w:r>
              <w:rPr>
                <w:spacing w:val="-5"/>
                <w:sz w:val="12"/>
              </w:rPr>
              <w:t>596</w:t>
            </w:r>
          </w:p>
        </w:tc>
        <w:tc>
          <w:tcPr>
            <w:tcW w:w="588" w:type="dxa"/>
            <w:tcBorders>
              <w:bottom w:val="double" w:sz="4" w:space="0" w:color="000000"/>
            </w:tcBorders>
          </w:tcPr>
          <w:p w14:paraId="262EE2E3" w14:textId="77777777" w:rsidR="00D62403" w:rsidRDefault="00D62403">
            <w:pPr>
              <w:pStyle w:val="TableParagraph"/>
              <w:spacing w:line="136" w:lineRule="exact"/>
              <w:ind w:right="20"/>
              <w:rPr>
                <w:sz w:val="12"/>
              </w:rPr>
            </w:pPr>
            <w:r>
              <w:rPr>
                <w:spacing w:val="-5"/>
                <w:w w:val="110"/>
                <w:sz w:val="12"/>
              </w:rPr>
              <w:t>715</w:t>
            </w:r>
          </w:p>
        </w:tc>
        <w:tc>
          <w:tcPr>
            <w:tcW w:w="705" w:type="dxa"/>
            <w:tcBorders>
              <w:bottom w:val="double" w:sz="4" w:space="0" w:color="000000"/>
            </w:tcBorders>
          </w:tcPr>
          <w:p w14:paraId="6FC2EEB6" w14:textId="77777777" w:rsidR="00D62403" w:rsidRDefault="00D62403">
            <w:pPr>
              <w:pStyle w:val="TableParagraph"/>
              <w:spacing w:line="136" w:lineRule="exact"/>
              <w:ind w:right="18"/>
              <w:rPr>
                <w:sz w:val="12"/>
              </w:rPr>
            </w:pPr>
            <w:r>
              <w:rPr>
                <w:spacing w:val="-5"/>
                <w:sz w:val="12"/>
              </w:rPr>
              <w:t>276</w:t>
            </w:r>
          </w:p>
        </w:tc>
        <w:tc>
          <w:tcPr>
            <w:tcW w:w="679" w:type="dxa"/>
            <w:tcBorders>
              <w:bottom w:val="double" w:sz="4" w:space="0" w:color="000000"/>
            </w:tcBorders>
          </w:tcPr>
          <w:p w14:paraId="244CAA90" w14:textId="77777777" w:rsidR="00D62403" w:rsidRDefault="00D62403">
            <w:pPr>
              <w:pStyle w:val="TableParagraph"/>
              <w:spacing w:line="136" w:lineRule="exact"/>
              <w:ind w:left="64" w:right="2"/>
              <w:rPr>
                <w:sz w:val="12"/>
              </w:rPr>
            </w:pPr>
            <w:r>
              <w:rPr>
                <w:spacing w:val="-5"/>
                <w:sz w:val="12"/>
              </w:rPr>
              <w:t>747</w:t>
            </w:r>
          </w:p>
        </w:tc>
        <w:tc>
          <w:tcPr>
            <w:tcW w:w="670" w:type="dxa"/>
            <w:tcBorders>
              <w:bottom w:val="double" w:sz="4" w:space="0" w:color="000000"/>
            </w:tcBorders>
          </w:tcPr>
          <w:p w14:paraId="2C382643" w14:textId="77777777" w:rsidR="00D62403" w:rsidRDefault="00D62403">
            <w:pPr>
              <w:pStyle w:val="TableParagraph"/>
              <w:spacing w:line="136" w:lineRule="exact"/>
              <w:ind w:left="39" w:right="2"/>
              <w:rPr>
                <w:sz w:val="12"/>
              </w:rPr>
            </w:pPr>
            <w:r>
              <w:rPr>
                <w:spacing w:val="-2"/>
                <w:sz w:val="12"/>
              </w:rPr>
              <w:t>1,023</w:t>
            </w:r>
          </w:p>
        </w:tc>
      </w:tr>
    </w:tbl>
    <w:p w14:paraId="5D498CED" w14:textId="77777777" w:rsidR="00D62403" w:rsidRDefault="00D62403" w:rsidP="00D62403">
      <w:pPr>
        <w:spacing w:before="29"/>
        <w:ind w:left="568"/>
        <w:rPr>
          <w:sz w:val="12"/>
        </w:rPr>
      </w:pPr>
      <w:r>
        <w:rPr>
          <w:w w:val="110"/>
          <w:sz w:val="12"/>
        </w:rPr>
        <w:t>Note:</w:t>
      </w:r>
      <w:r>
        <w:rPr>
          <w:spacing w:val="5"/>
          <w:w w:val="110"/>
          <w:sz w:val="12"/>
        </w:rPr>
        <w:t xml:space="preserve"> </w:t>
      </w:r>
      <w:r>
        <w:rPr>
          <w:w w:val="110"/>
          <w:sz w:val="12"/>
        </w:rPr>
        <w:t>Robust</w:t>
      </w:r>
      <w:r>
        <w:rPr>
          <w:spacing w:val="-4"/>
          <w:w w:val="110"/>
          <w:sz w:val="12"/>
        </w:rPr>
        <w:t xml:space="preserve"> </w:t>
      </w:r>
      <w:r>
        <w:rPr>
          <w:w w:val="110"/>
          <w:sz w:val="12"/>
        </w:rPr>
        <w:t>standard</w:t>
      </w:r>
      <w:r>
        <w:rPr>
          <w:spacing w:val="-4"/>
          <w:w w:val="110"/>
          <w:sz w:val="12"/>
        </w:rPr>
        <w:t xml:space="preserve"> </w:t>
      </w:r>
      <w:r>
        <w:rPr>
          <w:w w:val="110"/>
          <w:sz w:val="12"/>
        </w:rPr>
        <w:t>errors</w:t>
      </w:r>
      <w:r>
        <w:rPr>
          <w:spacing w:val="-4"/>
          <w:w w:val="110"/>
          <w:sz w:val="12"/>
        </w:rPr>
        <w:t xml:space="preserve"> </w:t>
      </w:r>
      <w:r>
        <w:rPr>
          <w:w w:val="110"/>
          <w:sz w:val="12"/>
        </w:rPr>
        <w:t>in</w:t>
      </w:r>
      <w:r>
        <w:rPr>
          <w:spacing w:val="-4"/>
          <w:w w:val="110"/>
          <w:sz w:val="12"/>
        </w:rPr>
        <w:t xml:space="preserve"> </w:t>
      </w:r>
      <w:r>
        <w:rPr>
          <w:w w:val="110"/>
          <w:sz w:val="12"/>
        </w:rPr>
        <w:t>parentheses;</w:t>
      </w:r>
      <w:r>
        <w:rPr>
          <w:spacing w:val="-4"/>
          <w:w w:val="110"/>
          <w:sz w:val="12"/>
        </w:rPr>
        <w:t xml:space="preserve"> </w:t>
      </w:r>
      <w:r>
        <w:rPr>
          <w:w w:val="110"/>
          <w:sz w:val="12"/>
        </w:rPr>
        <w:t>*</w:t>
      </w:r>
      <w:r>
        <w:rPr>
          <w:spacing w:val="-4"/>
          <w:w w:val="110"/>
          <w:sz w:val="12"/>
        </w:rPr>
        <w:t xml:space="preserve"> </w:t>
      </w:r>
      <w:r>
        <w:rPr>
          <w:w w:val="110"/>
          <w:sz w:val="12"/>
        </w:rPr>
        <w:t>p</w:t>
      </w:r>
      <w:r>
        <w:rPr>
          <w:rFonts w:ascii="Calibri"/>
          <w:i/>
          <w:w w:val="110"/>
          <w:sz w:val="12"/>
        </w:rPr>
        <w:t>&lt;</w:t>
      </w:r>
      <w:r>
        <w:rPr>
          <w:w w:val="110"/>
          <w:sz w:val="12"/>
        </w:rPr>
        <w:t>0.1,</w:t>
      </w:r>
      <w:r>
        <w:rPr>
          <w:spacing w:val="-4"/>
          <w:w w:val="110"/>
          <w:sz w:val="12"/>
        </w:rPr>
        <w:t xml:space="preserve"> </w:t>
      </w:r>
      <w:r>
        <w:rPr>
          <w:w w:val="110"/>
          <w:sz w:val="12"/>
        </w:rPr>
        <w:t>**</w:t>
      </w:r>
      <w:r>
        <w:rPr>
          <w:spacing w:val="-4"/>
          <w:w w:val="110"/>
          <w:sz w:val="12"/>
        </w:rPr>
        <w:t xml:space="preserve"> </w:t>
      </w:r>
      <w:r>
        <w:rPr>
          <w:w w:val="110"/>
          <w:sz w:val="12"/>
        </w:rPr>
        <w:t>p</w:t>
      </w:r>
      <w:r>
        <w:rPr>
          <w:rFonts w:ascii="Calibri"/>
          <w:i/>
          <w:w w:val="110"/>
          <w:sz w:val="12"/>
        </w:rPr>
        <w:t>&lt;</w:t>
      </w:r>
      <w:r>
        <w:rPr>
          <w:w w:val="110"/>
          <w:sz w:val="12"/>
        </w:rPr>
        <w:t>0.05,</w:t>
      </w:r>
      <w:r>
        <w:rPr>
          <w:spacing w:val="-4"/>
          <w:w w:val="110"/>
          <w:sz w:val="12"/>
        </w:rPr>
        <w:t xml:space="preserve"> </w:t>
      </w:r>
      <w:r>
        <w:rPr>
          <w:w w:val="110"/>
          <w:sz w:val="12"/>
        </w:rPr>
        <w:t>***</w:t>
      </w:r>
      <w:r>
        <w:rPr>
          <w:spacing w:val="-4"/>
          <w:w w:val="110"/>
          <w:sz w:val="12"/>
        </w:rPr>
        <w:t xml:space="preserve"> </w:t>
      </w:r>
      <w:r>
        <w:rPr>
          <w:spacing w:val="-2"/>
          <w:w w:val="110"/>
          <w:sz w:val="12"/>
        </w:rPr>
        <w:t>p</w:t>
      </w:r>
      <w:r>
        <w:rPr>
          <w:rFonts w:ascii="Calibri"/>
          <w:i/>
          <w:spacing w:val="-2"/>
          <w:w w:val="110"/>
          <w:sz w:val="12"/>
        </w:rPr>
        <w:t>&lt;</w:t>
      </w:r>
      <w:r>
        <w:rPr>
          <w:spacing w:val="-2"/>
          <w:w w:val="110"/>
          <w:sz w:val="12"/>
        </w:rPr>
        <w:t>0.01.</w:t>
      </w:r>
    </w:p>
    <w:p w14:paraId="69B04998" w14:textId="77777777" w:rsidR="00D62403" w:rsidRDefault="00D62403" w:rsidP="00D62403">
      <w:pPr>
        <w:rPr>
          <w:sz w:val="12"/>
        </w:rPr>
        <w:sectPr w:rsidR="00D62403">
          <w:pgSz w:w="12240" w:h="15840"/>
          <w:pgMar w:top="1300" w:right="1020" w:bottom="1080" w:left="900" w:header="0" w:footer="888" w:gutter="0"/>
          <w:cols w:space="720"/>
        </w:sectPr>
      </w:pPr>
    </w:p>
    <w:p w14:paraId="2B044E4C" w14:textId="5DE5144C" w:rsidR="00D62403" w:rsidRPr="008515C5" w:rsidRDefault="00D62403" w:rsidP="00D62403">
      <w:pPr>
        <w:pStyle w:val="Heading3"/>
        <w:numPr>
          <w:ilvl w:val="1"/>
          <w:numId w:val="8"/>
        </w:numPr>
        <w:tabs>
          <w:tab w:val="left" w:pos="1152"/>
        </w:tabs>
        <w:spacing w:before="139"/>
        <w:ind w:hanging="612"/>
        <w:rPr>
          <w:ins w:id="3304" w:author="Mohamed SALEM" w:date="2024-01-16T13:22:00Z"/>
          <w:rPrChange w:id="3305" w:author="Mohamed SALEM" w:date="2024-01-16T13:22:00Z">
            <w:rPr>
              <w:ins w:id="3306" w:author="Mohamed SALEM" w:date="2024-01-16T13:22:00Z"/>
              <w:spacing w:val="7"/>
            </w:rPr>
          </w:rPrChange>
        </w:rPr>
      </w:pPr>
      <w:bookmarkStart w:id="3307" w:name="Balance_text_for_completed_sample"/>
      <w:bookmarkStart w:id="3308" w:name="_bookmark27"/>
      <w:bookmarkEnd w:id="3307"/>
      <w:bookmarkEnd w:id="3308"/>
      <w:del w:id="3309" w:author="Mohamed SALEM" w:date="2024-01-16T13:29:00Z">
        <w:r>
          <w:rPr>
            <w:spacing w:val="-6"/>
          </w:rPr>
          <w:delText>Balance</w:delText>
        </w:r>
        <w:r>
          <w:rPr>
            <w:spacing w:val="7"/>
          </w:rPr>
          <w:delText xml:space="preserve"> </w:delText>
        </w:r>
        <w:r>
          <w:rPr>
            <w:spacing w:val="-6"/>
          </w:rPr>
          <w:delText>test</w:delText>
        </w:r>
        <w:r>
          <w:rPr>
            <w:spacing w:val="7"/>
          </w:rPr>
          <w:delText xml:space="preserve"> </w:delText>
        </w:r>
        <w:r>
          <w:rPr>
            <w:spacing w:val="-6"/>
          </w:rPr>
          <w:delText>for</w:delText>
        </w:r>
        <w:r>
          <w:rPr>
            <w:spacing w:val="7"/>
          </w:rPr>
          <w:delText xml:space="preserve"> </w:delText>
        </w:r>
      </w:del>
      <w:del w:id="3310" w:author="Mohamed SALEM" w:date="2024-01-16T13:22:00Z">
        <w:r w:rsidDel="008515C5">
          <w:rPr>
            <w:spacing w:val="-6"/>
          </w:rPr>
          <w:delText>completed</w:delText>
        </w:r>
        <w:r w:rsidDel="008515C5">
          <w:rPr>
            <w:spacing w:val="8"/>
          </w:rPr>
          <w:delText xml:space="preserve"> </w:delText>
        </w:r>
        <w:r w:rsidDel="008515C5">
          <w:rPr>
            <w:spacing w:val="-6"/>
          </w:rPr>
          <w:delText>sample</w:delText>
        </w:r>
      </w:del>
      <w:ins w:id="3311" w:author="Mohamed SALEM" w:date="2024-01-16T13:29:00Z">
        <w:r w:rsidR="006956EF">
          <w:rPr>
            <w:spacing w:val="-6"/>
          </w:rPr>
          <w:t xml:space="preserve">Quality check on randomization </w:t>
        </w:r>
      </w:ins>
    </w:p>
    <w:p w14:paraId="1F4DD0AC" w14:textId="77777777" w:rsidR="008515C5" w:rsidRDefault="008515C5" w:rsidP="008515C5">
      <w:pPr>
        <w:pStyle w:val="Heading3"/>
        <w:tabs>
          <w:tab w:val="left" w:pos="1152"/>
        </w:tabs>
        <w:spacing w:before="139"/>
        <w:rPr>
          <w:ins w:id="3312" w:author="Mohamed SALEM" w:date="2024-01-16T13:22:00Z"/>
          <w:spacing w:val="7"/>
        </w:rPr>
      </w:pPr>
    </w:p>
    <w:p w14:paraId="058C9BA9" w14:textId="77777777" w:rsidR="008515C5" w:rsidRDefault="008515C5" w:rsidP="008515C5">
      <w:pPr>
        <w:spacing w:before="112"/>
        <w:ind w:left="1329"/>
        <w:rPr>
          <w:ins w:id="3313" w:author="Mohamed SALEM" w:date="2024-01-16T13:22:00Z"/>
          <w:sz w:val="18"/>
        </w:rPr>
      </w:pPr>
      <w:ins w:id="3314" w:author="Mohamed SALEM" w:date="2024-01-16T13:22:00Z">
        <w:r>
          <w:rPr>
            <w:sz w:val="18"/>
          </w:rPr>
          <w:t>Table</w:t>
        </w:r>
        <w:r>
          <w:rPr>
            <w:spacing w:val="15"/>
            <w:sz w:val="18"/>
          </w:rPr>
          <w:t xml:space="preserve"> </w:t>
        </w:r>
        <w:r>
          <w:rPr>
            <w:sz w:val="18"/>
          </w:rPr>
          <w:t>2:</w:t>
        </w:r>
        <w:r>
          <w:rPr>
            <w:spacing w:val="35"/>
            <w:sz w:val="18"/>
          </w:rPr>
          <w:t xml:space="preserve"> </w:t>
        </w:r>
        <w:r>
          <w:rPr>
            <w:sz w:val="18"/>
          </w:rPr>
          <w:t>Balance</w:t>
        </w:r>
        <w:r>
          <w:rPr>
            <w:spacing w:val="16"/>
            <w:sz w:val="18"/>
          </w:rPr>
          <w:t xml:space="preserve"> </w:t>
        </w:r>
        <w:r>
          <w:rPr>
            <w:sz w:val="18"/>
          </w:rPr>
          <w:t>Table</w:t>
        </w:r>
        <w:r>
          <w:rPr>
            <w:spacing w:val="15"/>
            <w:sz w:val="18"/>
          </w:rPr>
          <w:t xml:space="preserve"> </w:t>
        </w:r>
        <w:r>
          <w:rPr>
            <w:sz w:val="18"/>
          </w:rPr>
          <w:t>on</w:t>
        </w:r>
        <w:r>
          <w:rPr>
            <w:spacing w:val="16"/>
            <w:sz w:val="18"/>
          </w:rPr>
          <w:t xml:space="preserve"> </w:t>
        </w:r>
        <w:r>
          <w:rPr>
            <w:sz w:val="18"/>
          </w:rPr>
          <w:t>Randomized</w:t>
        </w:r>
        <w:r>
          <w:rPr>
            <w:spacing w:val="15"/>
            <w:sz w:val="18"/>
          </w:rPr>
          <w:t xml:space="preserve"> </w:t>
        </w:r>
        <w:r>
          <w:rPr>
            <w:sz w:val="18"/>
          </w:rPr>
          <w:t>Survey</w:t>
        </w:r>
        <w:r>
          <w:rPr>
            <w:spacing w:val="16"/>
            <w:sz w:val="18"/>
          </w:rPr>
          <w:t xml:space="preserve"> </w:t>
        </w:r>
        <w:r>
          <w:rPr>
            <w:sz w:val="18"/>
          </w:rPr>
          <w:t>Modality</w:t>
        </w:r>
        <w:r>
          <w:rPr>
            <w:spacing w:val="16"/>
            <w:sz w:val="18"/>
          </w:rPr>
          <w:t xml:space="preserve"> </w:t>
        </w:r>
        <w:r>
          <w:rPr>
            <w:sz w:val="18"/>
          </w:rPr>
          <w:t>Assignment:</w:t>
        </w:r>
        <w:r>
          <w:rPr>
            <w:spacing w:val="34"/>
            <w:sz w:val="18"/>
          </w:rPr>
          <w:t xml:space="preserve"> </w:t>
        </w:r>
        <w:r>
          <w:rPr>
            <w:sz w:val="18"/>
          </w:rPr>
          <w:t>Face-to-Face</w:t>
        </w:r>
        <w:r>
          <w:rPr>
            <w:spacing w:val="16"/>
            <w:sz w:val="18"/>
          </w:rPr>
          <w:t xml:space="preserve"> </w:t>
        </w:r>
        <w:r>
          <w:rPr>
            <w:sz w:val="18"/>
          </w:rPr>
          <w:t>vs.</w:t>
        </w:r>
        <w:r>
          <w:rPr>
            <w:spacing w:val="35"/>
            <w:sz w:val="18"/>
          </w:rPr>
          <w:t xml:space="preserve"> </w:t>
        </w:r>
        <w:r>
          <w:rPr>
            <w:spacing w:val="-2"/>
            <w:sz w:val="18"/>
          </w:rPr>
          <w:t>Remote</w:t>
        </w:r>
      </w:ins>
    </w:p>
    <w:p w14:paraId="7E3C4AC7" w14:textId="77777777" w:rsidR="008515C5" w:rsidRDefault="008515C5" w:rsidP="008515C5">
      <w:pPr>
        <w:pStyle w:val="BodyText"/>
        <w:spacing w:before="4"/>
        <w:rPr>
          <w:ins w:id="3315" w:author="Mohamed SALEM" w:date="2024-01-16T13:22:00Z"/>
          <w:sz w:val="15"/>
        </w:rPr>
      </w:pPr>
      <w:ins w:id="3316" w:author="Mohamed SALEM" w:date="2024-01-16T13:22:00Z">
        <w:r>
          <w:rPr>
            <w:noProof/>
          </w:rPr>
          <mc:AlternateContent>
            <mc:Choice Requires="wpg">
              <w:drawing>
                <wp:anchor distT="0" distB="0" distL="0" distR="0" simplePos="0" relativeHeight="251658303" behindDoc="1" locked="0" layoutInCell="1" allowOverlap="1" wp14:anchorId="32772BF0" wp14:editId="20DD72E0">
                  <wp:simplePos x="0" y="0"/>
                  <wp:positionH relativeFrom="page">
                    <wp:posOffset>914412</wp:posOffset>
                  </wp:positionH>
                  <wp:positionV relativeFrom="paragraph">
                    <wp:posOffset>126956</wp:posOffset>
                  </wp:positionV>
                  <wp:extent cx="5943600" cy="30480"/>
                  <wp:effectExtent l="0" t="0" r="0" b="0"/>
                  <wp:wrapTopAndBottom/>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0480"/>
                            <a:chOff x="0" y="0"/>
                            <a:chExt cx="5943600" cy="30480"/>
                          </a:xfrm>
                        </wpg:grpSpPr>
                        <wps:wsp>
                          <wps:cNvPr id="183" name="Graphic 5"/>
                          <wps:cNvSpPr/>
                          <wps:spPr>
                            <a:xfrm>
                              <a:off x="0" y="2157"/>
                              <a:ext cx="5943600" cy="1270"/>
                            </a:xfrm>
                            <a:custGeom>
                              <a:avLst/>
                              <a:gdLst/>
                              <a:ahLst/>
                              <a:cxnLst/>
                              <a:rect l="l" t="t" r="r" b="b"/>
                              <a:pathLst>
                                <a:path w="5943600">
                                  <a:moveTo>
                                    <a:pt x="0" y="0"/>
                                  </a:moveTo>
                                  <a:lnTo>
                                    <a:pt x="5943522" y="0"/>
                                  </a:lnTo>
                                </a:path>
                              </a:pathLst>
                            </a:custGeom>
                            <a:ln w="4314">
                              <a:solidFill>
                                <a:srgbClr val="000000"/>
                              </a:solidFill>
                              <a:prstDash val="solid"/>
                            </a:ln>
                          </wps:spPr>
                          <wps:bodyPr wrap="square" lIns="0" tIns="0" rIns="0" bIns="0" rtlCol="0">
                            <a:prstTxWarp prst="textNoShape">
                              <a:avLst/>
                            </a:prstTxWarp>
                            <a:noAutofit/>
                          </wps:bodyPr>
                        </wps:wsp>
                        <wps:wsp>
                          <wps:cNvPr id="184" name="Graphic 6"/>
                          <wps:cNvSpPr/>
                          <wps:spPr>
                            <a:xfrm>
                              <a:off x="0" y="28077"/>
                              <a:ext cx="5943600" cy="1270"/>
                            </a:xfrm>
                            <a:custGeom>
                              <a:avLst/>
                              <a:gdLst/>
                              <a:ahLst/>
                              <a:cxnLst/>
                              <a:rect l="l" t="t" r="r" b="b"/>
                              <a:pathLst>
                                <a:path w="5943600">
                                  <a:moveTo>
                                    <a:pt x="0" y="0"/>
                                  </a:moveTo>
                                  <a:lnTo>
                                    <a:pt x="5943522" y="0"/>
                                  </a:lnTo>
                                </a:path>
                              </a:pathLst>
                            </a:custGeom>
                            <a:ln w="4314">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4A4CA0E9" id="Group 182" o:spid="_x0000_s1026" style="position:absolute;margin-left:1in;margin-top:10pt;width:468pt;height:2.4pt;z-index:-251658177;mso-wrap-distance-left:0;mso-wrap-distance-right:0;mso-position-horizontal-relative:page" coordsize="59436,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">
                  <v:shape id="Graphic 5" o:spid="_x0000_s1027" style="position:absolute;top:21;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" path="m,l5943522,e" filled="f" strokeweight=".1198mm">
                    <v:path arrowok="t"/>
                  </v:shape>
                  <v:shape id="Graphic 6" o:spid="_x0000_s1028" style="position:absolute;top:280;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" path="m,l5943522,e" filled="f" strokeweight=".1198mm">
                    <v:path arrowok="t"/>
                  </v:shape>
                  <w10:wrap type="topAndBottom" anchorx="page"/>
                </v:group>
              </w:pict>
            </mc:Fallback>
          </mc:AlternateContent>
        </w:r>
      </w:ins>
    </w:p>
    <w:p w14:paraId="6A0DB0D2" w14:textId="77777777" w:rsidR="008515C5" w:rsidRDefault="008515C5" w:rsidP="008515C5">
      <w:pPr>
        <w:tabs>
          <w:tab w:val="left" w:pos="6726"/>
          <w:tab w:val="left" w:pos="8779"/>
        </w:tabs>
        <w:ind w:left="4761"/>
        <w:rPr>
          <w:ins w:id="3317" w:author="Mohamed SALEM" w:date="2024-01-16T13:22:00Z"/>
          <w:sz w:val="13"/>
        </w:rPr>
      </w:pPr>
      <w:ins w:id="3318" w:author="Mohamed SALEM" w:date="2024-01-16T13:22:00Z">
        <w:r>
          <w:rPr>
            <w:w w:val="110"/>
            <w:sz w:val="13"/>
          </w:rPr>
          <w:t>Own</w:t>
        </w:r>
        <w:r>
          <w:rPr>
            <w:spacing w:val="12"/>
            <w:w w:val="110"/>
            <w:sz w:val="13"/>
          </w:rPr>
          <w:t xml:space="preserve"> </w:t>
        </w:r>
        <w:r>
          <w:rPr>
            <w:spacing w:val="-2"/>
            <w:w w:val="110"/>
            <w:sz w:val="13"/>
          </w:rPr>
          <w:t>Phone</w:t>
        </w:r>
        <w:r>
          <w:rPr>
            <w:sz w:val="13"/>
          </w:rPr>
          <w:tab/>
        </w:r>
        <w:r>
          <w:rPr>
            <w:w w:val="110"/>
            <w:sz w:val="13"/>
          </w:rPr>
          <w:t>No</w:t>
        </w:r>
        <w:r>
          <w:rPr>
            <w:spacing w:val="6"/>
            <w:w w:val="110"/>
            <w:sz w:val="13"/>
          </w:rPr>
          <w:t xml:space="preserve"> </w:t>
        </w:r>
        <w:r>
          <w:rPr>
            <w:spacing w:val="-2"/>
            <w:w w:val="110"/>
            <w:sz w:val="13"/>
          </w:rPr>
          <w:t>Phone</w:t>
        </w:r>
        <w:r>
          <w:rPr>
            <w:sz w:val="13"/>
          </w:rPr>
          <w:tab/>
        </w:r>
        <w:r>
          <w:rPr>
            <w:spacing w:val="-4"/>
            <w:w w:val="110"/>
            <w:sz w:val="13"/>
          </w:rPr>
          <w:t>Total</w:t>
        </w:r>
      </w:ins>
    </w:p>
    <w:p w14:paraId="2A45644C" w14:textId="77777777" w:rsidR="008515C5" w:rsidRDefault="008515C5" w:rsidP="008515C5">
      <w:pPr>
        <w:tabs>
          <w:tab w:val="left" w:pos="4370"/>
          <w:tab w:val="left" w:pos="4925"/>
          <w:tab w:val="left" w:pos="5680"/>
          <w:tab w:val="left" w:pos="6277"/>
          <w:tab w:val="left" w:pos="6832"/>
          <w:tab w:val="left" w:pos="7588"/>
          <w:tab w:val="left" w:pos="8184"/>
          <w:tab w:val="left" w:pos="8740"/>
          <w:tab w:val="left" w:pos="9495"/>
        </w:tabs>
        <w:spacing w:before="7" w:after="24"/>
        <w:ind w:left="642"/>
        <w:rPr>
          <w:ins w:id="3319" w:author="Mohamed SALEM" w:date="2024-01-16T13:22:00Z"/>
          <w:sz w:val="13"/>
        </w:rPr>
      </w:pPr>
      <w:ins w:id="3320" w:author="Mohamed SALEM" w:date="2024-01-16T13:22:00Z">
        <w:r>
          <w:rPr>
            <w:spacing w:val="-2"/>
            <w:w w:val="110"/>
            <w:sz w:val="13"/>
          </w:rPr>
          <w:t>Variable</w:t>
        </w:r>
        <w:r>
          <w:rPr>
            <w:sz w:val="13"/>
          </w:rPr>
          <w:tab/>
        </w:r>
        <w:r>
          <w:rPr>
            <w:spacing w:val="-5"/>
            <w:w w:val="110"/>
            <w:sz w:val="13"/>
          </w:rPr>
          <w:t>F2F</w:t>
        </w:r>
        <w:r>
          <w:rPr>
            <w:sz w:val="13"/>
          </w:rPr>
          <w:tab/>
        </w:r>
        <w:r>
          <w:rPr>
            <w:spacing w:val="-2"/>
            <w:w w:val="110"/>
            <w:sz w:val="13"/>
          </w:rPr>
          <w:t>Remote</w:t>
        </w:r>
        <w:r>
          <w:rPr>
            <w:sz w:val="13"/>
          </w:rPr>
          <w:tab/>
        </w:r>
        <w:r>
          <w:rPr>
            <w:spacing w:val="-4"/>
            <w:w w:val="110"/>
            <w:sz w:val="13"/>
          </w:rPr>
          <w:t>Diff</w:t>
        </w:r>
        <w:r>
          <w:rPr>
            <w:sz w:val="13"/>
          </w:rPr>
          <w:tab/>
        </w:r>
        <w:r>
          <w:rPr>
            <w:spacing w:val="-5"/>
            <w:w w:val="110"/>
            <w:sz w:val="13"/>
          </w:rPr>
          <w:t>F2F</w:t>
        </w:r>
        <w:r>
          <w:rPr>
            <w:sz w:val="13"/>
          </w:rPr>
          <w:tab/>
        </w:r>
        <w:r>
          <w:rPr>
            <w:spacing w:val="-2"/>
            <w:w w:val="110"/>
            <w:sz w:val="13"/>
          </w:rPr>
          <w:t>Remote</w:t>
        </w:r>
        <w:r>
          <w:rPr>
            <w:sz w:val="13"/>
          </w:rPr>
          <w:tab/>
        </w:r>
        <w:r>
          <w:rPr>
            <w:spacing w:val="-4"/>
            <w:w w:val="110"/>
            <w:sz w:val="13"/>
          </w:rPr>
          <w:t>Diff</w:t>
        </w:r>
        <w:r>
          <w:rPr>
            <w:sz w:val="13"/>
          </w:rPr>
          <w:tab/>
        </w:r>
        <w:r>
          <w:rPr>
            <w:spacing w:val="-5"/>
            <w:w w:val="110"/>
            <w:sz w:val="13"/>
          </w:rPr>
          <w:t>F2F</w:t>
        </w:r>
        <w:r>
          <w:rPr>
            <w:sz w:val="13"/>
          </w:rPr>
          <w:tab/>
        </w:r>
        <w:r>
          <w:rPr>
            <w:spacing w:val="-2"/>
            <w:w w:val="110"/>
            <w:sz w:val="13"/>
          </w:rPr>
          <w:t>Remote</w:t>
        </w:r>
        <w:r>
          <w:rPr>
            <w:sz w:val="13"/>
          </w:rPr>
          <w:tab/>
        </w:r>
        <w:r>
          <w:rPr>
            <w:spacing w:val="-4"/>
            <w:w w:val="110"/>
            <w:sz w:val="13"/>
          </w:rPr>
          <w:t>Diff</w:t>
        </w:r>
      </w:ins>
    </w:p>
    <w:tbl>
      <w:tblPr>
        <w:tblW w:w="0" w:type="auto"/>
        <w:tblInd w:w="547" w:type="dxa"/>
        <w:tblLayout w:type="fixed"/>
        <w:tblCellMar>
          <w:left w:w="0" w:type="dxa"/>
          <w:right w:w="0" w:type="dxa"/>
        </w:tblCellMar>
        <w:tblLook w:val="01E0" w:firstRow="1" w:lastRow="1" w:firstColumn="1" w:lastColumn="1" w:noHBand="0" w:noVBand="0"/>
      </w:tblPr>
      <w:tblGrid>
        <w:gridCol w:w="4294"/>
        <w:gridCol w:w="667"/>
        <w:gridCol w:w="584"/>
        <w:gridCol w:w="656"/>
        <w:gridCol w:w="666"/>
        <w:gridCol w:w="583"/>
        <w:gridCol w:w="655"/>
        <w:gridCol w:w="665"/>
        <w:gridCol w:w="582"/>
      </w:tblGrid>
      <w:tr w:rsidR="008515C5" w14:paraId="1EDF482D" w14:textId="77777777">
        <w:trPr>
          <w:trHeight w:val="135"/>
          <w:ins w:id="3321" w:author="Mohamed SALEM" w:date="2024-01-16T13:22:00Z"/>
        </w:trPr>
        <w:tc>
          <w:tcPr>
            <w:tcW w:w="4294" w:type="dxa"/>
            <w:tcBorders>
              <w:top w:val="single" w:sz="4" w:space="0" w:color="000000"/>
            </w:tcBorders>
          </w:tcPr>
          <w:p w14:paraId="432582B0" w14:textId="77777777" w:rsidR="008515C5" w:rsidRDefault="008515C5">
            <w:pPr>
              <w:pStyle w:val="TableParagraph"/>
              <w:tabs>
                <w:tab w:val="right" w:pos="4125"/>
              </w:tabs>
              <w:spacing w:line="116" w:lineRule="exact"/>
              <w:ind w:left="102"/>
              <w:jc w:val="left"/>
              <w:rPr>
                <w:ins w:id="3322" w:author="Mohamed SALEM" w:date="2024-01-16T13:22:00Z"/>
                <w:sz w:val="13"/>
              </w:rPr>
            </w:pPr>
            <w:ins w:id="3323" w:author="Mohamed SALEM" w:date="2024-01-16T13:22:00Z">
              <w:r>
                <w:rPr>
                  <w:sz w:val="13"/>
                </w:rPr>
                <w:t>List</w:t>
              </w:r>
              <w:r>
                <w:rPr>
                  <w:spacing w:val="45"/>
                  <w:sz w:val="13"/>
                </w:rPr>
                <w:t xml:space="preserve"> </w:t>
              </w:r>
              <w:r>
                <w:rPr>
                  <w:sz w:val="13"/>
                </w:rPr>
                <w:t>respondent</w:t>
              </w:r>
              <w:r>
                <w:rPr>
                  <w:spacing w:val="45"/>
                  <w:sz w:val="13"/>
                </w:rPr>
                <w:t xml:space="preserve"> </w:t>
              </w:r>
              <w:r>
                <w:rPr>
                  <w:spacing w:val="-5"/>
                  <w:sz w:val="13"/>
                </w:rPr>
                <w:t>age</w:t>
              </w:r>
              <w:r>
                <w:rPr>
                  <w:rFonts w:ascii="Times New Roman"/>
                  <w:sz w:val="13"/>
                </w:rPr>
                <w:tab/>
              </w:r>
              <w:r>
                <w:rPr>
                  <w:spacing w:val="-2"/>
                  <w:sz w:val="13"/>
                </w:rPr>
                <w:t>35.97</w:t>
              </w:r>
            </w:ins>
          </w:p>
        </w:tc>
        <w:tc>
          <w:tcPr>
            <w:tcW w:w="667" w:type="dxa"/>
            <w:tcBorders>
              <w:top w:val="single" w:sz="4" w:space="0" w:color="000000"/>
            </w:tcBorders>
          </w:tcPr>
          <w:p w14:paraId="111373EE" w14:textId="77777777" w:rsidR="008515C5" w:rsidRDefault="008515C5">
            <w:pPr>
              <w:pStyle w:val="TableParagraph"/>
              <w:spacing w:line="116" w:lineRule="exact"/>
              <w:rPr>
                <w:ins w:id="3324" w:author="Mohamed SALEM" w:date="2024-01-16T13:22:00Z"/>
                <w:sz w:val="13"/>
              </w:rPr>
            </w:pPr>
            <w:ins w:id="3325" w:author="Mohamed SALEM" w:date="2024-01-16T13:22:00Z">
              <w:r>
                <w:rPr>
                  <w:spacing w:val="-2"/>
                  <w:w w:val="105"/>
                  <w:sz w:val="13"/>
                </w:rPr>
                <w:t>37.59</w:t>
              </w:r>
            </w:ins>
          </w:p>
        </w:tc>
        <w:tc>
          <w:tcPr>
            <w:tcW w:w="584" w:type="dxa"/>
            <w:tcBorders>
              <w:top w:val="single" w:sz="4" w:space="0" w:color="000000"/>
            </w:tcBorders>
          </w:tcPr>
          <w:p w14:paraId="32532AB5" w14:textId="77777777" w:rsidR="008515C5" w:rsidRDefault="008515C5">
            <w:pPr>
              <w:pStyle w:val="TableParagraph"/>
              <w:spacing w:line="116" w:lineRule="exact"/>
              <w:ind w:left="11"/>
              <w:rPr>
                <w:ins w:id="3326" w:author="Mohamed SALEM" w:date="2024-01-16T13:22:00Z"/>
                <w:sz w:val="13"/>
              </w:rPr>
            </w:pPr>
            <w:ins w:id="3327" w:author="Mohamed SALEM" w:date="2024-01-16T13:22:00Z">
              <w:r>
                <w:rPr>
                  <w:spacing w:val="-4"/>
                  <w:w w:val="115"/>
                  <w:sz w:val="13"/>
                </w:rPr>
                <w:t>1.61</w:t>
              </w:r>
            </w:ins>
          </w:p>
        </w:tc>
        <w:tc>
          <w:tcPr>
            <w:tcW w:w="656" w:type="dxa"/>
            <w:tcBorders>
              <w:top w:val="single" w:sz="4" w:space="0" w:color="000000"/>
            </w:tcBorders>
          </w:tcPr>
          <w:p w14:paraId="3B9A32E7" w14:textId="77777777" w:rsidR="008515C5" w:rsidRDefault="008515C5">
            <w:pPr>
              <w:pStyle w:val="TableParagraph"/>
              <w:spacing w:line="116" w:lineRule="exact"/>
              <w:ind w:left="1" w:right="8"/>
              <w:rPr>
                <w:ins w:id="3328" w:author="Mohamed SALEM" w:date="2024-01-16T13:22:00Z"/>
                <w:sz w:val="13"/>
              </w:rPr>
            </w:pPr>
            <w:ins w:id="3329" w:author="Mohamed SALEM" w:date="2024-01-16T13:22:00Z">
              <w:r>
                <w:rPr>
                  <w:spacing w:val="-2"/>
                  <w:sz w:val="13"/>
                </w:rPr>
                <w:t>39.42</w:t>
              </w:r>
            </w:ins>
          </w:p>
        </w:tc>
        <w:tc>
          <w:tcPr>
            <w:tcW w:w="666" w:type="dxa"/>
            <w:tcBorders>
              <w:top w:val="single" w:sz="4" w:space="0" w:color="000000"/>
            </w:tcBorders>
          </w:tcPr>
          <w:p w14:paraId="259F96E5" w14:textId="77777777" w:rsidR="008515C5" w:rsidRDefault="008515C5">
            <w:pPr>
              <w:pStyle w:val="TableParagraph"/>
              <w:spacing w:line="116" w:lineRule="exact"/>
              <w:ind w:left="25" w:right="23"/>
              <w:rPr>
                <w:ins w:id="3330" w:author="Mohamed SALEM" w:date="2024-01-16T13:22:00Z"/>
                <w:sz w:val="13"/>
              </w:rPr>
            </w:pPr>
            <w:ins w:id="3331" w:author="Mohamed SALEM" w:date="2024-01-16T13:22:00Z">
              <w:r>
                <w:rPr>
                  <w:spacing w:val="-2"/>
                  <w:sz w:val="13"/>
                </w:rPr>
                <w:t>39.35</w:t>
              </w:r>
            </w:ins>
          </w:p>
        </w:tc>
        <w:tc>
          <w:tcPr>
            <w:tcW w:w="583" w:type="dxa"/>
            <w:tcBorders>
              <w:top w:val="single" w:sz="4" w:space="0" w:color="000000"/>
            </w:tcBorders>
          </w:tcPr>
          <w:p w14:paraId="766C93E6" w14:textId="77777777" w:rsidR="008515C5" w:rsidRDefault="008515C5">
            <w:pPr>
              <w:pStyle w:val="TableParagraph"/>
              <w:spacing w:line="116" w:lineRule="exact"/>
              <w:ind w:left="15"/>
              <w:rPr>
                <w:ins w:id="3332" w:author="Mohamed SALEM" w:date="2024-01-16T13:22:00Z"/>
                <w:sz w:val="13"/>
              </w:rPr>
            </w:pPr>
            <w:ins w:id="3333" w:author="Mohamed SALEM" w:date="2024-01-16T13:22:00Z">
              <w:r>
                <w:rPr>
                  <w:spacing w:val="-4"/>
                  <w:sz w:val="13"/>
                </w:rPr>
                <w:t>-0.08</w:t>
              </w:r>
            </w:ins>
          </w:p>
        </w:tc>
        <w:tc>
          <w:tcPr>
            <w:tcW w:w="655" w:type="dxa"/>
            <w:tcBorders>
              <w:top w:val="single" w:sz="4" w:space="0" w:color="000000"/>
            </w:tcBorders>
          </w:tcPr>
          <w:p w14:paraId="3E72CE0C" w14:textId="77777777" w:rsidR="008515C5" w:rsidRDefault="008515C5">
            <w:pPr>
              <w:pStyle w:val="TableParagraph"/>
              <w:spacing w:line="116" w:lineRule="exact"/>
              <w:ind w:left="1" w:right="2"/>
              <w:rPr>
                <w:ins w:id="3334" w:author="Mohamed SALEM" w:date="2024-01-16T13:22:00Z"/>
                <w:sz w:val="13"/>
              </w:rPr>
            </w:pPr>
            <w:ins w:id="3335" w:author="Mohamed SALEM" w:date="2024-01-16T13:22:00Z">
              <w:r>
                <w:rPr>
                  <w:spacing w:val="-2"/>
                  <w:sz w:val="13"/>
                </w:rPr>
                <w:t>38.38</w:t>
              </w:r>
            </w:ins>
          </w:p>
        </w:tc>
        <w:tc>
          <w:tcPr>
            <w:tcW w:w="665" w:type="dxa"/>
            <w:tcBorders>
              <w:top w:val="single" w:sz="4" w:space="0" w:color="000000"/>
            </w:tcBorders>
          </w:tcPr>
          <w:p w14:paraId="555786FD" w14:textId="77777777" w:rsidR="008515C5" w:rsidRDefault="008515C5">
            <w:pPr>
              <w:pStyle w:val="TableParagraph"/>
              <w:spacing w:line="116" w:lineRule="exact"/>
              <w:ind w:left="10"/>
              <w:rPr>
                <w:ins w:id="3336" w:author="Mohamed SALEM" w:date="2024-01-16T13:22:00Z"/>
                <w:sz w:val="13"/>
              </w:rPr>
            </w:pPr>
            <w:ins w:id="3337" w:author="Mohamed SALEM" w:date="2024-01-16T13:22:00Z">
              <w:r>
                <w:rPr>
                  <w:spacing w:val="-2"/>
                  <w:sz w:val="13"/>
                </w:rPr>
                <w:t>38.82</w:t>
              </w:r>
            </w:ins>
          </w:p>
        </w:tc>
        <w:tc>
          <w:tcPr>
            <w:tcW w:w="582" w:type="dxa"/>
            <w:tcBorders>
              <w:top w:val="single" w:sz="4" w:space="0" w:color="000000"/>
            </w:tcBorders>
          </w:tcPr>
          <w:p w14:paraId="19E26F94" w14:textId="77777777" w:rsidR="008515C5" w:rsidRDefault="008515C5">
            <w:pPr>
              <w:pStyle w:val="TableParagraph"/>
              <w:spacing w:line="116" w:lineRule="exact"/>
              <w:ind w:left="25" w:right="1"/>
              <w:rPr>
                <w:ins w:id="3338" w:author="Mohamed SALEM" w:date="2024-01-16T13:22:00Z"/>
                <w:sz w:val="13"/>
              </w:rPr>
            </w:pPr>
            <w:ins w:id="3339" w:author="Mohamed SALEM" w:date="2024-01-16T13:22:00Z">
              <w:r>
                <w:rPr>
                  <w:spacing w:val="-4"/>
                  <w:sz w:val="13"/>
                </w:rPr>
                <w:t>0.44</w:t>
              </w:r>
            </w:ins>
          </w:p>
        </w:tc>
      </w:tr>
      <w:tr w:rsidR="008515C5" w14:paraId="48A19231" w14:textId="77777777">
        <w:trPr>
          <w:trHeight w:val="161"/>
          <w:ins w:id="3340" w:author="Mohamed SALEM" w:date="2024-01-16T13:22:00Z"/>
        </w:trPr>
        <w:tc>
          <w:tcPr>
            <w:tcW w:w="4294" w:type="dxa"/>
          </w:tcPr>
          <w:p w14:paraId="76E09DCB" w14:textId="77777777" w:rsidR="008515C5" w:rsidRDefault="008515C5">
            <w:pPr>
              <w:pStyle w:val="TableParagraph"/>
              <w:spacing w:before="18" w:line="123" w:lineRule="exact"/>
              <w:ind w:right="110"/>
              <w:jc w:val="right"/>
              <w:rPr>
                <w:ins w:id="3341" w:author="Mohamed SALEM" w:date="2024-01-16T13:22:00Z"/>
                <w:sz w:val="13"/>
              </w:rPr>
            </w:pPr>
            <w:ins w:id="3342" w:author="Mohamed SALEM" w:date="2024-01-16T13:22:00Z">
              <w:r>
                <w:rPr>
                  <w:spacing w:val="-2"/>
                  <w:w w:val="110"/>
                  <w:sz w:val="13"/>
                </w:rPr>
                <w:t>(12.42)</w:t>
              </w:r>
            </w:ins>
          </w:p>
        </w:tc>
        <w:tc>
          <w:tcPr>
            <w:tcW w:w="667" w:type="dxa"/>
          </w:tcPr>
          <w:p w14:paraId="22125E79" w14:textId="77777777" w:rsidR="008515C5" w:rsidRDefault="008515C5">
            <w:pPr>
              <w:pStyle w:val="TableParagraph"/>
              <w:spacing w:before="18" w:line="123" w:lineRule="exact"/>
              <w:rPr>
                <w:ins w:id="3343" w:author="Mohamed SALEM" w:date="2024-01-16T13:22:00Z"/>
                <w:sz w:val="13"/>
              </w:rPr>
            </w:pPr>
            <w:ins w:id="3344" w:author="Mohamed SALEM" w:date="2024-01-16T13:22:00Z">
              <w:r>
                <w:rPr>
                  <w:spacing w:val="-2"/>
                  <w:w w:val="110"/>
                  <w:sz w:val="13"/>
                </w:rPr>
                <w:t>(12.76)</w:t>
              </w:r>
            </w:ins>
          </w:p>
        </w:tc>
        <w:tc>
          <w:tcPr>
            <w:tcW w:w="584" w:type="dxa"/>
          </w:tcPr>
          <w:p w14:paraId="35BF06D3" w14:textId="77777777" w:rsidR="008515C5" w:rsidRDefault="008515C5">
            <w:pPr>
              <w:pStyle w:val="TableParagraph"/>
              <w:spacing w:before="18" w:line="123" w:lineRule="exact"/>
              <w:ind w:left="11" w:right="1"/>
              <w:rPr>
                <w:ins w:id="3345" w:author="Mohamed SALEM" w:date="2024-01-16T13:22:00Z"/>
                <w:sz w:val="13"/>
              </w:rPr>
            </w:pPr>
            <w:ins w:id="3346" w:author="Mohamed SALEM" w:date="2024-01-16T13:22:00Z">
              <w:r>
                <w:rPr>
                  <w:spacing w:val="-2"/>
                  <w:w w:val="115"/>
                  <w:sz w:val="13"/>
                </w:rPr>
                <w:t>(0.11)</w:t>
              </w:r>
            </w:ins>
          </w:p>
        </w:tc>
        <w:tc>
          <w:tcPr>
            <w:tcW w:w="656" w:type="dxa"/>
          </w:tcPr>
          <w:p w14:paraId="7C758F56" w14:textId="77777777" w:rsidR="008515C5" w:rsidRDefault="008515C5">
            <w:pPr>
              <w:pStyle w:val="TableParagraph"/>
              <w:spacing w:before="18" w:line="123" w:lineRule="exact"/>
              <w:ind w:left="1" w:right="8"/>
              <w:rPr>
                <w:ins w:id="3347" w:author="Mohamed SALEM" w:date="2024-01-16T13:22:00Z"/>
                <w:sz w:val="13"/>
              </w:rPr>
            </w:pPr>
            <w:ins w:id="3348" w:author="Mohamed SALEM" w:date="2024-01-16T13:22:00Z">
              <w:r>
                <w:rPr>
                  <w:spacing w:val="-2"/>
                  <w:w w:val="110"/>
                  <w:sz w:val="13"/>
                </w:rPr>
                <w:t>(13.95)</w:t>
              </w:r>
            </w:ins>
          </w:p>
        </w:tc>
        <w:tc>
          <w:tcPr>
            <w:tcW w:w="666" w:type="dxa"/>
          </w:tcPr>
          <w:p w14:paraId="4508C968" w14:textId="77777777" w:rsidR="008515C5" w:rsidRDefault="008515C5">
            <w:pPr>
              <w:pStyle w:val="TableParagraph"/>
              <w:spacing w:before="18" w:line="123" w:lineRule="exact"/>
              <w:ind w:left="25" w:right="24"/>
              <w:rPr>
                <w:ins w:id="3349" w:author="Mohamed SALEM" w:date="2024-01-16T13:22:00Z"/>
                <w:sz w:val="13"/>
              </w:rPr>
            </w:pPr>
            <w:ins w:id="3350" w:author="Mohamed SALEM" w:date="2024-01-16T13:22:00Z">
              <w:r>
                <w:rPr>
                  <w:spacing w:val="-2"/>
                  <w:w w:val="110"/>
                  <w:sz w:val="13"/>
                </w:rPr>
                <w:t>(14.24)</w:t>
              </w:r>
            </w:ins>
          </w:p>
        </w:tc>
        <w:tc>
          <w:tcPr>
            <w:tcW w:w="583" w:type="dxa"/>
          </w:tcPr>
          <w:p w14:paraId="7D237BA9" w14:textId="77777777" w:rsidR="008515C5" w:rsidRDefault="008515C5">
            <w:pPr>
              <w:pStyle w:val="TableParagraph"/>
              <w:spacing w:before="18" w:line="123" w:lineRule="exact"/>
              <w:ind w:left="15" w:right="1"/>
              <w:rPr>
                <w:ins w:id="3351" w:author="Mohamed SALEM" w:date="2024-01-16T13:22:00Z"/>
                <w:sz w:val="13"/>
              </w:rPr>
            </w:pPr>
            <w:ins w:id="3352" w:author="Mohamed SALEM" w:date="2024-01-16T13:22:00Z">
              <w:r>
                <w:rPr>
                  <w:spacing w:val="-2"/>
                  <w:w w:val="105"/>
                  <w:sz w:val="13"/>
                </w:rPr>
                <w:t>(0.92)</w:t>
              </w:r>
            </w:ins>
          </w:p>
        </w:tc>
        <w:tc>
          <w:tcPr>
            <w:tcW w:w="655" w:type="dxa"/>
          </w:tcPr>
          <w:p w14:paraId="554BFD47" w14:textId="77777777" w:rsidR="008515C5" w:rsidRDefault="008515C5">
            <w:pPr>
              <w:pStyle w:val="TableParagraph"/>
              <w:spacing w:before="18" w:line="123" w:lineRule="exact"/>
              <w:ind w:right="2"/>
              <w:rPr>
                <w:ins w:id="3353" w:author="Mohamed SALEM" w:date="2024-01-16T13:22:00Z"/>
                <w:sz w:val="13"/>
              </w:rPr>
            </w:pPr>
            <w:ins w:id="3354" w:author="Mohamed SALEM" w:date="2024-01-16T13:22:00Z">
              <w:r>
                <w:rPr>
                  <w:spacing w:val="-2"/>
                  <w:w w:val="110"/>
                  <w:sz w:val="13"/>
                </w:rPr>
                <w:t>(13.59)</w:t>
              </w:r>
            </w:ins>
          </w:p>
        </w:tc>
        <w:tc>
          <w:tcPr>
            <w:tcW w:w="665" w:type="dxa"/>
          </w:tcPr>
          <w:p w14:paraId="5F40626F" w14:textId="77777777" w:rsidR="008515C5" w:rsidRDefault="008515C5">
            <w:pPr>
              <w:pStyle w:val="TableParagraph"/>
              <w:spacing w:before="18" w:line="123" w:lineRule="exact"/>
              <w:ind w:left="10" w:right="1"/>
              <w:rPr>
                <w:ins w:id="3355" w:author="Mohamed SALEM" w:date="2024-01-16T13:22:00Z"/>
                <w:sz w:val="13"/>
              </w:rPr>
            </w:pPr>
            <w:ins w:id="3356" w:author="Mohamed SALEM" w:date="2024-01-16T13:22:00Z">
              <w:r>
                <w:rPr>
                  <w:spacing w:val="-2"/>
                  <w:w w:val="105"/>
                  <w:sz w:val="13"/>
                </w:rPr>
                <w:t>(13.83)</w:t>
              </w:r>
            </w:ins>
          </w:p>
        </w:tc>
        <w:tc>
          <w:tcPr>
            <w:tcW w:w="582" w:type="dxa"/>
          </w:tcPr>
          <w:p w14:paraId="440D2DC4" w14:textId="77777777" w:rsidR="008515C5" w:rsidRDefault="008515C5">
            <w:pPr>
              <w:pStyle w:val="TableParagraph"/>
              <w:spacing w:before="18" w:line="123" w:lineRule="exact"/>
              <w:ind w:left="25" w:right="2"/>
              <w:rPr>
                <w:ins w:id="3357" w:author="Mohamed SALEM" w:date="2024-01-16T13:22:00Z"/>
                <w:sz w:val="13"/>
              </w:rPr>
            </w:pPr>
            <w:ins w:id="3358" w:author="Mohamed SALEM" w:date="2024-01-16T13:22:00Z">
              <w:r>
                <w:rPr>
                  <w:spacing w:val="-2"/>
                  <w:w w:val="105"/>
                  <w:sz w:val="13"/>
                </w:rPr>
                <w:t>(0.47)</w:t>
              </w:r>
            </w:ins>
          </w:p>
        </w:tc>
      </w:tr>
      <w:tr w:rsidR="008515C5" w14:paraId="3187014A" w14:textId="77777777">
        <w:trPr>
          <w:trHeight w:val="161"/>
          <w:ins w:id="3359" w:author="Mohamed SALEM" w:date="2024-01-16T13:22:00Z"/>
        </w:trPr>
        <w:tc>
          <w:tcPr>
            <w:tcW w:w="4294" w:type="dxa"/>
          </w:tcPr>
          <w:p w14:paraId="79724168" w14:textId="77777777" w:rsidR="008515C5" w:rsidRDefault="008515C5">
            <w:pPr>
              <w:pStyle w:val="TableParagraph"/>
              <w:tabs>
                <w:tab w:val="right" w:pos="4089"/>
              </w:tabs>
              <w:spacing w:before="18" w:line="123" w:lineRule="exact"/>
              <w:ind w:left="102"/>
              <w:jc w:val="left"/>
              <w:rPr>
                <w:ins w:id="3360" w:author="Mohamed SALEM" w:date="2024-01-16T13:22:00Z"/>
                <w:sz w:val="13"/>
              </w:rPr>
            </w:pPr>
            <w:ins w:id="3361" w:author="Mohamed SALEM" w:date="2024-01-16T13:22:00Z">
              <w:r>
                <w:rPr>
                  <w:sz w:val="13"/>
                </w:rPr>
                <w:t>Household</w:t>
              </w:r>
              <w:r>
                <w:rPr>
                  <w:spacing w:val="31"/>
                  <w:sz w:val="13"/>
                </w:rPr>
                <w:t xml:space="preserve"> </w:t>
              </w:r>
              <w:r>
                <w:rPr>
                  <w:sz w:val="13"/>
                </w:rPr>
                <w:t>head</w:t>
              </w:r>
              <w:r>
                <w:rPr>
                  <w:spacing w:val="31"/>
                  <w:sz w:val="13"/>
                </w:rPr>
                <w:t xml:space="preserve"> </w:t>
              </w:r>
              <w:r>
                <w:rPr>
                  <w:sz w:val="13"/>
                </w:rPr>
                <w:t>is</w:t>
              </w:r>
              <w:r>
                <w:rPr>
                  <w:spacing w:val="31"/>
                  <w:sz w:val="13"/>
                </w:rPr>
                <w:t xml:space="preserve"> </w:t>
              </w:r>
              <w:r>
                <w:rPr>
                  <w:sz w:val="13"/>
                </w:rPr>
                <w:t>the</w:t>
              </w:r>
              <w:r>
                <w:rPr>
                  <w:spacing w:val="32"/>
                  <w:sz w:val="13"/>
                </w:rPr>
                <w:t xml:space="preserve"> </w:t>
              </w:r>
              <w:r>
                <w:rPr>
                  <w:spacing w:val="-2"/>
                  <w:sz w:val="13"/>
                </w:rPr>
                <w:t>respondent</w:t>
              </w:r>
              <w:r>
                <w:rPr>
                  <w:rFonts w:ascii="Times New Roman"/>
                  <w:sz w:val="13"/>
                </w:rPr>
                <w:tab/>
              </w:r>
              <w:r>
                <w:rPr>
                  <w:spacing w:val="-4"/>
                  <w:sz w:val="13"/>
                </w:rPr>
                <w:t>0.72</w:t>
              </w:r>
            </w:ins>
          </w:p>
        </w:tc>
        <w:tc>
          <w:tcPr>
            <w:tcW w:w="667" w:type="dxa"/>
          </w:tcPr>
          <w:p w14:paraId="2F442A4B" w14:textId="77777777" w:rsidR="008515C5" w:rsidRDefault="008515C5">
            <w:pPr>
              <w:pStyle w:val="TableParagraph"/>
              <w:spacing w:before="18" w:line="123" w:lineRule="exact"/>
              <w:rPr>
                <w:ins w:id="3362" w:author="Mohamed SALEM" w:date="2024-01-16T13:22:00Z"/>
                <w:sz w:val="13"/>
              </w:rPr>
            </w:pPr>
            <w:ins w:id="3363" w:author="Mohamed SALEM" w:date="2024-01-16T13:22:00Z">
              <w:r>
                <w:rPr>
                  <w:spacing w:val="-4"/>
                  <w:sz w:val="13"/>
                </w:rPr>
                <w:t>0.73</w:t>
              </w:r>
            </w:ins>
          </w:p>
        </w:tc>
        <w:tc>
          <w:tcPr>
            <w:tcW w:w="584" w:type="dxa"/>
          </w:tcPr>
          <w:p w14:paraId="65174E4B" w14:textId="77777777" w:rsidR="008515C5" w:rsidRDefault="008515C5">
            <w:pPr>
              <w:pStyle w:val="TableParagraph"/>
              <w:spacing w:before="18" w:line="123" w:lineRule="exact"/>
              <w:ind w:left="11"/>
              <w:rPr>
                <w:ins w:id="3364" w:author="Mohamed SALEM" w:date="2024-01-16T13:22:00Z"/>
                <w:sz w:val="13"/>
              </w:rPr>
            </w:pPr>
            <w:ins w:id="3365" w:author="Mohamed SALEM" w:date="2024-01-16T13:22:00Z">
              <w:r>
                <w:rPr>
                  <w:spacing w:val="-4"/>
                  <w:sz w:val="13"/>
                </w:rPr>
                <w:t>0.01</w:t>
              </w:r>
            </w:ins>
          </w:p>
        </w:tc>
        <w:tc>
          <w:tcPr>
            <w:tcW w:w="656" w:type="dxa"/>
          </w:tcPr>
          <w:p w14:paraId="4A238549" w14:textId="77777777" w:rsidR="008515C5" w:rsidRDefault="008515C5">
            <w:pPr>
              <w:pStyle w:val="TableParagraph"/>
              <w:spacing w:before="18" w:line="123" w:lineRule="exact"/>
              <w:ind w:left="1" w:right="8"/>
              <w:rPr>
                <w:ins w:id="3366" w:author="Mohamed SALEM" w:date="2024-01-16T13:22:00Z"/>
                <w:sz w:val="13"/>
              </w:rPr>
            </w:pPr>
            <w:ins w:id="3367" w:author="Mohamed SALEM" w:date="2024-01-16T13:22:00Z">
              <w:r>
                <w:rPr>
                  <w:spacing w:val="-4"/>
                  <w:sz w:val="13"/>
                </w:rPr>
                <w:t>0.78</w:t>
              </w:r>
            </w:ins>
          </w:p>
        </w:tc>
        <w:tc>
          <w:tcPr>
            <w:tcW w:w="666" w:type="dxa"/>
          </w:tcPr>
          <w:p w14:paraId="4FBD2CE4" w14:textId="77777777" w:rsidR="008515C5" w:rsidRDefault="008515C5">
            <w:pPr>
              <w:pStyle w:val="TableParagraph"/>
              <w:spacing w:before="18" w:line="123" w:lineRule="exact"/>
              <w:ind w:left="25" w:right="23"/>
              <w:rPr>
                <w:ins w:id="3368" w:author="Mohamed SALEM" w:date="2024-01-16T13:22:00Z"/>
                <w:sz w:val="13"/>
              </w:rPr>
            </w:pPr>
            <w:ins w:id="3369" w:author="Mohamed SALEM" w:date="2024-01-16T13:22:00Z">
              <w:r>
                <w:rPr>
                  <w:spacing w:val="-4"/>
                  <w:sz w:val="13"/>
                </w:rPr>
                <w:t>0.79</w:t>
              </w:r>
            </w:ins>
          </w:p>
        </w:tc>
        <w:tc>
          <w:tcPr>
            <w:tcW w:w="583" w:type="dxa"/>
          </w:tcPr>
          <w:p w14:paraId="27700BD5" w14:textId="77777777" w:rsidR="008515C5" w:rsidRDefault="008515C5">
            <w:pPr>
              <w:pStyle w:val="TableParagraph"/>
              <w:spacing w:before="18" w:line="123" w:lineRule="exact"/>
              <w:ind w:left="15"/>
              <w:rPr>
                <w:ins w:id="3370" w:author="Mohamed SALEM" w:date="2024-01-16T13:22:00Z"/>
                <w:sz w:val="13"/>
              </w:rPr>
            </w:pPr>
            <w:ins w:id="3371" w:author="Mohamed SALEM" w:date="2024-01-16T13:22:00Z">
              <w:r>
                <w:rPr>
                  <w:spacing w:val="-4"/>
                  <w:sz w:val="13"/>
                </w:rPr>
                <w:t>0.02</w:t>
              </w:r>
            </w:ins>
          </w:p>
        </w:tc>
        <w:tc>
          <w:tcPr>
            <w:tcW w:w="655" w:type="dxa"/>
          </w:tcPr>
          <w:p w14:paraId="1082BE87" w14:textId="77777777" w:rsidR="008515C5" w:rsidRDefault="008515C5">
            <w:pPr>
              <w:pStyle w:val="TableParagraph"/>
              <w:spacing w:before="18" w:line="123" w:lineRule="exact"/>
              <w:ind w:left="1" w:right="2"/>
              <w:rPr>
                <w:ins w:id="3372" w:author="Mohamed SALEM" w:date="2024-01-16T13:22:00Z"/>
                <w:sz w:val="13"/>
              </w:rPr>
            </w:pPr>
            <w:ins w:id="3373" w:author="Mohamed SALEM" w:date="2024-01-16T13:22:00Z">
              <w:r>
                <w:rPr>
                  <w:spacing w:val="-4"/>
                  <w:sz w:val="13"/>
                </w:rPr>
                <w:t>0.76</w:t>
              </w:r>
            </w:ins>
          </w:p>
        </w:tc>
        <w:tc>
          <w:tcPr>
            <w:tcW w:w="665" w:type="dxa"/>
          </w:tcPr>
          <w:p w14:paraId="02D3F3D9" w14:textId="77777777" w:rsidR="008515C5" w:rsidRDefault="008515C5">
            <w:pPr>
              <w:pStyle w:val="TableParagraph"/>
              <w:spacing w:before="18" w:line="123" w:lineRule="exact"/>
              <w:ind w:left="10"/>
              <w:rPr>
                <w:ins w:id="3374" w:author="Mohamed SALEM" w:date="2024-01-16T13:22:00Z"/>
                <w:sz w:val="13"/>
              </w:rPr>
            </w:pPr>
            <w:ins w:id="3375" w:author="Mohamed SALEM" w:date="2024-01-16T13:22:00Z">
              <w:r>
                <w:rPr>
                  <w:spacing w:val="-4"/>
                  <w:sz w:val="13"/>
                </w:rPr>
                <w:t>0.78</w:t>
              </w:r>
            </w:ins>
          </w:p>
        </w:tc>
        <w:tc>
          <w:tcPr>
            <w:tcW w:w="582" w:type="dxa"/>
          </w:tcPr>
          <w:p w14:paraId="183E8528" w14:textId="77777777" w:rsidR="008515C5" w:rsidRDefault="008515C5">
            <w:pPr>
              <w:pStyle w:val="TableParagraph"/>
              <w:spacing w:before="18" w:line="123" w:lineRule="exact"/>
              <w:ind w:left="25"/>
              <w:rPr>
                <w:ins w:id="3376" w:author="Mohamed SALEM" w:date="2024-01-16T13:22:00Z"/>
                <w:sz w:val="13"/>
              </w:rPr>
            </w:pPr>
            <w:ins w:id="3377" w:author="Mohamed SALEM" w:date="2024-01-16T13:22:00Z">
              <w:r>
                <w:rPr>
                  <w:spacing w:val="-4"/>
                  <w:sz w:val="13"/>
                </w:rPr>
                <w:t>0.02</w:t>
              </w:r>
            </w:ins>
          </w:p>
        </w:tc>
      </w:tr>
      <w:tr w:rsidR="008515C5" w14:paraId="0707A378" w14:textId="77777777">
        <w:trPr>
          <w:trHeight w:val="161"/>
          <w:ins w:id="3378" w:author="Mohamed SALEM" w:date="2024-01-16T13:22:00Z"/>
        </w:trPr>
        <w:tc>
          <w:tcPr>
            <w:tcW w:w="4294" w:type="dxa"/>
          </w:tcPr>
          <w:p w14:paraId="23492F61" w14:textId="77777777" w:rsidR="008515C5" w:rsidRDefault="008515C5">
            <w:pPr>
              <w:pStyle w:val="TableParagraph"/>
              <w:spacing w:before="18" w:line="123" w:lineRule="exact"/>
              <w:ind w:right="146"/>
              <w:jc w:val="right"/>
              <w:rPr>
                <w:ins w:id="3379" w:author="Mohamed SALEM" w:date="2024-01-16T13:22:00Z"/>
                <w:sz w:val="13"/>
              </w:rPr>
            </w:pPr>
            <w:ins w:id="3380" w:author="Mohamed SALEM" w:date="2024-01-16T13:22:00Z">
              <w:r>
                <w:rPr>
                  <w:spacing w:val="-2"/>
                  <w:w w:val="105"/>
                  <w:sz w:val="13"/>
                </w:rPr>
                <w:t>(0.45)</w:t>
              </w:r>
            </w:ins>
          </w:p>
        </w:tc>
        <w:tc>
          <w:tcPr>
            <w:tcW w:w="667" w:type="dxa"/>
          </w:tcPr>
          <w:p w14:paraId="49AB5841" w14:textId="77777777" w:rsidR="008515C5" w:rsidRDefault="008515C5">
            <w:pPr>
              <w:pStyle w:val="TableParagraph"/>
              <w:spacing w:before="18" w:line="123" w:lineRule="exact"/>
              <w:rPr>
                <w:ins w:id="3381" w:author="Mohamed SALEM" w:date="2024-01-16T13:22:00Z"/>
                <w:sz w:val="13"/>
              </w:rPr>
            </w:pPr>
            <w:ins w:id="3382" w:author="Mohamed SALEM" w:date="2024-01-16T13:22:00Z">
              <w:r>
                <w:rPr>
                  <w:spacing w:val="-2"/>
                  <w:sz w:val="13"/>
                </w:rPr>
                <w:t>(0.44)</w:t>
              </w:r>
            </w:ins>
          </w:p>
        </w:tc>
        <w:tc>
          <w:tcPr>
            <w:tcW w:w="584" w:type="dxa"/>
          </w:tcPr>
          <w:p w14:paraId="4D65A269" w14:textId="77777777" w:rsidR="008515C5" w:rsidRDefault="008515C5">
            <w:pPr>
              <w:pStyle w:val="TableParagraph"/>
              <w:spacing w:before="18" w:line="123" w:lineRule="exact"/>
              <w:ind w:left="11" w:right="1"/>
              <w:rPr>
                <w:ins w:id="3383" w:author="Mohamed SALEM" w:date="2024-01-16T13:22:00Z"/>
                <w:sz w:val="13"/>
              </w:rPr>
            </w:pPr>
            <w:ins w:id="3384" w:author="Mohamed SALEM" w:date="2024-01-16T13:22:00Z">
              <w:r>
                <w:rPr>
                  <w:spacing w:val="-2"/>
                  <w:sz w:val="13"/>
                </w:rPr>
                <w:t>(0.68)</w:t>
              </w:r>
            </w:ins>
          </w:p>
        </w:tc>
        <w:tc>
          <w:tcPr>
            <w:tcW w:w="656" w:type="dxa"/>
          </w:tcPr>
          <w:p w14:paraId="4F146618" w14:textId="77777777" w:rsidR="008515C5" w:rsidRDefault="008515C5">
            <w:pPr>
              <w:pStyle w:val="TableParagraph"/>
              <w:spacing w:before="18" w:line="123" w:lineRule="exact"/>
              <w:ind w:left="1" w:right="8"/>
              <w:rPr>
                <w:ins w:id="3385" w:author="Mohamed SALEM" w:date="2024-01-16T13:22:00Z"/>
                <w:sz w:val="13"/>
              </w:rPr>
            </w:pPr>
            <w:ins w:id="3386" w:author="Mohamed SALEM" w:date="2024-01-16T13:22:00Z">
              <w:r>
                <w:rPr>
                  <w:spacing w:val="-2"/>
                  <w:w w:val="105"/>
                  <w:sz w:val="13"/>
                </w:rPr>
                <w:t>(0.42)</w:t>
              </w:r>
            </w:ins>
          </w:p>
        </w:tc>
        <w:tc>
          <w:tcPr>
            <w:tcW w:w="666" w:type="dxa"/>
          </w:tcPr>
          <w:p w14:paraId="5C9D794A" w14:textId="77777777" w:rsidR="008515C5" w:rsidRDefault="008515C5">
            <w:pPr>
              <w:pStyle w:val="TableParagraph"/>
              <w:spacing w:before="18" w:line="123" w:lineRule="exact"/>
              <w:ind w:left="25" w:right="24"/>
              <w:rPr>
                <w:ins w:id="3387" w:author="Mohamed SALEM" w:date="2024-01-16T13:22:00Z"/>
                <w:sz w:val="13"/>
              </w:rPr>
            </w:pPr>
            <w:ins w:id="3388" w:author="Mohamed SALEM" w:date="2024-01-16T13:22:00Z">
              <w:r>
                <w:rPr>
                  <w:spacing w:val="-2"/>
                  <w:sz w:val="13"/>
                </w:rPr>
                <w:t>(0.40)</w:t>
              </w:r>
            </w:ins>
          </w:p>
        </w:tc>
        <w:tc>
          <w:tcPr>
            <w:tcW w:w="583" w:type="dxa"/>
          </w:tcPr>
          <w:p w14:paraId="2042EC2B" w14:textId="77777777" w:rsidR="008515C5" w:rsidRDefault="008515C5">
            <w:pPr>
              <w:pStyle w:val="TableParagraph"/>
              <w:spacing w:before="18" w:line="123" w:lineRule="exact"/>
              <w:ind w:left="15" w:right="1"/>
              <w:rPr>
                <w:ins w:id="3389" w:author="Mohamed SALEM" w:date="2024-01-16T13:22:00Z"/>
                <w:sz w:val="13"/>
              </w:rPr>
            </w:pPr>
            <w:ins w:id="3390" w:author="Mohamed SALEM" w:date="2024-01-16T13:22:00Z">
              <w:r>
                <w:rPr>
                  <w:spacing w:val="-2"/>
                  <w:w w:val="105"/>
                  <w:sz w:val="13"/>
                </w:rPr>
                <w:t>(0.43)</w:t>
              </w:r>
            </w:ins>
          </w:p>
        </w:tc>
        <w:tc>
          <w:tcPr>
            <w:tcW w:w="655" w:type="dxa"/>
          </w:tcPr>
          <w:p w14:paraId="426AF0C2" w14:textId="77777777" w:rsidR="008515C5" w:rsidRDefault="008515C5">
            <w:pPr>
              <w:pStyle w:val="TableParagraph"/>
              <w:spacing w:before="18" w:line="123" w:lineRule="exact"/>
              <w:ind w:right="2"/>
              <w:rPr>
                <w:ins w:id="3391" w:author="Mohamed SALEM" w:date="2024-01-16T13:22:00Z"/>
                <w:sz w:val="13"/>
              </w:rPr>
            </w:pPr>
            <w:ins w:id="3392" w:author="Mohamed SALEM" w:date="2024-01-16T13:22:00Z">
              <w:r>
                <w:rPr>
                  <w:spacing w:val="-2"/>
                  <w:w w:val="105"/>
                  <w:sz w:val="13"/>
                </w:rPr>
                <w:t>(0.43)</w:t>
              </w:r>
            </w:ins>
          </w:p>
        </w:tc>
        <w:tc>
          <w:tcPr>
            <w:tcW w:w="665" w:type="dxa"/>
          </w:tcPr>
          <w:p w14:paraId="1BA312BA" w14:textId="77777777" w:rsidR="008515C5" w:rsidRDefault="008515C5">
            <w:pPr>
              <w:pStyle w:val="TableParagraph"/>
              <w:spacing w:before="18" w:line="123" w:lineRule="exact"/>
              <w:ind w:left="10" w:right="1"/>
              <w:rPr>
                <w:ins w:id="3393" w:author="Mohamed SALEM" w:date="2024-01-16T13:22:00Z"/>
                <w:sz w:val="13"/>
              </w:rPr>
            </w:pPr>
            <w:ins w:id="3394" w:author="Mohamed SALEM" w:date="2024-01-16T13:22:00Z">
              <w:r>
                <w:rPr>
                  <w:spacing w:val="-2"/>
                  <w:w w:val="105"/>
                  <w:sz w:val="13"/>
                </w:rPr>
                <w:t>(0.42)</w:t>
              </w:r>
            </w:ins>
          </w:p>
        </w:tc>
        <w:tc>
          <w:tcPr>
            <w:tcW w:w="582" w:type="dxa"/>
          </w:tcPr>
          <w:p w14:paraId="5A1231A6" w14:textId="77777777" w:rsidR="008515C5" w:rsidRDefault="008515C5">
            <w:pPr>
              <w:pStyle w:val="TableParagraph"/>
              <w:spacing w:before="18" w:line="123" w:lineRule="exact"/>
              <w:ind w:left="25" w:right="2"/>
              <w:rPr>
                <w:ins w:id="3395" w:author="Mohamed SALEM" w:date="2024-01-16T13:22:00Z"/>
                <w:sz w:val="13"/>
              </w:rPr>
            </w:pPr>
            <w:ins w:id="3396" w:author="Mohamed SALEM" w:date="2024-01-16T13:22:00Z">
              <w:r>
                <w:rPr>
                  <w:spacing w:val="-2"/>
                  <w:w w:val="105"/>
                  <w:sz w:val="13"/>
                </w:rPr>
                <w:t>(0.38)</w:t>
              </w:r>
            </w:ins>
          </w:p>
        </w:tc>
      </w:tr>
      <w:tr w:rsidR="008515C5" w14:paraId="76CB4455" w14:textId="77777777">
        <w:trPr>
          <w:trHeight w:val="161"/>
          <w:ins w:id="3397" w:author="Mohamed SALEM" w:date="2024-01-16T13:22:00Z"/>
        </w:trPr>
        <w:tc>
          <w:tcPr>
            <w:tcW w:w="4294" w:type="dxa"/>
          </w:tcPr>
          <w:p w14:paraId="4B16F73A" w14:textId="77777777" w:rsidR="008515C5" w:rsidRDefault="008515C5">
            <w:pPr>
              <w:pStyle w:val="TableParagraph"/>
              <w:tabs>
                <w:tab w:val="right" w:pos="4089"/>
              </w:tabs>
              <w:spacing w:before="18" w:line="123" w:lineRule="exact"/>
              <w:ind w:left="102"/>
              <w:jc w:val="left"/>
              <w:rPr>
                <w:ins w:id="3398" w:author="Mohamed SALEM" w:date="2024-01-16T13:22:00Z"/>
                <w:sz w:val="13"/>
              </w:rPr>
            </w:pPr>
            <w:ins w:id="3399" w:author="Mohamed SALEM" w:date="2024-01-16T13:22:00Z">
              <w:r>
                <w:rPr>
                  <w:sz w:val="13"/>
                </w:rPr>
                <w:t>Female</w:t>
              </w:r>
              <w:r>
                <w:rPr>
                  <w:spacing w:val="38"/>
                  <w:sz w:val="13"/>
                </w:rPr>
                <w:t xml:space="preserve"> </w:t>
              </w:r>
              <w:r>
                <w:rPr>
                  <w:sz w:val="13"/>
                </w:rPr>
                <w:t>Household</w:t>
              </w:r>
              <w:r>
                <w:rPr>
                  <w:spacing w:val="39"/>
                  <w:sz w:val="13"/>
                </w:rPr>
                <w:t xml:space="preserve"> </w:t>
              </w:r>
              <w:r>
                <w:rPr>
                  <w:spacing w:val="-4"/>
                  <w:sz w:val="13"/>
                </w:rPr>
                <w:t>Head</w:t>
              </w:r>
              <w:r>
                <w:rPr>
                  <w:rFonts w:ascii="Times New Roman"/>
                  <w:sz w:val="13"/>
                </w:rPr>
                <w:tab/>
              </w:r>
              <w:r>
                <w:rPr>
                  <w:spacing w:val="-4"/>
                  <w:sz w:val="13"/>
                </w:rPr>
                <w:t>0.20</w:t>
              </w:r>
            </w:ins>
          </w:p>
        </w:tc>
        <w:tc>
          <w:tcPr>
            <w:tcW w:w="667" w:type="dxa"/>
          </w:tcPr>
          <w:p w14:paraId="4B175498" w14:textId="77777777" w:rsidR="008515C5" w:rsidRDefault="008515C5">
            <w:pPr>
              <w:pStyle w:val="TableParagraph"/>
              <w:spacing w:before="18" w:line="123" w:lineRule="exact"/>
              <w:rPr>
                <w:ins w:id="3400" w:author="Mohamed SALEM" w:date="2024-01-16T13:22:00Z"/>
                <w:sz w:val="13"/>
              </w:rPr>
            </w:pPr>
            <w:ins w:id="3401" w:author="Mohamed SALEM" w:date="2024-01-16T13:22:00Z">
              <w:r>
                <w:rPr>
                  <w:spacing w:val="-4"/>
                  <w:sz w:val="13"/>
                </w:rPr>
                <w:t>0.23</w:t>
              </w:r>
            </w:ins>
          </w:p>
        </w:tc>
        <w:tc>
          <w:tcPr>
            <w:tcW w:w="584" w:type="dxa"/>
          </w:tcPr>
          <w:p w14:paraId="591533F8" w14:textId="77777777" w:rsidR="008515C5" w:rsidRDefault="008515C5">
            <w:pPr>
              <w:pStyle w:val="TableParagraph"/>
              <w:spacing w:before="18" w:line="123" w:lineRule="exact"/>
              <w:ind w:left="11"/>
              <w:rPr>
                <w:ins w:id="3402" w:author="Mohamed SALEM" w:date="2024-01-16T13:22:00Z"/>
                <w:sz w:val="13"/>
              </w:rPr>
            </w:pPr>
            <w:ins w:id="3403" w:author="Mohamed SALEM" w:date="2024-01-16T13:22:00Z">
              <w:r>
                <w:rPr>
                  <w:spacing w:val="-4"/>
                  <w:sz w:val="13"/>
                </w:rPr>
                <w:t>0.03</w:t>
              </w:r>
            </w:ins>
          </w:p>
        </w:tc>
        <w:tc>
          <w:tcPr>
            <w:tcW w:w="656" w:type="dxa"/>
          </w:tcPr>
          <w:p w14:paraId="1D778863" w14:textId="77777777" w:rsidR="008515C5" w:rsidRDefault="008515C5">
            <w:pPr>
              <w:pStyle w:val="TableParagraph"/>
              <w:spacing w:before="18" w:line="123" w:lineRule="exact"/>
              <w:ind w:left="1" w:right="8"/>
              <w:rPr>
                <w:ins w:id="3404" w:author="Mohamed SALEM" w:date="2024-01-16T13:22:00Z"/>
                <w:sz w:val="13"/>
              </w:rPr>
            </w:pPr>
            <w:ins w:id="3405" w:author="Mohamed SALEM" w:date="2024-01-16T13:22:00Z">
              <w:r>
                <w:rPr>
                  <w:spacing w:val="-4"/>
                  <w:sz w:val="13"/>
                </w:rPr>
                <w:t>0.30</w:t>
              </w:r>
            </w:ins>
          </w:p>
        </w:tc>
        <w:tc>
          <w:tcPr>
            <w:tcW w:w="666" w:type="dxa"/>
          </w:tcPr>
          <w:p w14:paraId="0DB808E6" w14:textId="77777777" w:rsidR="008515C5" w:rsidRDefault="008515C5">
            <w:pPr>
              <w:pStyle w:val="TableParagraph"/>
              <w:spacing w:before="18" w:line="123" w:lineRule="exact"/>
              <w:ind w:left="25" w:right="23"/>
              <w:rPr>
                <w:ins w:id="3406" w:author="Mohamed SALEM" w:date="2024-01-16T13:22:00Z"/>
                <w:sz w:val="13"/>
              </w:rPr>
            </w:pPr>
            <w:ins w:id="3407" w:author="Mohamed SALEM" w:date="2024-01-16T13:22:00Z">
              <w:r>
                <w:rPr>
                  <w:spacing w:val="-4"/>
                  <w:w w:val="105"/>
                  <w:sz w:val="13"/>
                </w:rPr>
                <w:t>0.31</w:t>
              </w:r>
            </w:ins>
          </w:p>
        </w:tc>
        <w:tc>
          <w:tcPr>
            <w:tcW w:w="583" w:type="dxa"/>
          </w:tcPr>
          <w:p w14:paraId="683A053E" w14:textId="77777777" w:rsidR="008515C5" w:rsidRDefault="008515C5">
            <w:pPr>
              <w:pStyle w:val="TableParagraph"/>
              <w:spacing w:before="18" w:line="123" w:lineRule="exact"/>
              <w:ind w:left="15"/>
              <w:rPr>
                <w:ins w:id="3408" w:author="Mohamed SALEM" w:date="2024-01-16T13:22:00Z"/>
                <w:sz w:val="13"/>
              </w:rPr>
            </w:pPr>
            <w:ins w:id="3409" w:author="Mohamed SALEM" w:date="2024-01-16T13:22:00Z">
              <w:r>
                <w:rPr>
                  <w:spacing w:val="-4"/>
                  <w:sz w:val="13"/>
                </w:rPr>
                <w:t>0.01</w:t>
              </w:r>
            </w:ins>
          </w:p>
        </w:tc>
        <w:tc>
          <w:tcPr>
            <w:tcW w:w="655" w:type="dxa"/>
          </w:tcPr>
          <w:p w14:paraId="14E80361" w14:textId="77777777" w:rsidR="008515C5" w:rsidRDefault="008515C5">
            <w:pPr>
              <w:pStyle w:val="TableParagraph"/>
              <w:spacing w:before="18" w:line="123" w:lineRule="exact"/>
              <w:ind w:left="1" w:right="2"/>
              <w:rPr>
                <w:ins w:id="3410" w:author="Mohamed SALEM" w:date="2024-01-16T13:22:00Z"/>
                <w:sz w:val="13"/>
              </w:rPr>
            </w:pPr>
            <w:ins w:id="3411" w:author="Mohamed SALEM" w:date="2024-01-16T13:22:00Z">
              <w:r>
                <w:rPr>
                  <w:spacing w:val="-4"/>
                  <w:sz w:val="13"/>
                </w:rPr>
                <w:t>0.27</w:t>
              </w:r>
            </w:ins>
          </w:p>
        </w:tc>
        <w:tc>
          <w:tcPr>
            <w:tcW w:w="665" w:type="dxa"/>
          </w:tcPr>
          <w:p w14:paraId="23D64A46" w14:textId="77777777" w:rsidR="008515C5" w:rsidRDefault="008515C5">
            <w:pPr>
              <w:pStyle w:val="TableParagraph"/>
              <w:spacing w:before="18" w:line="123" w:lineRule="exact"/>
              <w:ind w:left="10"/>
              <w:rPr>
                <w:ins w:id="3412" w:author="Mohamed SALEM" w:date="2024-01-16T13:22:00Z"/>
                <w:sz w:val="13"/>
              </w:rPr>
            </w:pPr>
            <w:ins w:id="3413" w:author="Mohamed SALEM" w:date="2024-01-16T13:22:00Z">
              <w:r>
                <w:rPr>
                  <w:spacing w:val="-4"/>
                  <w:sz w:val="13"/>
                </w:rPr>
                <w:t>0.28</w:t>
              </w:r>
            </w:ins>
          </w:p>
        </w:tc>
        <w:tc>
          <w:tcPr>
            <w:tcW w:w="582" w:type="dxa"/>
          </w:tcPr>
          <w:p w14:paraId="6EEC3572" w14:textId="77777777" w:rsidR="008515C5" w:rsidRDefault="008515C5">
            <w:pPr>
              <w:pStyle w:val="TableParagraph"/>
              <w:spacing w:before="18" w:line="123" w:lineRule="exact"/>
              <w:ind w:left="25" w:right="1"/>
              <w:rPr>
                <w:ins w:id="3414" w:author="Mohamed SALEM" w:date="2024-01-16T13:22:00Z"/>
                <w:sz w:val="13"/>
              </w:rPr>
            </w:pPr>
            <w:ins w:id="3415" w:author="Mohamed SALEM" w:date="2024-01-16T13:22:00Z">
              <w:r>
                <w:rPr>
                  <w:spacing w:val="-4"/>
                  <w:sz w:val="13"/>
                </w:rPr>
                <w:t>0.02</w:t>
              </w:r>
            </w:ins>
          </w:p>
        </w:tc>
      </w:tr>
      <w:tr w:rsidR="008515C5" w14:paraId="2A0A2CB6" w14:textId="77777777">
        <w:trPr>
          <w:trHeight w:val="161"/>
          <w:ins w:id="3416" w:author="Mohamed SALEM" w:date="2024-01-16T13:22:00Z"/>
        </w:trPr>
        <w:tc>
          <w:tcPr>
            <w:tcW w:w="4294" w:type="dxa"/>
          </w:tcPr>
          <w:p w14:paraId="6F095CB3" w14:textId="77777777" w:rsidR="008515C5" w:rsidRDefault="008515C5">
            <w:pPr>
              <w:pStyle w:val="TableParagraph"/>
              <w:spacing w:before="18" w:line="123" w:lineRule="exact"/>
              <w:ind w:right="146"/>
              <w:jc w:val="right"/>
              <w:rPr>
                <w:ins w:id="3417" w:author="Mohamed SALEM" w:date="2024-01-16T13:22:00Z"/>
                <w:sz w:val="13"/>
              </w:rPr>
            </w:pPr>
            <w:ins w:id="3418" w:author="Mohamed SALEM" w:date="2024-01-16T13:22:00Z">
              <w:r>
                <w:rPr>
                  <w:spacing w:val="-2"/>
                  <w:sz w:val="13"/>
                </w:rPr>
                <w:t>(0.40)</w:t>
              </w:r>
            </w:ins>
          </w:p>
        </w:tc>
        <w:tc>
          <w:tcPr>
            <w:tcW w:w="667" w:type="dxa"/>
          </w:tcPr>
          <w:p w14:paraId="5536278D" w14:textId="77777777" w:rsidR="008515C5" w:rsidRDefault="008515C5">
            <w:pPr>
              <w:pStyle w:val="TableParagraph"/>
              <w:spacing w:before="18" w:line="123" w:lineRule="exact"/>
              <w:rPr>
                <w:ins w:id="3419" w:author="Mohamed SALEM" w:date="2024-01-16T13:22:00Z"/>
                <w:sz w:val="13"/>
              </w:rPr>
            </w:pPr>
            <w:ins w:id="3420" w:author="Mohamed SALEM" w:date="2024-01-16T13:22:00Z">
              <w:r>
                <w:rPr>
                  <w:spacing w:val="-2"/>
                  <w:w w:val="105"/>
                  <w:sz w:val="13"/>
                </w:rPr>
                <w:t>(0.42)</w:t>
              </w:r>
            </w:ins>
          </w:p>
        </w:tc>
        <w:tc>
          <w:tcPr>
            <w:tcW w:w="584" w:type="dxa"/>
          </w:tcPr>
          <w:p w14:paraId="1998350D" w14:textId="77777777" w:rsidR="008515C5" w:rsidRDefault="008515C5">
            <w:pPr>
              <w:pStyle w:val="TableParagraph"/>
              <w:spacing w:before="18" w:line="123" w:lineRule="exact"/>
              <w:ind w:left="11" w:right="1"/>
              <w:rPr>
                <w:ins w:id="3421" w:author="Mohamed SALEM" w:date="2024-01-16T13:22:00Z"/>
                <w:sz w:val="13"/>
              </w:rPr>
            </w:pPr>
            <w:ins w:id="3422" w:author="Mohamed SALEM" w:date="2024-01-16T13:22:00Z">
              <w:r>
                <w:rPr>
                  <w:spacing w:val="-2"/>
                  <w:sz w:val="13"/>
                </w:rPr>
                <w:t>(0.30)</w:t>
              </w:r>
            </w:ins>
          </w:p>
        </w:tc>
        <w:tc>
          <w:tcPr>
            <w:tcW w:w="656" w:type="dxa"/>
          </w:tcPr>
          <w:p w14:paraId="7F37EB9E" w14:textId="77777777" w:rsidR="008515C5" w:rsidRDefault="008515C5">
            <w:pPr>
              <w:pStyle w:val="TableParagraph"/>
              <w:spacing w:before="18" w:line="123" w:lineRule="exact"/>
              <w:ind w:left="1" w:right="8"/>
              <w:rPr>
                <w:ins w:id="3423" w:author="Mohamed SALEM" w:date="2024-01-16T13:22:00Z"/>
                <w:sz w:val="13"/>
              </w:rPr>
            </w:pPr>
            <w:ins w:id="3424" w:author="Mohamed SALEM" w:date="2024-01-16T13:22:00Z">
              <w:r>
                <w:rPr>
                  <w:spacing w:val="-2"/>
                  <w:sz w:val="13"/>
                </w:rPr>
                <w:t>(0.46)</w:t>
              </w:r>
            </w:ins>
          </w:p>
        </w:tc>
        <w:tc>
          <w:tcPr>
            <w:tcW w:w="666" w:type="dxa"/>
          </w:tcPr>
          <w:p w14:paraId="1F56F992" w14:textId="77777777" w:rsidR="008515C5" w:rsidRDefault="008515C5">
            <w:pPr>
              <w:pStyle w:val="TableParagraph"/>
              <w:spacing w:before="18" w:line="123" w:lineRule="exact"/>
              <w:ind w:left="25" w:right="24"/>
              <w:rPr>
                <w:ins w:id="3425" w:author="Mohamed SALEM" w:date="2024-01-16T13:22:00Z"/>
                <w:sz w:val="13"/>
              </w:rPr>
            </w:pPr>
            <w:ins w:id="3426" w:author="Mohamed SALEM" w:date="2024-01-16T13:22:00Z">
              <w:r>
                <w:rPr>
                  <w:spacing w:val="-2"/>
                  <w:sz w:val="13"/>
                </w:rPr>
                <w:t>(0.46)</w:t>
              </w:r>
            </w:ins>
          </w:p>
        </w:tc>
        <w:tc>
          <w:tcPr>
            <w:tcW w:w="583" w:type="dxa"/>
          </w:tcPr>
          <w:p w14:paraId="66B1228A" w14:textId="77777777" w:rsidR="008515C5" w:rsidRDefault="008515C5">
            <w:pPr>
              <w:pStyle w:val="TableParagraph"/>
              <w:spacing w:before="18" w:line="123" w:lineRule="exact"/>
              <w:ind w:left="15" w:right="1"/>
              <w:rPr>
                <w:ins w:id="3427" w:author="Mohamed SALEM" w:date="2024-01-16T13:22:00Z"/>
                <w:sz w:val="13"/>
              </w:rPr>
            </w:pPr>
            <w:ins w:id="3428" w:author="Mohamed SALEM" w:date="2024-01-16T13:22:00Z">
              <w:r>
                <w:rPr>
                  <w:spacing w:val="-2"/>
                  <w:sz w:val="13"/>
                </w:rPr>
                <w:t>(0.66)</w:t>
              </w:r>
            </w:ins>
          </w:p>
        </w:tc>
        <w:tc>
          <w:tcPr>
            <w:tcW w:w="655" w:type="dxa"/>
          </w:tcPr>
          <w:p w14:paraId="3486F36E" w14:textId="77777777" w:rsidR="008515C5" w:rsidRDefault="008515C5">
            <w:pPr>
              <w:pStyle w:val="TableParagraph"/>
              <w:spacing w:before="18" w:line="123" w:lineRule="exact"/>
              <w:ind w:right="2"/>
              <w:rPr>
                <w:ins w:id="3429" w:author="Mohamed SALEM" w:date="2024-01-16T13:22:00Z"/>
                <w:sz w:val="13"/>
              </w:rPr>
            </w:pPr>
            <w:ins w:id="3430" w:author="Mohamed SALEM" w:date="2024-01-16T13:22:00Z">
              <w:r>
                <w:rPr>
                  <w:spacing w:val="-2"/>
                  <w:sz w:val="13"/>
                </w:rPr>
                <w:t>(0.44)</w:t>
              </w:r>
            </w:ins>
          </w:p>
        </w:tc>
        <w:tc>
          <w:tcPr>
            <w:tcW w:w="665" w:type="dxa"/>
          </w:tcPr>
          <w:p w14:paraId="3835A0FF" w14:textId="77777777" w:rsidR="008515C5" w:rsidRDefault="008515C5">
            <w:pPr>
              <w:pStyle w:val="TableParagraph"/>
              <w:spacing w:before="18" w:line="123" w:lineRule="exact"/>
              <w:ind w:left="10" w:right="1"/>
              <w:rPr>
                <w:ins w:id="3431" w:author="Mohamed SALEM" w:date="2024-01-16T13:22:00Z"/>
                <w:sz w:val="13"/>
              </w:rPr>
            </w:pPr>
            <w:ins w:id="3432" w:author="Mohamed SALEM" w:date="2024-01-16T13:22:00Z">
              <w:r>
                <w:rPr>
                  <w:spacing w:val="-2"/>
                  <w:w w:val="105"/>
                  <w:sz w:val="13"/>
                </w:rPr>
                <w:t>(0.45)</w:t>
              </w:r>
            </w:ins>
          </w:p>
        </w:tc>
        <w:tc>
          <w:tcPr>
            <w:tcW w:w="582" w:type="dxa"/>
          </w:tcPr>
          <w:p w14:paraId="7C6E2EE6" w14:textId="77777777" w:rsidR="008515C5" w:rsidRDefault="008515C5">
            <w:pPr>
              <w:pStyle w:val="TableParagraph"/>
              <w:spacing w:before="18" w:line="123" w:lineRule="exact"/>
              <w:ind w:left="25" w:right="2"/>
              <w:rPr>
                <w:ins w:id="3433" w:author="Mohamed SALEM" w:date="2024-01-16T13:22:00Z"/>
                <w:sz w:val="13"/>
              </w:rPr>
            </w:pPr>
            <w:ins w:id="3434" w:author="Mohamed SALEM" w:date="2024-01-16T13:22:00Z">
              <w:r>
                <w:rPr>
                  <w:spacing w:val="-2"/>
                  <w:w w:val="105"/>
                  <w:sz w:val="13"/>
                </w:rPr>
                <w:t>(0.37)</w:t>
              </w:r>
            </w:ins>
          </w:p>
        </w:tc>
      </w:tr>
      <w:tr w:rsidR="008515C5" w14:paraId="231CFB2B" w14:textId="77777777">
        <w:trPr>
          <w:trHeight w:val="161"/>
          <w:ins w:id="3435" w:author="Mohamed SALEM" w:date="2024-01-16T13:22:00Z"/>
        </w:trPr>
        <w:tc>
          <w:tcPr>
            <w:tcW w:w="4294" w:type="dxa"/>
          </w:tcPr>
          <w:p w14:paraId="6361FF08" w14:textId="77777777" w:rsidR="008515C5" w:rsidRDefault="008515C5">
            <w:pPr>
              <w:pStyle w:val="TableParagraph"/>
              <w:tabs>
                <w:tab w:val="right" w:pos="4089"/>
              </w:tabs>
              <w:spacing w:before="18" w:line="123" w:lineRule="exact"/>
              <w:ind w:left="102"/>
              <w:jc w:val="left"/>
              <w:rPr>
                <w:ins w:id="3436" w:author="Mohamed SALEM" w:date="2024-01-16T13:22:00Z"/>
                <w:sz w:val="13"/>
              </w:rPr>
            </w:pPr>
            <w:ins w:id="3437" w:author="Mohamed SALEM" w:date="2024-01-16T13:22:00Z">
              <w:r>
                <w:rPr>
                  <w:sz w:val="13"/>
                </w:rPr>
                <w:t>Married</w:t>
              </w:r>
              <w:r>
                <w:rPr>
                  <w:spacing w:val="44"/>
                  <w:sz w:val="13"/>
                </w:rPr>
                <w:t xml:space="preserve"> </w:t>
              </w:r>
              <w:r>
                <w:rPr>
                  <w:sz w:val="13"/>
                </w:rPr>
                <w:t>Household</w:t>
              </w:r>
              <w:r>
                <w:rPr>
                  <w:spacing w:val="45"/>
                  <w:sz w:val="13"/>
                </w:rPr>
                <w:t xml:space="preserve"> </w:t>
              </w:r>
              <w:r>
                <w:rPr>
                  <w:spacing w:val="-4"/>
                  <w:sz w:val="13"/>
                </w:rPr>
                <w:t>Head</w:t>
              </w:r>
              <w:r>
                <w:rPr>
                  <w:rFonts w:ascii="Times New Roman"/>
                  <w:sz w:val="13"/>
                </w:rPr>
                <w:tab/>
              </w:r>
              <w:r>
                <w:rPr>
                  <w:spacing w:val="-4"/>
                  <w:sz w:val="13"/>
                </w:rPr>
                <w:t>0.25</w:t>
              </w:r>
            </w:ins>
          </w:p>
        </w:tc>
        <w:tc>
          <w:tcPr>
            <w:tcW w:w="667" w:type="dxa"/>
          </w:tcPr>
          <w:p w14:paraId="4181C999" w14:textId="77777777" w:rsidR="008515C5" w:rsidRDefault="008515C5">
            <w:pPr>
              <w:pStyle w:val="TableParagraph"/>
              <w:spacing w:before="18" w:line="123" w:lineRule="exact"/>
              <w:rPr>
                <w:ins w:id="3438" w:author="Mohamed SALEM" w:date="2024-01-16T13:22:00Z"/>
                <w:sz w:val="13"/>
              </w:rPr>
            </w:pPr>
            <w:ins w:id="3439" w:author="Mohamed SALEM" w:date="2024-01-16T13:22:00Z">
              <w:r>
                <w:rPr>
                  <w:spacing w:val="-4"/>
                  <w:sz w:val="13"/>
                </w:rPr>
                <w:t>0.26</w:t>
              </w:r>
            </w:ins>
          </w:p>
        </w:tc>
        <w:tc>
          <w:tcPr>
            <w:tcW w:w="584" w:type="dxa"/>
          </w:tcPr>
          <w:p w14:paraId="2B1FB771" w14:textId="77777777" w:rsidR="008515C5" w:rsidRDefault="008515C5">
            <w:pPr>
              <w:pStyle w:val="TableParagraph"/>
              <w:spacing w:before="18" w:line="123" w:lineRule="exact"/>
              <w:ind w:left="11"/>
              <w:rPr>
                <w:ins w:id="3440" w:author="Mohamed SALEM" w:date="2024-01-16T13:22:00Z"/>
                <w:sz w:val="13"/>
              </w:rPr>
            </w:pPr>
            <w:ins w:id="3441" w:author="Mohamed SALEM" w:date="2024-01-16T13:22:00Z">
              <w:r>
                <w:rPr>
                  <w:spacing w:val="-4"/>
                  <w:sz w:val="13"/>
                </w:rPr>
                <w:t>0.01</w:t>
              </w:r>
            </w:ins>
          </w:p>
        </w:tc>
        <w:tc>
          <w:tcPr>
            <w:tcW w:w="656" w:type="dxa"/>
          </w:tcPr>
          <w:p w14:paraId="7ACD411D" w14:textId="77777777" w:rsidR="008515C5" w:rsidRDefault="008515C5">
            <w:pPr>
              <w:pStyle w:val="TableParagraph"/>
              <w:spacing w:before="18" w:line="123" w:lineRule="exact"/>
              <w:ind w:left="2" w:right="8"/>
              <w:rPr>
                <w:ins w:id="3442" w:author="Mohamed SALEM" w:date="2024-01-16T13:22:00Z"/>
                <w:sz w:val="13"/>
              </w:rPr>
            </w:pPr>
            <w:ins w:id="3443" w:author="Mohamed SALEM" w:date="2024-01-16T13:22:00Z">
              <w:r>
                <w:rPr>
                  <w:spacing w:val="-4"/>
                  <w:w w:val="105"/>
                  <w:sz w:val="13"/>
                </w:rPr>
                <w:t>0.14</w:t>
              </w:r>
            </w:ins>
          </w:p>
        </w:tc>
        <w:tc>
          <w:tcPr>
            <w:tcW w:w="666" w:type="dxa"/>
          </w:tcPr>
          <w:p w14:paraId="2F47F849" w14:textId="77777777" w:rsidR="008515C5" w:rsidRDefault="008515C5">
            <w:pPr>
              <w:pStyle w:val="TableParagraph"/>
              <w:spacing w:before="18" w:line="123" w:lineRule="exact"/>
              <w:ind w:left="25" w:right="23"/>
              <w:rPr>
                <w:ins w:id="3444" w:author="Mohamed SALEM" w:date="2024-01-16T13:22:00Z"/>
                <w:sz w:val="13"/>
              </w:rPr>
            </w:pPr>
            <w:ins w:id="3445" w:author="Mohamed SALEM" w:date="2024-01-16T13:22:00Z">
              <w:r>
                <w:rPr>
                  <w:spacing w:val="-4"/>
                  <w:w w:val="115"/>
                  <w:sz w:val="13"/>
                </w:rPr>
                <w:t>0.11</w:t>
              </w:r>
            </w:ins>
          </w:p>
        </w:tc>
        <w:tc>
          <w:tcPr>
            <w:tcW w:w="583" w:type="dxa"/>
          </w:tcPr>
          <w:p w14:paraId="770CE102" w14:textId="77777777" w:rsidR="008515C5" w:rsidRDefault="008515C5">
            <w:pPr>
              <w:pStyle w:val="TableParagraph"/>
              <w:spacing w:before="18" w:line="123" w:lineRule="exact"/>
              <w:ind w:left="15"/>
              <w:rPr>
                <w:ins w:id="3446" w:author="Mohamed SALEM" w:date="2024-01-16T13:22:00Z"/>
                <w:sz w:val="13"/>
              </w:rPr>
            </w:pPr>
            <w:ins w:id="3447" w:author="Mohamed SALEM" w:date="2024-01-16T13:22:00Z">
              <w:r>
                <w:rPr>
                  <w:spacing w:val="-2"/>
                  <w:sz w:val="13"/>
                </w:rPr>
                <w:t>-</w:t>
              </w:r>
              <w:r>
                <w:rPr>
                  <w:spacing w:val="-4"/>
                  <w:sz w:val="13"/>
                </w:rPr>
                <w:t>0.03</w:t>
              </w:r>
            </w:ins>
          </w:p>
        </w:tc>
        <w:tc>
          <w:tcPr>
            <w:tcW w:w="655" w:type="dxa"/>
          </w:tcPr>
          <w:p w14:paraId="4420F76C" w14:textId="77777777" w:rsidR="008515C5" w:rsidRDefault="008515C5">
            <w:pPr>
              <w:pStyle w:val="TableParagraph"/>
              <w:spacing w:before="18" w:line="123" w:lineRule="exact"/>
              <w:ind w:left="2" w:right="2"/>
              <w:rPr>
                <w:ins w:id="3448" w:author="Mohamed SALEM" w:date="2024-01-16T13:22:00Z"/>
                <w:sz w:val="13"/>
              </w:rPr>
            </w:pPr>
            <w:ins w:id="3449" w:author="Mohamed SALEM" w:date="2024-01-16T13:22:00Z">
              <w:r>
                <w:rPr>
                  <w:spacing w:val="-4"/>
                  <w:w w:val="110"/>
                  <w:sz w:val="13"/>
                </w:rPr>
                <w:t>0.17</w:t>
              </w:r>
            </w:ins>
          </w:p>
        </w:tc>
        <w:tc>
          <w:tcPr>
            <w:tcW w:w="665" w:type="dxa"/>
          </w:tcPr>
          <w:p w14:paraId="3FC0C114" w14:textId="77777777" w:rsidR="008515C5" w:rsidRDefault="008515C5">
            <w:pPr>
              <w:pStyle w:val="TableParagraph"/>
              <w:spacing w:before="18" w:line="123" w:lineRule="exact"/>
              <w:ind w:left="10"/>
              <w:rPr>
                <w:ins w:id="3450" w:author="Mohamed SALEM" w:date="2024-01-16T13:22:00Z"/>
                <w:sz w:val="13"/>
              </w:rPr>
            </w:pPr>
            <w:ins w:id="3451" w:author="Mohamed SALEM" w:date="2024-01-16T13:22:00Z">
              <w:r>
                <w:rPr>
                  <w:spacing w:val="-4"/>
                  <w:w w:val="105"/>
                  <w:sz w:val="13"/>
                </w:rPr>
                <w:t>0.16</w:t>
              </w:r>
            </w:ins>
          </w:p>
        </w:tc>
        <w:tc>
          <w:tcPr>
            <w:tcW w:w="582" w:type="dxa"/>
          </w:tcPr>
          <w:p w14:paraId="60BBE3BF" w14:textId="77777777" w:rsidR="008515C5" w:rsidRDefault="008515C5">
            <w:pPr>
              <w:pStyle w:val="TableParagraph"/>
              <w:spacing w:before="18" w:line="123" w:lineRule="exact"/>
              <w:ind w:left="25"/>
              <w:rPr>
                <w:ins w:id="3452" w:author="Mohamed SALEM" w:date="2024-01-16T13:22:00Z"/>
                <w:sz w:val="13"/>
              </w:rPr>
            </w:pPr>
            <w:ins w:id="3453" w:author="Mohamed SALEM" w:date="2024-01-16T13:22:00Z">
              <w:r>
                <w:rPr>
                  <w:spacing w:val="-2"/>
                  <w:sz w:val="13"/>
                </w:rPr>
                <w:t>-</w:t>
              </w:r>
              <w:r>
                <w:rPr>
                  <w:spacing w:val="-4"/>
                  <w:sz w:val="13"/>
                </w:rPr>
                <w:t>0.02</w:t>
              </w:r>
            </w:ins>
          </w:p>
        </w:tc>
      </w:tr>
      <w:tr w:rsidR="008515C5" w14:paraId="328DF3BA" w14:textId="77777777">
        <w:trPr>
          <w:trHeight w:val="161"/>
          <w:ins w:id="3454" w:author="Mohamed SALEM" w:date="2024-01-16T13:22:00Z"/>
        </w:trPr>
        <w:tc>
          <w:tcPr>
            <w:tcW w:w="4294" w:type="dxa"/>
          </w:tcPr>
          <w:p w14:paraId="29DC5FDD" w14:textId="77777777" w:rsidR="008515C5" w:rsidRDefault="008515C5">
            <w:pPr>
              <w:pStyle w:val="TableParagraph"/>
              <w:spacing w:before="18" w:line="123" w:lineRule="exact"/>
              <w:ind w:right="146"/>
              <w:jc w:val="right"/>
              <w:rPr>
                <w:ins w:id="3455" w:author="Mohamed SALEM" w:date="2024-01-16T13:22:00Z"/>
                <w:sz w:val="13"/>
              </w:rPr>
            </w:pPr>
            <w:ins w:id="3456" w:author="Mohamed SALEM" w:date="2024-01-16T13:22:00Z">
              <w:r>
                <w:rPr>
                  <w:spacing w:val="-2"/>
                  <w:sz w:val="13"/>
                </w:rPr>
                <w:t>(0.44)</w:t>
              </w:r>
            </w:ins>
          </w:p>
        </w:tc>
        <w:tc>
          <w:tcPr>
            <w:tcW w:w="667" w:type="dxa"/>
          </w:tcPr>
          <w:p w14:paraId="06566074" w14:textId="77777777" w:rsidR="008515C5" w:rsidRDefault="008515C5">
            <w:pPr>
              <w:pStyle w:val="TableParagraph"/>
              <w:spacing w:before="18" w:line="123" w:lineRule="exact"/>
              <w:rPr>
                <w:ins w:id="3457" w:author="Mohamed SALEM" w:date="2024-01-16T13:22:00Z"/>
                <w:sz w:val="13"/>
              </w:rPr>
            </w:pPr>
            <w:ins w:id="3458" w:author="Mohamed SALEM" w:date="2024-01-16T13:22:00Z">
              <w:r>
                <w:rPr>
                  <w:spacing w:val="-2"/>
                  <w:sz w:val="13"/>
                </w:rPr>
                <w:t>(0.44)</w:t>
              </w:r>
            </w:ins>
          </w:p>
        </w:tc>
        <w:tc>
          <w:tcPr>
            <w:tcW w:w="584" w:type="dxa"/>
          </w:tcPr>
          <w:p w14:paraId="3ABEFA56" w14:textId="77777777" w:rsidR="008515C5" w:rsidRDefault="008515C5">
            <w:pPr>
              <w:pStyle w:val="TableParagraph"/>
              <w:spacing w:before="18" w:line="123" w:lineRule="exact"/>
              <w:ind w:left="11" w:right="1"/>
              <w:rPr>
                <w:ins w:id="3459" w:author="Mohamed SALEM" w:date="2024-01-16T13:22:00Z"/>
                <w:sz w:val="13"/>
              </w:rPr>
            </w:pPr>
            <w:ins w:id="3460" w:author="Mohamed SALEM" w:date="2024-01-16T13:22:00Z">
              <w:r>
                <w:rPr>
                  <w:spacing w:val="-2"/>
                  <w:w w:val="105"/>
                  <w:sz w:val="13"/>
                </w:rPr>
                <w:t>(0.85)</w:t>
              </w:r>
            </w:ins>
          </w:p>
        </w:tc>
        <w:tc>
          <w:tcPr>
            <w:tcW w:w="656" w:type="dxa"/>
          </w:tcPr>
          <w:p w14:paraId="4B9697EC" w14:textId="77777777" w:rsidR="008515C5" w:rsidRDefault="008515C5">
            <w:pPr>
              <w:pStyle w:val="TableParagraph"/>
              <w:spacing w:before="18" w:line="123" w:lineRule="exact"/>
              <w:ind w:left="1" w:right="8"/>
              <w:rPr>
                <w:ins w:id="3461" w:author="Mohamed SALEM" w:date="2024-01-16T13:22:00Z"/>
                <w:sz w:val="13"/>
              </w:rPr>
            </w:pPr>
            <w:ins w:id="3462" w:author="Mohamed SALEM" w:date="2024-01-16T13:22:00Z">
              <w:r>
                <w:rPr>
                  <w:spacing w:val="-2"/>
                  <w:w w:val="105"/>
                  <w:sz w:val="13"/>
                </w:rPr>
                <w:t>(0.35)</w:t>
              </w:r>
            </w:ins>
          </w:p>
        </w:tc>
        <w:tc>
          <w:tcPr>
            <w:tcW w:w="666" w:type="dxa"/>
          </w:tcPr>
          <w:p w14:paraId="6B4F1B0A" w14:textId="77777777" w:rsidR="008515C5" w:rsidRDefault="008515C5">
            <w:pPr>
              <w:pStyle w:val="TableParagraph"/>
              <w:spacing w:before="18" w:line="123" w:lineRule="exact"/>
              <w:ind w:left="25" w:right="24"/>
              <w:rPr>
                <w:ins w:id="3463" w:author="Mohamed SALEM" w:date="2024-01-16T13:22:00Z"/>
                <w:sz w:val="13"/>
              </w:rPr>
            </w:pPr>
            <w:ins w:id="3464" w:author="Mohamed SALEM" w:date="2024-01-16T13:22:00Z">
              <w:r>
                <w:rPr>
                  <w:spacing w:val="-2"/>
                  <w:w w:val="110"/>
                  <w:sz w:val="13"/>
                </w:rPr>
                <w:t>(0.31)</w:t>
              </w:r>
            </w:ins>
          </w:p>
        </w:tc>
        <w:tc>
          <w:tcPr>
            <w:tcW w:w="583" w:type="dxa"/>
          </w:tcPr>
          <w:p w14:paraId="54CD3476" w14:textId="77777777" w:rsidR="008515C5" w:rsidRDefault="008515C5">
            <w:pPr>
              <w:pStyle w:val="TableParagraph"/>
              <w:spacing w:before="18" w:line="123" w:lineRule="exact"/>
              <w:ind w:left="15" w:right="1"/>
              <w:rPr>
                <w:ins w:id="3465" w:author="Mohamed SALEM" w:date="2024-01-16T13:22:00Z"/>
                <w:sz w:val="13"/>
              </w:rPr>
            </w:pPr>
            <w:ins w:id="3466" w:author="Mohamed SALEM" w:date="2024-01-16T13:22:00Z">
              <w:r>
                <w:rPr>
                  <w:spacing w:val="-2"/>
                  <w:sz w:val="13"/>
                </w:rPr>
                <w:t>(0.09)</w:t>
              </w:r>
            </w:ins>
          </w:p>
        </w:tc>
        <w:tc>
          <w:tcPr>
            <w:tcW w:w="655" w:type="dxa"/>
          </w:tcPr>
          <w:p w14:paraId="5F626703" w14:textId="77777777" w:rsidR="008515C5" w:rsidRDefault="008515C5">
            <w:pPr>
              <w:pStyle w:val="TableParagraph"/>
              <w:spacing w:before="18" w:line="123" w:lineRule="exact"/>
              <w:ind w:right="2"/>
              <w:rPr>
                <w:ins w:id="3467" w:author="Mohamed SALEM" w:date="2024-01-16T13:22:00Z"/>
                <w:sz w:val="13"/>
              </w:rPr>
            </w:pPr>
            <w:ins w:id="3468" w:author="Mohamed SALEM" w:date="2024-01-16T13:22:00Z">
              <w:r>
                <w:rPr>
                  <w:spacing w:val="-2"/>
                  <w:sz w:val="13"/>
                </w:rPr>
                <w:t>(0.38)</w:t>
              </w:r>
            </w:ins>
          </w:p>
        </w:tc>
        <w:tc>
          <w:tcPr>
            <w:tcW w:w="665" w:type="dxa"/>
          </w:tcPr>
          <w:p w14:paraId="5D16B741" w14:textId="77777777" w:rsidR="008515C5" w:rsidRDefault="008515C5">
            <w:pPr>
              <w:pStyle w:val="TableParagraph"/>
              <w:spacing w:before="18" w:line="123" w:lineRule="exact"/>
              <w:ind w:left="10" w:right="1"/>
              <w:rPr>
                <w:ins w:id="3469" w:author="Mohamed SALEM" w:date="2024-01-16T13:22:00Z"/>
                <w:sz w:val="13"/>
              </w:rPr>
            </w:pPr>
            <w:ins w:id="3470" w:author="Mohamed SALEM" w:date="2024-01-16T13:22:00Z">
              <w:r>
                <w:rPr>
                  <w:spacing w:val="-2"/>
                  <w:w w:val="105"/>
                  <w:sz w:val="13"/>
                </w:rPr>
                <w:t>(0.36)</w:t>
              </w:r>
            </w:ins>
          </w:p>
        </w:tc>
        <w:tc>
          <w:tcPr>
            <w:tcW w:w="582" w:type="dxa"/>
          </w:tcPr>
          <w:p w14:paraId="4B81184C" w14:textId="77777777" w:rsidR="008515C5" w:rsidRDefault="008515C5">
            <w:pPr>
              <w:pStyle w:val="TableParagraph"/>
              <w:spacing w:before="18" w:line="123" w:lineRule="exact"/>
              <w:ind w:left="25" w:right="2"/>
              <w:rPr>
                <w:ins w:id="3471" w:author="Mohamed SALEM" w:date="2024-01-16T13:22:00Z"/>
                <w:sz w:val="13"/>
              </w:rPr>
            </w:pPr>
            <w:ins w:id="3472" w:author="Mohamed SALEM" w:date="2024-01-16T13:22:00Z">
              <w:r>
                <w:rPr>
                  <w:spacing w:val="-2"/>
                  <w:w w:val="105"/>
                  <w:sz w:val="13"/>
                </w:rPr>
                <w:t>(0.25)</w:t>
              </w:r>
            </w:ins>
          </w:p>
        </w:tc>
      </w:tr>
      <w:tr w:rsidR="008515C5" w14:paraId="4B1CC145" w14:textId="77777777">
        <w:trPr>
          <w:trHeight w:val="161"/>
          <w:ins w:id="3473" w:author="Mohamed SALEM" w:date="2024-01-16T13:22:00Z"/>
        </w:trPr>
        <w:tc>
          <w:tcPr>
            <w:tcW w:w="4294" w:type="dxa"/>
          </w:tcPr>
          <w:p w14:paraId="0ACBF16D" w14:textId="77777777" w:rsidR="008515C5" w:rsidRDefault="008515C5">
            <w:pPr>
              <w:pStyle w:val="TableParagraph"/>
              <w:tabs>
                <w:tab w:val="right" w:pos="4089"/>
              </w:tabs>
              <w:spacing w:before="18" w:line="123" w:lineRule="exact"/>
              <w:ind w:left="102"/>
              <w:jc w:val="left"/>
              <w:rPr>
                <w:ins w:id="3474" w:author="Mohamed SALEM" w:date="2024-01-16T13:22:00Z"/>
                <w:sz w:val="13"/>
              </w:rPr>
            </w:pPr>
            <w:ins w:id="3475" w:author="Mohamed SALEM" w:date="2024-01-16T13:22:00Z">
              <w:r>
                <w:rPr>
                  <w:sz w:val="13"/>
                </w:rPr>
                <w:t>Household</w:t>
              </w:r>
              <w:r>
                <w:rPr>
                  <w:spacing w:val="32"/>
                  <w:sz w:val="13"/>
                </w:rPr>
                <w:t xml:space="preserve"> </w:t>
              </w:r>
              <w:r>
                <w:rPr>
                  <w:sz w:val="13"/>
                </w:rPr>
                <w:t>head</w:t>
              </w:r>
              <w:r>
                <w:rPr>
                  <w:spacing w:val="32"/>
                  <w:sz w:val="13"/>
                </w:rPr>
                <w:t xml:space="preserve"> </w:t>
              </w:r>
              <w:r>
                <w:rPr>
                  <w:sz w:val="13"/>
                </w:rPr>
                <w:t>years</w:t>
              </w:r>
              <w:r>
                <w:rPr>
                  <w:spacing w:val="32"/>
                  <w:sz w:val="13"/>
                </w:rPr>
                <w:t xml:space="preserve"> </w:t>
              </w:r>
              <w:r>
                <w:rPr>
                  <w:sz w:val="13"/>
                </w:rPr>
                <w:t>of</w:t>
              </w:r>
              <w:r>
                <w:rPr>
                  <w:spacing w:val="32"/>
                  <w:sz w:val="13"/>
                </w:rPr>
                <w:t xml:space="preserve"> </w:t>
              </w:r>
              <w:r>
                <w:rPr>
                  <w:spacing w:val="-2"/>
                  <w:sz w:val="13"/>
                </w:rPr>
                <w:t>education</w:t>
              </w:r>
              <w:r>
                <w:rPr>
                  <w:rFonts w:ascii="Times New Roman"/>
                  <w:sz w:val="13"/>
                </w:rPr>
                <w:tab/>
              </w:r>
              <w:r>
                <w:rPr>
                  <w:spacing w:val="-4"/>
                  <w:sz w:val="13"/>
                </w:rPr>
                <w:t>7.50</w:t>
              </w:r>
            </w:ins>
          </w:p>
        </w:tc>
        <w:tc>
          <w:tcPr>
            <w:tcW w:w="667" w:type="dxa"/>
          </w:tcPr>
          <w:p w14:paraId="4CF9A7AE" w14:textId="77777777" w:rsidR="008515C5" w:rsidRDefault="008515C5">
            <w:pPr>
              <w:pStyle w:val="TableParagraph"/>
              <w:spacing w:before="18" w:line="123" w:lineRule="exact"/>
              <w:rPr>
                <w:ins w:id="3476" w:author="Mohamed SALEM" w:date="2024-01-16T13:22:00Z"/>
                <w:sz w:val="13"/>
              </w:rPr>
            </w:pPr>
            <w:ins w:id="3477" w:author="Mohamed SALEM" w:date="2024-01-16T13:22:00Z">
              <w:r>
                <w:rPr>
                  <w:spacing w:val="-4"/>
                  <w:w w:val="105"/>
                  <w:sz w:val="13"/>
                </w:rPr>
                <w:t>7.49</w:t>
              </w:r>
            </w:ins>
          </w:p>
        </w:tc>
        <w:tc>
          <w:tcPr>
            <w:tcW w:w="584" w:type="dxa"/>
          </w:tcPr>
          <w:p w14:paraId="20A2AA2F" w14:textId="77777777" w:rsidR="008515C5" w:rsidRDefault="008515C5">
            <w:pPr>
              <w:pStyle w:val="TableParagraph"/>
              <w:spacing w:before="18" w:line="123" w:lineRule="exact"/>
              <w:ind w:left="11"/>
              <w:rPr>
                <w:ins w:id="3478" w:author="Mohamed SALEM" w:date="2024-01-16T13:22:00Z"/>
                <w:sz w:val="13"/>
              </w:rPr>
            </w:pPr>
            <w:ins w:id="3479" w:author="Mohamed SALEM" w:date="2024-01-16T13:22:00Z">
              <w:r>
                <w:rPr>
                  <w:spacing w:val="-2"/>
                  <w:sz w:val="13"/>
                </w:rPr>
                <w:t>-</w:t>
              </w:r>
              <w:r>
                <w:rPr>
                  <w:spacing w:val="-4"/>
                  <w:sz w:val="13"/>
                </w:rPr>
                <w:t>0.02</w:t>
              </w:r>
            </w:ins>
          </w:p>
        </w:tc>
        <w:tc>
          <w:tcPr>
            <w:tcW w:w="656" w:type="dxa"/>
          </w:tcPr>
          <w:p w14:paraId="1B679D1A" w14:textId="77777777" w:rsidR="008515C5" w:rsidRDefault="008515C5">
            <w:pPr>
              <w:pStyle w:val="TableParagraph"/>
              <w:spacing w:before="18" w:line="123" w:lineRule="exact"/>
              <w:ind w:left="1" w:right="8"/>
              <w:rPr>
                <w:ins w:id="3480" w:author="Mohamed SALEM" w:date="2024-01-16T13:22:00Z"/>
                <w:sz w:val="13"/>
              </w:rPr>
            </w:pPr>
            <w:ins w:id="3481" w:author="Mohamed SALEM" w:date="2024-01-16T13:22:00Z">
              <w:r>
                <w:rPr>
                  <w:spacing w:val="-4"/>
                  <w:sz w:val="13"/>
                </w:rPr>
                <w:t>3.39</w:t>
              </w:r>
            </w:ins>
          </w:p>
        </w:tc>
        <w:tc>
          <w:tcPr>
            <w:tcW w:w="666" w:type="dxa"/>
          </w:tcPr>
          <w:p w14:paraId="7102A19E" w14:textId="77777777" w:rsidR="008515C5" w:rsidRDefault="008515C5">
            <w:pPr>
              <w:pStyle w:val="TableParagraph"/>
              <w:spacing w:before="18" w:line="123" w:lineRule="exact"/>
              <w:ind w:left="25" w:right="23"/>
              <w:rPr>
                <w:ins w:id="3482" w:author="Mohamed SALEM" w:date="2024-01-16T13:22:00Z"/>
                <w:sz w:val="13"/>
              </w:rPr>
            </w:pPr>
            <w:ins w:id="3483" w:author="Mohamed SALEM" w:date="2024-01-16T13:22:00Z">
              <w:r>
                <w:rPr>
                  <w:spacing w:val="-4"/>
                  <w:sz w:val="13"/>
                </w:rPr>
                <w:t>3.30</w:t>
              </w:r>
            </w:ins>
          </w:p>
        </w:tc>
        <w:tc>
          <w:tcPr>
            <w:tcW w:w="583" w:type="dxa"/>
          </w:tcPr>
          <w:p w14:paraId="0CFF2CED" w14:textId="77777777" w:rsidR="008515C5" w:rsidRDefault="008515C5">
            <w:pPr>
              <w:pStyle w:val="TableParagraph"/>
              <w:spacing w:before="18" w:line="123" w:lineRule="exact"/>
              <w:ind w:left="15" w:right="1"/>
              <w:rPr>
                <w:ins w:id="3484" w:author="Mohamed SALEM" w:date="2024-01-16T13:22:00Z"/>
                <w:sz w:val="13"/>
              </w:rPr>
            </w:pPr>
            <w:ins w:id="3485" w:author="Mohamed SALEM" w:date="2024-01-16T13:22:00Z">
              <w:r>
                <w:rPr>
                  <w:spacing w:val="-4"/>
                  <w:sz w:val="13"/>
                </w:rPr>
                <w:t>-0.08</w:t>
              </w:r>
            </w:ins>
          </w:p>
        </w:tc>
        <w:tc>
          <w:tcPr>
            <w:tcW w:w="655" w:type="dxa"/>
          </w:tcPr>
          <w:p w14:paraId="346B43C2" w14:textId="77777777" w:rsidR="008515C5" w:rsidRDefault="008515C5">
            <w:pPr>
              <w:pStyle w:val="TableParagraph"/>
              <w:spacing w:before="18" w:line="123" w:lineRule="exact"/>
              <w:ind w:left="1" w:right="2"/>
              <w:rPr>
                <w:ins w:id="3486" w:author="Mohamed SALEM" w:date="2024-01-16T13:22:00Z"/>
                <w:sz w:val="13"/>
              </w:rPr>
            </w:pPr>
            <w:ins w:id="3487" w:author="Mohamed SALEM" w:date="2024-01-16T13:22:00Z">
              <w:r>
                <w:rPr>
                  <w:spacing w:val="-4"/>
                  <w:sz w:val="13"/>
                </w:rPr>
                <w:t>4.63</w:t>
              </w:r>
            </w:ins>
          </w:p>
        </w:tc>
        <w:tc>
          <w:tcPr>
            <w:tcW w:w="665" w:type="dxa"/>
          </w:tcPr>
          <w:p w14:paraId="12134425" w14:textId="77777777" w:rsidR="008515C5" w:rsidRDefault="008515C5">
            <w:pPr>
              <w:pStyle w:val="TableParagraph"/>
              <w:spacing w:before="18" w:line="123" w:lineRule="exact"/>
              <w:ind w:left="10"/>
              <w:rPr>
                <w:ins w:id="3488" w:author="Mohamed SALEM" w:date="2024-01-16T13:22:00Z"/>
                <w:sz w:val="13"/>
              </w:rPr>
            </w:pPr>
            <w:ins w:id="3489" w:author="Mohamed SALEM" w:date="2024-01-16T13:22:00Z">
              <w:r>
                <w:rPr>
                  <w:spacing w:val="-4"/>
                  <w:sz w:val="13"/>
                </w:rPr>
                <w:t>4.56</w:t>
              </w:r>
            </w:ins>
          </w:p>
        </w:tc>
        <w:tc>
          <w:tcPr>
            <w:tcW w:w="582" w:type="dxa"/>
          </w:tcPr>
          <w:p w14:paraId="0829EAAE" w14:textId="77777777" w:rsidR="008515C5" w:rsidRDefault="008515C5">
            <w:pPr>
              <w:pStyle w:val="TableParagraph"/>
              <w:spacing w:before="18" w:line="123" w:lineRule="exact"/>
              <w:ind w:left="25" w:right="1"/>
              <w:rPr>
                <w:ins w:id="3490" w:author="Mohamed SALEM" w:date="2024-01-16T13:22:00Z"/>
                <w:sz w:val="13"/>
              </w:rPr>
            </w:pPr>
            <w:ins w:id="3491" w:author="Mohamed SALEM" w:date="2024-01-16T13:22:00Z">
              <w:r>
                <w:rPr>
                  <w:spacing w:val="-2"/>
                  <w:sz w:val="13"/>
                </w:rPr>
                <w:t>-</w:t>
              </w:r>
              <w:r>
                <w:rPr>
                  <w:spacing w:val="-4"/>
                  <w:sz w:val="13"/>
                </w:rPr>
                <w:t>0.07</w:t>
              </w:r>
            </w:ins>
          </w:p>
        </w:tc>
      </w:tr>
      <w:tr w:rsidR="008515C5" w14:paraId="4D953F6A" w14:textId="77777777">
        <w:trPr>
          <w:trHeight w:val="161"/>
          <w:ins w:id="3492" w:author="Mohamed SALEM" w:date="2024-01-16T13:22:00Z"/>
        </w:trPr>
        <w:tc>
          <w:tcPr>
            <w:tcW w:w="4294" w:type="dxa"/>
          </w:tcPr>
          <w:p w14:paraId="292F466A" w14:textId="77777777" w:rsidR="008515C5" w:rsidRDefault="008515C5">
            <w:pPr>
              <w:pStyle w:val="TableParagraph"/>
              <w:spacing w:before="18" w:line="123" w:lineRule="exact"/>
              <w:ind w:right="146"/>
              <w:jc w:val="right"/>
              <w:rPr>
                <w:ins w:id="3493" w:author="Mohamed SALEM" w:date="2024-01-16T13:22:00Z"/>
                <w:sz w:val="13"/>
              </w:rPr>
            </w:pPr>
            <w:ins w:id="3494" w:author="Mohamed SALEM" w:date="2024-01-16T13:22:00Z">
              <w:r>
                <w:rPr>
                  <w:spacing w:val="-2"/>
                  <w:w w:val="110"/>
                  <w:sz w:val="13"/>
                </w:rPr>
                <w:t>(4.10)</w:t>
              </w:r>
            </w:ins>
          </w:p>
        </w:tc>
        <w:tc>
          <w:tcPr>
            <w:tcW w:w="667" w:type="dxa"/>
          </w:tcPr>
          <w:p w14:paraId="15AD1BE3" w14:textId="77777777" w:rsidR="008515C5" w:rsidRDefault="008515C5">
            <w:pPr>
              <w:pStyle w:val="TableParagraph"/>
              <w:spacing w:before="18" w:line="123" w:lineRule="exact"/>
              <w:rPr>
                <w:ins w:id="3495" w:author="Mohamed SALEM" w:date="2024-01-16T13:22:00Z"/>
                <w:sz w:val="13"/>
              </w:rPr>
            </w:pPr>
            <w:ins w:id="3496" w:author="Mohamed SALEM" w:date="2024-01-16T13:22:00Z">
              <w:r>
                <w:rPr>
                  <w:spacing w:val="-2"/>
                  <w:w w:val="105"/>
                  <w:sz w:val="13"/>
                </w:rPr>
                <w:t>(4.50)</w:t>
              </w:r>
            </w:ins>
          </w:p>
        </w:tc>
        <w:tc>
          <w:tcPr>
            <w:tcW w:w="584" w:type="dxa"/>
          </w:tcPr>
          <w:p w14:paraId="2D13A2F7" w14:textId="77777777" w:rsidR="008515C5" w:rsidRDefault="008515C5">
            <w:pPr>
              <w:pStyle w:val="TableParagraph"/>
              <w:spacing w:before="18" w:line="123" w:lineRule="exact"/>
              <w:ind w:left="11" w:right="1"/>
              <w:rPr>
                <w:ins w:id="3497" w:author="Mohamed SALEM" w:date="2024-01-16T13:22:00Z"/>
                <w:sz w:val="13"/>
              </w:rPr>
            </w:pPr>
            <w:ins w:id="3498" w:author="Mohamed SALEM" w:date="2024-01-16T13:22:00Z">
              <w:r>
                <w:rPr>
                  <w:spacing w:val="-2"/>
                  <w:sz w:val="13"/>
                </w:rPr>
                <w:t>(0.96)</w:t>
              </w:r>
            </w:ins>
          </w:p>
        </w:tc>
        <w:tc>
          <w:tcPr>
            <w:tcW w:w="656" w:type="dxa"/>
          </w:tcPr>
          <w:p w14:paraId="655FACDA" w14:textId="77777777" w:rsidR="008515C5" w:rsidRDefault="008515C5">
            <w:pPr>
              <w:pStyle w:val="TableParagraph"/>
              <w:spacing w:before="18" w:line="123" w:lineRule="exact"/>
              <w:ind w:left="1" w:right="8"/>
              <w:rPr>
                <w:ins w:id="3499" w:author="Mohamed SALEM" w:date="2024-01-16T13:22:00Z"/>
                <w:sz w:val="13"/>
              </w:rPr>
            </w:pPr>
            <w:ins w:id="3500" w:author="Mohamed SALEM" w:date="2024-01-16T13:22:00Z">
              <w:r>
                <w:rPr>
                  <w:spacing w:val="-2"/>
                  <w:w w:val="105"/>
                  <w:sz w:val="13"/>
                </w:rPr>
                <w:t>(3.27)</w:t>
              </w:r>
            </w:ins>
          </w:p>
        </w:tc>
        <w:tc>
          <w:tcPr>
            <w:tcW w:w="666" w:type="dxa"/>
          </w:tcPr>
          <w:p w14:paraId="22772035" w14:textId="77777777" w:rsidR="008515C5" w:rsidRDefault="008515C5">
            <w:pPr>
              <w:pStyle w:val="TableParagraph"/>
              <w:spacing w:before="18" w:line="123" w:lineRule="exact"/>
              <w:ind w:left="25" w:right="24"/>
              <w:rPr>
                <w:ins w:id="3501" w:author="Mohamed SALEM" w:date="2024-01-16T13:22:00Z"/>
                <w:sz w:val="13"/>
              </w:rPr>
            </w:pPr>
            <w:ins w:id="3502" w:author="Mohamed SALEM" w:date="2024-01-16T13:22:00Z">
              <w:r>
                <w:rPr>
                  <w:spacing w:val="-2"/>
                  <w:w w:val="105"/>
                  <w:sz w:val="13"/>
                </w:rPr>
                <w:t>(3.22)</w:t>
              </w:r>
            </w:ins>
          </w:p>
        </w:tc>
        <w:tc>
          <w:tcPr>
            <w:tcW w:w="583" w:type="dxa"/>
          </w:tcPr>
          <w:p w14:paraId="4F1B5224" w14:textId="77777777" w:rsidR="008515C5" w:rsidRDefault="008515C5">
            <w:pPr>
              <w:pStyle w:val="TableParagraph"/>
              <w:spacing w:before="18" w:line="123" w:lineRule="exact"/>
              <w:ind w:left="15" w:right="1"/>
              <w:rPr>
                <w:ins w:id="3503" w:author="Mohamed SALEM" w:date="2024-01-16T13:22:00Z"/>
                <w:sz w:val="13"/>
              </w:rPr>
            </w:pPr>
            <w:ins w:id="3504" w:author="Mohamed SALEM" w:date="2024-01-16T13:22:00Z">
              <w:r>
                <w:rPr>
                  <w:spacing w:val="-2"/>
                  <w:w w:val="105"/>
                  <w:sz w:val="13"/>
                </w:rPr>
                <w:t>(0.63)</w:t>
              </w:r>
            </w:ins>
          </w:p>
        </w:tc>
        <w:tc>
          <w:tcPr>
            <w:tcW w:w="655" w:type="dxa"/>
          </w:tcPr>
          <w:p w14:paraId="662B1474" w14:textId="77777777" w:rsidR="008515C5" w:rsidRDefault="008515C5">
            <w:pPr>
              <w:pStyle w:val="TableParagraph"/>
              <w:spacing w:before="18" w:line="123" w:lineRule="exact"/>
              <w:ind w:right="2"/>
              <w:rPr>
                <w:ins w:id="3505" w:author="Mohamed SALEM" w:date="2024-01-16T13:22:00Z"/>
                <w:sz w:val="13"/>
              </w:rPr>
            </w:pPr>
            <w:ins w:id="3506" w:author="Mohamed SALEM" w:date="2024-01-16T13:22:00Z">
              <w:r>
                <w:rPr>
                  <w:spacing w:val="-2"/>
                  <w:w w:val="110"/>
                  <w:sz w:val="13"/>
                </w:rPr>
                <w:t>(4.01)</w:t>
              </w:r>
            </w:ins>
          </w:p>
        </w:tc>
        <w:tc>
          <w:tcPr>
            <w:tcW w:w="665" w:type="dxa"/>
          </w:tcPr>
          <w:p w14:paraId="1DBC9D21" w14:textId="77777777" w:rsidR="008515C5" w:rsidRDefault="008515C5">
            <w:pPr>
              <w:pStyle w:val="TableParagraph"/>
              <w:spacing w:before="18" w:line="123" w:lineRule="exact"/>
              <w:ind w:left="10" w:right="1"/>
              <w:rPr>
                <w:ins w:id="3507" w:author="Mohamed SALEM" w:date="2024-01-16T13:22:00Z"/>
                <w:sz w:val="13"/>
              </w:rPr>
            </w:pPr>
            <w:ins w:id="3508" w:author="Mohamed SALEM" w:date="2024-01-16T13:22:00Z">
              <w:r>
                <w:rPr>
                  <w:spacing w:val="-2"/>
                  <w:w w:val="110"/>
                  <w:sz w:val="13"/>
                </w:rPr>
                <w:t>(4.12)</w:t>
              </w:r>
            </w:ins>
          </w:p>
        </w:tc>
        <w:tc>
          <w:tcPr>
            <w:tcW w:w="582" w:type="dxa"/>
          </w:tcPr>
          <w:p w14:paraId="67E4BF8C" w14:textId="77777777" w:rsidR="008515C5" w:rsidRDefault="008515C5">
            <w:pPr>
              <w:pStyle w:val="TableParagraph"/>
              <w:spacing w:before="18" w:line="123" w:lineRule="exact"/>
              <w:ind w:left="25" w:right="2"/>
              <w:rPr>
                <w:ins w:id="3509" w:author="Mohamed SALEM" w:date="2024-01-16T13:22:00Z"/>
                <w:sz w:val="13"/>
              </w:rPr>
            </w:pPr>
            <w:ins w:id="3510" w:author="Mohamed SALEM" w:date="2024-01-16T13:22:00Z">
              <w:r>
                <w:rPr>
                  <w:spacing w:val="-2"/>
                  <w:w w:val="105"/>
                  <w:sz w:val="13"/>
                </w:rPr>
                <w:t>(0.70)</w:t>
              </w:r>
            </w:ins>
          </w:p>
        </w:tc>
      </w:tr>
      <w:tr w:rsidR="008515C5" w14:paraId="1FAC9BB5" w14:textId="77777777">
        <w:trPr>
          <w:trHeight w:val="161"/>
          <w:ins w:id="3511" w:author="Mohamed SALEM" w:date="2024-01-16T13:22:00Z"/>
        </w:trPr>
        <w:tc>
          <w:tcPr>
            <w:tcW w:w="4294" w:type="dxa"/>
          </w:tcPr>
          <w:p w14:paraId="71AEB260" w14:textId="77777777" w:rsidR="008515C5" w:rsidRDefault="008515C5">
            <w:pPr>
              <w:pStyle w:val="TableParagraph"/>
              <w:tabs>
                <w:tab w:val="right" w:pos="4089"/>
              </w:tabs>
              <w:spacing w:before="18" w:line="123" w:lineRule="exact"/>
              <w:ind w:left="102"/>
              <w:jc w:val="left"/>
              <w:rPr>
                <w:ins w:id="3512" w:author="Mohamed SALEM" w:date="2024-01-16T13:22:00Z"/>
                <w:sz w:val="13"/>
              </w:rPr>
            </w:pPr>
            <w:ins w:id="3513" w:author="Mohamed SALEM" w:date="2024-01-16T13:22:00Z">
              <w:r>
                <w:rPr>
                  <w:sz w:val="13"/>
                </w:rPr>
                <w:t>Displaced</w:t>
              </w:r>
              <w:r>
                <w:rPr>
                  <w:spacing w:val="55"/>
                  <w:sz w:val="13"/>
                </w:rPr>
                <w:t xml:space="preserve"> </w:t>
              </w:r>
              <w:r>
                <w:rPr>
                  <w:spacing w:val="-2"/>
                  <w:sz w:val="13"/>
                </w:rPr>
                <w:t>household</w:t>
              </w:r>
              <w:r>
                <w:rPr>
                  <w:rFonts w:ascii="Times New Roman"/>
                  <w:sz w:val="13"/>
                </w:rPr>
                <w:tab/>
              </w:r>
              <w:r>
                <w:rPr>
                  <w:spacing w:val="-4"/>
                  <w:sz w:val="13"/>
                </w:rPr>
                <w:t>0.11</w:t>
              </w:r>
            </w:ins>
          </w:p>
        </w:tc>
        <w:tc>
          <w:tcPr>
            <w:tcW w:w="667" w:type="dxa"/>
          </w:tcPr>
          <w:p w14:paraId="55FE0A27" w14:textId="77777777" w:rsidR="008515C5" w:rsidRDefault="008515C5">
            <w:pPr>
              <w:pStyle w:val="TableParagraph"/>
              <w:spacing w:before="18" w:line="123" w:lineRule="exact"/>
              <w:rPr>
                <w:ins w:id="3514" w:author="Mohamed SALEM" w:date="2024-01-16T13:22:00Z"/>
                <w:sz w:val="13"/>
              </w:rPr>
            </w:pPr>
            <w:ins w:id="3515" w:author="Mohamed SALEM" w:date="2024-01-16T13:22:00Z">
              <w:r>
                <w:rPr>
                  <w:spacing w:val="-4"/>
                  <w:w w:val="105"/>
                  <w:sz w:val="13"/>
                </w:rPr>
                <w:t>0.12</w:t>
              </w:r>
            </w:ins>
          </w:p>
        </w:tc>
        <w:tc>
          <w:tcPr>
            <w:tcW w:w="584" w:type="dxa"/>
          </w:tcPr>
          <w:p w14:paraId="0DD86EFC" w14:textId="77777777" w:rsidR="008515C5" w:rsidRDefault="008515C5">
            <w:pPr>
              <w:pStyle w:val="TableParagraph"/>
              <w:spacing w:before="18" w:line="123" w:lineRule="exact"/>
              <w:ind w:left="11"/>
              <w:rPr>
                <w:ins w:id="3516" w:author="Mohamed SALEM" w:date="2024-01-16T13:22:00Z"/>
                <w:sz w:val="13"/>
              </w:rPr>
            </w:pPr>
            <w:ins w:id="3517" w:author="Mohamed SALEM" w:date="2024-01-16T13:22:00Z">
              <w:r>
                <w:rPr>
                  <w:spacing w:val="-4"/>
                  <w:sz w:val="13"/>
                </w:rPr>
                <w:t>0.01</w:t>
              </w:r>
            </w:ins>
          </w:p>
        </w:tc>
        <w:tc>
          <w:tcPr>
            <w:tcW w:w="656" w:type="dxa"/>
          </w:tcPr>
          <w:p w14:paraId="432673D7" w14:textId="77777777" w:rsidR="008515C5" w:rsidRDefault="008515C5">
            <w:pPr>
              <w:pStyle w:val="TableParagraph"/>
              <w:spacing w:before="18" w:line="123" w:lineRule="exact"/>
              <w:ind w:left="1" w:right="8"/>
              <w:rPr>
                <w:ins w:id="3518" w:author="Mohamed SALEM" w:date="2024-01-16T13:22:00Z"/>
                <w:sz w:val="13"/>
              </w:rPr>
            </w:pPr>
            <w:ins w:id="3519" w:author="Mohamed SALEM" w:date="2024-01-16T13:22:00Z">
              <w:r>
                <w:rPr>
                  <w:spacing w:val="-4"/>
                  <w:sz w:val="13"/>
                </w:rPr>
                <w:t>0.03</w:t>
              </w:r>
            </w:ins>
          </w:p>
        </w:tc>
        <w:tc>
          <w:tcPr>
            <w:tcW w:w="666" w:type="dxa"/>
          </w:tcPr>
          <w:p w14:paraId="3536E515" w14:textId="77777777" w:rsidR="008515C5" w:rsidRDefault="008515C5">
            <w:pPr>
              <w:pStyle w:val="TableParagraph"/>
              <w:spacing w:before="18" w:line="123" w:lineRule="exact"/>
              <w:ind w:left="25" w:right="23"/>
              <w:rPr>
                <w:ins w:id="3520" w:author="Mohamed SALEM" w:date="2024-01-16T13:22:00Z"/>
                <w:sz w:val="13"/>
              </w:rPr>
            </w:pPr>
            <w:ins w:id="3521" w:author="Mohamed SALEM" w:date="2024-01-16T13:22:00Z">
              <w:r>
                <w:rPr>
                  <w:spacing w:val="-4"/>
                  <w:sz w:val="13"/>
                </w:rPr>
                <w:t>0.03</w:t>
              </w:r>
            </w:ins>
          </w:p>
        </w:tc>
        <w:tc>
          <w:tcPr>
            <w:tcW w:w="583" w:type="dxa"/>
          </w:tcPr>
          <w:p w14:paraId="15FF38A3" w14:textId="77777777" w:rsidR="008515C5" w:rsidRDefault="008515C5">
            <w:pPr>
              <w:pStyle w:val="TableParagraph"/>
              <w:spacing w:before="18" w:line="123" w:lineRule="exact"/>
              <w:ind w:left="15"/>
              <w:rPr>
                <w:ins w:id="3522" w:author="Mohamed SALEM" w:date="2024-01-16T13:22:00Z"/>
                <w:sz w:val="13"/>
              </w:rPr>
            </w:pPr>
            <w:ins w:id="3523" w:author="Mohamed SALEM" w:date="2024-01-16T13:22:00Z">
              <w:r>
                <w:rPr>
                  <w:w w:val="90"/>
                  <w:sz w:val="13"/>
                </w:rPr>
                <w:t>-</w:t>
              </w:r>
              <w:r>
                <w:rPr>
                  <w:spacing w:val="-4"/>
                  <w:sz w:val="13"/>
                </w:rPr>
                <w:t>0.00</w:t>
              </w:r>
            </w:ins>
          </w:p>
        </w:tc>
        <w:tc>
          <w:tcPr>
            <w:tcW w:w="655" w:type="dxa"/>
          </w:tcPr>
          <w:p w14:paraId="7B2C8F2A" w14:textId="77777777" w:rsidR="008515C5" w:rsidRDefault="008515C5">
            <w:pPr>
              <w:pStyle w:val="TableParagraph"/>
              <w:spacing w:before="18" w:line="123" w:lineRule="exact"/>
              <w:ind w:left="1" w:right="2"/>
              <w:rPr>
                <w:ins w:id="3524" w:author="Mohamed SALEM" w:date="2024-01-16T13:22:00Z"/>
                <w:sz w:val="13"/>
              </w:rPr>
            </w:pPr>
            <w:ins w:id="3525" w:author="Mohamed SALEM" w:date="2024-01-16T13:22:00Z">
              <w:r>
                <w:rPr>
                  <w:spacing w:val="-4"/>
                  <w:sz w:val="13"/>
                </w:rPr>
                <w:t>0.06</w:t>
              </w:r>
            </w:ins>
          </w:p>
        </w:tc>
        <w:tc>
          <w:tcPr>
            <w:tcW w:w="665" w:type="dxa"/>
          </w:tcPr>
          <w:p w14:paraId="777D492C" w14:textId="77777777" w:rsidR="008515C5" w:rsidRDefault="008515C5">
            <w:pPr>
              <w:pStyle w:val="TableParagraph"/>
              <w:spacing w:before="18" w:line="123" w:lineRule="exact"/>
              <w:ind w:left="10"/>
              <w:rPr>
                <w:ins w:id="3526" w:author="Mohamed SALEM" w:date="2024-01-16T13:22:00Z"/>
                <w:sz w:val="13"/>
              </w:rPr>
            </w:pPr>
            <w:ins w:id="3527" w:author="Mohamed SALEM" w:date="2024-01-16T13:22:00Z">
              <w:r>
                <w:rPr>
                  <w:spacing w:val="-4"/>
                  <w:sz w:val="13"/>
                </w:rPr>
                <w:t>0.06</w:t>
              </w:r>
            </w:ins>
          </w:p>
        </w:tc>
        <w:tc>
          <w:tcPr>
            <w:tcW w:w="582" w:type="dxa"/>
          </w:tcPr>
          <w:p w14:paraId="1C6D1433" w14:textId="77777777" w:rsidR="008515C5" w:rsidRDefault="008515C5">
            <w:pPr>
              <w:pStyle w:val="TableParagraph"/>
              <w:spacing w:before="18" w:line="123" w:lineRule="exact"/>
              <w:ind w:left="25"/>
              <w:rPr>
                <w:ins w:id="3528" w:author="Mohamed SALEM" w:date="2024-01-16T13:22:00Z"/>
                <w:sz w:val="13"/>
              </w:rPr>
            </w:pPr>
            <w:ins w:id="3529" w:author="Mohamed SALEM" w:date="2024-01-16T13:22:00Z">
              <w:r>
                <w:rPr>
                  <w:spacing w:val="-4"/>
                  <w:sz w:val="13"/>
                </w:rPr>
                <w:t>0.00</w:t>
              </w:r>
            </w:ins>
          </w:p>
        </w:tc>
      </w:tr>
      <w:tr w:rsidR="008515C5" w14:paraId="571D58BE" w14:textId="77777777">
        <w:trPr>
          <w:trHeight w:val="161"/>
          <w:ins w:id="3530" w:author="Mohamed SALEM" w:date="2024-01-16T13:22:00Z"/>
        </w:trPr>
        <w:tc>
          <w:tcPr>
            <w:tcW w:w="4294" w:type="dxa"/>
          </w:tcPr>
          <w:p w14:paraId="3BDE248E" w14:textId="77777777" w:rsidR="008515C5" w:rsidRDefault="008515C5">
            <w:pPr>
              <w:pStyle w:val="TableParagraph"/>
              <w:spacing w:before="18" w:line="123" w:lineRule="exact"/>
              <w:ind w:right="146"/>
              <w:jc w:val="right"/>
              <w:rPr>
                <w:ins w:id="3531" w:author="Mohamed SALEM" w:date="2024-01-16T13:22:00Z"/>
                <w:sz w:val="13"/>
              </w:rPr>
            </w:pPr>
            <w:ins w:id="3532" w:author="Mohamed SALEM" w:date="2024-01-16T13:22:00Z">
              <w:r>
                <w:rPr>
                  <w:spacing w:val="-2"/>
                  <w:w w:val="110"/>
                  <w:sz w:val="13"/>
                </w:rPr>
                <w:t>(0.31)</w:t>
              </w:r>
            </w:ins>
          </w:p>
        </w:tc>
        <w:tc>
          <w:tcPr>
            <w:tcW w:w="667" w:type="dxa"/>
          </w:tcPr>
          <w:p w14:paraId="542D1F18" w14:textId="77777777" w:rsidR="008515C5" w:rsidRDefault="008515C5">
            <w:pPr>
              <w:pStyle w:val="TableParagraph"/>
              <w:spacing w:before="18" w:line="123" w:lineRule="exact"/>
              <w:rPr>
                <w:ins w:id="3533" w:author="Mohamed SALEM" w:date="2024-01-16T13:22:00Z"/>
                <w:sz w:val="13"/>
              </w:rPr>
            </w:pPr>
            <w:ins w:id="3534" w:author="Mohamed SALEM" w:date="2024-01-16T13:22:00Z">
              <w:r>
                <w:rPr>
                  <w:spacing w:val="-2"/>
                  <w:w w:val="105"/>
                  <w:sz w:val="13"/>
                </w:rPr>
                <w:t>(0.32)</w:t>
              </w:r>
            </w:ins>
          </w:p>
        </w:tc>
        <w:tc>
          <w:tcPr>
            <w:tcW w:w="584" w:type="dxa"/>
          </w:tcPr>
          <w:p w14:paraId="620ECECF" w14:textId="77777777" w:rsidR="008515C5" w:rsidRDefault="008515C5">
            <w:pPr>
              <w:pStyle w:val="TableParagraph"/>
              <w:spacing w:before="18" w:line="123" w:lineRule="exact"/>
              <w:ind w:left="11" w:right="1"/>
              <w:rPr>
                <w:ins w:id="3535" w:author="Mohamed SALEM" w:date="2024-01-16T13:22:00Z"/>
                <w:sz w:val="13"/>
              </w:rPr>
            </w:pPr>
            <w:ins w:id="3536" w:author="Mohamed SALEM" w:date="2024-01-16T13:22:00Z">
              <w:r>
                <w:rPr>
                  <w:spacing w:val="-2"/>
                  <w:w w:val="105"/>
                  <w:sz w:val="13"/>
                </w:rPr>
                <w:t>(0.67)</w:t>
              </w:r>
            </w:ins>
          </w:p>
        </w:tc>
        <w:tc>
          <w:tcPr>
            <w:tcW w:w="656" w:type="dxa"/>
          </w:tcPr>
          <w:p w14:paraId="6D20B509" w14:textId="77777777" w:rsidR="008515C5" w:rsidRDefault="008515C5">
            <w:pPr>
              <w:pStyle w:val="TableParagraph"/>
              <w:spacing w:before="18" w:line="123" w:lineRule="exact"/>
              <w:ind w:left="1" w:right="8"/>
              <w:rPr>
                <w:ins w:id="3537" w:author="Mohamed SALEM" w:date="2024-01-16T13:22:00Z"/>
                <w:sz w:val="13"/>
              </w:rPr>
            </w:pPr>
            <w:ins w:id="3538" w:author="Mohamed SALEM" w:date="2024-01-16T13:22:00Z">
              <w:r>
                <w:rPr>
                  <w:spacing w:val="-2"/>
                  <w:w w:val="105"/>
                  <w:sz w:val="13"/>
                </w:rPr>
                <w:t>(0.18)</w:t>
              </w:r>
            </w:ins>
          </w:p>
        </w:tc>
        <w:tc>
          <w:tcPr>
            <w:tcW w:w="666" w:type="dxa"/>
          </w:tcPr>
          <w:p w14:paraId="1ACE124F" w14:textId="77777777" w:rsidR="008515C5" w:rsidRDefault="008515C5">
            <w:pPr>
              <w:pStyle w:val="TableParagraph"/>
              <w:spacing w:before="18" w:line="123" w:lineRule="exact"/>
              <w:ind w:left="25" w:right="24"/>
              <w:rPr>
                <w:ins w:id="3539" w:author="Mohamed SALEM" w:date="2024-01-16T13:22:00Z"/>
                <w:sz w:val="13"/>
              </w:rPr>
            </w:pPr>
            <w:ins w:id="3540" w:author="Mohamed SALEM" w:date="2024-01-16T13:22:00Z">
              <w:r>
                <w:rPr>
                  <w:spacing w:val="-2"/>
                  <w:w w:val="105"/>
                  <w:sz w:val="13"/>
                </w:rPr>
                <w:t>(0.18)</w:t>
              </w:r>
            </w:ins>
          </w:p>
        </w:tc>
        <w:tc>
          <w:tcPr>
            <w:tcW w:w="583" w:type="dxa"/>
          </w:tcPr>
          <w:p w14:paraId="6EA113DF" w14:textId="77777777" w:rsidR="008515C5" w:rsidRDefault="008515C5">
            <w:pPr>
              <w:pStyle w:val="TableParagraph"/>
              <w:spacing w:before="18" w:line="123" w:lineRule="exact"/>
              <w:ind w:left="15" w:right="1"/>
              <w:rPr>
                <w:ins w:id="3541" w:author="Mohamed SALEM" w:date="2024-01-16T13:22:00Z"/>
                <w:sz w:val="13"/>
              </w:rPr>
            </w:pPr>
            <w:ins w:id="3542" w:author="Mohamed SALEM" w:date="2024-01-16T13:22:00Z">
              <w:r>
                <w:rPr>
                  <w:spacing w:val="-2"/>
                  <w:w w:val="105"/>
                  <w:sz w:val="13"/>
                </w:rPr>
                <w:t>(0.85)</w:t>
              </w:r>
            </w:ins>
          </w:p>
        </w:tc>
        <w:tc>
          <w:tcPr>
            <w:tcW w:w="655" w:type="dxa"/>
          </w:tcPr>
          <w:p w14:paraId="3484548A" w14:textId="77777777" w:rsidR="008515C5" w:rsidRDefault="008515C5">
            <w:pPr>
              <w:pStyle w:val="TableParagraph"/>
              <w:spacing w:before="18" w:line="123" w:lineRule="exact"/>
              <w:ind w:right="2"/>
              <w:rPr>
                <w:ins w:id="3543" w:author="Mohamed SALEM" w:date="2024-01-16T13:22:00Z"/>
                <w:sz w:val="13"/>
              </w:rPr>
            </w:pPr>
            <w:ins w:id="3544" w:author="Mohamed SALEM" w:date="2024-01-16T13:22:00Z">
              <w:r>
                <w:rPr>
                  <w:spacing w:val="-2"/>
                  <w:w w:val="105"/>
                  <w:sz w:val="13"/>
                </w:rPr>
                <w:t>(0.23)</w:t>
              </w:r>
            </w:ins>
          </w:p>
        </w:tc>
        <w:tc>
          <w:tcPr>
            <w:tcW w:w="665" w:type="dxa"/>
          </w:tcPr>
          <w:p w14:paraId="53ABF5CB" w14:textId="77777777" w:rsidR="008515C5" w:rsidRDefault="008515C5">
            <w:pPr>
              <w:pStyle w:val="TableParagraph"/>
              <w:spacing w:before="18" w:line="123" w:lineRule="exact"/>
              <w:ind w:left="10" w:right="1"/>
              <w:rPr>
                <w:ins w:id="3545" w:author="Mohamed SALEM" w:date="2024-01-16T13:22:00Z"/>
                <w:sz w:val="13"/>
              </w:rPr>
            </w:pPr>
            <w:ins w:id="3546" w:author="Mohamed SALEM" w:date="2024-01-16T13:22:00Z">
              <w:r>
                <w:rPr>
                  <w:spacing w:val="-2"/>
                  <w:w w:val="105"/>
                  <w:sz w:val="13"/>
                </w:rPr>
                <w:t>(0.23)</w:t>
              </w:r>
            </w:ins>
          </w:p>
        </w:tc>
        <w:tc>
          <w:tcPr>
            <w:tcW w:w="582" w:type="dxa"/>
          </w:tcPr>
          <w:p w14:paraId="0701476A" w14:textId="77777777" w:rsidR="008515C5" w:rsidRDefault="008515C5">
            <w:pPr>
              <w:pStyle w:val="TableParagraph"/>
              <w:spacing w:before="18" w:line="123" w:lineRule="exact"/>
              <w:ind w:left="25" w:right="2"/>
              <w:rPr>
                <w:ins w:id="3547" w:author="Mohamed SALEM" w:date="2024-01-16T13:22:00Z"/>
                <w:sz w:val="13"/>
              </w:rPr>
            </w:pPr>
            <w:ins w:id="3548" w:author="Mohamed SALEM" w:date="2024-01-16T13:22:00Z">
              <w:r>
                <w:rPr>
                  <w:spacing w:val="-2"/>
                  <w:sz w:val="13"/>
                </w:rPr>
                <w:t>(0.86)</w:t>
              </w:r>
            </w:ins>
          </w:p>
        </w:tc>
      </w:tr>
      <w:tr w:rsidR="008515C5" w14:paraId="5C4F0785" w14:textId="77777777">
        <w:trPr>
          <w:trHeight w:val="161"/>
          <w:ins w:id="3549" w:author="Mohamed SALEM" w:date="2024-01-16T13:22:00Z"/>
        </w:trPr>
        <w:tc>
          <w:tcPr>
            <w:tcW w:w="4294" w:type="dxa"/>
          </w:tcPr>
          <w:p w14:paraId="1BE24372" w14:textId="77777777" w:rsidR="008515C5" w:rsidRDefault="008515C5">
            <w:pPr>
              <w:pStyle w:val="TableParagraph"/>
              <w:tabs>
                <w:tab w:val="right" w:pos="4089"/>
              </w:tabs>
              <w:spacing w:before="18" w:line="123" w:lineRule="exact"/>
              <w:ind w:left="102"/>
              <w:jc w:val="left"/>
              <w:rPr>
                <w:ins w:id="3550" w:author="Mohamed SALEM" w:date="2024-01-16T13:22:00Z"/>
                <w:sz w:val="13"/>
              </w:rPr>
            </w:pPr>
            <w:ins w:id="3551" w:author="Mohamed SALEM" w:date="2024-01-16T13:22:00Z">
              <w:r>
                <w:rPr>
                  <w:sz w:val="13"/>
                </w:rPr>
                <w:t>Household</w:t>
              </w:r>
              <w:r>
                <w:rPr>
                  <w:spacing w:val="41"/>
                  <w:sz w:val="13"/>
                </w:rPr>
                <w:t xml:space="preserve"> </w:t>
              </w:r>
              <w:r>
                <w:rPr>
                  <w:spacing w:val="-4"/>
                  <w:sz w:val="13"/>
                </w:rPr>
                <w:t>size</w:t>
              </w:r>
              <w:r>
                <w:rPr>
                  <w:rFonts w:ascii="Times New Roman"/>
                  <w:sz w:val="13"/>
                </w:rPr>
                <w:tab/>
              </w:r>
              <w:r>
                <w:rPr>
                  <w:spacing w:val="-4"/>
                  <w:sz w:val="13"/>
                </w:rPr>
                <w:t>7.68</w:t>
              </w:r>
            </w:ins>
          </w:p>
        </w:tc>
        <w:tc>
          <w:tcPr>
            <w:tcW w:w="667" w:type="dxa"/>
          </w:tcPr>
          <w:p w14:paraId="52423EC2" w14:textId="77777777" w:rsidR="008515C5" w:rsidRDefault="008515C5">
            <w:pPr>
              <w:pStyle w:val="TableParagraph"/>
              <w:spacing w:before="18" w:line="123" w:lineRule="exact"/>
              <w:rPr>
                <w:ins w:id="3552" w:author="Mohamed SALEM" w:date="2024-01-16T13:22:00Z"/>
                <w:sz w:val="13"/>
              </w:rPr>
            </w:pPr>
            <w:ins w:id="3553" w:author="Mohamed SALEM" w:date="2024-01-16T13:22:00Z">
              <w:r>
                <w:rPr>
                  <w:spacing w:val="-4"/>
                  <w:w w:val="105"/>
                  <w:sz w:val="13"/>
                </w:rPr>
                <w:t>7.95</w:t>
              </w:r>
            </w:ins>
          </w:p>
        </w:tc>
        <w:tc>
          <w:tcPr>
            <w:tcW w:w="584" w:type="dxa"/>
          </w:tcPr>
          <w:p w14:paraId="526E8A38" w14:textId="77777777" w:rsidR="008515C5" w:rsidRDefault="008515C5">
            <w:pPr>
              <w:pStyle w:val="TableParagraph"/>
              <w:spacing w:before="18" w:line="123" w:lineRule="exact"/>
              <w:ind w:left="11"/>
              <w:rPr>
                <w:ins w:id="3554" w:author="Mohamed SALEM" w:date="2024-01-16T13:22:00Z"/>
                <w:sz w:val="13"/>
              </w:rPr>
            </w:pPr>
            <w:ins w:id="3555" w:author="Mohamed SALEM" w:date="2024-01-16T13:22:00Z">
              <w:r>
                <w:rPr>
                  <w:spacing w:val="-4"/>
                  <w:sz w:val="13"/>
                </w:rPr>
                <w:t>0.28</w:t>
              </w:r>
            </w:ins>
          </w:p>
        </w:tc>
        <w:tc>
          <w:tcPr>
            <w:tcW w:w="656" w:type="dxa"/>
          </w:tcPr>
          <w:p w14:paraId="75B955D7" w14:textId="77777777" w:rsidR="008515C5" w:rsidRDefault="008515C5">
            <w:pPr>
              <w:pStyle w:val="TableParagraph"/>
              <w:spacing w:before="18" w:line="123" w:lineRule="exact"/>
              <w:ind w:left="1" w:right="8"/>
              <w:rPr>
                <w:ins w:id="3556" w:author="Mohamed SALEM" w:date="2024-01-16T13:22:00Z"/>
                <w:sz w:val="13"/>
              </w:rPr>
            </w:pPr>
            <w:ins w:id="3557" w:author="Mohamed SALEM" w:date="2024-01-16T13:22:00Z">
              <w:r>
                <w:rPr>
                  <w:spacing w:val="-4"/>
                  <w:sz w:val="13"/>
                </w:rPr>
                <w:t>6.09</w:t>
              </w:r>
            </w:ins>
          </w:p>
        </w:tc>
        <w:tc>
          <w:tcPr>
            <w:tcW w:w="666" w:type="dxa"/>
          </w:tcPr>
          <w:p w14:paraId="621F0E97" w14:textId="77777777" w:rsidR="008515C5" w:rsidRDefault="008515C5">
            <w:pPr>
              <w:pStyle w:val="TableParagraph"/>
              <w:spacing w:before="18" w:line="123" w:lineRule="exact"/>
              <w:ind w:left="25" w:right="23"/>
              <w:rPr>
                <w:ins w:id="3558" w:author="Mohamed SALEM" w:date="2024-01-16T13:22:00Z"/>
                <w:sz w:val="13"/>
              </w:rPr>
            </w:pPr>
            <w:ins w:id="3559" w:author="Mohamed SALEM" w:date="2024-01-16T13:22:00Z">
              <w:r>
                <w:rPr>
                  <w:spacing w:val="-4"/>
                  <w:sz w:val="13"/>
                </w:rPr>
                <w:t>5.96</w:t>
              </w:r>
            </w:ins>
          </w:p>
        </w:tc>
        <w:tc>
          <w:tcPr>
            <w:tcW w:w="583" w:type="dxa"/>
          </w:tcPr>
          <w:p w14:paraId="5C7FAFDD" w14:textId="77777777" w:rsidR="008515C5" w:rsidRDefault="008515C5">
            <w:pPr>
              <w:pStyle w:val="TableParagraph"/>
              <w:spacing w:before="18" w:line="123" w:lineRule="exact"/>
              <w:ind w:left="15"/>
              <w:rPr>
                <w:ins w:id="3560" w:author="Mohamed SALEM" w:date="2024-01-16T13:22:00Z"/>
                <w:sz w:val="13"/>
              </w:rPr>
            </w:pPr>
            <w:ins w:id="3561" w:author="Mohamed SALEM" w:date="2024-01-16T13:22:00Z">
              <w:r>
                <w:rPr>
                  <w:sz w:val="13"/>
                </w:rPr>
                <w:t>-</w:t>
              </w:r>
              <w:r>
                <w:rPr>
                  <w:spacing w:val="-4"/>
                  <w:sz w:val="13"/>
                </w:rPr>
                <w:t>0.13</w:t>
              </w:r>
            </w:ins>
          </w:p>
        </w:tc>
        <w:tc>
          <w:tcPr>
            <w:tcW w:w="655" w:type="dxa"/>
          </w:tcPr>
          <w:p w14:paraId="298A988A" w14:textId="77777777" w:rsidR="008515C5" w:rsidRDefault="008515C5">
            <w:pPr>
              <w:pStyle w:val="TableParagraph"/>
              <w:spacing w:before="18" w:line="123" w:lineRule="exact"/>
              <w:ind w:left="1" w:right="2"/>
              <w:rPr>
                <w:ins w:id="3562" w:author="Mohamed SALEM" w:date="2024-01-16T13:22:00Z"/>
                <w:sz w:val="13"/>
              </w:rPr>
            </w:pPr>
            <w:ins w:id="3563" w:author="Mohamed SALEM" w:date="2024-01-16T13:22:00Z">
              <w:r>
                <w:rPr>
                  <w:spacing w:val="-4"/>
                  <w:w w:val="105"/>
                  <w:sz w:val="13"/>
                </w:rPr>
                <w:t>6.57</w:t>
              </w:r>
            </w:ins>
          </w:p>
        </w:tc>
        <w:tc>
          <w:tcPr>
            <w:tcW w:w="665" w:type="dxa"/>
          </w:tcPr>
          <w:p w14:paraId="450AA526" w14:textId="77777777" w:rsidR="008515C5" w:rsidRDefault="008515C5">
            <w:pPr>
              <w:pStyle w:val="TableParagraph"/>
              <w:spacing w:before="18" w:line="123" w:lineRule="exact"/>
              <w:ind w:left="10"/>
              <w:rPr>
                <w:ins w:id="3564" w:author="Mohamed SALEM" w:date="2024-01-16T13:22:00Z"/>
                <w:sz w:val="13"/>
              </w:rPr>
            </w:pPr>
            <w:ins w:id="3565" w:author="Mohamed SALEM" w:date="2024-01-16T13:22:00Z">
              <w:r>
                <w:rPr>
                  <w:spacing w:val="-4"/>
                  <w:sz w:val="13"/>
                </w:rPr>
                <w:t>6.56</w:t>
              </w:r>
            </w:ins>
          </w:p>
        </w:tc>
        <w:tc>
          <w:tcPr>
            <w:tcW w:w="582" w:type="dxa"/>
          </w:tcPr>
          <w:p w14:paraId="446E736D" w14:textId="77777777" w:rsidR="008515C5" w:rsidRDefault="008515C5">
            <w:pPr>
              <w:pStyle w:val="TableParagraph"/>
              <w:spacing w:before="18" w:line="123" w:lineRule="exact"/>
              <w:ind w:left="25" w:right="1"/>
              <w:rPr>
                <w:ins w:id="3566" w:author="Mohamed SALEM" w:date="2024-01-16T13:22:00Z"/>
                <w:sz w:val="13"/>
              </w:rPr>
            </w:pPr>
            <w:ins w:id="3567" w:author="Mohamed SALEM" w:date="2024-01-16T13:22:00Z">
              <w:r>
                <w:rPr>
                  <w:w w:val="90"/>
                  <w:sz w:val="13"/>
                </w:rPr>
                <w:t>-</w:t>
              </w:r>
              <w:r>
                <w:rPr>
                  <w:spacing w:val="-4"/>
                  <w:w w:val="105"/>
                  <w:sz w:val="13"/>
                </w:rPr>
                <w:t>0.01</w:t>
              </w:r>
            </w:ins>
          </w:p>
        </w:tc>
      </w:tr>
      <w:tr w:rsidR="008515C5" w14:paraId="792DF42C" w14:textId="77777777">
        <w:trPr>
          <w:trHeight w:val="161"/>
          <w:ins w:id="3568" w:author="Mohamed SALEM" w:date="2024-01-16T13:22:00Z"/>
        </w:trPr>
        <w:tc>
          <w:tcPr>
            <w:tcW w:w="4294" w:type="dxa"/>
          </w:tcPr>
          <w:p w14:paraId="5EE05ADF" w14:textId="77777777" w:rsidR="008515C5" w:rsidRDefault="008515C5">
            <w:pPr>
              <w:pStyle w:val="TableParagraph"/>
              <w:spacing w:before="18" w:line="123" w:lineRule="exact"/>
              <w:ind w:right="146"/>
              <w:jc w:val="right"/>
              <w:rPr>
                <w:ins w:id="3569" w:author="Mohamed SALEM" w:date="2024-01-16T13:22:00Z"/>
                <w:sz w:val="13"/>
              </w:rPr>
            </w:pPr>
            <w:ins w:id="3570" w:author="Mohamed SALEM" w:date="2024-01-16T13:22:00Z">
              <w:r>
                <w:rPr>
                  <w:spacing w:val="-2"/>
                  <w:w w:val="105"/>
                  <w:sz w:val="13"/>
                </w:rPr>
                <w:t>(3.50)</w:t>
              </w:r>
            </w:ins>
          </w:p>
        </w:tc>
        <w:tc>
          <w:tcPr>
            <w:tcW w:w="667" w:type="dxa"/>
          </w:tcPr>
          <w:p w14:paraId="600B09E2" w14:textId="77777777" w:rsidR="008515C5" w:rsidRDefault="008515C5">
            <w:pPr>
              <w:pStyle w:val="TableParagraph"/>
              <w:spacing w:before="18" w:line="123" w:lineRule="exact"/>
              <w:rPr>
                <w:ins w:id="3571" w:author="Mohamed SALEM" w:date="2024-01-16T13:22:00Z"/>
                <w:sz w:val="13"/>
              </w:rPr>
            </w:pPr>
            <w:ins w:id="3572" w:author="Mohamed SALEM" w:date="2024-01-16T13:22:00Z">
              <w:r>
                <w:rPr>
                  <w:spacing w:val="-2"/>
                  <w:w w:val="105"/>
                  <w:sz w:val="13"/>
                </w:rPr>
                <w:t>(3.95)</w:t>
              </w:r>
            </w:ins>
          </w:p>
        </w:tc>
        <w:tc>
          <w:tcPr>
            <w:tcW w:w="584" w:type="dxa"/>
          </w:tcPr>
          <w:p w14:paraId="2286FA05" w14:textId="77777777" w:rsidR="008515C5" w:rsidRDefault="008515C5">
            <w:pPr>
              <w:pStyle w:val="TableParagraph"/>
              <w:spacing w:before="18" w:line="123" w:lineRule="exact"/>
              <w:ind w:left="11" w:right="1"/>
              <w:rPr>
                <w:ins w:id="3573" w:author="Mohamed SALEM" w:date="2024-01-16T13:22:00Z"/>
                <w:sz w:val="13"/>
              </w:rPr>
            </w:pPr>
            <w:ins w:id="3574" w:author="Mohamed SALEM" w:date="2024-01-16T13:22:00Z">
              <w:r>
                <w:rPr>
                  <w:spacing w:val="-2"/>
                  <w:w w:val="105"/>
                  <w:sz w:val="13"/>
                </w:rPr>
                <w:t>(0.35)</w:t>
              </w:r>
            </w:ins>
          </w:p>
        </w:tc>
        <w:tc>
          <w:tcPr>
            <w:tcW w:w="656" w:type="dxa"/>
          </w:tcPr>
          <w:p w14:paraId="2F326045" w14:textId="77777777" w:rsidR="008515C5" w:rsidRDefault="008515C5">
            <w:pPr>
              <w:pStyle w:val="TableParagraph"/>
              <w:spacing w:before="18" w:line="123" w:lineRule="exact"/>
              <w:ind w:left="1" w:right="8"/>
              <w:rPr>
                <w:ins w:id="3575" w:author="Mohamed SALEM" w:date="2024-01-16T13:22:00Z"/>
                <w:sz w:val="13"/>
              </w:rPr>
            </w:pPr>
            <w:ins w:id="3576" w:author="Mohamed SALEM" w:date="2024-01-16T13:22:00Z">
              <w:r>
                <w:rPr>
                  <w:spacing w:val="-2"/>
                  <w:w w:val="105"/>
                  <w:sz w:val="13"/>
                </w:rPr>
                <w:t>(2.66)</w:t>
              </w:r>
            </w:ins>
          </w:p>
        </w:tc>
        <w:tc>
          <w:tcPr>
            <w:tcW w:w="666" w:type="dxa"/>
          </w:tcPr>
          <w:p w14:paraId="3AA3F15C" w14:textId="77777777" w:rsidR="008515C5" w:rsidRDefault="008515C5">
            <w:pPr>
              <w:pStyle w:val="TableParagraph"/>
              <w:spacing w:before="18" w:line="123" w:lineRule="exact"/>
              <w:ind w:left="25" w:right="24"/>
              <w:rPr>
                <w:ins w:id="3577" w:author="Mohamed SALEM" w:date="2024-01-16T13:22:00Z"/>
                <w:sz w:val="13"/>
              </w:rPr>
            </w:pPr>
            <w:ins w:id="3578" w:author="Mohamed SALEM" w:date="2024-01-16T13:22:00Z">
              <w:r>
                <w:rPr>
                  <w:spacing w:val="-2"/>
                  <w:w w:val="105"/>
                  <w:sz w:val="13"/>
                </w:rPr>
                <w:t>(2.65)</w:t>
              </w:r>
            </w:ins>
          </w:p>
        </w:tc>
        <w:tc>
          <w:tcPr>
            <w:tcW w:w="583" w:type="dxa"/>
          </w:tcPr>
          <w:p w14:paraId="3E6F3C66" w14:textId="77777777" w:rsidR="008515C5" w:rsidRDefault="008515C5">
            <w:pPr>
              <w:pStyle w:val="TableParagraph"/>
              <w:spacing w:before="18" w:line="123" w:lineRule="exact"/>
              <w:ind w:left="15" w:right="1"/>
              <w:rPr>
                <w:ins w:id="3579" w:author="Mohamed SALEM" w:date="2024-01-16T13:22:00Z"/>
                <w:sz w:val="13"/>
              </w:rPr>
            </w:pPr>
            <w:ins w:id="3580" w:author="Mohamed SALEM" w:date="2024-01-16T13:22:00Z">
              <w:r>
                <w:rPr>
                  <w:spacing w:val="-2"/>
                  <w:w w:val="105"/>
                  <w:sz w:val="13"/>
                </w:rPr>
                <w:t>(0.37)</w:t>
              </w:r>
            </w:ins>
          </w:p>
        </w:tc>
        <w:tc>
          <w:tcPr>
            <w:tcW w:w="655" w:type="dxa"/>
          </w:tcPr>
          <w:p w14:paraId="4C6CF70F" w14:textId="77777777" w:rsidR="008515C5" w:rsidRDefault="008515C5">
            <w:pPr>
              <w:pStyle w:val="TableParagraph"/>
              <w:spacing w:before="18" w:line="123" w:lineRule="exact"/>
              <w:ind w:right="2"/>
              <w:rPr>
                <w:ins w:id="3581" w:author="Mohamed SALEM" w:date="2024-01-16T13:22:00Z"/>
                <w:sz w:val="13"/>
              </w:rPr>
            </w:pPr>
            <w:ins w:id="3582" w:author="Mohamed SALEM" w:date="2024-01-16T13:22:00Z">
              <w:r>
                <w:rPr>
                  <w:spacing w:val="-2"/>
                  <w:w w:val="105"/>
                  <w:sz w:val="13"/>
                </w:rPr>
                <w:t>(3.03)</w:t>
              </w:r>
            </w:ins>
          </w:p>
        </w:tc>
        <w:tc>
          <w:tcPr>
            <w:tcW w:w="665" w:type="dxa"/>
          </w:tcPr>
          <w:p w14:paraId="0B4EEAC5" w14:textId="77777777" w:rsidR="008515C5" w:rsidRDefault="008515C5">
            <w:pPr>
              <w:pStyle w:val="TableParagraph"/>
              <w:spacing w:before="18" w:line="123" w:lineRule="exact"/>
              <w:ind w:left="10" w:right="1"/>
              <w:rPr>
                <w:ins w:id="3583" w:author="Mohamed SALEM" w:date="2024-01-16T13:22:00Z"/>
                <w:sz w:val="13"/>
              </w:rPr>
            </w:pPr>
            <w:ins w:id="3584" w:author="Mohamed SALEM" w:date="2024-01-16T13:22:00Z">
              <w:r>
                <w:rPr>
                  <w:spacing w:val="-2"/>
                  <w:w w:val="105"/>
                  <w:sz w:val="13"/>
                </w:rPr>
                <w:t>(3.23)</w:t>
              </w:r>
            </w:ins>
          </w:p>
        </w:tc>
        <w:tc>
          <w:tcPr>
            <w:tcW w:w="582" w:type="dxa"/>
          </w:tcPr>
          <w:p w14:paraId="6D9145C1" w14:textId="77777777" w:rsidR="008515C5" w:rsidRDefault="008515C5">
            <w:pPr>
              <w:pStyle w:val="TableParagraph"/>
              <w:spacing w:before="18" w:line="123" w:lineRule="exact"/>
              <w:ind w:left="25" w:right="2"/>
              <w:rPr>
                <w:ins w:id="3585" w:author="Mohamed SALEM" w:date="2024-01-16T13:22:00Z"/>
                <w:sz w:val="13"/>
              </w:rPr>
            </w:pPr>
            <w:ins w:id="3586" w:author="Mohamed SALEM" w:date="2024-01-16T13:22:00Z">
              <w:r>
                <w:rPr>
                  <w:spacing w:val="-2"/>
                  <w:w w:val="105"/>
                  <w:sz w:val="13"/>
                </w:rPr>
                <w:t>(0.96)</w:t>
              </w:r>
            </w:ins>
          </w:p>
        </w:tc>
      </w:tr>
      <w:tr w:rsidR="008515C5" w14:paraId="5AF0C8A9" w14:textId="77777777">
        <w:trPr>
          <w:trHeight w:val="161"/>
          <w:ins w:id="3587" w:author="Mohamed SALEM" w:date="2024-01-16T13:22:00Z"/>
        </w:trPr>
        <w:tc>
          <w:tcPr>
            <w:tcW w:w="4294" w:type="dxa"/>
          </w:tcPr>
          <w:p w14:paraId="72FD2DF3" w14:textId="77777777" w:rsidR="008515C5" w:rsidRDefault="008515C5">
            <w:pPr>
              <w:pStyle w:val="TableParagraph"/>
              <w:tabs>
                <w:tab w:val="right" w:pos="4089"/>
              </w:tabs>
              <w:spacing w:before="18" w:line="123" w:lineRule="exact"/>
              <w:ind w:left="102"/>
              <w:jc w:val="left"/>
              <w:rPr>
                <w:ins w:id="3588" w:author="Mohamed SALEM" w:date="2024-01-16T13:22:00Z"/>
                <w:sz w:val="13"/>
              </w:rPr>
            </w:pPr>
            <w:ins w:id="3589" w:author="Mohamed SALEM" w:date="2024-01-16T13:22:00Z">
              <w:r>
                <w:rPr>
                  <w:sz w:val="13"/>
                </w:rPr>
                <w:t>Number</w:t>
              </w:r>
              <w:r>
                <w:rPr>
                  <w:spacing w:val="38"/>
                  <w:sz w:val="13"/>
                </w:rPr>
                <w:t xml:space="preserve"> </w:t>
              </w:r>
              <w:r>
                <w:rPr>
                  <w:sz w:val="13"/>
                </w:rPr>
                <w:t>of</w:t>
              </w:r>
              <w:r>
                <w:rPr>
                  <w:spacing w:val="38"/>
                  <w:sz w:val="13"/>
                </w:rPr>
                <w:t xml:space="preserve"> </w:t>
              </w:r>
              <w:r>
                <w:rPr>
                  <w:sz w:val="13"/>
                </w:rPr>
                <w:t>household</w:t>
              </w:r>
              <w:r>
                <w:rPr>
                  <w:spacing w:val="38"/>
                  <w:sz w:val="13"/>
                </w:rPr>
                <w:t xml:space="preserve"> </w:t>
              </w:r>
              <w:r>
                <w:rPr>
                  <w:sz w:val="13"/>
                </w:rPr>
                <w:t>member</w:t>
              </w:r>
              <w:r>
                <w:rPr>
                  <w:spacing w:val="38"/>
                  <w:sz w:val="13"/>
                </w:rPr>
                <w:t xml:space="preserve"> </w:t>
              </w:r>
              <w:r>
                <w:rPr>
                  <w:sz w:val="13"/>
                </w:rPr>
                <w:t>younger</w:t>
              </w:r>
              <w:r>
                <w:rPr>
                  <w:spacing w:val="38"/>
                  <w:sz w:val="13"/>
                </w:rPr>
                <w:t xml:space="preserve"> </w:t>
              </w:r>
              <w:r>
                <w:rPr>
                  <w:sz w:val="13"/>
                </w:rPr>
                <w:t>than</w:t>
              </w:r>
              <w:r>
                <w:rPr>
                  <w:spacing w:val="38"/>
                  <w:sz w:val="13"/>
                </w:rPr>
                <w:t xml:space="preserve"> </w:t>
              </w:r>
              <w:r>
                <w:rPr>
                  <w:spacing w:val="-5"/>
                  <w:sz w:val="13"/>
                </w:rPr>
                <w:t>15</w:t>
              </w:r>
              <w:r>
                <w:rPr>
                  <w:rFonts w:ascii="Times New Roman"/>
                  <w:sz w:val="13"/>
                </w:rPr>
                <w:tab/>
              </w:r>
              <w:r>
                <w:rPr>
                  <w:spacing w:val="-4"/>
                  <w:sz w:val="13"/>
                </w:rPr>
                <w:t>4.02</w:t>
              </w:r>
            </w:ins>
          </w:p>
        </w:tc>
        <w:tc>
          <w:tcPr>
            <w:tcW w:w="667" w:type="dxa"/>
          </w:tcPr>
          <w:p w14:paraId="75D8A7C1" w14:textId="77777777" w:rsidR="008515C5" w:rsidRDefault="008515C5">
            <w:pPr>
              <w:pStyle w:val="TableParagraph"/>
              <w:spacing w:before="18" w:line="123" w:lineRule="exact"/>
              <w:rPr>
                <w:ins w:id="3590" w:author="Mohamed SALEM" w:date="2024-01-16T13:22:00Z"/>
                <w:sz w:val="13"/>
              </w:rPr>
            </w:pPr>
            <w:ins w:id="3591" w:author="Mohamed SALEM" w:date="2024-01-16T13:22:00Z">
              <w:r>
                <w:rPr>
                  <w:spacing w:val="-4"/>
                  <w:sz w:val="13"/>
                </w:rPr>
                <w:t>4.00</w:t>
              </w:r>
            </w:ins>
          </w:p>
        </w:tc>
        <w:tc>
          <w:tcPr>
            <w:tcW w:w="584" w:type="dxa"/>
          </w:tcPr>
          <w:p w14:paraId="13A88749" w14:textId="77777777" w:rsidR="008515C5" w:rsidRDefault="008515C5">
            <w:pPr>
              <w:pStyle w:val="TableParagraph"/>
              <w:spacing w:before="18" w:line="123" w:lineRule="exact"/>
              <w:ind w:left="11" w:right="1"/>
              <w:rPr>
                <w:ins w:id="3592" w:author="Mohamed SALEM" w:date="2024-01-16T13:22:00Z"/>
                <w:sz w:val="13"/>
              </w:rPr>
            </w:pPr>
            <w:ins w:id="3593" w:author="Mohamed SALEM" w:date="2024-01-16T13:22:00Z">
              <w:r>
                <w:rPr>
                  <w:spacing w:val="-2"/>
                  <w:sz w:val="13"/>
                </w:rPr>
                <w:t>-</w:t>
              </w:r>
              <w:r>
                <w:rPr>
                  <w:spacing w:val="-4"/>
                  <w:sz w:val="13"/>
                </w:rPr>
                <w:t>0.02</w:t>
              </w:r>
            </w:ins>
          </w:p>
        </w:tc>
        <w:tc>
          <w:tcPr>
            <w:tcW w:w="656" w:type="dxa"/>
          </w:tcPr>
          <w:p w14:paraId="435AABD9" w14:textId="77777777" w:rsidR="008515C5" w:rsidRDefault="008515C5">
            <w:pPr>
              <w:pStyle w:val="TableParagraph"/>
              <w:spacing w:before="18" w:line="123" w:lineRule="exact"/>
              <w:ind w:left="1" w:right="8"/>
              <w:rPr>
                <w:ins w:id="3594" w:author="Mohamed SALEM" w:date="2024-01-16T13:22:00Z"/>
                <w:sz w:val="13"/>
              </w:rPr>
            </w:pPr>
            <w:ins w:id="3595" w:author="Mohamed SALEM" w:date="2024-01-16T13:22:00Z">
              <w:r>
                <w:rPr>
                  <w:spacing w:val="-4"/>
                  <w:w w:val="110"/>
                  <w:sz w:val="13"/>
                </w:rPr>
                <w:t>3.21</w:t>
              </w:r>
            </w:ins>
          </w:p>
        </w:tc>
        <w:tc>
          <w:tcPr>
            <w:tcW w:w="666" w:type="dxa"/>
          </w:tcPr>
          <w:p w14:paraId="087F83BE" w14:textId="77777777" w:rsidR="008515C5" w:rsidRDefault="008515C5">
            <w:pPr>
              <w:pStyle w:val="TableParagraph"/>
              <w:spacing w:before="18" w:line="123" w:lineRule="exact"/>
              <w:ind w:left="25" w:right="23"/>
              <w:rPr>
                <w:ins w:id="3596" w:author="Mohamed SALEM" w:date="2024-01-16T13:22:00Z"/>
                <w:sz w:val="13"/>
              </w:rPr>
            </w:pPr>
            <w:ins w:id="3597" w:author="Mohamed SALEM" w:date="2024-01-16T13:22:00Z">
              <w:r>
                <w:rPr>
                  <w:spacing w:val="-4"/>
                  <w:w w:val="110"/>
                  <w:sz w:val="13"/>
                </w:rPr>
                <w:t>3.13</w:t>
              </w:r>
            </w:ins>
          </w:p>
        </w:tc>
        <w:tc>
          <w:tcPr>
            <w:tcW w:w="583" w:type="dxa"/>
          </w:tcPr>
          <w:p w14:paraId="1EEDD6AF" w14:textId="77777777" w:rsidR="008515C5" w:rsidRDefault="008515C5">
            <w:pPr>
              <w:pStyle w:val="TableParagraph"/>
              <w:spacing w:before="18" w:line="123" w:lineRule="exact"/>
              <w:ind w:left="15" w:right="1"/>
              <w:rPr>
                <w:ins w:id="3598" w:author="Mohamed SALEM" w:date="2024-01-16T13:22:00Z"/>
                <w:sz w:val="13"/>
              </w:rPr>
            </w:pPr>
            <w:ins w:id="3599" w:author="Mohamed SALEM" w:date="2024-01-16T13:22:00Z">
              <w:r>
                <w:rPr>
                  <w:spacing w:val="-4"/>
                  <w:sz w:val="13"/>
                </w:rPr>
                <w:t>-0.08</w:t>
              </w:r>
            </w:ins>
          </w:p>
        </w:tc>
        <w:tc>
          <w:tcPr>
            <w:tcW w:w="655" w:type="dxa"/>
          </w:tcPr>
          <w:p w14:paraId="2551B611" w14:textId="77777777" w:rsidR="008515C5" w:rsidRDefault="008515C5">
            <w:pPr>
              <w:pStyle w:val="TableParagraph"/>
              <w:spacing w:before="18" w:line="123" w:lineRule="exact"/>
              <w:ind w:left="1" w:right="2"/>
              <w:rPr>
                <w:ins w:id="3600" w:author="Mohamed SALEM" w:date="2024-01-16T13:22:00Z"/>
                <w:sz w:val="13"/>
              </w:rPr>
            </w:pPr>
            <w:ins w:id="3601" w:author="Mohamed SALEM" w:date="2024-01-16T13:22:00Z">
              <w:r>
                <w:rPr>
                  <w:spacing w:val="-4"/>
                  <w:w w:val="105"/>
                  <w:sz w:val="13"/>
                </w:rPr>
                <w:t>3.45</w:t>
              </w:r>
            </w:ins>
          </w:p>
        </w:tc>
        <w:tc>
          <w:tcPr>
            <w:tcW w:w="665" w:type="dxa"/>
          </w:tcPr>
          <w:p w14:paraId="4AC27062" w14:textId="77777777" w:rsidR="008515C5" w:rsidRDefault="008515C5">
            <w:pPr>
              <w:pStyle w:val="TableParagraph"/>
              <w:spacing w:before="18" w:line="123" w:lineRule="exact"/>
              <w:ind w:left="10"/>
              <w:rPr>
                <w:ins w:id="3602" w:author="Mohamed SALEM" w:date="2024-01-16T13:22:00Z"/>
                <w:sz w:val="13"/>
              </w:rPr>
            </w:pPr>
            <w:ins w:id="3603" w:author="Mohamed SALEM" w:date="2024-01-16T13:22:00Z">
              <w:r>
                <w:rPr>
                  <w:spacing w:val="-4"/>
                  <w:sz w:val="13"/>
                </w:rPr>
                <w:t>3.39</w:t>
              </w:r>
            </w:ins>
          </w:p>
        </w:tc>
        <w:tc>
          <w:tcPr>
            <w:tcW w:w="582" w:type="dxa"/>
          </w:tcPr>
          <w:p w14:paraId="205E4103" w14:textId="77777777" w:rsidR="008515C5" w:rsidRDefault="008515C5">
            <w:pPr>
              <w:pStyle w:val="TableParagraph"/>
              <w:spacing w:before="18" w:line="123" w:lineRule="exact"/>
              <w:ind w:left="25" w:right="1"/>
              <w:rPr>
                <w:ins w:id="3604" w:author="Mohamed SALEM" w:date="2024-01-16T13:22:00Z"/>
                <w:sz w:val="13"/>
              </w:rPr>
            </w:pPr>
            <w:ins w:id="3605" w:author="Mohamed SALEM" w:date="2024-01-16T13:22:00Z">
              <w:r>
                <w:rPr>
                  <w:spacing w:val="-2"/>
                  <w:sz w:val="13"/>
                </w:rPr>
                <w:t>-</w:t>
              </w:r>
              <w:r>
                <w:rPr>
                  <w:spacing w:val="-4"/>
                  <w:sz w:val="13"/>
                </w:rPr>
                <w:t>0.06</w:t>
              </w:r>
            </w:ins>
          </w:p>
        </w:tc>
      </w:tr>
      <w:tr w:rsidR="008515C5" w14:paraId="61C1C8BA" w14:textId="77777777">
        <w:trPr>
          <w:trHeight w:val="161"/>
          <w:ins w:id="3606" w:author="Mohamed SALEM" w:date="2024-01-16T13:22:00Z"/>
        </w:trPr>
        <w:tc>
          <w:tcPr>
            <w:tcW w:w="4294" w:type="dxa"/>
          </w:tcPr>
          <w:p w14:paraId="624EDA8D" w14:textId="77777777" w:rsidR="008515C5" w:rsidRDefault="008515C5">
            <w:pPr>
              <w:pStyle w:val="TableParagraph"/>
              <w:spacing w:before="18" w:line="123" w:lineRule="exact"/>
              <w:ind w:right="146"/>
              <w:jc w:val="right"/>
              <w:rPr>
                <w:ins w:id="3607" w:author="Mohamed SALEM" w:date="2024-01-16T13:22:00Z"/>
                <w:sz w:val="13"/>
              </w:rPr>
            </w:pPr>
            <w:ins w:id="3608" w:author="Mohamed SALEM" w:date="2024-01-16T13:22:00Z">
              <w:r>
                <w:rPr>
                  <w:spacing w:val="-2"/>
                  <w:w w:val="105"/>
                  <w:sz w:val="13"/>
                </w:rPr>
                <w:t>(2.27)</w:t>
              </w:r>
            </w:ins>
          </w:p>
        </w:tc>
        <w:tc>
          <w:tcPr>
            <w:tcW w:w="667" w:type="dxa"/>
          </w:tcPr>
          <w:p w14:paraId="0623474A" w14:textId="77777777" w:rsidR="008515C5" w:rsidRDefault="008515C5">
            <w:pPr>
              <w:pStyle w:val="TableParagraph"/>
              <w:spacing w:before="18" w:line="123" w:lineRule="exact"/>
              <w:rPr>
                <w:ins w:id="3609" w:author="Mohamed SALEM" w:date="2024-01-16T13:22:00Z"/>
                <w:sz w:val="13"/>
              </w:rPr>
            </w:pPr>
            <w:ins w:id="3610" w:author="Mohamed SALEM" w:date="2024-01-16T13:22:00Z">
              <w:r>
                <w:rPr>
                  <w:spacing w:val="-2"/>
                  <w:w w:val="110"/>
                  <w:sz w:val="13"/>
                </w:rPr>
                <w:t>(2.12)</w:t>
              </w:r>
            </w:ins>
          </w:p>
        </w:tc>
        <w:tc>
          <w:tcPr>
            <w:tcW w:w="584" w:type="dxa"/>
          </w:tcPr>
          <w:p w14:paraId="1272A339" w14:textId="77777777" w:rsidR="008515C5" w:rsidRDefault="008515C5">
            <w:pPr>
              <w:pStyle w:val="TableParagraph"/>
              <w:spacing w:before="18" w:line="123" w:lineRule="exact"/>
              <w:ind w:left="11" w:right="1"/>
              <w:rPr>
                <w:ins w:id="3611" w:author="Mohamed SALEM" w:date="2024-01-16T13:22:00Z"/>
                <w:sz w:val="13"/>
              </w:rPr>
            </w:pPr>
            <w:ins w:id="3612" w:author="Mohamed SALEM" w:date="2024-01-16T13:22:00Z">
              <w:r>
                <w:rPr>
                  <w:spacing w:val="-2"/>
                  <w:w w:val="105"/>
                  <w:sz w:val="13"/>
                </w:rPr>
                <w:t>(0.93)</w:t>
              </w:r>
            </w:ins>
          </w:p>
        </w:tc>
        <w:tc>
          <w:tcPr>
            <w:tcW w:w="656" w:type="dxa"/>
          </w:tcPr>
          <w:p w14:paraId="52EC842B" w14:textId="77777777" w:rsidR="008515C5" w:rsidRDefault="008515C5">
            <w:pPr>
              <w:pStyle w:val="TableParagraph"/>
              <w:spacing w:before="18" w:line="123" w:lineRule="exact"/>
              <w:ind w:left="1" w:right="8"/>
              <w:rPr>
                <w:ins w:id="3613" w:author="Mohamed SALEM" w:date="2024-01-16T13:22:00Z"/>
                <w:sz w:val="13"/>
              </w:rPr>
            </w:pPr>
            <w:ins w:id="3614" w:author="Mohamed SALEM" w:date="2024-01-16T13:22:00Z">
              <w:r>
                <w:rPr>
                  <w:spacing w:val="-2"/>
                  <w:w w:val="110"/>
                  <w:sz w:val="13"/>
                </w:rPr>
                <w:t>(1.92)</w:t>
              </w:r>
            </w:ins>
          </w:p>
        </w:tc>
        <w:tc>
          <w:tcPr>
            <w:tcW w:w="666" w:type="dxa"/>
          </w:tcPr>
          <w:p w14:paraId="569743E1" w14:textId="77777777" w:rsidR="008515C5" w:rsidRDefault="008515C5">
            <w:pPr>
              <w:pStyle w:val="TableParagraph"/>
              <w:spacing w:before="18" w:line="123" w:lineRule="exact"/>
              <w:ind w:left="25" w:right="24"/>
              <w:rPr>
                <w:ins w:id="3615" w:author="Mohamed SALEM" w:date="2024-01-16T13:22:00Z"/>
                <w:sz w:val="13"/>
              </w:rPr>
            </w:pPr>
            <w:ins w:id="3616" w:author="Mohamed SALEM" w:date="2024-01-16T13:22:00Z">
              <w:r>
                <w:rPr>
                  <w:spacing w:val="-2"/>
                  <w:w w:val="110"/>
                  <w:sz w:val="13"/>
                </w:rPr>
                <w:t>(1.90)</w:t>
              </w:r>
            </w:ins>
          </w:p>
        </w:tc>
        <w:tc>
          <w:tcPr>
            <w:tcW w:w="583" w:type="dxa"/>
          </w:tcPr>
          <w:p w14:paraId="0413FBEA" w14:textId="77777777" w:rsidR="008515C5" w:rsidRDefault="008515C5">
            <w:pPr>
              <w:pStyle w:val="TableParagraph"/>
              <w:spacing w:before="18" w:line="123" w:lineRule="exact"/>
              <w:ind w:left="15" w:right="1"/>
              <w:rPr>
                <w:ins w:id="3617" w:author="Mohamed SALEM" w:date="2024-01-16T13:22:00Z"/>
                <w:sz w:val="13"/>
              </w:rPr>
            </w:pPr>
            <w:ins w:id="3618" w:author="Mohamed SALEM" w:date="2024-01-16T13:22:00Z">
              <w:r>
                <w:rPr>
                  <w:spacing w:val="-2"/>
                  <w:w w:val="110"/>
                  <w:sz w:val="13"/>
                </w:rPr>
                <w:t>(0.41)</w:t>
              </w:r>
            </w:ins>
          </w:p>
        </w:tc>
        <w:tc>
          <w:tcPr>
            <w:tcW w:w="655" w:type="dxa"/>
          </w:tcPr>
          <w:p w14:paraId="0DB3E613" w14:textId="77777777" w:rsidR="008515C5" w:rsidRDefault="008515C5">
            <w:pPr>
              <w:pStyle w:val="TableParagraph"/>
              <w:spacing w:before="18" w:line="123" w:lineRule="exact"/>
              <w:ind w:right="2"/>
              <w:rPr>
                <w:ins w:id="3619" w:author="Mohamed SALEM" w:date="2024-01-16T13:22:00Z"/>
                <w:sz w:val="13"/>
              </w:rPr>
            </w:pPr>
            <w:ins w:id="3620" w:author="Mohamed SALEM" w:date="2024-01-16T13:22:00Z">
              <w:r>
                <w:rPr>
                  <w:spacing w:val="-2"/>
                  <w:w w:val="105"/>
                  <w:sz w:val="13"/>
                </w:rPr>
                <w:t>(2.06)</w:t>
              </w:r>
            </w:ins>
          </w:p>
        </w:tc>
        <w:tc>
          <w:tcPr>
            <w:tcW w:w="665" w:type="dxa"/>
          </w:tcPr>
          <w:p w14:paraId="498E24DE" w14:textId="77777777" w:rsidR="008515C5" w:rsidRDefault="008515C5">
            <w:pPr>
              <w:pStyle w:val="TableParagraph"/>
              <w:spacing w:before="18" w:line="123" w:lineRule="exact"/>
              <w:ind w:left="10" w:right="1"/>
              <w:rPr>
                <w:ins w:id="3621" w:author="Mohamed SALEM" w:date="2024-01-16T13:22:00Z"/>
                <w:sz w:val="13"/>
              </w:rPr>
            </w:pPr>
            <w:ins w:id="3622" w:author="Mohamed SALEM" w:date="2024-01-16T13:22:00Z">
              <w:r>
                <w:rPr>
                  <w:spacing w:val="-2"/>
                  <w:w w:val="110"/>
                  <w:sz w:val="13"/>
                </w:rPr>
                <w:t>(2.01)</w:t>
              </w:r>
            </w:ins>
          </w:p>
        </w:tc>
        <w:tc>
          <w:tcPr>
            <w:tcW w:w="582" w:type="dxa"/>
          </w:tcPr>
          <w:p w14:paraId="6D293ACD" w14:textId="77777777" w:rsidR="008515C5" w:rsidRDefault="008515C5">
            <w:pPr>
              <w:pStyle w:val="TableParagraph"/>
              <w:spacing w:before="18" w:line="123" w:lineRule="exact"/>
              <w:ind w:left="25" w:right="2"/>
              <w:rPr>
                <w:ins w:id="3623" w:author="Mohamed SALEM" w:date="2024-01-16T13:22:00Z"/>
                <w:sz w:val="13"/>
              </w:rPr>
            </w:pPr>
            <w:ins w:id="3624" w:author="Mohamed SALEM" w:date="2024-01-16T13:22:00Z">
              <w:r>
                <w:rPr>
                  <w:spacing w:val="-2"/>
                  <w:w w:val="105"/>
                  <w:sz w:val="13"/>
                </w:rPr>
                <w:t>(0.47)</w:t>
              </w:r>
            </w:ins>
          </w:p>
        </w:tc>
      </w:tr>
      <w:tr w:rsidR="008515C5" w14:paraId="12DE651D" w14:textId="77777777">
        <w:trPr>
          <w:trHeight w:val="161"/>
          <w:ins w:id="3625" w:author="Mohamed SALEM" w:date="2024-01-16T13:22:00Z"/>
        </w:trPr>
        <w:tc>
          <w:tcPr>
            <w:tcW w:w="4294" w:type="dxa"/>
          </w:tcPr>
          <w:p w14:paraId="623E63F5" w14:textId="77777777" w:rsidR="008515C5" w:rsidRDefault="008515C5">
            <w:pPr>
              <w:pStyle w:val="TableParagraph"/>
              <w:tabs>
                <w:tab w:val="right" w:pos="4089"/>
              </w:tabs>
              <w:spacing w:before="18" w:line="123" w:lineRule="exact"/>
              <w:ind w:left="102"/>
              <w:jc w:val="left"/>
              <w:rPr>
                <w:ins w:id="3626" w:author="Mohamed SALEM" w:date="2024-01-16T13:22:00Z"/>
                <w:sz w:val="13"/>
              </w:rPr>
            </w:pPr>
            <w:ins w:id="3627" w:author="Mohamed SALEM" w:date="2024-01-16T13:22:00Z">
              <w:r>
                <w:rPr>
                  <w:sz w:val="13"/>
                </w:rPr>
                <w:t>Number</w:t>
              </w:r>
              <w:r>
                <w:rPr>
                  <w:spacing w:val="35"/>
                  <w:sz w:val="13"/>
                </w:rPr>
                <w:t xml:space="preserve"> </w:t>
              </w:r>
              <w:r>
                <w:rPr>
                  <w:sz w:val="13"/>
                </w:rPr>
                <w:t>of</w:t>
              </w:r>
              <w:r>
                <w:rPr>
                  <w:spacing w:val="36"/>
                  <w:sz w:val="13"/>
                </w:rPr>
                <w:t xml:space="preserve"> </w:t>
              </w:r>
              <w:r>
                <w:rPr>
                  <w:sz w:val="13"/>
                </w:rPr>
                <w:t>household</w:t>
              </w:r>
              <w:r>
                <w:rPr>
                  <w:spacing w:val="36"/>
                  <w:sz w:val="13"/>
                </w:rPr>
                <w:t xml:space="preserve"> </w:t>
              </w:r>
              <w:r>
                <w:rPr>
                  <w:sz w:val="13"/>
                </w:rPr>
                <w:t>member</w:t>
              </w:r>
              <w:r>
                <w:rPr>
                  <w:spacing w:val="36"/>
                  <w:sz w:val="13"/>
                </w:rPr>
                <w:t xml:space="preserve"> </w:t>
              </w:r>
              <w:r>
                <w:rPr>
                  <w:sz w:val="13"/>
                </w:rPr>
                <w:t>older</w:t>
              </w:r>
              <w:r>
                <w:rPr>
                  <w:spacing w:val="36"/>
                  <w:sz w:val="13"/>
                </w:rPr>
                <w:t xml:space="preserve"> </w:t>
              </w:r>
              <w:r>
                <w:rPr>
                  <w:sz w:val="13"/>
                </w:rPr>
                <w:t>than</w:t>
              </w:r>
              <w:r>
                <w:rPr>
                  <w:spacing w:val="36"/>
                  <w:sz w:val="13"/>
                </w:rPr>
                <w:t xml:space="preserve"> </w:t>
              </w:r>
              <w:r>
                <w:rPr>
                  <w:spacing w:val="-5"/>
                  <w:sz w:val="13"/>
                </w:rPr>
                <w:t>60</w:t>
              </w:r>
              <w:r>
                <w:rPr>
                  <w:rFonts w:ascii="Times New Roman"/>
                  <w:sz w:val="13"/>
                </w:rPr>
                <w:tab/>
              </w:r>
              <w:r>
                <w:rPr>
                  <w:spacing w:val="-4"/>
                  <w:sz w:val="13"/>
                </w:rPr>
                <w:t>0.21</w:t>
              </w:r>
            </w:ins>
          </w:p>
        </w:tc>
        <w:tc>
          <w:tcPr>
            <w:tcW w:w="667" w:type="dxa"/>
          </w:tcPr>
          <w:p w14:paraId="0E8D866C" w14:textId="77777777" w:rsidR="008515C5" w:rsidRDefault="008515C5">
            <w:pPr>
              <w:pStyle w:val="TableParagraph"/>
              <w:spacing w:before="18" w:line="123" w:lineRule="exact"/>
              <w:rPr>
                <w:ins w:id="3628" w:author="Mohamed SALEM" w:date="2024-01-16T13:22:00Z"/>
                <w:sz w:val="13"/>
              </w:rPr>
            </w:pPr>
            <w:ins w:id="3629" w:author="Mohamed SALEM" w:date="2024-01-16T13:22:00Z">
              <w:r>
                <w:rPr>
                  <w:spacing w:val="-4"/>
                  <w:sz w:val="13"/>
                </w:rPr>
                <w:t>0.22</w:t>
              </w:r>
            </w:ins>
          </w:p>
        </w:tc>
        <w:tc>
          <w:tcPr>
            <w:tcW w:w="584" w:type="dxa"/>
          </w:tcPr>
          <w:p w14:paraId="666A9D99" w14:textId="77777777" w:rsidR="008515C5" w:rsidRDefault="008515C5">
            <w:pPr>
              <w:pStyle w:val="TableParagraph"/>
              <w:spacing w:before="18" w:line="123" w:lineRule="exact"/>
              <w:ind w:left="11"/>
              <w:rPr>
                <w:ins w:id="3630" w:author="Mohamed SALEM" w:date="2024-01-16T13:22:00Z"/>
                <w:sz w:val="13"/>
              </w:rPr>
            </w:pPr>
            <w:ins w:id="3631" w:author="Mohamed SALEM" w:date="2024-01-16T13:22:00Z">
              <w:r>
                <w:rPr>
                  <w:spacing w:val="-4"/>
                  <w:sz w:val="13"/>
                </w:rPr>
                <w:t>0.01</w:t>
              </w:r>
            </w:ins>
          </w:p>
        </w:tc>
        <w:tc>
          <w:tcPr>
            <w:tcW w:w="656" w:type="dxa"/>
          </w:tcPr>
          <w:p w14:paraId="232CD18C" w14:textId="77777777" w:rsidR="008515C5" w:rsidRDefault="008515C5">
            <w:pPr>
              <w:pStyle w:val="TableParagraph"/>
              <w:spacing w:before="18" w:line="123" w:lineRule="exact"/>
              <w:ind w:left="1" w:right="8"/>
              <w:rPr>
                <w:ins w:id="3632" w:author="Mohamed SALEM" w:date="2024-01-16T13:22:00Z"/>
                <w:sz w:val="13"/>
              </w:rPr>
            </w:pPr>
            <w:ins w:id="3633" w:author="Mohamed SALEM" w:date="2024-01-16T13:22:00Z">
              <w:r>
                <w:rPr>
                  <w:spacing w:val="-4"/>
                  <w:w w:val="105"/>
                  <w:sz w:val="13"/>
                </w:rPr>
                <w:t>0.18</w:t>
              </w:r>
            </w:ins>
          </w:p>
        </w:tc>
        <w:tc>
          <w:tcPr>
            <w:tcW w:w="666" w:type="dxa"/>
          </w:tcPr>
          <w:p w14:paraId="096FAEF8" w14:textId="77777777" w:rsidR="008515C5" w:rsidRDefault="008515C5">
            <w:pPr>
              <w:pStyle w:val="TableParagraph"/>
              <w:spacing w:before="18" w:line="123" w:lineRule="exact"/>
              <w:ind w:left="25" w:right="23"/>
              <w:rPr>
                <w:ins w:id="3634" w:author="Mohamed SALEM" w:date="2024-01-16T13:22:00Z"/>
                <w:sz w:val="13"/>
              </w:rPr>
            </w:pPr>
            <w:ins w:id="3635" w:author="Mohamed SALEM" w:date="2024-01-16T13:22:00Z">
              <w:r>
                <w:rPr>
                  <w:spacing w:val="-4"/>
                  <w:w w:val="105"/>
                  <w:sz w:val="13"/>
                </w:rPr>
                <w:t>0.18</w:t>
              </w:r>
            </w:ins>
          </w:p>
        </w:tc>
        <w:tc>
          <w:tcPr>
            <w:tcW w:w="583" w:type="dxa"/>
          </w:tcPr>
          <w:p w14:paraId="1C982208" w14:textId="77777777" w:rsidR="008515C5" w:rsidRDefault="008515C5">
            <w:pPr>
              <w:pStyle w:val="TableParagraph"/>
              <w:spacing w:before="18" w:line="123" w:lineRule="exact"/>
              <w:ind w:left="15" w:right="1"/>
              <w:rPr>
                <w:ins w:id="3636" w:author="Mohamed SALEM" w:date="2024-01-16T13:22:00Z"/>
                <w:sz w:val="13"/>
              </w:rPr>
            </w:pPr>
            <w:ins w:id="3637" w:author="Mohamed SALEM" w:date="2024-01-16T13:22:00Z">
              <w:r>
                <w:rPr>
                  <w:spacing w:val="-4"/>
                  <w:sz w:val="13"/>
                </w:rPr>
                <w:t>0.00</w:t>
              </w:r>
            </w:ins>
          </w:p>
        </w:tc>
        <w:tc>
          <w:tcPr>
            <w:tcW w:w="655" w:type="dxa"/>
          </w:tcPr>
          <w:p w14:paraId="135E60C1" w14:textId="77777777" w:rsidR="008515C5" w:rsidRDefault="008515C5">
            <w:pPr>
              <w:pStyle w:val="TableParagraph"/>
              <w:spacing w:before="18" w:line="123" w:lineRule="exact"/>
              <w:ind w:left="1" w:right="2"/>
              <w:rPr>
                <w:ins w:id="3638" w:author="Mohamed SALEM" w:date="2024-01-16T13:22:00Z"/>
                <w:sz w:val="13"/>
              </w:rPr>
            </w:pPr>
            <w:ins w:id="3639" w:author="Mohamed SALEM" w:date="2024-01-16T13:22:00Z">
              <w:r>
                <w:rPr>
                  <w:spacing w:val="-4"/>
                  <w:w w:val="105"/>
                  <w:sz w:val="13"/>
                </w:rPr>
                <w:t>0.19</w:t>
              </w:r>
            </w:ins>
          </w:p>
        </w:tc>
        <w:tc>
          <w:tcPr>
            <w:tcW w:w="665" w:type="dxa"/>
          </w:tcPr>
          <w:p w14:paraId="26B28968" w14:textId="77777777" w:rsidR="008515C5" w:rsidRDefault="008515C5">
            <w:pPr>
              <w:pStyle w:val="TableParagraph"/>
              <w:spacing w:before="18" w:line="123" w:lineRule="exact"/>
              <w:ind w:left="10"/>
              <w:rPr>
                <w:ins w:id="3640" w:author="Mohamed SALEM" w:date="2024-01-16T13:22:00Z"/>
                <w:sz w:val="13"/>
              </w:rPr>
            </w:pPr>
            <w:ins w:id="3641" w:author="Mohamed SALEM" w:date="2024-01-16T13:22:00Z">
              <w:r>
                <w:rPr>
                  <w:spacing w:val="-4"/>
                  <w:w w:val="105"/>
                  <w:sz w:val="13"/>
                </w:rPr>
                <w:t>0.19</w:t>
              </w:r>
            </w:ins>
          </w:p>
        </w:tc>
        <w:tc>
          <w:tcPr>
            <w:tcW w:w="582" w:type="dxa"/>
          </w:tcPr>
          <w:p w14:paraId="2A4E2496" w14:textId="77777777" w:rsidR="008515C5" w:rsidRDefault="008515C5">
            <w:pPr>
              <w:pStyle w:val="TableParagraph"/>
              <w:spacing w:before="18" w:line="123" w:lineRule="exact"/>
              <w:ind w:left="25" w:right="1"/>
              <w:rPr>
                <w:ins w:id="3642" w:author="Mohamed SALEM" w:date="2024-01-16T13:22:00Z"/>
                <w:sz w:val="13"/>
              </w:rPr>
            </w:pPr>
            <w:ins w:id="3643" w:author="Mohamed SALEM" w:date="2024-01-16T13:22:00Z">
              <w:r>
                <w:rPr>
                  <w:spacing w:val="-4"/>
                  <w:sz w:val="13"/>
                </w:rPr>
                <w:t>0.01</w:t>
              </w:r>
            </w:ins>
          </w:p>
        </w:tc>
      </w:tr>
      <w:tr w:rsidR="008515C5" w14:paraId="704EA394" w14:textId="77777777">
        <w:trPr>
          <w:trHeight w:val="161"/>
          <w:ins w:id="3644" w:author="Mohamed SALEM" w:date="2024-01-16T13:22:00Z"/>
        </w:trPr>
        <w:tc>
          <w:tcPr>
            <w:tcW w:w="4294" w:type="dxa"/>
          </w:tcPr>
          <w:p w14:paraId="78D9BC1C" w14:textId="77777777" w:rsidR="008515C5" w:rsidRDefault="008515C5">
            <w:pPr>
              <w:pStyle w:val="TableParagraph"/>
              <w:spacing w:before="18" w:line="123" w:lineRule="exact"/>
              <w:ind w:right="146"/>
              <w:jc w:val="right"/>
              <w:rPr>
                <w:ins w:id="3645" w:author="Mohamed SALEM" w:date="2024-01-16T13:22:00Z"/>
                <w:sz w:val="13"/>
              </w:rPr>
            </w:pPr>
            <w:ins w:id="3646" w:author="Mohamed SALEM" w:date="2024-01-16T13:22:00Z">
              <w:r>
                <w:rPr>
                  <w:spacing w:val="-2"/>
                  <w:sz w:val="13"/>
                </w:rPr>
                <w:t>(0.48)</w:t>
              </w:r>
            </w:ins>
          </w:p>
        </w:tc>
        <w:tc>
          <w:tcPr>
            <w:tcW w:w="667" w:type="dxa"/>
          </w:tcPr>
          <w:p w14:paraId="54126F50" w14:textId="77777777" w:rsidR="008515C5" w:rsidRDefault="008515C5">
            <w:pPr>
              <w:pStyle w:val="TableParagraph"/>
              <w:spacing w:before="18" w:line="123" w:lineRule="exact"/>
              <w:rPr>
                <w:ins w:id="3647" w:author="Mohamed SALEM" w:date="2024-01-16T13:22:00Z"/>
                <w:sz w:val="13"/>
              </w:rPr>
            </w:pPr>
            <w:ins w:id="3648" w:author="Mohamed SALEM" w:date="2024-01-16T13:22:00Z">
              <w:r>
                <w:rPr>
                  <w:spacing w:val="-2"/>
                  <w:w w:val="105"/>
                  <w:sz w:val="13"/>
                </w:rPr>
                <w:t>(0.55)</w:t>
              </w:r>
            </w:ins>
          </w:p>
        </w:tc>
        <w:tc>
          <w:tcPr>
            <w:tcW w:w="584" w:type="dxa"/>
          </w:tcPr>
          <w:p w14:paraId="624534B0" w14:textId="77777777" w:rsidR="008515C5" w:rsidRDefault="008515C5">
            <w:pPr>
              <w:pStyle w:val="TableParagraph"/>
              <w:spacing w:before="18" w:line="123" w:lineRule="exact"/>
              <w:ind w:left="11" w:right="1"/>
              <w:rPr>
                <w:ins w:id="3649" w:author="Mohamed SALEM" w:date="2024-01-16T13:22:00Z"/>
                <w:sz w:val="13"/>
              </w:rPr>
            </w:pPr>
            <w:ins w:id="3650" w:author="Mohamed SALEM" w:date="2024-01-16T13:22:00Z">
              <w:r>
                <w:rPr>
                  <w:spacing w:val="-2"/>
                  <w:w w:val="105"/>
                  <w:sz w:val="13"/>
                </w:rPr>
                <w:t>(0.72)</w:t>
              </w:r>
            </w:ins>
          </w:p>
        </w:tc>
        <w:tc>
          <w:tcPr>
            <w:tcW w:w="656" w:type="dxa"/>
          </w:tcPr>
          <w:p w14:paraId="140341F8" w14:textId="77777777" w:rsidR="008515C5" w:rsidRDefault="008515C5">
            <w:pPr>
              <w:pStyle w:val="TableParagraph"/>
              <w:spacing w:before="18" w:line="123" w:lineRule="exact"/>
              <w:ind w:left="1" w:right="8"/>
              <w:rPr>
                <w:ins w:id="3651" w:author="Mohamed SALEM" w:date="2024-01-16T13:22:00Z"/>
                <w:sz w:val="13"/>
              </w:rPr>
            </w:pPr>
            <w:ins w:id="3652" w:author="Mohamed SALEM" w:date="2024-01-16T13:22:00Z">
              <w:r>
                <w:rPr>
                  <w:spacing w:val="-2"/>
                  <w:sz w:val="13"/>
                </w:rPr>
                <w:t>(0.44)</w:t>
              </w:r>
            </w:ins>
          </w:p>
        </w:tc>
        <w:tc>
          <w:tcPr>
            <w:tcW w:w="666" w:type="dxa"/>
          </w:tcPr>
          <w:p w14:paraId="5C068E80" w14:textId="77777777" w:rsidR="008515C5" w:rsidRDefault="008515C5">
            <w:pPr>
              <w:pStyle w:val="TableParagraph"/>
              <w:spacing w:before="18" w:line="123" w:lineRule="exact"/>
              <w:ind w:left="25" w:right="24"/>
              <w:rPr>
                <w:ins w:id="3653" w:author="Mohamed SALEM" w:date="2024-01-16T13:22:00Z"/>
                <w:sz w:val="13"/>
              </w:rPr>
            </w:pPr>
            <w:ins w:id="3654" w:author="Mohamed SALEM" w:date="2024-01-16T13:22:00Z">
              <w:r>
                <w:rPr>
                  <w:spacing w:val="-2"/>
                  <w:sz w:val="13"/>
                </w:rPr>
                <w:t>(0.48)</w:t>
              </w:r>
            </w:ins>
          </w:p>
        </w:tc>
        <w:tc>
          <w:tcPr>
            <w:tcW w:w="583" w:type="dxa"/>
          </w:tcPr>
          <w:p w14:paraId="0295A250" w14:textId="77777777" w:rsidR="008515C5" w:rsidRDefault="008515C5">
            <w:pPr>
              <w:pStyle w:val="TableParagraph"/>
              <w:spacing w:before="18" w:line="123" w:lineRule="exact"/>
              <w:ind w:left="15" w:right="1"/>
              <w:rPr>
                <w:ins w:id="3655" w:author="Mohamed SALEM" w:date="2024-01-16T13:22:00Z"/>
                <w:sz w:val="13"/>
              </w:rPr>
            </w:pPr>
            <w:ins w:id="3656" w:author="Mohamed SALEM" w:date="2024-01-16T13:22:00Z">
              <w:r>
                <w:rPr>
                  <w:spacing w:val="-2"/>
                  <w:w w:val="105"/>
                  <w:sz w:val="13"/>
                </w:rPr>
                <w:t>(0.87)</w:t>
              </w:r>
            </w:ins>
          </w:p>
        </w:tc>
        <w:tc>
          <w:tcPr>
            <w:tcW w:w="655" w:type="dxa"/>
          </w:tcPr>
          <w:p w14:paraId="41809A6C" w14:textId="77777777" w:rsidR="008515C5" w:rsidRDefault="008515C5">
            <w:pPr>
              <w:pStyle w:val="TableParagraph"/>
              <w:spacing w:before="18" w:line="123" w:lineRule="exact"/>
              <w:ind w:right="2"/>
              <w:rPr>
                <w:ins w:id="3657" w:author="Mohamed SALEM" w:date="2024-01-16T13:22:00Z"/>
                <w:sz w:val="13"/>
              </w:rPr>
            </w:pPr>
            <w:ins w:id="3658" w:author="Mohamed SALEM" w:date="2024-01-16T13:22:00Z">
              <w:r>
                <w:rPr>
                  <w:spacing w:val="-2"/>
                  <w:w w:val="105"/>
                  <w:sz w:val="13"/>
                </w:rPr>
                <w:t>(0.45)</w:t>
              </w:r>
            </w:ins>
          </w:p>
        </w:tc>
        <w:tc>
          <w:tcPr>
            <w:tcW w:w="665" w:type="dxa"/>
          </w:tcPr>
          <w:p w14:paraId="7DB10663" w14:textId="77777777" w:rsidR="008515C5" w:rsidRDefault="008515C5">
            <w:pPr>
              <w:pStyle w:val="TableParagraph"/>
              <w:spacing w:before="18" w:line="123" w:lineRule="exact"/>
              <w:ind w:left="10" w:right="1"/>
              <w:rPr>
                <w:ins w:id="3659" w:author="Mohamed SALEM" w:date="2024-01-16T13:22:00Z"/>
                <w:sz w:val="13"/>
              </w:rPr>
            </w:pPr>
            <w:ins w:id="3660" w:author="Mohamed SALEM" w:date="2024-01-16T13:22:00Z">
              <w:r>
                <w:rPr>
                  <w:spacing w:val="-2"/>
                  <w:sz w:val="13"/>
                </w:rPr>
                <w:t>(0.50)</w:t>
              </w:r>
            </w:ins>
          </w:p>
        </w:tc>
        <w:tc>
          <w:tcPr>
            <w:tcW w:w="582" w:type="dxa"/>
          </w:tcPr>
          <w:p w14:paraId="0B4EFD0D" w14:textId="77777777" w:rsidR="008515C5" w:rsidRDefault="008515C5">
            <w:pPr>
              <w:pStyle w:val="TableParagraph"/>
              <w:spacing w:before="18" w:line="123" w:lineRule="exact"/>
              <w:ind w:left="25" w:right="2"/>
              <w:rPr>
                <w:ins w:id="3661" w:author="Mohamed SALEM" w:date="2024-01-16T13:22:00Z"/>
                <w:sz w:val="13"/>
              </w:rPr>
            </w:pPr>
            <w:ins w:id="3662" w:author="Mohamed SALEM" w:date="2024-01-16T13:22:00Z">
              <w:r>
                <w:rPr>
                  <w:spacing w:val="-2"/>
                  <w:w w:val="105"/>
                  <w:sz w:val="13"/>
                </w:rPr>
                <w:t>(0.73)</w:t>
              </w:r>
            </w:ins>
          </w:p>
        </w:tc>
      </w:tr>
      <w:tr w:rsidR="008515C5" w14:paraId="5159CD05" w14:textId="77777777">
        <w:trPr>
          <w:trHeight w:val="161"/>
          <w:ins w:id="3663" w:author="Mohamed SALEM" w:date="2024-01-16T13:22:00Z"/>
        </w:trPr>
        <w:tc>
          <w:tcPr>
            <w:tcW w:w="4294" w:type="dxa"/>
          </w:tcPr>
          <w:p w14:paraId="13E64607" w14:textId="77777777" w:rsidR="008515C5" w:rsidRDefault="008515C5">
            <w:pPr>
              <w:pStyle w:val="TableParagraph"/>
              <w:tabs>
                <w:tab w:val="right" w:pos="4089"/>
              </w:tabs>
              <w:spacing w:before="18" w:line="123" w:lineRule="exact"/>
              <w:ind w:left="102"/>
              <w:jc w:val="left"/>
              <w:rPr>
                <w:ins w:id="3664" w:author="Mohamed SALEM" w:date="2024-01-16T13:22:00Z"/>
                <w:sz w:val="13"/>
              </w:rPr>
            </w:pPr>
            <w:ins w:id="3665" w:author="Mohamed SALEM" w:date="2024-01-16T13:22:00Z">
              <w:r>
                <w:rPr>
                  <w:sz w:val="13"/>
                </w:rPr>
                <w:t>Has</w:t>
              </w:r>
              <w:r>
                <w:rPr>
                  <w:spacing w:val="47"/>
                  <w:sz w:val="13"/>
                </w:rPr>
                <w:t xml:space="preserve"> </w:t>
              </w:r>
              <w:r>
                <w:rPr>
                  <w:sz w:val="13"/>
                </w:rPr>
                <w:t>household</w:t>
              </w:r>
              <w:r>
                <w:rPr>
                  <w:spacing w:val="48"/>
                  <w:sz w:val="13"/>
                </w:rPr>
                <w:t xml:space="preserve"> </w:t>
              </w:r>
              <w:r>
                <w:rPr>
                  <w:sz w:val="13"/>
                </w:rPr>
                <w:t>member</w:t>
              </w:r>
              <w:r>
                <w:rPr>
                  <w:spacing w:val="48"/>
                  <w:sz w:val="13"/>
                </w:rPr>
                <w:t xml:space="preserve"> </w:t>
              </w:r>
              <w:r>
                <w:rPr>
                  <w:sz w:val="13"/>
                </w:rPr>
                <w:t>with</w:t>
              </w:r>
              <w:r>
                <w:rPr>
                  <w:spacing w:val="48"/>
                  <w:sz w:val="13"/>
                </w:rPr>
                <w:t xml:space="preserve"> </w:t>
              </w:r>
              <w:r>
                <w:rPr>
                  <w:sz w:val="13"/>
                </w:rPr>
                <w:t>disability/chronic</w:t>
              </w:r>
              <w:r>
                <w:rPr>
                  <w:spacing w:val="48"/>
                  <w:sz w:val="13"/>
                </w:rPr>
                <w:t xml:space="preserve"> </w:t>
              </w:r>
              <w:r>
                <w:rPr>
                  <w:spacing w:val="-2"/>
                  <w:sz w:val="13"/>
                </w:rPr>
                <w:t>disease</w:t>
              </w:r>
              <w:r>
                <w:rPr>
                  <w:rFonts w:ascii="Times New Roman"/>
                  <w:sz w:val="13"/>
                </w:rPr>
                <w:tab/>
              </w:r>
              <w:r>
                <w:rPr>
                  <w:spacing w:val="-4"/>
                  <w:sz w:val="13"/>
                </w:rPr>
                <w:t>0.29</w:t>
              </w:r>
            </w:ins>
          </w:p>
        </w:tc>
        <w:tc>
          <w:tcPr>
            <w:tcW w:w="667" w:type="dxa"/>
          </w:tcPr>
          <w:p w14:paraId="04192555" w14:textId="77777777" w:rsidR="008515C5" w:rsidRDefault="008515C5">
            <w:pPr>
              <w:pStyle w:val="TableParagraph"/>
              <w:spacing w:before="18" w:line="123" w:lineRule="exact"/>
              <w:rPr>
                <w:ins w:id="3666" w:author="Mohamed SALEM" w:date="2024-01-16T13:22:00Z"/>
                <w:sz w:val="13"/>
              </w:rPr>
            </w:pPr>
            <w:ins w:id="3667" w:author="Mohamed SALEM" w:date="2024-01-16T13:22:00Z">
              <w:r>
                <w:rPr>
                  <w:spacing w:val="-4"/>
                  <w:sz w:val="13"/>
                </w:rPr>
                <w:t>0.30</w:t>
              </w:r>
            </w:ins>
          </w:p>
        </w:tc>
        <w:tc>
          <w:tcPr>
            <w:tcW w:w="584" w:type="dxa"/>
          </w:tcPr>
          <w:p w14:paraId="53B9D67D" w14:textId="77777777" w:rsidR="008515C5" w:rsidRDefault="008515C5">
            <w:pPr>
              <w:pStyle w:val="TableParagraph"/>
              <w:spacing w:before="18" w:line="123" w:lineRule="exact"/>
              <w:ind w:left="11"/>
              <w:rPr>
                <w:ins w:id="3668" w:author="Mohamed SALEM" w:date="2024-01-16T13:22:00Z"/>
                <w:sz w:val="13"/>
              </w:rPr>
            </w:pPr>
            <w:ins w:id="3669" w:author="Mohamed SALEM" w:date="2024-01-16T13:22:00Z">
              <w:r>
                <w:rPr>
                  <w:spacing w:val="-4"/>
                  <w:sz w:val="13"/>
                </w:rPr>
                <w:t>0.00</w:t>
              </w:r>
            </w:ins>
          </w:p>
        </w:tc>
        <w:tc>
          <w:tcPr>
            <w:tcW w:w="656" w:type="dxa"/>
          </w:tcPr>
          <w:p w14:paraId="1B66647C" w14:textId="77777777" w:rsidR="008515C5" w:rsidRDefault="008515C5">
            <w:pPr>
              <w:pStyle w:val="TableParagraph"/>
              <w:spacing w:before="18" w:line="123" w:lineRule="exact"/>
              <w:ind w:left="1" w:right="8"/>
              <w:rPr>
                <w:ins w:id="3670" w:author="Mohamed SALEM" w:date="2024-01-16T13:22:00Z"/>
                <w:sz w:val="13"/>
              </w:rPr>
            </w:pPr>
            <w:ins w:id="3671" w:author="Mohamed SALEM" w:date="2024-01-16T13:22:00Z">
              <w:r>
                <w:rPr>
                  <w:spacing w:val="-4"/>
                  <w:w w:val="105"/>
                  <w:sz w:val="13"/>
                </w:rPr>
                <w:t>0.15</w:t>
              </w:r>
            </w:ins>
          </w:p>
        </w:tc>
        <w:tc>
          <w:tcPr>
            <w:tcW w:w="666" w:type="dxa"/>
          </w:tcPr>
          <w:p w14:paraId="4229B22D" w14:textId="77777777" w:rsidR="008515C5" w:rsidRDefault="008515C5">
            <w:pPr>
              <w:pStyle w:val="TableParagraph"/>
              <w:spacing w:before="18" w:line="123" w:lineRule="exact"/>
              <w:ind w:left="25" w:right="23"/>
              <w:rPr>
                <w:ins w:id="3672" w:author="Mohamed SALEM" w:date="2024-01-16T13:22:00Z"/>
                <w:sz w:val="13"/>
              </w:rPr>
            </w:pPr>
            <w:ins w:id="3673" w:author="Mohamed SALEM" w:date="2024-01-16T13:22:00Z">
              <w:r>
                <w:rPr>
                  <w:spacing w:val="-4"/>
                  <w:w w:val="105"/>
                  <w:sz w:val="13"/>
                </w:rPr>
                <w:t>0.16</w:t>
              </w:r>
            </w:ins>
          </w:p>
        </w:tc>
        <w:tc>
          <w:tcPr>
            <w:tcW w:w="583" w:type="dxa"/>
          </w:tcPr>
          <w:p w14:paraId="54A54CFA" w14:textId="77777777" w:rsidR="008515C5" w:rsidRDefault="008515C5">
            <w:pPr>
              <w:pStyle w:val="TableParagraph"/>
              <w:spacing w:before="18" w:line="123" w:lineRule="exact"/>
              <w:ind w:left="15"/>
              <w:rPr>
                <w:ins w:id="3674" w:author="Mohamed SALEM" w:date="2024-01-16T13:22:00Z"/>
                <w:sz w:val="13"/>
              </w:rPr>
            </w:pPr>
            <w:ins w:id="3675" w:author="Mohamed SALEM" w:date="2024-01-16T13:22:00Z">
              <w:r>
                <w:rPr>
                  <w:spacing w:val="-4"/>
                  <w:sz w:val="13"/>
                </w:rPr>
                <w:t>0.01</w:t>
              </w:r>
            </w:ins>
          </w:p>
        </w:tc>
        <w:tc>
          <w:tcPr>
            <w:tcW w:w="655" w:type="dxa"/>
          </w:tcPr>
          <w:p w14:paraId="6486EA7C" w14:textId="77777777" w:rsidR="008515C5" w:rsidRDefault="008515C5">
            <w:pPr>
              <w:pStyle w:val="TableParagraph"/>
              <w:spacing w:before="18" w:line="123" w:lineRule="exact"/>
              <w:ind w:left="1" w:right="2"/>
              <w:rPr>
                <w:ins w:id="3676" w:author="Mohamed SALEM" w:date="2024-01-16T13:22:00Z"/>
                <w:sz w:val="13"/>
              </w:rPr>
            </w:pPr>
            <w:ins w:id="3677" w:author="Mohamed SALEM" w:date="2024-01-16T13:22:00Z">
              <w:r>
                <w:rPr>
                  <w:spacing w:val="-4"/>
                  <w:w w:val="105"/>
                  <w:sz w:val="13"/>
                </w:rPr>
                <w:t>0.19</w:t>
              </w:r>
            </w:ins>
          </w:p>
        </w:tc>
        <w:tc>
          <w:tcPr>
            <w:tcW w:w="665" w:type="dxa"/>
          </w:tcPr>
          <w:p w14:paraId="26DE84D2" w14:textId="77777777" w:rsidR="008515C5" w:rsidRDefault="008515C5">
            <w:pPr>
              <w:pStyle w:val="TableParagraph"/>
              <w:spacing w:before="18" w:line="123" w:lineRule="exact"/>
              <w:ind w:left="10"/>
              <w:rPr>
                <w:ins w:id="3678" w:author="Mohamed SALEM" w:date="2024-01-16T13:22:00Z"/>
                <w:sz w:val="13"/>
              </w:rPr>
            </w:pPr>
            <w:ins w:id="3679" w:author="Mohamed SALEM" w:date="2024-01-16T13:22:00Z">
              <w:r>
                <w:rPr>
                  <w:spacing w:val="-4"/>
                  <w:sz w:val="13"/>
                </w:rPr>
                <w:t>0.20</w:t>
              </w:r>
            </w:ins>
          </w:p>
        </w:tc>
        <w:tc>
          <w:tcPr>
            <w:tcW w:w="582" w:type="dxa"/>
          </w:tcPr>
          <w:p w14:paraId="419A23BC" w14:textId="77777777" w:rsidR="008515C5" w:rsidRDefault="008515C5">
            <w:pPr>
              <w:pStyle w:val="TableParagraph"/>
              <w:spacing w:before="18" w:line="123" w:lineRule="exact"/>
              <w:ind w:left="25"/>
              <w:rPr>
                <w:ins w:id="3680" w:author="Mohamed SALEM" w:date="2024-01-16T13:22:00Z"/>
                <w:sz w:val="13"/>
              </w:rPr>
            </w:pPr>
            <w:ins w:id="3681" w:author="Mohamed SALEM" w:date="2024-01-16T13:22:00Z">
              <w:r>
                <w:rPr>
                  <w:spacing w:val="-4"/>
                  <w:sz w:val="13"/>
                </w:rPr>
                <w:t>0.01</w:t>
              </w:r>
            </w:ins>
          </w:p>
        </w:tc>
      </w:tr>
      <w:tr w:rsidR="008515C5" w14:paraId="7C57796A" w14:textId="77777777">
        <w:trPr>
          <w:trHeight w:val="161"/>
          <w:ins w:id="3682" w:author="Mohamed SALEM" w:date="2024-01-16T13:22:00Z"/>
        </w:trPr>
        <w:tc>
          <w:tcPr>
            <w:tcW w:w="4294" w:type="dxa"/>
          </w:tcPr>
          <w:p w14:paraId="7D1B1DF7" w14:textId="77777777" w:rsidR="008515C5" w:rsidRDefault="008515C5">
            <w:pPr>
              <w:pStyle w:val="TableParagraph"/>
              <w:spacing w:before="18" w:line="123" w:lineRule="exact"/>
              <w:ind w:right="146"/>
              <w:jc w:val="right"/>
              <w:rPr>
                <w:ins w:id="3683" w:author="Mohamed SALEM" w:date="2024-01-16T13:22:00Z"/>
                <w:sz w:val="13"/>
              </w:rPr>
            </w:pPr>
            <w:ins w:id="3684" w:author="Mohamed SALEM" w:date="2024-01-16T13:22:00Z">
              <w:r>
                <w:rPr>
                  <w:spacing w:val="-2"/>
                  <w:sz w:val="13"/>
                </w:rPr>
                <w:t>(0.46)</w:t>
              </w:r>
            </w:ins>
          </w:p>
        </w:tc>
        <w:tc>
          <w:tcPr>
            <w:tcW w:w="667" w:type="dxa"/>
          </w:tcPr>
          <w:p w14:paraId="1459952E" w14:textId="77777777" w:rsidR="008515C5" w:rsidRDefault="008515C5">
            <w:pPr>
              <w:pStyle w:val="TableParagraph"/>
              <w:spacing w:before="18" w:line="123" w:lineRule="exact"/>
              <w:rPr>
                <w:ins w:id="3685" w:author="Mohamed SALEM" w:date="2024-01-16T13:22:00Z"/>
                <w:sz w:val="13"/>
              </w:rPr>
            </w:pPr>
            <w:ins w:id="3686" w:author="Mohamed SALEM" w:date="2024-01-16T13:22:00Z">
              <w:r>
                <w:rPr>
                  <w:spacing w:val="-2"/>
                  <w:sz w:val="13"/>
                </w:rPr>
                <w:t>(0.46)</w:t>
              </w:r>
            </w:ins>
          </w:p>
        </w:tc>
        <w:tc>
          <w:tcPr>
            <w:tcW w:w="584" w:type="dxa"/>
          </w:tcPr>
          <w:p w14:paraId="4BBCB058" w14:textId="77777777" w:rsidR="008515C5" w:rsidRDefault="008515C5">
            <w:pPr>
              <w:pStyle w:val="TableParagraph"/>
              <w:spacing w:before="18" w:line="123" w:lineRule="exact"/>
              <w:ind w:left="11" w:right="1"/>
              <w:rPr>
                <w:ins w:id="3687" w:author="Mohamed SALEM" w:date="2024-01-16T13:22:00Z"/>
                <w:sz w:val="13"/>
              </w:rPr>
            </w:pPr>
            <w:ins w:id="3688" w:author="Mohamed SALEM" w:date="2024-01-16T13:22:00Z">
              <w:r>
                <w:rPr>
                  <w:spacing w:val="-2"/>
                  <w:sz w:val="13"/>
                </w:rPr>
                <w:t>(0.96)</w:t>
              </w:r>
            </w:ins>
          </w:p>
        </w:tc>
        <w:tc>
          <w:tcPr>
            <w:tcW w:w="656" w:type="dxa"/>
          </w:tcPr>
          <w:p w14:paraId="20C6075F" w14:textId="77777777" w:rsidR="008515C5" w:rsidRDefault="008515C5">
            <w:pPr>
              <w:pStyle w:val="TableParagraph"/>
              <w:spacing w:before="18" w:line="123" w:lineRule="exact"/>
              <w:ind w:left="1" w:right="8"/>
              <w:rPr>
                <w:ins w:id="3689" w:author="Mohamed SALEM" w:date="2024-01-16T13:22:00Z"/>
                <w:sz w:val="13"/>
              </w:rPr>
            </w:pPr>
            <w:ins w:id="3690" w:author="Mohamed SALEM" w:date="2024-01-16T13:22:00Z">
              <w:r>
                <w:rPr>
                  <w:spacing w:val="-2"/>
                  <w:w w:val="105"/>
                  <w:sz w:val="13"/>
                </w:rPr>
                <w:t>(0.36)</w:t>
              </w:r>
            </w:ins>
          </w:p>
        </w:tc>
        <w:tc>
          <w:tcPr>
            <w:tcW w:w="666" w:type="dxa"/>
          </w:tcPr>
          <w:p w14:paraId="68159476" w14:textId="77777777" w:rsidR="008515C5" w:rsidRDefault="008515C5">
            <w:pPr>
              <w:pStyle w:val="TableParagraph"/>
              <w:spacing w:before="18" w:line="123" w:lineRule="exact"/>
              <w:ind w:left="25" w:right="24"/>
              <w:rPr>
                <w:ins w:id="3691" w:author="Mohamed SALEM" w:date="2024-01-16T13:22:00Z"/>
                <w:sz w:val="13"/>
              </w:rPr>
            </w:pPr>
            <w:ins w:id="3692" w:author="Mohamed SALEM" w:date="2024-01-16T13:22:00Z">
              <w:r>
                <w:rPr>
                  <w:spacing w:val="-2"/>
                  <w:w w:val="105"/>
                  <w:sz w:val="13"/>
                </w:rPr>
                <w:t>(0.37)</w:t>
              </w:r>
            </w:ins>
          </w:p>
        </w:tc>
        <w:tc>
          <w:tcPr>
            <w:tcW w:w="583" w:type="dxa"/>
          </w:tcPr>
          <w:p w14:paraId="1EED619D" w14:textId="77777777" w:rsidR="008515C5" w:rsidRDefault="008515C5">
            <w:pPr>
              <w:pStyle w:val="TableParagraph"/>
              <w:spacing w:before="18" w:line="123" w:lineRule="exact"/>
              <w:ind w:left="15" w:right="1"/>
              <w:rPr>
                <w:ins w:id="3693" w:author="Mohamed SALEM" w:date="2024-01-16T13:22:00Z"/>
                <w:sz w:val="13"/>
              </w:rPr>
            </w:pPr>
            <w:ins w:id="3694" w:author="Mohamed SALEM" w:date="2024-01-16T13:22:00Z">
              <w:r>
                <w:rPr>
                  <w:spacing w:val="-2"/>
                  <w:sz w:val="13"/>
                </w:rPr>
                <w:t>(0.50)</w:t>
              </w:r>
            </w:ins>
          </w:p>
        </w:tc>
        <w:tc>
          <w:tcPr>
            <w:tcW w:w="655" w:type="dxa"/>
          </w:tcPr>
          <w:p w14:paraId="13C68959" w14:textId="77777777" w:rsidR="008515C5" w:rsidRDefault="008515C5">
            <w:pPr>
              <w:pStyle w:val="TableParagraph"/>
              <w:spacing w:before="18" w:line="123" w:lineRule="exact"/>
              <w:ind w:right="2"/>
              <w:rPr>
                <w:ins w:id="3695" w:author="Mohamed SALEM" w:date="2024-01-16T13:22:00Z"/>
                <w:sz w:val="13"/>
              </w:rPr>
            </w:pPr>
            <w:ins w:id="3696" w:author="Mohamed SALEM" w:date="2024-01-16T13:22:00Z">
              <w:r>
                <w:rPr>
                  <w:spacing w:val="-2"/>
                  <w:sz w:val="13"/>
                </w:rPr>
                <w:t>(0.40)</w:t>
              </w:r>
            </w:ins>
          </w:p>
        </w:tc>
        <w:tc>
          <w:tcPr>
            <w:tcW w:w="665" w:type="dxa"/>
          </w:tcPr>
          <w:p w14:paraId="428FCF7B" w14:textId="77777777" w:rsidR="008515C5" w:rsidRDefault="008515C5">
            <w:pPr>
              <w:pStyle w:val="TableParagraph"/>
              <w:spacing w:before="18" w:line="123" w:lineRule="exact"/>
              <w:ind w:left="10" w:right="1"/>
              <w:rPr>
                <w:ins w:id="3697" w:author="Mohamed SALEM" w:date="2024-01-16T13:22:00Z"/>
                <w:sz w:val="13"/>
              </w:rPr>
            </w:pPr>
            <w:ins w:id="3698" w:author="Mohamed SALEM" w:date="2024-01-16T13:22:00Z">
              <w:r>
                <w:rPr>
                  <w:spacing w:val="-2"/>
                  <w:sz w:val="13"/>
                </w:rPr>
                <w:t>(0.40)</w:t>
              </w:r>
            </w:ins>
          </w:p>
        </w:tc>
        <w:tc>
          <w:tcPr>
            <w:tcW w:w="582" w:type="dxa"/>
          </w:tcPr>
          <w:p w14:paraId="22178BB6" w14:textId="77777777" w:rsidR="008515C5" w:rsidRDefault="008515C5">
            <w:pPr>
              <w:pStyle w:val="TableParagraph"/>
              <w:spacing w:before="18" w:line="123" w:lineRule="exact"/>
              <w:ind w:left="25" w:right="2"/>
              <w:rPr>
                <w:ins w:id="3699" w:author="Mohamed SALEM" w:date="2024-01-16T13:22:00Z"/>
                <w:sz w:val="13"/>
              </w:rPr>
            </w:pPr>
            <w:ins w:id="3700" w:author="Mohamed SALEM" w:date="2024-01-16T13:22:00Z">
              <w:r>
                <w:rPr>
                  <w:spacing w:val="-2"/>
                  <w:w w:val="105"/>
                  <w:sz w:val="13"/>
                </w:rPr>
                <w:t>(0.59)</w:t>
              </w:r>
            </w:ins>
          </w:p>
        </w:tc>
      </w:tr>
      <w:tr w:rsidR="008515C5" w14:paraId="6DCDC20B" w14:textId="77777777">
        <w:trPr>
          <w:trHeight w:val="161"/>
          <w:ins w:id="3701" w:author="Mohamed SALEM" w:date="2024-01-16T13:22:00Z"/>
        </w:trPr>
        <w:tc>
          <w:tcPr>
            <w:tcW w:w="4294" w:type="dxa"/>
          </w:tcPr>
          <w:p w14:paraId="42D9CF78" w14:textId="77777777" w:rsidR="008515C5" w:rsidRDefault="008515C5">
            <w:pPr>
              <w:pStyle w:val="TableParagraph"/>
              <w:tabs>
                <w:tab w:val="right" w:pos="4089"/>
              </w:tabs>
              <w:spacing w:before="18" w:line="123" w:lineRule="exact"/>
              <w:ind w:left="102"/>
              <w:jc w:val="left"/>
              <w:rPr>
                <w:ins w:id="3702" w:author="Mohamed SALEM" w:date="2024-01-16T13:22:00Z"/>
                <w:sz w:val="13"/>
              </w:rPr>
            </w:pPr>
            <w:ins w:id="3703" w:author="Mohamed SALEM" w:date="2024-01-16T13:22:00Z">
              <w:r>
                <w:rPr>
                  <w:sz w:val="13"/>
                </w:rPr>
                <w:t>Number</w:t>
              </w:r>
              <w:r>
                <w:rPr>
                  <w:spacing w:val="30"/>
                  <w:sz w:val="13"/>
                </w:rPr>
                <w:t xml:space="preserve"> </w:t>
              </w:r>
              <w:r>
                <w:rPr>
                  <w:sz w:val="13"/>
                </w:rPr>
                <w:t>of</w:t>
              </w:r>
              <w:r>
                <w:rPr>
                  <w:spacing w:val="31"/>
                  <w:sz w:val="13"/>
                </w:rPr>
                <w:t xml:space="preserve"> </w:t>
              </w:r>
              <w:r>
                <w:rPr>
                  <w:spacing w:val="-2"/>
                  <w:sz w:val="13"/>
                </w:rPr>
                <w:t>rooms</w:t>
              </w:r>
              <w:r>
                <w:rPr>
                  <w:rFonts w:ascii="Times New Roman"/>
                  <w:sz w:val="13"/>
                </w:rPr>
                <w:tab/>
              </w:r>
              <w:r>
                <w:rPr>
                  <w:spacing w:val="-4"/>
                  <w:sz w:val="13"/>
                </w:rPr>
                <w:t>2.84</w:t>
              </w:r>
            </w:ins>
          </w:p>
        </w:tc>
        <w:tc>
          <w:tcPr>
            <w:tcW w:w="667" w:type="dxa"/>
          </w:tcPr>
          <w:p w14:paraId="38F90117" w14:textId="77777777" w:rsidR="008515C5" w:rsidRDefault="008515C5">
            <w:pPr>
              <w:pStyle w:val="TableParagraph"/>
              <w:spacing w:before="18" w:line="123" w:lineRule="exact"/>
              <w:rPr>
                <w:ins w:id="3704" w:author="Mohamed SALEM" w:date="2024-01-16T13:22:00Z"/>
                <w:sz w:val="13"/>
              </w:rPr>
            </w:pPr>
            <w:ins w:id="3705" w:author="Mohamed SALEM" w:date="2024-01-16T13:22:00Z">
              <w:r>
                <w:rPr>
                  <w:spacing w:val="-4"/>
                  <w:sz w:val="13"/>
                </w:rPr>
                <w:t>2.99</w:t>
              </w:r>
            </w:ins>
          </w:p>
        </w:tc>
        <w:tc>
          <w:tcPr>
            <w:tcW w:w="584" w:type="dxa"/>
          </w:tcPr>
          <w:p w14:paraId="43ABA8AC" w14:textId="77777777" w:rsidR="008515C5" w:rsidRDefault="008515C5">
            <w:pPr>
              <w:pStyle w:val="TableParagraph"/>
              <w:spacing w:before="18" w:line="123" w:lineRule="exact"/>
              <w:ind w:left="11" w:right="1"/>
              <w:rPr>
                <w:ins w:id="3706" w:author="Mohamed SALEM" w:date="2024-01-16T13:22:00Z"/>
                <w:sz w:val="13"/>
              </w:rPr>
            </w:pPr>
            <w:ins w:id="3707" w:author="Mohamed SALEM" w:date="2024-01-16T13:22:00Z">
              <w:r>
                <w:rPr>
                  <w:spacing w:val="-4"/>
                  <w:w w:val="105"/>
                  <w:sz w:val="13"/>
                </w:rPr>
                <w:t>0.15</w:t>
              </w:r>
            </w:ins>
          </w:p>
        </w:tc>
        <w:tc>
          <w:tcPr>
            <w:tcW w:w="656" w:type="dxa"/>
          </w:tcPr>
          <w:p w14:paraId="2B7295BE" w14:textId="77777777" w:rsidR="008515C5" w:rsidRDefault="008515C5">
            <w:pPr>
              <w:pStyle w:val="TableParagraph"/>
              <w:spacing w:before="18" w:line="123" w:lineRule="exact"/>
              <w:ind w:left="1" w:right="8"/>
              <w:rPr>
                <w:ins w:id="3708" w:author="Mohamed SALEM" w:date="2024-01-16T13:22:00Z"/>
                <w:sz w:val="13"/>
              </w:rPr>
            </w:pPr>
            <w:ins w:id="3709" w:author="Mohamed SALEM" w:date="2024-01-16T13:22:00Z">
              <w:r>
                <w:rPr>
                  <w:spacing w:val="-4"/>
                  <w:w w:val="105"/>
                  <w:sz w:val="13"/>
                </w:rPr>
                <w:t>1.96</w:t>
              </w:r>
            </w:ins>
          </w:p>
        </w:tc>
        <w:tc>
          <w:tcPr>
            <w:tcW w:w="666" w:type="dxa"/>
          </w:tcPr>
          <w:p w14:paraId="65E769E5" w14:textId="77777777" w:rsidR="008515C5" w:rsidRDefault="008515C5">
            <w:pPr>
              <w:pStyle w:val="TableParagraph"/>
              <w:spacing w:before="18" w:line="123" w:lineRule="exact"/>
              <w:ind w:left="25" w:right="23"/>
              <w:rPr>
                <w:ins w:id="3710" w:author="Mohamed SALEM" w:date="2024-01-16T13:22:00Z"/>
                <w:sz w:val="13"/>
              </w:rPr>
            </w:pPr>
            <w:ins w:id="3711" w:author="Mohamed SALEM" w:date="2024-01-16T13:22:00Z">
              <w:r>
                <w:rPr>
                  <w:spacing w:val="-4"/>
                  <w:w w:val="115"/>
                  <w:sz w:val="13"/>
                </w:rPr>
                <w:t>1.91</w:t>
              </w:r>
            </w:ins>
          </w:p>
        </w:tc>
        <w:tc>
          <w:tcPr>
            <w:tcW w:w="583" w:type="dxa"/>
          </w:tcPr>
          <w:p w14:paraId="79D66827" w14:textId="77777777" w:rsidR="008515C5" w:rsidRDefault="008515C5">
            <w:pPr>
              <w:pStyle w:val="TableParagraph"/>
              <w:spacing w:before="18" w:line="123" w:lineRule="exact"/>
              <w:ind w:left="15" w:right="1"/>
              <w:rPr>
                <w:ins w:id="3712" w:author="Mohamed SALEM" w:date="2024-01-16T13:22:00Z"/>
                <w:sz w:val="13"/>
              </w:rPr>
            </w:pPr>
            <w:ins w:id="3713" w:author="Mohamed SALEM" w:date="2024-01-16T13:22:00Z">
              <w:r>
                <w:rPr>
                  <w:spacing w:val="-2"/>
                  <w:sz w:val="13"/>
                </w:rPr>
                <w:t>-</w:t>
              </w:r>
              <w:r>
                <w:rPr>
                  <w:spacing w:val="-4"/>
                  <w:sz w:val="13"/>
                </w:rPr>
                <w:t>0.05</w:t>
              </w:r>
            </w:ins>
          </w:p>
        </w:tc>
        <w:tc>
          <w:tcPr>
            <w:tcW w:w="655" w:type="dxa"/>
          </w:tcPr>
          <w:p w14:paraId="3166AAF0" w14:textId="77777777" w:rsidR="008515C5" w:rsidRDefault="008515C5">
            <w:pPr>
              <w:pStyle w:val="TableParagraph"/>
              <w:spacing w:before="18" w:line="123" w:lineRule="exact"/>
              <w:ind w:left="1" w:right="2"/>
              <w:rPr>
                <w:ins w:id="3714" w:author="Mohamed SALEM" w:date="2024-01-16T13:22:00Z"/>
                <w:sz w:val="13"/>
              </w:rPr>
            </w:pPr>
            <w:ins w:id="3715" w:author="Mohamed SALEM" w:date="2024-01-16T13:22:00Z">
              <w:r>
                <w:rPr>
                  <w:spacing w:val="-4"/>
                  <w:sz w:val="13"/>
                </w:rPr>
                <w:t>2.23</w:t>
              </w:r>
            </w:ins>
          </w:p>
        </w:tc>
        <w:tc>
          <w:tcPr>
            <w:tcW w:w="665" w:type="dxa"/>
          </w:tcPr>
          <w:p w14:paraId="4AB87BF3" w14:textId="77777777" w:rsidR="008515C5" w:rsidRDefault="008515C5">
            <w:pPr>
              <w:pStyle w:val="TableParagraph"/>
              <w:spacing w:before="18" w:line="123" w:lineRule="exact"/>
              <w:ind w:left="10"/>
              <w:rPr>
                <w:ins w:id="3716" w:author="Mohamed SALEM" w:date="2024-01-16T13:22:00Z"/>
                <w:sz w:val="13"/>
              </w:rPr>
            </w:pPr>
            <w:ins w:id="3717" w:author="Mohamed SALEM" w:date="2024-01-16T13:22:00Z">
              <w:r>
                <w:rPr>
                  <w:spacing w:val="-4"/>
                  <w:sz w:val="13"/>
                </w:rPr>
                <w:t>2.24</w:t>
              </w:r>
            </w:ins>
          </w:p>
        </w:tc>
        <w:tc>
          <w:tcPr>
            <w:tcW w:w="582" w:type="dxa"/>
          </w:tcPr>
          <w:p w14:paraId="2277ED0D" w14:textId="77777777" w:rsidR="008515C5" w:rsidRDefault="008515C5">
            <w:pPr>
              <w:pStyle w:val="TableParagraph"/>
              <w:spacing w:before="18" w:line="123" w:lineRule="exact"/>
              <w:ind w:left="25" w:right="1"/>
              <w:rPr>
                <w:ins w:id="3718" w:author="Mohamed SALEM" w:date="2024-01-16T13:22:00Z"/>
                <w:sz w:val="13"/>
              </w:rPr>
            </w:pPr>
            <w:ins w:id="3719" w:author="Mohamed SALEM" w:date="2024-01-16T13:22:00Z">
              <w:r>
                <w:rPr>
                  <w:spacing w:val="-4"/>
                  <w:sz w:val="13"/>
                </w:rPr>
                <w:t>0.01</w:t>
              </w:r>
            </w:ins>
          </w:p>
        </w:tc>
      </w:tr>
      <w:tr w:rsidR="008515C5" w14:paraId="7594D64B" w14:textId="77777777">
        <w:trPr>
          <w:trHeight w:val="161"/>
          <w:ins w:id="3720" w:author="Mohamed SALEM" w:date="2024-01-16T13:22:00Z"/>
        </w:trPr>
        <w:tc>
          <w:tcPr>
            <w:tcW w:w="4294" w:type="dxa"/>
          </w:tcPr>
          <w:p w14:paraId="099A144A" w14:textId="77777777" w:rsidR="008515C5" w:rsidRDefault="008515C5">
            <w:pPr>
              <w:pStyle w:val="TableParagraph"/>
              <w:spacing w:before="18" w:line="123" w:lineRule="exact"/>
              <w:ind w:right="146"/>
              <w:jc w:val="right"/>
              <w:rPr>
                <w:ins w:id="3721" w:author="Mohamed SALEM" w:date="2024-01-16T13:22:00Z"/>
                <w:sz w:val="13"/>
              </w:rPr>
            </w:pPr>
            <w:ins w:id="3722" w:author="Mohamed SALEM" w:date="2024-01-16T13:22:00Z">
              <w:r>
                <w:rPr>
                  <w:spacing w:val="-2"/>
                  <w:w w:val="110"/>
                  <w:sz w:val="13"/>
                </w:rPr>
                <w:t>(1.25)</w:t>
              </w:r>
            </w:ins>
          </w:p>
        </w:tc>
        <w:tc>
          <w:tcPr>
            <w:tcW w:w="667" w:type="dxa"/>
          </w:tcPr>
          <w:p w14:paraId="77090AC2" w14:textId="77777777" w:rsidR="008515C5" w:rsidRDefault="008515C5">
            <w:pPr>
              <w:pStyle w:val="TableParagraph"/>
              <w:spacing w:before="18" w:line="123" w:lineRule="exact"/>
              <w:rPr>
                <w:ins w:id="3723" w:author="Mohamed SALEM" w:date="2024-01-16T13:22:00Z"/>
                <w:sz w:val="13"/>
              </w:rPr>
            </w:pPr>
            <w:ins w:id="3724" w:author="Mohamed SALEM" w:date="2024-01-16T13:22:00Z">
              <w:r>
                <w:rPr>
                  <w:spacing w:val="-2"/>
                  <w:w w:val="110"/>
                  <w:sz w:val="13"/>
                </w:rPr>
                <w:t>(1.34)</w:t>
              </w:r>
            </w:ins>
          </w:p>
        </w:tc>
        <w:tc>
          <w:tcPr>
            <w:tcW w:w="584" w:type="dxa"/>
          </w:tcPr>
          <w:p w14:paraId="30EEB74D" w14:textId="77777777" w:rsidR="008515C5" w:rsidRDefault="008515C5">
            <w:pPr>
              <w:pStyle w:val="TableParagraph"/>
              <w:spacing w:before="18" w:line="123" w:lineRule="exact"/>
              <w:ind w:left="11" w:right="1"/>
              <w:rPr>
                <w:ins w:id="3725" w:author="Mohamed SALEM" w:date="2024-01-16T13:22:00Z"/>
                <w:sz w:val="13"/>
              </w:rPr>
            </w:pPr>
            <w:ins w:id="3726" w:author="Mohamed SALEM" w:date="2024-01-16T13:22:00Z">
              <w:r>
                <w:rPr>
                  <w:spacing w:val="-2"/>
                  <w:w w:val="110"/>
                  <w:sz w:val="13"/>
                </w:rPr>
                <w:t>(0.14)</w:t>
              </w:r>
            </w:ins>
          </w:p>
        </w:tc>
        <w:tc>
          <w:tcPr>
            <w:tcW w:w="656" w:type="dxa"/>
          </w:tcPr>
          <w:p w14:paraId="50FAE481" w14:textId="77777777" w:rsidR="008515C5" w:rsidRDefault="008515C5">
            <w:pPr>
              <w:pStyle w:val="TableParagraph"/>
              <w:spacing w:before="18" w:line="123" w:lineRule="exact"/>
              <w:ind w:left="1" w:right="8"/>
              <w:rPr>
                <w:ins w:id="3727" w:author="Mohamed SALEM" w:date="2024-01-16T13:22:00Z"/>
                <w:sz w:val="13"/>
              </w:rPr>
            </w:pPr>
            <w:ins w:id="3728" w:author="Mohamed SALEM" w:date="2024-01-16T13:22:00Z">
              <w:r>
                <w:rPr>
                  <w:spacing w:val="-2"/>
                  <w:w w:val="105"/>
                  <w:sz w:val="13"/>
                </w:rPr>
                <w:t>(1.08)</w:t>
              </w:r>
            </w:ins>
          </w:p>
        </w:tc>
        <w:tc>
          <w:tcPr>
            <w:tcW w:w="666" w:type="dxa"/>
          </w:tcPr>
          <w:p w14:paraId="441D1968" w14:textId="77777777" w:rsidR="008515C5" w:rsidRDefault="008515C5">
            <w:pPr>
              <w:pStyle w:val="TableParagraph"/>
              <w:spacing w:before="18" w:line="123" w:lineRule="exact"/>
              <w:ind w:left="25" w:right="24"/>
              <w:rPr>
                <w:ins w:id="3729" w:author="Mohamed SALEM" w:date="2024-01-16T13:22:00Z"/>
                <w:sz w:val="13"/>
              </w:rPr>
            </w:pPr>
            <w:ins w:id="3730" w:author="Mohamed SALEM" w:date="2024-01-16T13:22:00Z">
              <w:r>
                <w:rPr>
                  <w:spacing w:val="-2"/>
                  <w:w w:val="110"/>
                  <w:sz w:val="13"/>
                </w:rPr>
                <w:t>(1.09)</w:t>
              </w:r>
            </w:ins>
          </w:p>
        </w:tc>
        <w:tc>
          <w:tcPr>
            <w:tcW w:w="583" w:type="dxa"/>
          </w:tcPr>
          <w:p w14:paraId="2B647DE1" w14:textId="77777777" w:rsidR="008515C5" w:rsidRDefault="008515C5">
            <w:pPr>
              <w:pStyle w:val="TableParagraph"/>
              <w:spacing w:before="18" w:line="123" w:lineRule="exact"/>
              <w:ind w:left="15" w:right="1"/>
              <w:rPr>
                <w:ins w:id="3731" w:author="Mohamed SALEM" w:date="2024-01-16T13:22:00Z"/>
                <w:sz w:val="13"/>
              </w:rPr>
            </w:pPr>
            <w:ins w:id="3732" w:author="Mohamed SALEM" w:date="2024-01-16T13:22:00Z">
              <w:r>
                <w:rPr>
                  <w:spacing w:val="-2"/>
                  <w:sz w:val="13"/>
                </w:rPr>
                <w:t>(0.40)</w:t>
              </w:r>
            </w:ins>
          </w:p>
        </w:tc>
        <w:tc>
          <w:tcPr>
            <w:tcW w:w="655" w:type="dxa"/>
          </w:tcPr>
          <w:p w14:paraId="493DE513" w14:textId="77777777" w:rsidR="008515C5" w:rsidRDefault="008515C5">
            <w:pPr>
              <w:pStyle w:val="TableParagraph"/>
              <w:spacing w:before="18" w:line="123" w:lineRule="exact"/>
              <w:ind w:right="2"/>
              <w:rPr>
                <w:ins w:id="3733" w:author="Mohamed SALEM" w:date="2024-01-16T13:22:00Z"/>
                <w:sz w:val="13"/>
              </w:rPr>
            </w:pPr>
            <w:ins w:id="3734" w:author="Mohamed SALEM" w:date="2024-01-16T13:22:00Z">
              <w:r>
                <w:rPr>
                  <w:spacing w:val="-2"/>
                  <w:w w:val="110"/>
                  <w:sz w:val="13"/>
                </w:rPr>
                <w:t>(1.20)</w:t>
              </w:r>
            </w:ins>
          </w:p>
        </w:tc>
        <w:tc>
          <w:tcPr>
            <w:tcW w:w="665" w:type="dxa"/>
          </w:tcPr>
          <w:p w14:paraId="6689D68D" w14:textId="77777777" w:rsidR="008515C5" w:rsidRDefault="008515C5">
            <w:pPr>
              <w:pStyle w:val="TableParagraph"/>
              <w:spacing w:before="18" w:line="123" w:lineRule="exact"/>
              <w:ind w:left="10" w:right="1"/>
              <w:rPr>
                <w:ins w:id="3735" w:author="Mohamed SALEM" w:date="2024-01-16T13:22:00Z"/>
                <w:sz w:val="13"/>
              </w:rPr>
            </w:pPr>
            <w:ins w:id="3736" w:author="Mohamed SALEM" w:date="2024-01-16T13:22:00Z">
              <w:r>
                <w:rPr>
                  <w:spacing w:val="-2"/>
                  <w:w w:val="115"/>
                  <w:sz w:val="13"/>
                </w:rPr>
                <w:t>(1.27)</w:t>
              </w:r>
            </w:ins>
          </w:p>
        </w:tc>
        <w:tc>
          <w:tcPr>
            <w:tcW w:w="582" w:type="dxa"/>
          </w:tcPr>
          <w:p w14:paraId="50F8D875" w14:textId="77777777" w:rsidR="008515C5" w:rsidRDefault="008515C5">
            <w:pPr>
              <w:pStyle w:val="TableParagraph"/>
              <w:spacing w:before="18" w:line="123" w:lineRule="exact"/>
              <w:ind w:left="25" w:right="2"/>
              <w:rPr>
                <w:ins w:id="3737" w:author="Mohamed SALEM" w:date="2024-01-16T13:22:00Z"/>
                <w:sz w:val="13"/>
              </w:rPr>
            </w:pPr>
            <w:ins w:id="3738" w:author="Mohamed SALEM" w:date="2024-01-16T13:22:00Z">
              <w:r>
                <w:rPr>
                  <w:spacing w:val="-2"/>
                  <w:w w:val="105"/>
                  <w:sz w:val="13"/>
                </w:rPr>
                <w:t>(0.83)</w:t>
              </w:r>
            </w:ins>
          </w:p>
        </w:tc>
      </w:tr>
      <w:tr w:rsidR="008515C5" w14:paraId="67CE9708" w14:textId="77777777">
        <w:trPr>
          <w:trHeight w:val="161"/>
          <w:ins w:id="3739" w:author="Mohamed SALEM" w:date="2024-01-16T13:22:00Z"/>
        </w:trPr>
        <w:tc>
          <w:tcPr>
            <w:tcW w:w="4294" w:type="dxa"/>
          </w:tcPr>
          <w:p w14:paraId="69EDFA9F" w14:textId="77777777" w:rsidR="008515C5" w:rsidRDefault="008515C5">
            <w:pPr>
              <w:pStyle w:val="TableParagraph"/>
              <w:tabs>
                <w:tab w:val="right" w:pos="4089"/>
              </w:tabs>
              <w:spacing w:before="18" w:line="123" w:lineRule="exact"/>
              <w:ind w:left="102"/>
              <w:jc w:val="left"/>
              <w:rPr>
                <w:ins w:id="3740" w:author="Mohamed SALEM" w:date="2024-01-16T13:22:00Z"/>
                <w:sz w:val="13"/>
              </w:rPr>
            </w:pPr>
            <w:ins w:id="3741" w:author="Mohamed SALEM" w:date="2024-01-16T13:22:00Z">
              <w:r>
                <w:rPr>
                  <w:sz w:val="13"/>
                </w:rPr>
                <w:t>Household</w:t>
              </w:r>
              <w:r>
                <w:rPr>
                  <w:spacing w:val="50"/>
                  <w:sz w:val="13"/>
                </w:rPr>
                <w:t xml:space="preserve"> </w:t>
              </w:r>
              <w:r>
                <w:rPr>
                  <w:sz w:val="13"/>
                </w:rPr>
                <w:t>Crowding</w:t>
              </w:r>
              <w:r>
                <w:rPr>
                  <w:spacing w:val="51"/>
                  <w:sz w:val="13"/>
                </w:rPr>
                <w:t xml:space="preserve"> </w:t>
              </w:r>
              <w:r>
                <w:rPr>
                  <w:spacing w:val="-2"/>
                  <w:sz w:val="13"/>
                </w:rPr>
                <w:t>Index</w:t>
              </w:r>
              <w:r>
                <w:rPr>
                  <w:rFonts w:ascii="Times New Roman"/>
                  <w:sz w:val="13"/>
                </w:rPr>
                <w:tab/>
              </w:r>
              <w:r>
                <w:rPr>
                  <w:spacing w:val="-4"/>
                  <w:sz w:val="13"/>
                </w:rPr>
                <w:t>3.08</w:t>
              </w:r>
            </w:ins>
          </w:p>
        </w:tc>
        <w:tc>
          <w:tcPr>
            <w:tcW w:w="667" w:type="dxa"/>
          </w:tcPr>
          <w:p w14:paraId="69B49DDF" w14:textId="77777777" w:rsidR="008515C5" w:rsidRDefault="008515C5">
            <w:pPr>
              <w:pStyle w:val="TableParagraph"/>
              <w:spacing w:before="18" w:line="123" w:lineRule="exact"/>
              <w:rPr>
                <w:ins w:id="3742" w:author="Mohamed SALEM" w:date="2024-01-16T13:22:00Z"/>
                <w:sz w:val="13"/>
              </w:rPr>
            </w:pPr>
            <w:ins w:id="3743" w:author="Mohamed SALEM" w:date="2024-01-16T13:22:00Z">
              <w:r>
                <w:rPr>
                  <w:spacing w:val="-4"/>
                  <w:sz w:val="13"/>
                </w:rPr>
                <w:t>3.00</w:t>
              </w:r>
            </w:ins>
          </w:p>
        </w:tc>
        <w:tc>
          <w:tcPr>
            <w:tcW w:w="584" w:type="dxa"/>
          </w:tcPr>
          <w:p w14:paraId="5119545E" w14:textId="77777777" w:rsidR="008515C5" w:rsidRDefault="008515C5">
            <w:pPr>
              <w:pStyle w:val="TableParagraph"/>
              <w:spacing w:before="18" w:line="123" w:lineRule="exact"/>
              <w:ind w:left="11" w:right="1"/>
              <w:rPr>
                <w:ins w:id="3744" w:author="Mohamed SALEM" w:date="2024-01-16T13:22:00Z"/>
                <w:sz w:val="13"/>
              </w:rPr>
            </w:pPr>
            <w:ins w:id="3745" w:author="Mohamed SALEM" w:date="2024-01-16T13:22:00Z">
              <w:r>
                <w:rPr>
                  <w:spacing w:val="-4"/>
                  <w:sz w:val="13"/>
                </w:rPr>
                <w:t>-0.08</w:t>
              </w:r>
            </w:ins>
          </w:p>
        </w:tc>
        <w:tc>
          <w:tcPr>
            <w:tcW w:w="656" w:type="dxa"/>
          </w:tcPr>
          <w:p w14:paraId="53C68A9D" w14:textId="77777777" w:rsidR="008515C5" w:rsidRDefault="008515C5">
            <w:pPr>
              <w:pStyle w:val="TableParagraph"/>
              <w:spacing w:before="18" w:line="123" w:lineRule="exact"/>
              <w:ind w:left="1" w:right="8"/>
              <w:rPr>
                <w:ins w:id="3746" w:author="Mohamed SALEM" w:date="2024-01-16T13:22:00Z"/>
                <w:sz w:val="13"/>
              </w:rPr>
            </w:pPr>
            <w:ins w:id="3747" w:author="Mohamed SALEM" w:date="2024-01-16T13:22:00Z">
              <w:r>
                <w:rPr>
                  <w:spacing w:val="-4"/>
                  <w:sz w:val="13"/>
                </w:rPr>
                <w:t>4.02</w:t>
              </w:r>
            </w:ins>
          </w:p>
        </w:tc>
        <w:tc>
          <w:tcPr>
            <w:tcW w:w="666" w:type="dxa"/>
          </w:tcPr>
          <w:p w14:paraId="02C09B88" w14:textId="77777777" w:rsidR="008515C5" w:rsidRDefault="008515C5">
            <w:pPr>
              <w:pStyle w:val="TableParagraph"/>
              <w:spacing w:before="18" w:line="123" w:lineRule="exact"/>
              <w:ind w:left="25" w:right="23"/>
              <w:rPr>
                <w:ins w:id="3748" w:author="Mohamed SALEM" w:date="2024-01-16T13:22:00Z"/>
                <w:sz w:val="13"/>
              </w:rPr>
            </w:pPr>
            <w:ins w:id="3749" w:author="Mohamed SALEM" w:date="2024-01-16T13:22:00Z">
              <w:r>
                <w:rPr>
                  <w:spacing w:val="-4"/>
                  <w:sz w:val="13"/>
                </w:rPr>
                <w:t>4.00</w:t>
              </w:r>
            </w:ins>
          </w:p>
        </w:tc>
        <w:tc>
          <w:tcPr>
            <w:tcW w:w="583" w:type="dxa"/>
          </w:tcPr>
          <w:p w14:paraId="321B5280" w14:textId="77777777" w:rsidR="008515C5" w:rsidRDefault="008515C5">
            <w:pPr>
              <w:pStyle w:val="TableParagraph"/>
              <w:spacing w:before="18" w:line="123" w:lineRule="exact"/>
              <w:ind w:left="15" w:right="1"/>
              <w:rPr>
                <w:ins w:id="3750" w:author="Mohamed SALEM" w:date="2024-01-16T13:22:00Z"/>
                <w:sz w:val="13"/>
              </w:rPr>
            </w:pPr>
            <w:ins w:id="3751" w:author="Mohamed SALEM" w:date="2024-01-16T13:22:00Z">
              <w:r>
                <w:rPr>
                  <w:spacing w:val="-2"/>
                  <w:sz w:val="13"/>
                </w:rPr>
                <w:t>-</w:t>
              </w:r>
              <w:r>
                <w:rPr>
                  <w:spacing w:val="-4"/>
                  <w:sz w:val="13"/>
                </w:rPr>
                <w:t>0.02</w:t>
              </w:r>
            </w:ins>
          </w:p>
        </w:tc>
        <w:tc>
          <w:tcPr>
            <w:tcW w:w="655" w:type="dxa"/>
          </w:tcPr>
          <w:p w14:paraId="5D38C4C7" w14:textId="77777777" w:rsidR="008515C5" w:rsidRDefault="008515C5">
            <w:pPr>
              <w:pStyle w:val="TableParagraph"/>
              <w:spacing w:before="18" w:line="123" w:lineRule="exact"/>
              <w:ind w:left="1" w:right="2"/>
              <w:rPr>
                <w:ins w:id="3752" w:author="Mohamed SALEM" w:date="2024-01-16T13:22:00Z"/>
                <w:sz w:val="13"/>
              </w:rPr>
            </w:pPr>
            <w:ins w:id="3753" w:author="Mohamed SALEM" w:date="2024-01-16T13:22:00Z">
              <w:r>
                <w:rPr>
                  <w:spacing w:val="-4"/>
                  <w:w w:val="105"/>
                  <w:sz w:val="13"/>
                </w:rPr>
                <w:t>3.74</w:t>
              </w:r>
            </w:ins>
          </w:p>
        </w:tc>
        <w:tc>
          <w:tcPr>
            <w:tcW w:w="665" w:type="dxa"/>
          </w:tcPr>
          <w:p w14:paraId="65E1F3B0" w14:textId="77777777" w:rsidR="008515C5" w:rsidRDefault="008515C5">
            <w:pPr>
              <w:pStyle w:val="TableParagraph"/>
              <w:spacing w:before="18" w:line="123" w:lineRule="exact"/>
              <w:ind w:left="10" w:right="1"/>
              <w:rPr>
                <w:ins w:id="3754" w:author="Mohamed SALEM" w:date="2024-01-16T13:22:00Z"/>
                <w:sz w:val="13"/>
              </w:rPr>
            </w:pPr>
            <w:ins w:id="3755" w:author="Mohamed SALEM" w:date="2024-01-16T13:22:00Z">
              <w:r>
                <w:rPr>
                  <w:spacing w:val="-4"/>
                  <w:sz w:val="13"/>
                </w:rPr>
                <w:t>3.70</w:t>
              </w:r>
            </w:ins>
          </w:p>
        </w:tc>
        <w:tc>
          <w:tcPr>
            <w:tcW w:w="582" w:type="dxa"/>
          </w:tcPr>
          <w:p w14:paraId="284E8845" w14:textId="77777777" w:rsidR="008515C5" w:rsidRDefault="008515C5">
            <w:pPr>
              <w:pStyle w:val="TableParagraph"/>
              <w:spacing w:before="18" w:line="123" w:lineRule="exact"/>
              <w:ind w:left="25" w:right="1"/>
              <w:rPr>
                <w:ins w:id="3756" w:author="Mohamed SALEM" w:date="2024-01-16T13:22:00Z"/>
                <w:sz w:val="13"/>
              </w:rPr>
            </w:pPr>
            <w:ins w:id="3757" w:author="Mohamed SALEM" w:date="2024-01-16T13:22:00Z">
              <w:r>
                <w:rPr>
                  <w:spacing w:val="-2"/>
                  <w:sz w:val="13"/>
                </w:rPr>
                <w:t>-</w:t>
              </w:r>
              <w:r>
                <w:rPr>
                  <w:spacing w:val="-4"/>
                  <w:sz w:val="13"/>
                </w:rPr>
                <w:t>0.03</w:t>
              </w:r>
            </w:ins>
          </w:p>
        </w:tc>
      </w:tr>
      <w:tr w:rsidR="008515C5" w14:paraId="4786F2BB" w14:textId="77777777">
        <w:trPr>
          <w:trHeight w:val="161"/>
          <w:ins w:id="3758" w:author="Mohamed SALEM" w:date="2024-01-16T13:22:00Z"/>
        </w:trPr>
        <w:tc>
          <w:tcPr>
            <w:tcW w:w="4294" w:type="dxa"/>
          </w:tcPr>
          <w:p w14:paraId="7B84F12F" w14:textId="77777777" w:rsidR="008515C5" w:rsidRDefault="008515C5">
            <w:pPr>
              <w:pStyle w:val="TableParagraph"/>
              <w:spacing w:before="18" w:line="123" w:lineRule="exact"/>
              <w:ind w:right="146"/>
              <w:jc w:val="right"/>
              <w:rPr>
                <w:ins w:id="3759" w:author="Mohamed SALEM" w:date="2024-01-16T13:22:00Z"/>
                <w:sz w:val="13"/>
              </w:rPr>
            </w:pPr>
            <w:ins w:id="3760" w:author="Mohamed SALEM" w:date="2024-01-16T13:22:00Z">
              <w:r>
                <w:rPr>
                  <w:spacing w:val="-2"/>
                  <w:w w:val="110"/>
                  <w:sz w:val="13"/>
                </w:rPr>
                <w:t>(1.79)</w:t>
              </w:r>
            </w:ins>
          </w:p>
        </w:tc>
        <w:tc>
          <w:tcPr>
            <w:tcW w:w="667" w:type="dxa"/>
          </w:tcPr>
          <w:p w14:paraId="36258BC4" w14:textId="77777777" w:rsidR="008515C5" w:rsidRDefault="008515C5">
            <w:pPr>
              <w:pStyle w:val="TableParagraph"/>
              <w:spacing w:before="18" w:line="123" w:lineRule="exact"/>
              <w:rPr>
                <w:ins w:id="3761" w:author="Mohamed SALEM" w:date="2024-01-16T13:22:00Z"/>
                <w:sz w:val="13"/>
              </w:rPr>
            </w:pPr>
            <w:ins w:id="3762" w:author="Mohamed SALEM" w:date="2024-01-16T13:22:00Z">
              <w:r>
                <w:rPr>
                  <w:spacing w:val="-2"/>
                  <w:w w:val="110"/>
                  <w:sz w:val="13"/>
                </w:rPr>
                <w:t>(1.64)</w:t>
              </w:r>
            </w:ins>
          </w:p>
        </w:tc>
        <w:tc>
          <w:tcPr>
            <w:tcW w:w="584" w:type="dxa"/>
          </w:tcPr>
          <w:p w14:paraId="596FA310" w14:textId="77777777" w:rsidR="008515C5" w:rsidRDefault="008515C5">
            <w:pPr>
              <w:pStyle w:val="TableParagraph"/>
              <w:spacing w:before="18" w:line="123" w:lineRule="exact"/>
              <w:ind w:left="11" w:right="1"/>
              <w:rPr>
                <w:ins w:id="3763" w:author="Mohamed SALEM" w:date="2024-01-16T13:22:00Z"/>
                <w:sz w:val="13"/>
              </w:rPr>
            </w:pPr>
            <w:ins w:id="3764" w:author="Mohamed SALEM" w:date="2024-01-16T13:22:00Z">
              <w:r>
                <w:rPr>
                  <w:spacing w:val="-2"/>
                  <w:w w:val="105"/>
                  <w:sz w:val="13"/>
                </w:rPr>
                <w:t>(0.57)</w:t>
              </w:r>
            </w:ins>
          </w:p>
        </w:tc>
        <w:tc>
          <w:tcPr>
            <w:tcW w:w="656" w:type="dxa"/>
          </w:tcPr>
          <w:p w14:paraId="2ACF73E1" w14:textId="77777777" w:rsidR="008515C5" w:rsidRDefault="008515C5">
            <w:pPr>
              <w:pStyle w:val="TableParagraph"/>
              <w:spacing w:before="18" w:line="123" w:lineRule="exact"/>
              <w:ind w:left="1" w:right="8"/>
              <w:rPr>
                <w:ins w:id="3765" w:author="Mohamed SALEM" w:date="2024-01-16T13:22:00Z"/>
                <w:sz w:val="13"/>
              </w:rPr>
            </w:pPr>
            <w:ins w:id="3766" w:author="Mohamed SALEM" w:date="2024-01-16T13:22:00Z">
              <w:r>
                <w:rPr>
                  <w:spacing w:val="-2"/>
                  <w:w w:val="105"/>
                  <w:sz w:val="13"/>
                </w:rPr>
                <w:t>(2.94)</w:t>
              </w:r>
            </w:ins>
          </w:p>
        </w:tc>
        <w:tc>
          <w:tcPr>
            <w:tcW w:w="666" w:type="dxa"/>
          </w:tcPr>
          <w:p w14:paraId="739D5B1F" w14:textId="77777777" w:rsidR="008515C5" w:rsidRDefault="008515C5">
            <w:pPr>
              <w:pStyle w:val="TableParagraph"/>
              <w:spacing w:before="18" w:line="123" w:lineRule="exact"/>
              <w:ind w:left="25" w:right="24"/>
              <w:rPr>
                <w:ins w:id="3767" w:author="Mohamed SALEM" w:date="2024-01-16T13:22:00Z"/>
                <w:sz w:val="13"/>
              </w:rPr>
            </w:pPr>
            <w:ins w:id="3768" w:author="Mohamed SALEM" w:date="2024-01-16T13:22:00Z">
              <w:r>
                <w:rPr>
                  <w:spacing w:val="-2"/>
                  <w:w w:val="105"/>
                  <w:sz w:val="13"/>
                </w:rPr>
                <w:t>(2.97)</w:t>
              </w:r>
            </w:ins>
          </w:p>
        </w:tc>
        <w:tc>
          <w:tcPr>
            <w:tcW w:w="583" w:type="dxa"/>
          </w:tcPr>
          <w:p w14:paraId="76BDB30A" w14:textId="77777777" w:rsidR="008515C5" w:rsidRDefault="008515C5">
            <w:pPr>
              <w:pStyle w:val="TableParagraph"/>
              <w:spacing w:before="18" w:line="123" w:lineRule="exact"/>
              <w:ind w:left="15" w:right="1"/>
              <w:rPr>
                <w:ins w:id="3769" w:author="Mohamed SALEM" w:date="2024-01-16T13:22:00Z"/>
                <w:sz w:val="13"/>
              </w:rPr>
            </w:pPr>
            <w:ins w:id="3770" w:author="Mohamed SALEM" w:date="2024-01-16T13:22:00Z">
              <w:r>
                <w:rPr>
                  <w:spacing w:val="-2"/>
                  <w:w w:val="105"/>
                  <w:sz w:val="13"/>
                </w:rPr>
                <w:t>(0.92)</w:t>
              </w:r>
            </w:ins>
          </w:p>
        </w:tc>
        <w:tc>
          <w:tcPr>
            <w:tcW w:w="655" w:type="dxa"/>
          </w:tcPr>
          <w:p w14:paraId="668A6D5C" w14:textId="77777777" w:rsidR="008515C5" w:rsidRDefault="008515C5">
            <w:pPr>
              <w:pStyle w:val="TableParagraph"/>
              <w:spacing w:before="18" w:line="123" w:lineRule="exact"/>
              <w:ind w:right="2"/>
              <w:rPr>
                <w:ins w:id="3771" w:author="Mohamed SALEM" w:date="2024-01-16T13:22:00Z"/>
                <w:sz w:val="13"/>
              </w:rPr>
            </w:pPr>
            <w:ins w:id="3772" w:author="Mohamed SALEM" w:date="2024-01-16T13:22:00Z">
              <w:r>
                <w:rPr>
                  <w:spacing w:val="-2"/>
                  <w:w w:val="105"/>
                  <w:sz w:val="13"/>
                </w:rPr>
                <w:t>(2.68)</w:t>
              </w:r>
            </w:ins>
          </w:p>
        </w:tc>
        <w:tc>
          <w:tcPr>
            <w:tcW w:w="665" w:type="dxa"/>
          </w:tcPr>
          <w:p w14:paraId="67923D75" w14:textId="77777777" w:rsidR="008515C5" w:rsidRDefault="008515C5">
            <w:pPr>
              <w:pStyle w:val="TableParagraph"/>
              <w:spacing w:before="18" w:line="123" w:lineRule="exact"/>
              <w:ind w:left="10" w:right="1"/>
              <w:rPr>
                <w:ins w:id="3773" w:author="Mohamed SALEM" w:date="2024-01-16T13:22:00Z"/>
                <w:sz w:val="13"/>
              </w:rPr>
            </w:pPr>
            <w:ins w:id="3774" w:author="Mohamed SALEM" w:date="2024-01-16T13:22:00Z">
              <w:r>
                <w:rPr>
                  <w:spacing w:val="-2"/>
                  <w:w w:val="105"/>
                  <w:sz w:val="13"/>
                </w:rPr>
                <w:t>(2.68)</w:t>
              </w:r>
            </w:ins>
          </w:p>
        </w:tc>
        <w:tc>
          <w:tcPr>
            <w:tcW w:w="582" w:type="dxa"/>
          </w:tcPr>
          <w:p w14:paraId="704CA5F1" w14:textId="77777777" w:rsidR="008515C5" w:rsidRDefault="008515C5">
            <w:pPr>
              <w:pStyle w:val="TableParagraph"/>
              <w:spacing w:before="18" w:line="123" w:lineRule="exact"/>
              <w:ind w:left="25" w:right="2"/>
              <w:rPr>
                <w:ins w:id="3775" w:author="Mohamed SALEM" w:date="2024-01-16T13:22:00Z"/>
                <w:sz w:val="13"/>
              </w:rPr>
            </w:pPr>
            <w:ins w:id="3776" w:author="Mohamed SALEM" w:date="2024-01-16T13:22:00Z">
              <w:r>
                <w:rPr>
                  <w:spacing w:val="-2"/>
                  <w:w w:val="105"/>
                  <w:sz w:val="13"/>
                </w:rPr>
                <w:t>(0.78)</w:t>
              </w:r>
            </w:ins>
          </w:p>
        </w:tc>
      </w:tr>
      <w:tr w:rsidR="008515C5" w14:paraId="6FDEA6BE" w14:textId="77777777">
        <w:trPr>
          <w:trHeight w:val="161"/>
          <w:ins w:id="3777" w:author="Mohamed SALEM" w:date="2024-01-16T13:22:00Z"/>
        </w:trPr>
        <w:tc>
          <w:tcPr>
            <w:tcW w:w="4294" w:type="dxa"/>
          </w:tcPr>
          <w:p w14:paraId="1F1AC43B" w14:textId="77777777" w:rsidR="008515C5" w:rsidRDefault="008515C5">
            <w:pPr>
              <w:pStyle w:val="TableParagraph"/>
              <w:tabs>
                <w:tab w:val="right" w:pos="4089"/>
              </w:tabs>
              <w:spacing w:before="18" w:line="123" w:lineRule="exact"/>
              <w:ind w:left="102"/>
              <w:jc w:val="left"/>
              <w:rPr>
                <w:ins w:id="3778" w:author="Mohamed SALEM" w:date="2024-01-16T13:22:00Z"/>
                <w:sz w:val="13"/>
              </w:rPr>
            </w:pPr>
            <w:ins w:id="3779" w:author="Mohamed SALEM" w:date="2024-01-16T13:22:00Z">
              <w:r>
                <w:rPr>
                  <w:sz w:val="13"/>
                </w:rPr>
                <w:t>Household</w:t>
              </w:r>
              <w:r>
                <w:rPr>
                  <w:spacing w:val="41"/>
                  <w:sz w:val="13"/>
                </w:rPr>
                <w:t xml:space="preserve"> </w:t>
              </w:r>
              <w:r>
                <w:rPr>
                  <w:sz w:val="13"/>
                </w:rPr>
                <w:t>has</w:t>
              </w:r>
              <w:r>
                <w:rPr>
                  <w:spacing w:val="41"/>
                  <w:sz w:val="13"/>
                </w:rPr>
                <w:t xml:space="preserve"> </w:t>
              </w:r>
              <w:r>
                <w:rPr>
                  <w:sz w:val="13"/>
                </w:rPr>
                <w:t>impoverished</w:t>
              </w:r>
              <w:r>
                <w:rPr>
                  <w:spacing w:val="42"/>
                  <w:sz w:val="13"/>
                </w:rPr>
                <w:t xml:space="preserve"> </w:t>
              </w:r>
              <w:r>
                <w:rPr>
                  <w:spacing w:val="-4"/>
                  <w:sz w:val="13"/>
                </w:rPr>
                <w:t>roof</w:t>
              </w:r>
              <w:r>
                <w:rPr>
                  <w:rFonts w:ascii="Times New Roman"/>
                  <w:sz w:val="13"/>
                </w:rPr>
                <w:tab/>
              </w:r>
              <w:r>
                <w:rPr>
                  <w:spacing w:val="-4"/>
                  <w:sz w:val="13"/>
                </w:rPr>
                <w:t>0.67</w:t>
              </w:r>
            </w:ins>
          </w:p>
        </w:tc>
        <w:tc>
          <w:tcPr>
            <w:tcW w:w="667" w:type="dxa"/>
          </w:tcPr>
          <w:p w14:paraId="60E6CC2C" w14:textId="77777777" w:rsidR="008515C5" w:rsidRDefault="008515C5">
            <w:pPr>
              <w:pStyle w:val="TableParagraph"/>
              <w:spacing w:before="18" w:line="123" w:lineRule="exact"/>
              <w:rPr>
                <w:ins w:id="3780" w:author="Mohamed SALEM" w:date="2024-01-16T13:22:00Z"/>
                <w:sz w:val="13"/>
              </w:rPr>
            </w:pPr>
            <w:ins w:id="3781" w:author="Mohamed SALEM" w:date="2024-01-16T13:22:00Z">
              <w:r>
                <w:rPr>
                  <w:spacing w:val="-4"/>
                  <w:sz w:val="13"/>
                </w:rPr>
                <w:t>0.66</w:t>
              </w:r>
            </w:ins>
          </w:p>
        </w:tc>
        <w:tc>
          <w:tcPr>
            <w:tcW w:w="584" w:type="dxa"/>
          </w:tcPr>
          <w:p w14:paraId="11338B6E" w14:textId="77777777" w:rsidR="008515C5" w:rsidRDefault="008515C5">
            <w:pPr>
              <w:pStyle w:val="TableParagraph"/>
              <w:spacing w:before="18" w:line="123" w:lineRule="exact"/>
              <w:ind w:left="11"/>
              <w:rPr>
                <w:ins w:id="3782" w:author="Mohamed SALEM" w:date="2024-01-16T13:22:00Z"/>
                <w:sz w:val="13"/>
              </w:rPr>
            </w:pPr>
            <w:ins w:id="3783" w:author="Mohamed SALEM" w:date="2024-01-16T13:22:00Z">
              <w:r>
                <w:rPr>
                  <w:sz w:val="13"/>
                </w:rPr>
                <w:t>-</w:t>
              </w:r>
              <w:r>
                <w:rPr>
                  <w:spacing w:val="-4"/>
                  <w:sz w:val="13"/>
                </w:rPr>
                <w:t>0.01</w:t>
              </w:r>
            </w:ins>
          </w:p>
        </w:tc>
        <w:tc>
          <w:tcPr>
            <w:tcW w:w="656" w:type="dxa"/>
          </w:tcPr>
          <w:p w14:paraId="0178AD77" w14:textId="77777777" w:rsidR="008515C5" w:rsidRDefault="008515C5">
            <w:pPr>
              <w:pStyle w:val="TableParagraph"/>
              <w:spacing w:before="18" w:line="123" w:lineRule="exact"/>
              <w:ind w:left="1" w:right="8"/>
              <w:rPr>
                <w:ins w:id="3784" w:author="Mohamed SALEM" w:date="2024-01-16T13:22:00Z"/>
                <w:sz w:val="13"/>
              </w:rPr>
            </w:pPr>
            <w:ins w:id="3785" w:author="Mohamed SALEM" w:date="2024-01-16T13:22:00Z">
              <w:r>
                <w:rPr>
                  <w:spacing w:val="-4"/>
                  <w:sz w:val="13"/>
                </w:rPr>
                <w:t>0.85</w:t>
              </w:r>
            </w:ins>
          </w:p>
        </w:tc>
        <w:tc>
          <w:tcPr>
            <w:tcW w:w="666" w:type="dxa"/>
          </w:tcPr>
          <w:p w14:paraId="0DA3720B" w14:textId="77777777" w:rsidR="008515C5" w:rsidRDefault="008515C5">
            <w:pPr>
              <w:pStyle w:val="TableParagraph"/>
              <w:spacing w:before="18" w:line="123" w:lineRule="exact"/>
              <w:ind w:left="25" w:right="23"/>
              <w:rPr>
                <w:ins w:id="3786" w:author="Mohamed SALEM" w:date="2024-01-16T13:22:00Z"/>
                <w:sz w:val="13"/>
              </w:rPr>
            </w:pPr>
            <w:ins w:id="3787" w:author="Mohamed SALEM" w:date="2024-01-16T13:22:00Z">
              <w:r>
                <w:rPr>
                  <w:spacing w:val="-4"/>
                  <w:sz w:val="13"/>
                </w:rPr>
                <w:t>0.86</w:t>
              </w:r>
            </w:ins>
          </w:p>
        </w:tc>
        <w:tc>
          <w:tcPr>
            <w:tcW w:w="583" w:type="dxa"/>
          </w:tcPr>
          <w:p w14:paraId="525AD23C" w14:textId="77777777" w:rsidR="008515C5" w:rsidRDefault="008515C5">
            <w:pPr>
              <w:pStyle w:val="TableParagraph"/>
              <w:spacing w:before="18" w:line="123" w:lineRule="exact"/>
              <w:ind w:left="15" w:right="1"/>
              <w:rPr>
                <w:ins w:id="3788" w:author="Mohamed SALEM" w:date="2024-01-16T13:22:00Z"/>
                <w:sz w:val="13"/>
              </w:rPr>
            </w:pPr>
            <w:ins w:id="3789" w:author="Mohamed SALEM" w:date="2024-01-16T13:22:00Z">
              <w:r>
                <w:rPr>
                  <w:spacing w:val="-4"/>
                  <w:sz w:val="13"/>
                </w:rPr>
                <w:t>0.01</w:t>
              </w:r>
            </w:ins>
          </w:p>
        </w:tc>
        <w:tc>
          <w:tcPr>
            <w:tcW w:w="655" w:type="dxa"/>
          </w:tcPr>
          <w:p w14:paraId="01401CA8" w14:textId="77777777" w:rsidR="008515C5" w:rsidRDefault="008515C5">
            <w:pPr>
              <w:pStyle w:val="TableParagraph"/>
              <w:spacing w:before="18" w:line="123" w:lineRule="exact"/>
              <w:ind w:left="1" w:right="2"/>
              <w:rPr>
                <w:ins w:id="3790" w:author="Mohamed SALEM" w:date="2024-01-16T13:22:00Z"/>
                <w:sz w:val="13"/>
              </w:rPr>
            </w:pPr>
            <w:ins w:id="3791" w:author="Mohamed SALEM" w:date="2024-01-16T13:22:00Z">
              <w:r>
                <w:rPr>
                  <w:spacing w:val="-4"/>
                  <w:sz w:val="13"/>
                </w:rPr>
                <w:t>0.79</w:t>
              </w:r>
            </w:ins>
          </w:p>
        </w:tc>
        <w:tc>
          <w:tcPr>
            <w:tcW w:w="665" w:type="dxa"/>
          </w:tcPr>
          <w:p w14:paraId="13981487" w14:textId="77777777" w:rsidR="008515C5" w:rsidRDefault="008515C5">
            <w:pPr>
              <w:pStyle w:val="TableParagraph"/>
              <w:spacing w:before="18" w:line="123" w:lineRule="exact"/>
              <w:ind w:left="10"/>
              <w:rPr>
                <w:ins w:id="3792" w:author="Mohamed SALEM" w:date="2024-01-16T13:22:00Z"/>
                <w:sz w:val="13"/>
              </w:rPr>
            </w:pPr>
            <w:ins w:id="3793" w:author="Mohamed SALEM" w:date="2024-01-16T13:22:00Z">
              <w:r>
                <w:rPr>
                  <w:spacing w:val="-4"/>
                  <w:sz w:val="13"/>
                </w:rPr>
                <w:t>0.80</w:t>
              </w:r>
            </w:ins>
          </w:p>
        </w:tc>
        <w:tc>
          <w:tcPr>
            <w:tcW w:w="582" w:type="dxa"/>
          </w:tcPr>
          <w:p w14:paraId="4C583B10" w14:textId="77777777" w:rsidR="008515C5" w:rsidRDefault="008515C5">
            <w:pPr>
              <w:pStyle w:val="TableParagraph"/>
              <w:spacing w:before="18" w:line="123" w:lineRule="exact"/>
              <w:ind w:left="25" w:right="1"/>
              <w:rPr>
                <w:ins w:id="3794" w:author="Mohamed SALEM" w:date="2024-01-16T13:22:00Z"/>
                <w:sz w:val="13"/>
              </w:rPr>
            </w:pPr>
            <w:ins w:id="3795" w:author="Mohamed SALEM" w:date="2024-01-16T13:22:00Z">
              <w:r>
                <w:rPr>
                  <w:spacing w:val="-4"/>
                  <w:sz w:val="13"/>
                </w:rPr>
                <w:t>0.00</w:t>
              </w:r>
            </w:ins>
          </w:p>
        </w:tc>
      </w:tr>
      <w:tr w:rsidR="008515C5" w14:paraId="32726C73" w14:textId="77777777">
        <w:trPr>
          <w:trHeight w:val="161"/>
          <w:ins w:id="3796" w:author="Mohamed SALEM" w:date="2024-01-16T13:22:00Z"/>
        </w:trPr>
        <w:tc>
          <w:tcPr>
            <w:tcW w:w="4294" w:type="dxa"/>
          </w:tcPr>
          <w:p w14:paraId="4BAFCBF2" w14:textId="77777777" w:rsidR="008515C5" w:rsidRDefault="008515C5">
            <w:pPr>
              <w:pStyle w:val="TableParagraph"/>
              <w:spacing w:before="18" w:line="123" w:lineRule="exact"/>
              <w:ind w:right="146"/>
              <w:jc w:val="right"/>
              <w:rPr>
                <w:ins w:id="3797" w:author="Mohamed SALEM" w:date="2024-01-16T13:22:00Z"/>
                <w:sz w:val="13"/>
              </w:rPr>
            </w:pPr>
            <w:ins w:id="3798" w:author="Mohamed SALEM" w:date="2024-01-16T13:22:00Z">
              <w:r>
                <w:rPr>
                  <w:spacing w:val="-2"/>
                  <w:w w:val="105"/>
                  <w:sz w:val="13"/>
                </w:rPr>
                <w:t>(0.47)</w:t>
              </w:r>
            </w:ins>
          </w:p>
        </w:tc>
        <w:tc>
          <w:tcPr>
            <w:tcW w:w="667" w:type="dxa"/>
          </w:tcPr>
          <w:p w14:paraId="322FE5BF" w14:textId="77777777" w:rsidR="008515C5" w:rsidRDefault="008515C5">
            <w:pPr>
              <w:pStyle w:val="TableParagraph"/>
              <w:spacing w:before="18" w:line="123" w:lineRule="exact"/>
              <w:rPr>
                <w:ins w:id="3799" w:author="Mohamed SALEM" w:date="2024-01-16T13:22:00Z"/>
                <w:sz w:val="13"/>
              </w:rPr>
            </w:pPr>
            <w:ins w:id="3800" w:author="Mohamed SALEM" w:date="2024-01-16T13:22:00Z">
              <w:r>
                <w:rPr>
                  <w:spacing w:val="-2"/>
                  <w:sz w:val="13"/>
                </w:rPr>
                <w:t>(0.48)</w:t>
              </w:r>
            </w:ins>
          </w:p>
        </w:tc>
        <w:tc>
          <w:tcPr>
            <w:tcW w:w="584" w:type="dxa"/>
          </w:tcPr>
          <w:p w14:paraId="728D9A43" w14:textId="77777777" w:rsidR="008515C5" w:rsidRDefault="008515C5">
            <w:pPr>
              <w:pStyle w:val="TableParagraph"/>
              <w:spacing w:before="18" w:line="123" w:lineRule="exact"/>
              <w:ind w:left="11" w:right="1"/>
              <w:rPr>
                <w:ins w:id="3801" w:author="Mohamed SALEM" w:date="2024-01-16T13:22:00Z"/>
                <w:sz w:val="13"/>
              </w:rPr>
            </w:pPr>
            <w:ins w:id="3802" w:author="Mohamed SALEM" w:date="2024-01-16T13:22:00Z">
              <w:r>
                <w:rPr>
                  <w:spacing w:val="-2"/>
                  <w:sz w:val="13"/>
                </w:rPr>
                <w:t>(0.80)</w:t>
              </w:r>
            </w:ins>
          </w:p>
        </w:tc>
        <w:tc>
          <w:tcPr>
            <w:tcW w:w="656" w:type="dxa"/>
          </w:tcPr>
          <w:p w14:paraId="3D64004A" w14:textId="77777777" w:rsidR="008515C5" w:rsidRDefault="008515C5">
            <w:pPr>
              <w:pStyle w:val="TableParagraph"/>
              <w:spacing w:before="18" w:line="123" w:lineRule="exact"/>
              <w:ind w:left="1" w:right="8"/>
              <w:rPr>
                <w:ins w:id="3803" w:author="Mohamed SALEM" w:date="2024-01-16T13:22:00Z"/>
                <w:sz w:val="13"/>
              </w:rPr>
            </w:pPr>
            <w:ins w:id="3804" w:author="Mohamed SALEM" w:date="2024-01-16T13:22:00Z">
              <w:r>
                <w:rPr>
                  <w:spacing w:val="-2"/>
                  <w:w w:val="105"/>
                  <w:sz w:val="13"/>
                </w:rPr>
                <w:t>(0.36)</w:t>
              </w:r>
            </w:ins>
          </w:p>
        </w:tc>
        <w:tc>
          <w:tcPr>
            <w:tcW w:w="666" w:type="dxa"/>
          </w:tcPr>
          <w:p w14:paraId="406BEBC7" w14:textId="77777777" w:rsidR="008515C5" w:rsidRDefault="008515C5">
            <w:pPr>
              <w:pStyle w:val="TableParagraph"/>
              <w:spacing w:before="18" w:line="123" w:lineRule="exact"/>
              <w:ind w:left="25" w:right="24"/>
              <w:rPr>
                <w:ins w:id="3805" w:author="Mohamed SALEM" w:date="2024-01-16T13:22:00Z"/>
                <w:sz w:val="13"/>
              </w:rPr>
            </w:pPr>
            <w:ins w:id="3806" w:author="Mohamed SALEM" w:date="2024-01-16T13:22:00Z">
              <w:r>
                <w:rPr>
                  <w:spacing w:val="-2"/>
                  <w:w w:val="105"/>
                  <w:sz w:val="13"/>
                </w:rPr>
                <w:t>(0.35)</w:t>
              </w:r>
            </w:ins>
          </w:p>
        </w:tc>
        <w:tc>
          <w:tcPr>
            <w:tcW w:w="583" w:type="dxa"/>
          </w:tcPr>
          <w:p w14:paraId="0741036B" w14:textId="77777777" w:rsidR="008515C5" w:rsidRDefault="008515C5">
            <w:pPr>
              <w:pStyle w:val="TableParagraph"/>
              <w:spacing w:before="18" w:line="123" w:lineRule="exact"/>
              <w:ind w:left="15" w:right="1"/>
              <w:rPr>
                <w:ins w:id="3807" w:author="Mohamed SALEM" w:date="2024-01-16T13:22:00Z"/>
                <w:sz w:val="13"/>
              </w:rPr>
            </w:pPr>
            <w:ins w:id="3808" w:author="Mohamed SALEM" w:date="2024-01-16T13:22:00Z">
              <w:r>
                <w:rPr>
                  <w:spacing w:val="-2"/>
                  <w:w w:val="105"/>
                  <w:sz w:val="13"/>
                </w:rPr>
                <w:t>(0.57)</w:t>
              </w:r>
            </w:ins>
          </w:p>
        </w:tc>
        <w:tc>
          <w:tcPr>
            <w:tcW w:w="655" w:type="dxa"/>
          </w:tcPr>
          <w:p w14:paraId="642CD658" w14:textId="77777777" w:rsidR="008515C5" w:rsidRDefault="008515C5">
            <w:pPr>
              <w:pStyle w:val="TableParagraph"/>
              <w:spacing w:before="18" w:line="123" w:lineRule="exact"/>
              <w:ind w:right="2"/>
              <w:rPr>
                <w:ins w:id="3809" w:author="Mohamed SALEM" w:date="2024-01-16T13:22:00Z"/>
                <w:sz w:val="13"/>
              </w:rPr>
            </w:pPr>
            <w:ins w:id="3810" w:author="Mohamed SALEM" w:date="2024-01-16T13:22:00Z">
              <w:r>
                <w:rPr>
                  <w:spacing w:val="-2"/>
                  <w:w w:val="110"/>
                  <w:sz w:val="13"/>
                </w:rPr>
                <w:t>(0.41)</w:t>
              </w:r>
            </w:ins>
          </w:p>
        </w:tc>
        <w:tc>
          <w:tcPr>
            <w:tcW w:w="665" w:type="dxa"/>
          </w:tcPr>
          <w:p w14:paraId="2727C9D5" w14:textId="77777777" w:rsidR="008515C5" w:rsidRDefault="008515C5">
            <w:pPr>
              <w:pStyle w:val="TableParagraph"/>
              <w:spacing w:before="18" w:line="123" w:lineRule="exact"/>
              <w:ind w:left="10" w:right="1"/>
              <w:rPr>
                <w:ins w:id="3811" w:author="Mohamed SALEM" w:date="2024-01-16T13:22:00Z"/>
                <w:sz w:val="13"/>
              </w:rPr>
            </w:pPr>
            <w:ins w:id="3812" w:author="Mohamed SALEM" w:date="2024-01-16T13:22:00Z">
              <w:r>
                <w:rPr>
                  <w:spacing w:val="-2"/>
                  <w:sz w:val="13"/>
                </w:rPr>
                <w:t>(0.40)</w:t>
              </w:r>
            </w:ins>
          </w:p>
        </w:tc>
        <w:tc>
          <w:tcPr>
            <w:tcW w:w="582" w:type="dxa"/>
          </w:tcPr>
          <w:p w14:paraId="3C76BE61" w14:textId="77777777" w:rsidR="008515C5" w:rsidRDefault="008515C5">
            <w:pPr>
              <w:pStyle w:val="TableParagraph"/>
              <w:spacing w:before="18" w:line="123" w:lineRule="exact"/>
              <w:ind w:left="25" w:right="2"/>
              <w:rPr>
                <w:ins w:id="3813" w:author="Mohamed SALEM" w:date="2024-01-16T13:22:00Z"/>
                <w:sz w:val="13"/>
              </w:rPr>
            </w:pPr>
            <w:ins w:id="3814" w:author="Mohamed SALEM" w:date="2024-01-16T13:22:00Z">
              <w:r>
                <w:rPr>
                  <w:spacing w:val="-2"/>
                  <w:w w:val="105"/>
                  <w:sz w:val="13"/>
                </w:rPr>
                <w:t>(0.79)</w:t>
              </w:r>
            </w:ins>
          </w:p>
        </w:tc>
      </w:tr>
      <w:tr w:rsidR="008515C5" w14:paraId="3B350564" w14:textId="77777777">
        <w:trPr>
          <w:trHeight w:val="161"/>
          <w:ins w:id="3815" w:author="Mohamed SALEM" w:date="2024-01-16T13:22:00Z"/>
        </w:trPr>
        <w:tc>
          <w:tcPr>
            <w:tcW w:w="4294" w:type="dxa"/>
          </w:tcPr>
          <w:p w14:paraId="6AB7501E" w14:textId="77777777" w:rsidR="008515C5" w:rsidRDefault="008515C5">
            <w:pPr>
              <w:pStyle w:val="TableParagraph"/>
              <w:tabs>
                <w:tab w:val="right" w:pos="4089"/>
              </w:tabs>
              <w:spacing w:before="18" w:line="123" w:lineRule="exact"/>
              <w:ind w:left="102"/>
              <w:jc w:val="left"/>
              <w:rPr>
                <w:ins w:id="3816" w:author="Mohamed SALEM" w:date="2024-01-16T13:22:00Z"/>
                <w:sz w:val="13"/>
              </w:rPr>
            </w:pPr>
            <w:ins w:id="3817" w:author="Mohamed SALEM" w:date="2024-01-16T13:22:00Z">
              <w:r>
                <w:rPr>
                  <w:sz w:val="13"/>
                </w:rPr>
                <w:t>Household</w:t>
              </w:r>
              <w:r>
                <w:rPr>
                  <w:spacing w:val="41"/>
                  <w:sz w:val="13"/>
                </w:rPr>
                <w:t xml:space="preserve"> </w:t>
              </w:r>
              <w:r>
                <w:rPr>
                  <w:sz w:val="13"/>
                </w:rPr>
                <w:t>has</w:t>
              </w:r>
              <w:r>
                <w:rPr>
                  <w:spacing w:val="41"/>
                  <w:sz w:val="13"/>
                </w:rPr>
                <w:t xml:space="preserve"> </w:t>
              </w:r>
              <w:r>
                <w:rPr>
                  <w:sz w:val="13"/>
                </w:rPr>
                <w:t>impoverished</w:t>
              </w:r>
              <w:r>
                <w:rPr>
                  <w:spacing w:val="42"/>
                  <w:sz w:val="13"/>
                </w:rPr>
                <w:t xml:space="preserve"> </w:t>
              </w:r>
              <w:r>
                <w:rPr>
                  <w:spacing w:val="-4"/>
                  <w:sz w:val="13"/>
                </w:rPr>
                <w:t>floor</w:t>
              </w:r>
              <w:r>
                <w:rPr>
                  <w:rFonts w:ascii="Times New Roman"/>
                  <w:sz w:val="13"/>
                </w:rPr>
                <w:tab/>
              </w:r>
              <w:r>
                <w:rPr>
                  <w:spacing w:val="-4"/>
                  <w:sz w:val="13"/>
                </w:rPr>
                <w:t>0.89</w:t>
              </w:r>
            </w:ins>
          </w:p>
        </w:tc>
        <w:tc>
          <w:tcPr>
            <w:tcW w:w="667" w:type="dxa"/>
          </w:tcPr>
          <w:p w14:paraId="15896EA9" w14:textId="77777777" w:rsidR="008515C5" w:rsidRDefault="008515C5">
            <w:pPr>
              <w:pStyle w:val="TableParagraph"/>
              <w:spacing w:before="18" w:line="123" w:lineRule="exact"/>
              <w:rPr>
                <w:ins w:id="3818" w:author="Mohamed SALEM" w:date="2024-01-16T13:22:00Z"/>
                <w:sz w:val="13"/>
              </w:rPr>
            </w:pPr>
            <w:ins w:id="3819" w:author="Mohamed SALEM" w:date="2024-01-16T13:22:00Z">
              <w:r>
                <w:rPr>
                  <w:spacing w:val="-4"/>
                  <w:w w:val="105"/>
                  <w:sz w:val="13"/>
                </w:rPr>
                <w:t>0.91</w:t>
              </w:r>
            </w:ins>
          </w:p>
        </w:tc>
        <w:tc>
          <w:tcPr>
            <w:tcW w:w="584" w:type="dxa"/>
          </w:tcPr>
          <w:p w14:paraId="5467021D" w14:textId="77777777" w:rsidR="008515C5" w:rsidRDefault="008515C5">
            <w:pPr>
              <w:pStyle w:val="TableParagraph"/>
              <w:spacing w:before="18" w:line="123" w:lineRule="exact"/>
              <w:ind w:left="11"/>
              <w:rPr>
                <w:ins w:id="3820" w:author="Mohamed SALEM" w:date="2024-01-16T13:22:00Z"/>
                <w:sz w:val="13"/>
              </w:rPr>
            </w:pPr>
            <w:ins w:id="3821" w:author="Mohamed SALEM" w:date="2024-01-16T13:22:00Z">
              <w:r>
                <w:rPr>
                  <w:spacing w:val="-4"/>
                  <w:sz w:val="13"/>
                </w:rPr>
                <w:t>0.02</w:t>
              </w:r>
            </w:ins>
          </w:p>
        </w:tc>
        <w:tc>
          <w:tcPr>
            <w:tcW w:w="656" w:type="dxa"/>
          </w:tcPr>
          <w:p w14:paraId="0EC8FFA2" w14:textId="77777777" w:rsidR="008515C5" w:rsidRDefault="008515C5">
            <w:pPr>
              <w:pStyle w:val="TableParagraph"/>
              <w:spacing w:before="18" w:line="123" w:lineRule="exact"/>
              <w:ind w:left="1" w:right="8"/>
              <w:rPr>
                <w:ins w:id="3822" w:author="Mohamed SALEM" w:date="2024-01-16T13:22:00Z"/>
                <w:sz w:val="13"/>
              </w:rPr>
            </w:pPr>
            <w:ins w:id="3823" w:author="Mohamed SALEM" w:date="2024-01-16T13:22:00Z">
              <w:r>
                <w:rPr>
                  <w:spacing w:val="-4"/>
                  <w:sz w:val="13"/>
                </w:rPr>
                <w:t>0.96</w:t>
              </w:r>
            </w:ins>
          </w:p>
        </w:tc>
        <w:tc>
          <w:tcPr>
            <w:tcW w:w="666" w:type="dxa"/>
          </w:tcPr>
          <w:p w14:paraId="5003AF4F" w14:textId="77777777" w:rsidR="008515C5" w:rsidRDefault="008515C5">
            <w:pPr>
              <w:pStyle w:val="TableParagraph"/>
              <w:spacing w:before="18" w:line="123" w:lineRule="exact"/>
              <w:ind w:left="25" w:right="23"/>
              <w:rPr>
                <w:ins w:id="3824" w:author="Mohamed SALEM" w:date="2024-01-16T13:22:00Z"/>
                <w:sz w:val="13"/>
              </w:rPr>
            </w:pPr>
            <w:ins w:id="3825" w:author="Mohamed SALEM" w:date="2024-01-16T13:22:00Z">
              <w:r>
                <w:rPr>
                  <w:spacing w:val="-4"/>
                  <w:sz w:val="13"/>
                </w:rPr>
                <w:t>0.96</w:t>
              </w:r>
            </w:ins>
          </w:p>
        </w:tc>
        <w:tc>
          <w:tcPr>
            <w:tcW w:w="583" w:type="dxa"/>
          </w:tcPr>
          <w:p w14:paraId="38695226" w14:textId="77777777" w:rsidR="008515C5" w:rsidRDefault="008515C5">
            <w:pPr>
              <w:pStyle w:val="TableParagraph"/>
              <w:spacing w:before="18" w:line="123" w:lineRule="exact"/>
              <w:ind w:left="15"/>
              <w:rPr>
                <w:ins w:id="3826" w:author="Mohamed SALEM" w:date="2024-01-16T13:22:00Z"/>
                <w:sz w:val="13"/>
              </w:rPr>
            </w:pPr>
            <w:ins w:id="3827" w:author="Mohamed SALEM" w:date="2024-01-16T13:22:00Z">
              <w:r>
                <w:rPr>
                  <w:spacing w:val="-4"/>
                  <w:sz w:val="13"/>
                </w:rPr>
                <w:t>0.00</w:t>
              </w:r>
            </w:ins>
          </w:p>
        </w:tc>
        <w:tc>
          <w:tcPr>
            <w:tcW w:w="655" w:type="dxa"/>
          </w:tcPr>
          <w:p w14:paraId="3B815D96" w14:textId="77777777" w:rsidR="008515C5" w:rsidRDefault="008515C5">
            <w:pPr>
              <w:pStyle w:val="TableParagraph"/>
              <w:spacing w:before="18" w:line="123" w:lineRule="exact"/>
              <w:ind w:left="1" w:right="2"/>
              <w:rPr>
                <w:ins w:id="3828" w:author="Mohamed SALEM" w:date="2024-01-16T13:22:00Z"/>
                <w:sz w:val="13"/>
              </w:rPr>
            </w:pPr>
            <w:ins w:id="3829" w:author="Mohamed SALEM" w:date="2024-01-16T13:22:00Z">
              <w:r>
                <w:rPr>
                  <w:spacing w:val="-4"/>
                  <w:sz w:val="13"/>
                </w:rPr>
                <w:t>0.94</w:t>
              </w:r>
            </w:ins>
          </w:p>
        </w:tc>
        <w:tc>
          <w:tcPr>
            <w:tcW w:w="665" w:type="dxa"/>
          </w:tcPr>
          <w:p w14:paraId="6CF01EE7" w14:textId="77777777" w:rsidR="008515C5" w:rsidRDefault="008515C5">
            <w:pPr>
              <w:pStyle w:val="TableParagraph"/>
              <w:spacing w:before="18" w:line="123" w:lineRule="exact"/>
              <w:ind w:left="10"/>
              <w:rPr>
                <w:ins w:id="3830" w:author="Mohamed SALEM" w:date="2024-01-16T13:22:00Z"/>
                <w:sz w:val="13"/>
              </w:rPr>
            </w:pPr>
            <w:ins w:id="3831" w:author="Mohamed SALEM" w:date="2024-01-16T13:22:00Z">
              <w:r>
                <w:rPr>
                  <w:spacing w:val="-4"/>
                  <w:sz w:val="13"/>
                </w:rPr>
                <w:t>0.95</w:t>
              </w:r>
            </w:ins>
          </w:p>
        </w:tc>
        <w:tc>
          <w:tcPr>
            <w:tcW w:w="582" w:type="dxa"/>
          </w:tcPr>
          <w:p w14:paraId="52DE74D6" w14:textId="77777777" w:rsidR="008515C5" w:rsidRDefault="008515C5">
            <w:pPr>
              <w:pStyle w:val="TableParagraph"/>
              <w:spacing w:before="18" w:line="123" w:lineRule="exact"/>
              <w:ind w:left="25"/>
              <w:rPr>
                <w:ins w:id="3832" w:author="Mohamed SALEM" w:date="2024-01-16T13:22:00Z"/>
                <w:sz w:val="13"/>
              </w:rPr>
            </w:pPr>
            <w:ins w:id="3833" w:author="Mohamed SALEM" w:date="2024-01-16T13:22:00Z">
              <w:r>
                <w:rPr>
                  <w:spacing w:val="-4"/>
                  <w:sz w:val="13"/>
                </w:rPr>
                <w:t>0.01</w:t>
              </w:r>
            </w:ins>
          </w:p>
        </w:tc>
      </w:tr>
      <w:tr w:rsidR="008515C5" w14:paraId="161315FA" w14:textId="77777777">
        <w:trPr>
          <w:trHeight w:val="172"/>
          <w:ins w:id="3834" w:author="Mohamed SALEM" w:date="2024-01-16T13:22:00Z"/>
        </w:trPr>
        <w:tc>
          <w:tcPr>
            <w:tcW w:w="4294" w:type="dxa"/>
            <w:tcBorders>
              <w:bottom w:val="single" w:sz="4" w:space="0" w:color="000000"/>
            </w:tcBorders>
          </w:tcPr>
          <w:p w14:paraId="7C1CAA63" w14:textId="77777777" w:rsidR="008515C5" w:rsidRDefault="008515C5">
            <w:pPr>
              <w:pStyle w:val="TableParagraph"/>
              <w:spacing w:before="18" w:line="146" w:lineRule="exact"/>
              <w:ind w:right="146"/>
              <w:jc w:val="right"/>
              <w:rPr>
                <w:ins w:id="3835" w:author="Mohamed SALEM" w:date="2024-01-16T13:22:00Z"/>
                <w:sz w:val="13"/>
              </w:rPr>
            </w:pPr>
            <w:ins w:id="3836" w:author="Mohamed SALEM" w:date="2024-01-16T13:22:00Z">
              <w:r>
                <w:rPr>
                  <w:spacing w:val="-2"/>
                  <w:w w:val="105"/>
                  <w:sz w:val="13"/>
                </w:rPr>
                <w:t>(0.32)</w:t>
              </w:r>
            </w:ins>
          </w:p>
        </w:tc>
        <w:tc>
          <w:tcPr>
            <w:tcW w:w="667" w:type="dxa"/>
            <w:tcBorders>
              <w:bottom w:val="single" w:sz="4" w:space="0" w:color="000000"/>
            </w:tcBorders>
          </w:tcPr>
          <w:p w14:paraId="72C188BB" w14:textId="77777777" w:rsidR="008515C5" w:rsidRDefault="008515C5">
            <w:pPr>
              <w:pStyle w:val="TableParagraph"/>
              <w:spacing w:before="18" w:line="146" w:lineRule="exact"/>
              <w:rPr>
                <w:ins w:id="3837" w:author="Mohamed SALEM" w:date="2024-01-16T13:22:00Z"/>
                <w:sz w:val="13"/>
              </w:rPr>
            </w:pPr>
            <w:ins w:id="3838" w:author="Mohamed SALEM" w:date="2024-01-16T13:22:00Z">
              <w:r>
                <w:rPr>
                  <w:spacing w:val="-2"/>
                  <w:w w:val="105"/>
                  <w:sz w:val="13"/>
                </w:rPr>
                <w:t>(0.29)</w:t>
              </w:r>
            </w:ins>
          </w:p>
        </w:tc>
        <w:tc>
          <w:tcPr>
            <w:tcW w:w="584" w:type="dxa"/>
            <w:tcBorders>
              <w:bottom w:val="single" w:sz="4" w:space="0" w:color="000000"/>
            </w:tcBorders>
          </w:tcPr>
          <w:p w14:paraId="05A75603" w14:textId="77777777" w:rsidR="008515C5" w:rsidRDefault="008515C5">
            <w:pPr>
              <w:pStyle w:val="TableParagraph"/>
              <w:spacing w:before="18" w:line="146" w:lineRule="exact"/>
              <w:ind w:left="11" w:right="1"/>
              <w:rPr>
                <w:ins w:id="3839" w:author="Mohamed SALEM" w:date="2024-01-16T13:22:00Z"/>
                <w:sz w:val="13"/>
              </w:rPr>
            </w:pPr>
            <w:ins w:id="3840" w:author="Mohamed SALEM" w:date="2024-01-16T13:22:00Z">
              <w:r>
                <w:rPr>
                  <w:spacing w:val="-2"/>
                  <w:w w:val="105"/>
                  <w:sz w:val="13"/>
                </w:rPr>
                <w:t>(0.37)</w:t>
              </w:r>
            </w:ins>
          </w:p>
        </w:tc>
        <w:tc>
          <w:tcPr>
            <w:tcW w:w="656" w:type="dxa"/>
            <w:tcBorders>
              <w:bottom w:val="single" w:sz="4" w:space="0" w:color="000000"/>
            </w:tcBorders>
          </w:tcPr>
          <w:p w14:paraId="7F9B701A" w14:textId="77777777" w:rsidR="008515C5" w:rsidRDefault="008515C5">
            <w:pPr>
              <w:pStyle w:val="TableParagraph"/>
              <w:spacing w:before="18" w:line="146" w:lineRule="exact"/>
              <w:ind w:left="1" w:right="8"/>
              <w:rPr>
                <w:ins w:id="3841" w:author="Mohamed SALEM" w:date="2024-01-16T13:22:00Z"/>
                <w:sz w:val="13"/>
              </w:rPr>
            </w:pPr>
            <w:ins w:id="3842" w:author="Mohamed SALEM" w:date="2024-01-16T13:22:00Z">
              <w:r>
                <w:rPr>
                  <w:spacing w:val="-2"/>
                  <w:w w:val="110"/>
                  <w:sz w:val="13"/>
                </w:rPr>
                <w:t>(0.19)</w:t>
              </w:r>
            </w:ins>
          </w:p>
        </w:tc>
        <w:tc>
          <w:tcPr>
            <w:tcW w:w="666" w:type="dxa"/>
            <w:tcBorders>
              <w:bottom w:val="single" w:sz="4" w:space="0" w:color="000000"/>
            </w:tcBorders>
          </w:tcPr>
          <w:p w14:paraId="09288C6F" w14:textId="77777777" w:rsidR="008515C5" w:rsidRDefault="008515C5">
            <w:pPr>
              <w:pStyle w:val="TableParagraph"/>
              <w:spacing w:before="18" w:line="146" w:lineRule="exact"/>
              <w:ind w:left="25" w:right="24"/>
              <w:rPr>
                <w:ins w:id="3843" w:author="Mohamed SALEM" w:date="2024-01-16T13:22:00Z"/>
                <w:sz w:val="13"/>
              </w:rPr>
            </w:pPr>
            <w:ins w:id="3844" w:author="Mohamed SALEM" w:date="2024-01-16T13:22:00Z">
              <w:r>
                <w:rPr>
                  <w:spacing w:val="-2"/>
                  <w:w w:val="110"/>
                  <w:sz w:val="13"/>
                </w:rPr>
                <w:t>(0.19)</w:t>
              </w:r>
            </w:ins>
          </w:p>
        </w:tc>
        <w:tc>
          <w:tcPr>
            <w:tcW w:w="583" w:type="dxa"/>
            <w:tcBorders>
              <w:bottom w:val="single" w:sz="4" w:space="0" w:color="000000"/>
            </w:tcBorders>
          </w:tcPr>
          <w:p w14:paraId="73A042E1" w14:textId="77777777" w:rsidR="008515C5" w:rsidRDefault="008515C5">
            <w:pPr>
              <w:pStyle w:val="TableParagraph"/>
              <w:spacing w:before="18" w:line="146" w:lineRule="exact"/>
              <w:ind w:left="15" w:right="1"/>
              <w:rPr>
                <w:ins w:id="3845" w:author="Mohamed SALEM" w:date="2024-01-16T13:22:00Z"/>
                <w:sz w:val="13"/>
              </w:rPr>
            </w:pPr>
            <w:ins w:id="3846" w:author="Mohamed SALEM" w:date="2024-01-16T13:22:00Z">
              <w:r>
                <w:rPr>
                  <w:spacing w:val="-2"/>
                  <w:w w:val="105"/>
                  <w:sz w:val="13"/>
                </w:rPr>
                <w:t>(0.87)</w:t>
              </w:r>
            </w:ins>
          </w:p>
        </w:tc>
        <w:tc>
          <w:tcPr>
            <w:tcW w:w="655" w:type="dxa"/>
            <w:tcBorders>
              <w:bottom w:val="single" w:sz="4" w:space="0" w:color="000000"/>
            </w:tcBorders>
          </w:tcPr>
          <w:p w14:paraId="6632B9A8" w14:textId="77777777" w:rsidR="008515C5" w:rsidRDefault="008515C5">
            <w:pPr>
              <w:pStyle w:val="TableParagraph"/>
              <w:spacing w:before="18" w:line="146" w:lineRule="exact"/>
              <w:ind w:right="2"/>
              <w:rPr>
                <w:ins w:id="3847" w:author="Mohamed SALEM" w:date="2024-01-16T13:22:00Z"/>
                <w:sz w:val="13"/>
              </w:rPr>
            </w:pPr>
            <w:ins w:id="3848" w:author="Mohamed SALEM" w:date="2024-01-16T13:22:00Z">
              <w:r>
                <w:rPr>
                  <w:spacing w:val="-2"/>
                  <w:w w:val="105"/>
                  <w:sz w:val="13"/>
                </w:rPr>
                <w:t>(0.24)</w:t>
              </w:r>
            </w:ins>
          </w:p>
        </w:tc>
        <w:tc>
          <w:tcPr>
            <w:tcW w:w="665" w:type="dxa"/>
            <w:tcBorders>
              <w:bottom w:val="single" w:sz="4" w:space="0" w:color="000000"/>
            </w:tcBorders>
          </w:tcPr>
          <w:p w14:paraId="43094F0D" w14:textId="77777777" w:rsidR="008515C5" w:rsidRDefault="008515C5">
            <w:pPr>
              <w:pStyle w:val="TableParagraph"/>
              <w:spacing w:before="18" w:line="146" w:lineRule="exact"/>
              <w:ind w:left="10" w:right="1"/>
              <w:rPr>
                <w:ins w:id="3849" w:author="Mohamed SALEM" w:date="2024-01-16T13:22:00Z"/>
                <w:sz w:val="13"/>
              </w:rPr>
            </w:pPr>
            <w:ins w:id="3850" w:author="Mohamed SALEM" w:date="2024-01-16T13:22:00Z">
              <w:r>
                <w:rPr>
                  <w:spacing w:val="-2"/>
                  <w:w w:val="105"/>
                  <w:sz w:val="13"/>
                </w:rPr>
                <w:t>(0.22)</w:t>
              </w:r>
            </w:ins>
          </w:p>
        </w:tc>
        <w:tc>
          <w:tcPr>
            <w:tcW w:w="582" w:type="dxa"/>
            <w:tcBorders>
              <w:bottom w:val="single" w:sz="4" w:space="0" w:color="000000"/>
            </w:tcBorders>
          </w:tcPr>
          <w:p w14:paraId="572A8A93" w14:textId="77777777" w:rsidR="008515C5" w:rsidRDefault="008515C5">
            <w:pPr>
              <w:pStyle w:val="TableParagraph"/>
              <w:spacing w:before="18" w:line="146" w:lineRule="exact"/>
              <w:ind w:left="25" w:right="2"/>
              <w:rPr>
                <w:ins w:id="3851" w:author="Mohamed SALEM" w:date="2024-01-16T13:22:00Z"/>
                <w:sz w:val="13"/>
              </w:rPr>
            </w:pPr>
            <w:ins w:id="3852" w:author="Mohamed SALEM" w:date="2024-01-16T13:22:00Z">
              <w:r>
                <w:rPr>
                  <w:spacing w:val="-2"/>
                  <w:w w:val="105"/>
                  <w:sz w:val="13"/>
                </w:rPr>
                <w:t>(0.44)</w:t>
              </w:r>
            </w:ins>
          </w:p>
        </w:tc>
      </w:tr>
      <w:tr w:rsidR="008515C5" w14:paraId="59549789" w14:textId="77777777">
        <w:trPr>
          <w:trHeight w:val="180"/>
          <w:ins w:id="3853" w:author="Mohamed SALEM" w:date="2024-01-16T13:22:00Z"/>
        </w:trPr>
        <w:tc>
          <w:tcPr>
            <w:tcW w:w="4294" w:type="dxa"/>
            <w:tcBorders>
              <w:top w:val="single" w:sz="4" w:space="0" w:color="000000"/>
              <w:bottom w:val="double" w:sz="4" w:space="0" w:color="000000"/>
            </w:tcBorders>
          </w:tcPr>
          <w:p w14:paraId="753ED2DC" w14:textId="77777777" w:rsidR="008515C5" w:rsidRDefault="008515C5">
            <w:pPr>
              <w:pStyle w:val="TableParagraph"/>
              <w:tabs>
                <w:tab w:val="right" w:pos="4068"/>
              </w:tabs>
              <w:spacing w:line="140" w:lineRule="exact"/>
              <w:ind w:left="102"/>
              <w:jc w:val="left"/>
              <w:rPr>
                <w:ins w:id="3854" w:author="Mohamed SALEM" w:date="2024-01-16T13:22:00Z"/>
                <w:sz w:val="13"/>
              </w:rPr>
            </w:pPr>
            <w:ins w:id="3855" w:author="Mohamed SALEM" w:date="2024-01-16T13:22:00Z">
              <w:r>
                <w:rPr>
                  <w:spacing w:val="-2"/>
                  <w:sz w:val="13"/>
                </w:rPr>
                <w:t>Observations</w:t>
              </w:r>
              <w:r>
                <w:rPr>
                  <w:rFonts w:ascii="Times New Roman"/>
                  <w:sz w:val="13"/>
                </w:rPr>
                <w:tab/>
              </w:r>
              <w:r>
                <w:rPr>
                  <w:spacing w:val="-5"/>
                  <w:sz w:val="13"/>
                </w:rPr>
                <w:t>320</w:t>
              </w:r>
            </w:ins>
          </w:p>
        </w:tc>
        <w:tc>
          <w:tcPr>
            <w:tcW w:w="667" w:type="dxa"/>
            <w:tcBorders>
              <w:top w:val="single" w:sz="4" w:space="0" w:color="000000"/>
              <w:bottom w:val="double" w:sz="4" w:space="0" w:color="000000"/>
            </w:tcBorders>
          </w:tcPr>
          <w:p w14:paraId="062C4739" w14:textId="77777777" w:rsidR="008515C5" w:rsidRDefault="008515C5">
            <w:pPr>
              <w:pStyle w:val="TableParagraph"/>
              <w:spacing w:line="140" w:lineRule="exact"/>
              <w:rPr>
                <w:ins w:id="3856" w:author="Mohamed SALEM" w:date="2024-01-16T13:22:00Z"/>
                <w:sz w:val="13"/>
              </w:rPr>
            </w:pPr>
            <w:ins w:id="3857" w:author="Mohamed SALEM" w:date="2024-01-16T13:22:00Z">
              <w:r>
                <w:rPr>
                  <w:spacing w:val="-5"/>
                  <w:sz w:val="13"/>
                </w:rPr>
                <w:t>308</w:t>
              </w:r>
            </w:ins>
          </w:p>
        </w:tc>
        <w:tc>
          <w:tcPr>
            <w:tcW w:w="584" w:type="dxa"/>
            <w:tcBorders>
              <w:top w:val="single" w:sz="4" w:space="0" w:color="000000"/>
              <w:bottom w:val="double" w:sz="4" w:space="0" w:color="000000"/>
            </w:tcBorders>
          </w:tcPr>
          <w:p w14:paraId="6BB50E93" w14:textId="77777777" w:rsidR="008515C5" w:rsidRDefault="008515C5">
            <w:pPr>
              <w:pStyle w:val="TableParagraph"/>
              <w:spacing w:line="140" w:lineRule="exact"/>
              <w:ind w:left="11" w:right="2"/>
              <w:rPr>
                <w:ins w:id="3858" w:author="Mohamed SALEM" w:date="2024-01-16T13:22:00Z"/>
                <w:sz w:val="13"/>
              </w:rPr>
            </w:pPr>
            <w:ins w:id="3859" w:author="Mohamed SALEM" w:date="2024-01-16T13:22:00Z">
              <w:r>
                <w:rPr>
                  <w:spacing w:val="-5"/>
                  <w:sz w:val="13"/>
                </w:rPr>
                <w:t>628</w:t>
              </w:r>
            </w:ins>
          </w:p>
        </w:tc>
        <w:tc>
          <w:tcPr>
            <w:tcW w:w="656" w:type="dxa"/>
            <w:tcBorders>
              <w:top w:val="single" w:sz="4" w:space="0" w:color="000000"/>
              <w:bottom w:val="double" w:sz="4" w:space="0" w:color="000000"/>
            </w:tcBorders>
          </w:tcPr>
          <w:p w14:paraId="1BFD1870" w14:textId="77777777" w:rsidR="008515C5" w:rsidRDefault="008515C5">
            <w:pPr>
              <w:pStyle w:val="TableParagraph"/>
              <w:spacing w:line="140" w:lineRule="exact"/>
              <w:ind w:right="8"/>
              <w:rPr>
                <w:ins w:id="3860" w:author="Mohamed SALEM" w:date="2024-01-16T13:22:00Z"/>
                <w:sz w:val="13"/>
              </w:rPr>
            </w:pPr>
            <w:ins w:id="3861" w:author="Mohamed SALEM" w:date="2024-01-16T13:22:00Z">
              <w:r>
                <w:rPr>
                  <w:spacing w:val="-5"/>
                  <w:w w:val="105"/>
                  <w:sz w:val="13"/>
                </w:rPr>
                <w:t>737</w:t>
              </w:r>
            </w:ins>
          </w:p>
        </w:tc>
        <w:tc>
          <w:tcPr>
            <w:tcW w:w="666" w:type="dxa"/>
            <w:tcBorders>
              <w:top w:val="single" w:sz="4" w:space="0" w:color="000000"/>
              <w:bottom w:val="double" w:sz="4" w:space="0" w:color="000000"/>
            </w:tcBorders>
          </w:tcPr>
          <w:p w14:paraId="579F3E0D" w14:textId="77777777" w:rsidR="008515C5" w:rsidRDefault="008515C5">
            <w:pPr>
              <w:pStyle w:val="TableParagraph"/>
              <w:spacing w:line="140" w:lineRule="exact"/>
              <w:ind w:left="25" w:right="24"/>
              <w:rPr>
                <w:ins w:id="3862" w:author="Mohamed SALEM" w:date="2024-01-16T13:22:00Z"/>
                <w:sz w:val="13"/>
              </w:rPr>
            </w:pPr>
            <w:ins w:id="3863" w:author="Mohamed SALEM" w:date="2024-01-16T13:22:00Z">
              <w:r>
                <w:rPr>
                  <w:spacing w:val="-5"/>
                  <w:w w:val="115"/>
                  <w:sz w:val="13"/>
                </w:rPr>
                <w:t>715</w:t>
              </w:r>
            </w:ins>
          </w:p>
        </w:tc>
        <w:tc>
          <w:tcPr>
            <w:tcW w:w="583" w:type="dxa"/>
            <w:tcBorders>
              <w:top w:val="single" w:sz="4" w:space="0" w:color="000000"/>
              <w:bottom w:val="double" w:sz="4" w:space="0" w:color="000000"/>
            </w:tcBorders>
          </w:tcPr>
          <w:p w14:paraId="131C6FDD" w14:textId="77777777" w:rsidR="008515C5" w:rsidRDefault="008515C5">
            <w:pPr>
              <w:pStyle w:val="TableParagraph"/>
              <w:spacing w:line="140" w:lineRule="exact"/>
              <w:ind w:left="15" w:right="2"/>
              <w:rPr>
                <w:ins w:id="3864" w:author="Mohamed SALEM" w:date="2024-01-16T13:22:00Z"/>
                <w:sz w:val="13"/>
              </w:rPr>
            </w:pPr>
            <w:ins w:id="3865" w:author="Mohamed SALEM" w:date="2024-01-16T13:22:00Z">
              <w:r>
                <w:rPr>
                  <w:spacing w:val="-2"/>
                  <w:w w:val="105"/>
                  <w:sz w:val="13"/>
                </w:rPr>
                <w:t>1,452</w:t>
              </w:r>
            </w:ins>
          </w:p>
        </w:tc>
        <w:tc>
          <w:tcPr>
            <w:tcW w:w="655" w:type="dxa"/>
            <w:tcBorders>
              <w:top w:val="single" w:sz="4" w:space="0" w:color="000000"/>
              <w:bottom w:val="double" w:sz="4" w:space="0" w:color="000000"/>
            </w:tcBorders>
          </w:tcPr>
          <w:p w14:paraId="44FC1D6B" w14:textId="77777777" w:rsidR="008515C5" w:rsidRDefault="008515C5">
            <w:pPr>
              <w:pStyle w:val="TableParagraph"/>
              <w:spacing w:line="140" w:lineRule="exact"/>
              <w:ind w:right="2"/>
              <w:rPr>
                <w:ins w:id="3866" w:author="Mohamed SALEM" w:date="2024-01-16T13:22:00Z"/>
                <w:sz w:val="13"/>
              </w:rPr>
            </w:pPr>
            <w:ins w:id="3867" w:author="Mohamed SALEM" w:date="2024-01-16T13:22:00Z">
              <w:r>
                <w:rPr>
                  <w:spacing w:val="-4"/>
                  <w:w w:val="110"/>
                  <w:sz w:val="13"/>
                </w:rPr>
                <w:t>1,057</w:t>
              </w:r>
            </w:ins>
          </w:p>
        </w:tc>
        <w:tc>
          <w:tcPr>
            <w:tcW w:w="665" w:type="dxa"/>
            <w:tcBorders>
              <w:top w:val="single" w:sz="4" w:space="0" w:color="000000"/>
              <w:bottom w:val="double" w:sz="4" w:space="0" w:color="000000"/>
            </w:tcBorders>
          </w:tcPr>
          <w:p w14:paraId="17016B30" w14:textId="77777777" w:rsidR="008515C5" w:rsidRDefault="008515C5">
            <w:pPr>
              <w:pStyle w:val="TableParagraph"/>
              <w:spacing w:line="140" w:lineRule="exact"/>
              <w:ind w:left="10" w:right="2"/>
              <w:rPr>
                <w:ins w:id="3868" w:author="Mohamed SALEM" w:date="2024-01-16T13:22:00Z"/>
                <w:sz w:val="13"/>
              </w:rPr>
            </w:pPr>
            <w:ins w:id="3869" w:author="Mohamed SALEM" w:date="2024-01-16T13:22:00Z">
              <w:r>
                <w:rPr>
                  <w:spacing w:val="-2"/>
                  <w:w w:val="105"/>
                  <w:sz w:val="13"/>
                </w:rPr>
                <w:t>1,023</w:t>
              </w:r>
            </w:ins>
          </w:p>
        </w:tc>
        <w:tc>
          <w:tcPr>
            <w:tcW w:w="582" w:type="dxa"/>
            <w:tcBorders>
              <w:top w:val="single" w:sz="4" w:space="0" w:color="000000"/>
              <w:bottom w:val="double" w:sz="4" w:space="0" w:color="000000"/>
            </w:tcBorders>
          </w:tcPr>
          <w:p w14:paraId="2C79D7B2" w14:textId="77777777" w:rsidR="008515C5" w:rsidRDefault="008515C5">
            <w:pPr>
              <w:pStyle w:val="TableParagraph"/>
              <w:spacing w:line="140" w:lineRule="exact"/>
              <w:ind w:left="25" w:right="2"/>
              <w:rPr>
                <w:ins w:id="3870" w:author="Mohamed SALEM" w:date="2024-01-16T13:22:00Z"/>
                <w:sz w:val="13"/>
              </w:rPr>
            </w:pPr>
            <w:ins w:id="3871" w:author="Mohamed SALEM" w:date="2024-01-16T13:22:00Z">
              <w:r>
                <w:rPr>
                  <w:spacing w:val="-2"/>
                  <w:sz w:val="13"/>
                </w:rPr>
                <w:t>2,080</w:t>
              </w:r>
            </w:ins>
          </w:p>
        </w:tc>
      </w:tr>
    </w:tbl>
    <w:p w14:paraId="1D4654BD" w14:textId="77777777" w:rsidR="008515C5" w:rsidRDefault="008515C5" w:rsidP="008515C5">
      <w:pPr>
        <w:spacing w:before="58"/>
        <w:ind w:left="572"/>
        <w:rPr>
          <w:ins w:id="3872" w:author="Mohamed SALEM" w:date="2024-01-16T13:22:00Z"/>
          <w:sz w:val="13"/>
        </w:rPr>
      </w:pPr>
      <w:ins w:id="3873" w:author="Mohamed SALEM" w:date="2024-01-16T13:22:00Z">
        <w:r>
          <w:rPr>
            <w:w w:val="110"/>
            <w:sz w:val="13"/>
          </w:rPr>
          <w:t>Note:</w:t>
        </w:r>
        <w:r>
          <w:rPr>
            <w:spacing w:val="25"/>
            <w:w w:val="110"/>
            <w:sz w:val="13"/>
          </w:rPr>
          <w:t xml:space="preserve"> </w:t>
        </w:r>
        <w:r>
          <w:rPr>
            <w:w w:val="110"/>
            <w:sz w:val="13"/>
          </w:rPr>
          <w:t>Robust</w:t>
        </w:r>
        <w:r>
          <w:rPr>
            <w:spacing w:val="11"/>
            <w:w w:val="110"/>
            <w:sz w:val="13"/>
          </w:rPr>
          <w:t xml:space="preserve"> </w:t>
        </w:r>
        <w:r>
          <w:rPr>
            <w:w w:val="110"/>
            <w:sz w:val="13"/>
          </w:rPr>
          <w:t>standard</w:t>
        </w:r>
        <w:r>
          <w:rPr>
            <w:spacing w:val="11"/>
            <w:w w:val="110"/>
            <w:sz w:val="13"/>
          </w:rPr>
          <w:t xml:space="preserve"> </w:t>
        </w:r>
        <w:r>
          <w:rPr>
            <w:w w:val="110"/>
            <w:sz w:val="13"/>
          </w:rPr>
          <w:t>errors</w:t>
        </w:r>
        <w:r>
          <w:rPr>
            <w:spacing w:val="10"/>
            <w:w w:val="110"/>
            <w:sz w:val="13"/>
          </w:rPr>
          <w:t xml:space="preserve"> </w:t>
        </w:r>
        <w:r>
          <w:rPr>
            <w:w w:val="110"/>
            <w:sz w:val="13"/>
          </w:rPr>
          <w:t>in</w:t>
        </w:r>
        <w:r>
          <w:rPr>
            <w:spacing w:val="11"/>
            <w:w w:val="110"/>
            <w:sz w:val="13"/>
          </w:rPr>
          <w:t xml:space="preserve"> </w:t>
        </w:r>
        <w:r>
          <w:rPr>
            <w:w w:val="110"/>
            <w:sz w:val="13"/>
          </w:rPr>
          <w:t>parentheses;</w:t>
        </w:r>
        <w:r>
          <w:rPr>
            <w:spacing w:val="11"/>
            <w:w w:val="110"/>
            <w:sz w:val="13"/>
          </w:rPr>
          <w:t xml:space="preserve"> </w:t>
        </w:r>
        <w:r>
          <w:rPr>
            <w:w w:val="110"/>
            <w:sz w:val="13"/>
          </w:rPr>
          <w:t>*</w:t>
        </w:r>
        <w:r>
          <w:rPr>
            <w:spacing w:val="10"/>
            <w:w w:val="110"/>
            <w:sz w:val="13"/>
          </w:rPr>
          <w:t xml:space="preserve"> </w:t>
        </w:r>
        <w:r>
          <w:rPr>
            <w:w w:val="110"/>
            <w:sz w:val="13"/>
          </w:rPr>
          <w:t>p</w:t>
        </w:r>
        <w:r>
          <w:rPr>
            <w:rFonts w:ascii="Calibri"/>
            <w:i/>
            <w:w w:val="110"/>
            <w:sz w:val="13"/>
          </w:rPr>
          <w:t>&lt;</w:t>
        </w:r>
        <w:r>
          <w:rPr>
            <w:w w:val="110"/>
            <w:sz w:val="13"/>
          </w:rPr>
          <w:t>0.1,</w:t>
        </w:r>
        <w:r>
          <w:rPr>
            <w:spacing w:val="11"/>
            <w:w w:val="110"/>
            <w:sz w:val="13"/>
          </w:rPr>
          <w:t xml:space="preserve"> </w:t>
        </w:r>
        <w:r>
          <w:rPr>
            <w:w w:val="110"/>
            <w:sz w:val="13"/>
          </w:rPr>
          <w:t>**</w:t>
        </w:r>
        <w:r>
          <w:rPr>
            <w:spacing w:val="11"/>
            <w:w w:val="110"/>
            <w:sz w:val="13"/>
          </w:rPr>
          <w:t xml:space="preserve"> </w:t>
        </w:r>
        <w:r>
          <w:rPr>
            <w:w w:val="110"/>
            <w:sz w:val="13"/>
          </w:rPr>
          <w:t>p</w:t>
        </w:r>
        <w:r>
          <w:rPr>
            <w:rFonts w:ascii="Calibri"/>
            <w:i/>
            <w:w w:val="110"/>
            <w:sz w:val="13"/>
          </w:rPr>
          <w:t>&lt;</w:t>
        </w:r>
        <w:r>
          <w:rPr>
            <w:w w:val="110"/>
            <w:sz w:val="13"/>
          </w:rPr>
          <w:t>0.05,</w:t>
        </w:r>
        <w:r>
          <w:rPr>
            <w:spacing w:val="11"/>
            <w:w w:val="110"/>
            <w:sz w:val="13"/>
          </w:rPr>
          <w:t xml:space="preserve"> </w:t>
        </w:r>
        <w:r>
          <w:rPr>
            <w:w w:val="110"/>
            <w:sz w:val="13"/>
          </w:rPr>
          <w:t>***</w:t>
        </w:r>
        <w:r>
          <w:rPr>
            <w:spacing w:val="10"/>
            <w:w w:val="110"/>
            <w:sz w:val="13"/>
          </w:rPr>
          <w:t xml:space="preserve"> </w:t>
        </w:r>
        <w:r>
          <w:rPr>
            <w:spacing w:val="-2"/>
            <w:w w:val="110"/>
            <w:sz w:val="13"/>
          </w:rPr>
          <w:t>p</w:t>
        </w:r>
        <w:r>
          <w:rPr>
            <w:rFonts w:ascii="Calibri"/>
            <w:i/>
            <w:spacing w:val="-2"/>
            <w:w w:val="110"/>
            <w:sz w:val="13"/>
          </w:rPr>
          <w:t>&lt;</w:t>
        </w:r>
        <w:r>
          <w:rPr>
            <w:spacing w:val="-2"/>
            <w:w w:val="110"/>
            <w:sz w:val="13"/>
          </w:rPr>
          <w:t>0.01.</w:t>
        </w:r>
      </w:ins>
    </w:p>
    <w:p w14:paraId="2E2D94B4" w14:textId="77777777" w:rsidR="008515C5" w:rsidRDefault="008515C5" w:rsidP="008515C5">
      <w:pPr>
        <w:pStyle w:val="BodyText"/>
        <w:rPr>
          <w:ins w:id="3874" w:author="Mohamed SALEM" w:date="2024-01-16T13:22:00Z"/>
          <w:sz w:val="13"/>
        </w:rPr>
      </w:pPr>
    </w:p>
    <w:p w14:paraId="25AE8027" w14:textId="77777777" w:rsidR="008515C5" w:rsidRDefault="008515C5" w:rsidP="008515C5">
      <w:pPr>
        <w:pStyle w:val="BodyText"/>
        <w:spacing w:before="62"/>
        <w:rPr>
          <w:ins w:id="3875" w:author="Mohamed SALEM" w:date="2024-01-16T13:22:00Z"/>
          <w:sz w:val="13"/>
        </w:rPr>
      </w:pPr>
    </w:p>
    <w:p w14:paraId="1CFAA352" w14:textId="77777777" w:rsidR="00382848" w:rsidRDefault="00382848" w:rsidP="00382848">
      <w:pPr>
        <w:spacing w:before="118"/>
        <w:ind w:left="833"/>
        <w:rPr>
          <w:ins w:id="3876" w:author="Mohamed SALEM" w:date="2024-01-16T13:33:00Z"/>
          <w:sz w:val="19"/>
        </w:rPr>
      </w:pPr>
      <w:ins w:id="3877" w:author="Mohamed SALEM" w:date="2024-01-16T13:33:00Z">
        <w:r>
          <w:rPr>
            <w:sz w:val="19"/>
          </w:rPr>
          <w:t>Table</w:t>
        </w:r>
        <w:r>
          <w:rPr>
            <w:spacing w:val="-5"/>
            <w:sz w:val="19"/>
          </w:rPr>
          <w:t xml:space="preserve"> </w:t>
        </w:r>
        <w:r>
          <w:rPr>
            <w:sz w:val="19"/>
          </w:rPr>
          <w:t>3:</w:t>
        </w:r>
        <w:r>
          <w:rPr>
            <w:spacing w:val="8"/>
            <w:sz w:val="19"/>
          </w:rPr>
          <w:t xml:space="preserve"> </w:t>
        </w:r>
        <w:r>
          <w:rPr>
            <w:sz w:val="19"/>
          </w:rPr>
          <w:t>Balance</w:t>
        </w:r>
        <w:r>
          <w:rPr>
            <w:spacing w:val="-5"/>
            <w:sz w:val="19"/>
          </w:rPr>
          <w:t xml:space="preserve"> </w:t>
        </w:r>
        <w:r>
          <w:rPr>
            <w:sz w:val="19"/>
          </w:rPr>
          <w:t>Table</w:t>
        </w:r>
        <w:r>
          <w:rPr>
            <w:spacing w:val="-4"/>
            <w:sz w:val="19"/>
          </w:rPr>
          <w:t xml:space="preserve"> </w:t>
        </w:r>
        <w:r>
          <w:rPr>
            <w:sz w:val="19"/>
          </w:rPr>
          <w:t>for</w:t>
        </w:r>
        <w:r>
          <w:rPr>
            <w:spacing w:val="-6"/>
            <w:sz w:val="19"/>
          </w:rPr>
          <w:t xml:space="preserve"> </w:t>
        </w:r>
        <w:r>
          <w:rPr>
            <w:sz w:val="19"/>
          </w:rPr>
          <w:t>Randomized</w:t>
        </w:r>
        <w:r>
          <w:rPr>
            <w:spacing w:val="-5"/>
            <w:sz w:val="19"/>
          </w:rPr>
          <w:t xml:space="preserve"> </w:t>
        </w:r>
        <w:r>
          <w:rPr>
            <w:sz w:val="19"/>
          </w:rPr>
          <w:t>Questionnaire</w:t>
        </w:r>
        <w:r>
          <w:rPr>
            <w:spacing w:val="-5"/>
            <w:sz w:val="19"/>
          </w:rPr>
          <w:t xml:space="preserve"> </w:t>
        </w:r>
        <w:r>
          <w:rPr>
            <w:sz w:val="19"/>
          </w:rPr>
          <w:t>Length</w:t>
        </w:r>
        <w:r>
          <w:rPr>
            <w:spacing w:val="-5"/>
            <w:sz w:val="19"/>
          </w:rPr>
          <w:t xml:space="preserve"> </w:t>
        </w:r>
        <w:r>
          <w:rPr>
            <w:sz w:val="19"/>
          </w:rPr>
          <w:t>Assignment</w:t>
        </w:r>
        <w:r>
          <w:rPr>
            <w:spacing w:val="-5"/>
            <w:sz w:val="19"/>
          </w:rPr>
          <w:t xml:space="preserve"> </w:t>
        </w:r>
        <w:r>
          <w:rPr>
            <w:sz w:val="19"/>
          </w:rPr>
          <w:t>in</w:t>
        </w:r>
        <w:r>
          <w:rPr>
            <w:spacing w:val="-6"/>
            <w:sz w:val="19"/>
          </w:rPr>
          <w:t xml:space="preserve"> </w:t>
        </w:r>
        <w:r>
          <w:rPr>
            <w:sz w:val="19"/>
          </w:rPr>
          <w:t>F2F</w:t>
        </w:r>
        <w:r>
          <w:rPr>
            <w:spacing w:val="-5"/>
            <w:sz w:val="19"/>
          </w:rPr>
          <w:t xml:space="preserve"> </w:t>
        </w:r>
        <w:r>
          <w:rPr>
            <w:sz w:val="19"/>
          </w:rPr>
          <w:t>Survey:</w:t>
        </w:r>
        <w:r>
          <w:rPr>
            <w:spacing w:val="8"/>
            <w:sz w:val="19"/>
          </w:rPr>
          <w:t xml:space="preserve"> </w:t>
        </w:r>
        <w:r>
          <w:rPr>
            <w:sz w:val="19"/>
          </w:rPr>
          <w:t>Long</w:t>
        </w:r>
        <w:r>
          <w:rPr>
            <w:spacing w:val="-5"/>
            <w:sz w:val="19"/>
          </w:rPr>
          <w:t xml:space="preserve"> </w:t>
        </w:r>
        <w:r>
          <w:rPr>
            <w:sz w:val="19"/>
          </w:rPr>
          <w:t>vs.</w:t>
        </w:r>
        <w:r>
          <w:rPr>
            <w:spacing w:val="8"/>
            <w:sz w:val="19"/>
          </w:rPr>
          <w:t xml:space="preserve"> </w:t>
        </w:r>
        <w:r>
          <w:rPr>
            <w:spacing w:val="-2"/>
            <w:sz w:val="19"/>
          </w:rPr>
          <w:t>Short</w:t>
        </w:r>
      </w:ins>
    </w:p>
    <w:p w14:paraId="56583D41" w14:textId="77777777" w:rsidR="00382848" w:rsidRDefault="00382848" w:rsidP="00382848">
      <w:pPr>
        <w:pStyle w:val="BodyText"/>
        <w:spacing w:before="6"/>
        <w:rPr>
          <w:ins w:id="3878" w:author="Mohamed SALEM" w:date="2024-01-16T13:33:00Z"/>
          <w:sz w:val="15"/>
        </w:rPr>
      </w:pPr>
      <w:ins w:id="3879" w:author="Mohamed SALEM" w:date="2024-01-16T13:33:00Z">
        <w:r>
          <w:rPr>
            <w:noProof/>
          </w:rPr>
          <mc:AlternateContent>
            <mc:Choice Requires="wpg">
              <w:drawing>
                <wp:anchor distT="0" distB="0" distL="0" distR="0" simplePos="0" relativeHeight="251658307" behindDoc="1" locked="0" layoutInCell="1" allowOverlap="1" wp14:anchorId="46BC586A" wp14:editId="4298B9E4">
                  <wp:simplePos x="0" y="0"/>
                  <wp:positionH relativeFrom="page">
                    <wp:posOffset>914400</wp:posOffset>
                  </wp:positionH>
                  <wp:positionV relativeFrom="paragraph">
                    <wp:posOffset>127855</wp:posOffset>
                  </wp:positionV>
                  <wp:extent cx="5944235" cy="31115"/>
                  <wp:effectExtent l="0" t="0" r="0" b="0"/>
                  <wp:wrapTopAndBottom/>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31115"/>
                            <a:chOff x="0" y="0"/>
                            <a:chExt cx="5944235" cy="31115"/>
                          </a:xfrm>
                        </wpg:grpSpPr>
                        <wps:wsp>
                          <wps:cNvPr id="197" name="Graphic 8"/>
                          <wps:cNvSpPr/>
                          <wps:spPr>
                            <a:xfrm>
                              <a:off x="0" y="2185"/>
                              <a:ext cx="5944235" cy="1270"/>
                            </a:xfrm>
                            <a:custGeom>
                              <a:avLst/>
                              <a:gdLst/>
                              <a:ahLst/>
                              <a:cxnLst/>
                              <a:rect l="l" t="t" r="r" b="b"/>
                              <a:pathLst>
                                <a:path w="5944235">
                                  <a:moveTo>
                                    <a:pt x="0" y="0"/>
                                  </a:moveTo>
                                  <a:lnTo>
                                    <a:pt x="5943755" y="0"/>
                                  </a:lnTo>
                                </a:path>
                              </a:pathLst>
                            </a:custGeom>
                            <a:ln w="4370">
                              <a:solidFill>
                                <a:srgbClr val="000000"/>
                              </a:solidFill>
                              <a:prstDash val="solid"/>
                            </a:ln>
                          </wps:spPr>
                          <wps:bodyPr wrap="square" lIns="0" tIns="0" rIns="0" bIns="0" rtlCol="0">
                            <a:prstTxWarp prst="textNoShape">
                              <a:avLst/>
                            </a:prstTxWarp>
                            <a:noAutofit/>
                          </wps:bodyPr>
                        </wps:wsp>
                        <wps:wsp>
                          <wps:cNvPr id="198" name="Graphic 9"/>
                          <wps:cNvSpPr/>
                          <wps:spPr>
                            <a:xfrm>
                              <a:off x="0" y="28437"/>
                              <a:ext cx="5944235" cy="1270"/>
                            </a:xfrm>
                            <a:custGeom>
                              <a:avLst/>
                              <a:gdLst/>
                              <a:ahLst/>
                              <a:cxnLst/>
                              <a:rect l="l" t="t" r="r" b="b"/>
                              <a:pathLst>
                                <a:path w="5944235">
                                  <a:moveTo>
                                    <a:pt x="0" y="0"/>
                                  </a:moveTo>
                                  <a:lnTo>
                                    <a:pt x="5943755" y="0"/>
                                  </a:lnTo>
                                </a:path>
                              </a:pathLst>
                            </a:custGeom>
                            <a:ln w="43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1768B2" id="Group 196" o:spid="_x0000_s1026" style="position:absolute;margin-left:1in;margin-top:10.05pt;width:468.05pt;height:2.45pt;z-index:-251658173;mso-wrap-distance-left:0;mso-wrap-distance-right:0;mso-position-horizontal-relative:page" coordsize="59442,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">
                  <v:shape id="Graphic 8" o:spid="_x0000_s1027" style="position:absolute;top:21;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" path="m,l5943755,e" filled="f" strokeweight=".1214mm">
                    <v:path arrowok="t"/>
                  </v:shape>
                  <v:shape id="Graphic 9" o:spid="_x0000_s1028" style="position:absolute;top:284;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" path="m,l5943755,e" filled="f" strokeweight=".1214mm">
                    <v:path arrowok="t"/>
                  </v:shape>
                  <w10:wrap type="topAndBottom" anchorx="page"/>
                </v:group>
              </w:pict>
            </mc:Fallback>
          </mc:AlternateContent>
        </w:r>
      </w:ins>
    </w:p>
    <w:p w14:paraId="1232D6DC" w14:textId="77777777" w:rsidR="00382848" w:rsidRDefault="00382848" w:rsidP="00382848">
      <w:pPr>
        <w:tabs>
          <w:tab w:val="left" w:pos="6742"/>
          <w:tab w:val="left" w:pos="8626"/>
        </w:tabs>
        <w:ind w:left="4793"/>
        <w:rPr>
          <w:ins w:id="3880" w:author="Mohamed SALEM" w:date="2024-01-16T13:33:00Z"/>
          <w:sz w:val="13"/>
        </w:rPr>
      </w:pPr>
      <w:ins w:id="3881" w:author="Mohamed SALEM" w:date="2024-01-16T13:33:00Z">
        <w:r>
          <w:rPr>
            <w:w w:val="110"/>
            <w:sz w:val="13"/>
          </w:rPr>
          <w:t>Own</w:t>
        </w:r>
        <w:r>
          <w:rPr>
            <w:spacing w:val="16"/>
            <w:w w:val="110"/>
            <w:sz w:val="13"/>
          </w:rPr>
          <w:t xml:space="preserve"> </w:t>
        </w:r>
        <w:r>
          <w:rPr>
            <w:spacing w:val="-2"/>
            <w:w w:val="110"/>
            <w:sz w:val="13"/>
          </w:rPr>
          <w:t>Phone</w:t>
        </w:r>
        <w:r>
          <w:rPr>
            <w:sz w:val="13"/>
          </w:rPr>
          <w:tab/>
        </w:r>
        <w:r>
          <w:rPr>
            <w:w w:val="110"/>
            <w:sz w:val="13"/>
          </w:rPr>
          <w:t>No</w:t>
        </w:r>
        <w:r>
          <w:rPr>
            <w:spacing w:val="8"/>
            <w:w w:val="110"/>
            <w:sz w:val="13"/>
          </w:rPr>
          <w:t xml:space="preserve"> </w:t>
        </w:r>
        <w:r>
          <w:rPr>
            <w:spacing w:val="-2"/>
            <w:w w:val="110"/>
            <w:sz w:val="13"/>
          </w:rPr>
          <w:t>Phone</w:t>
        </w:r>
        <w:r>
          <w:rPr>
            <w:sz w:val="13"/>
          </w:rPr>
          <w:tab/>
        </w:r>
        <w:r>
          <w:rPr>
            <w:w w:val="110"/>
            <w:sz w:val="13"/>
          </w:rPr>
          <w:t>Total</w:t>
        </w:r>
        <w:r>
          <w:rPr>
            <w:spacing w:val="22"/>
            <w:w w:val="110"/>
            <w:sz w:val="13"/>
          </w:rPr>
          <w:t xml:space="preserve"> </w:t>
        </w:r>
        <w:r>
          <w:rPr>
            <w:spacing w:val="-5"/>
            <w:w w:val="110"/>
            <w:sz w:val="13"/>
          </w:rPr>
          <w:t>F2F</w:t>
        </w:r>
      </w:ins>
    </w:p>
    <w:p w14:paraId="43696D25" w14:textId="77777777" w:rsidR="00382848" w:rsidRDefault="00382848" w:rsidP="00382848">
      <w:pPr>
        <w:tabs>
          <w:tab w:val="left" w:pos="4391"/>
          <w:tab w:val="left" w:pos="5030"/>
          <w:tab w:val="left" w:pos="5704"/>
          <w:tab w:val="left" w:pos="6281"/>
          <w:tab w:val="left" w:pos="6919"/>
          <w:tab w:val="left" w:pos="7593"/>
          <w:tab w:val="left" w:pos="8170"/>
          <w:tab w:val="left" w:pos="8809"/>
          <w:tab w:val="left" w:pos="9486"/>
        </w:tabs>
        <w:spacing w:before="11" w:after="24"/>
        <w:ind w:left="643"/>
        <w:rPr>
          <w:ins w:id="3882" w:author="Mohamed SALEM" w:date="2024-01-16T13:33:00Z"/>
          <w:sz w:val="13"/>
        </w:rPr>
      </w:pPr>
      <w:ins w:id="3883" w:author="Mohamed SALEM" w:date="2024-01-16T13:33:00Z">
        <w:r>
          <w:rPr>
            <w:spacing w:val="-2"/>
            <w:w w:val="110"/>
            <w:sz w:val="13"/>
          </w:rPr>
          <w:t>Variable</w:t>
        </w:r>
        <w:r>
          <w:rPr>
            <w:sz w:val="13"/>
          </w:rPr>
          <w:tab/>
        </w:r>
        <w:r>
          <w:rPr>
            <w:spacing w:val="-4"/>
            <w:w w:val="110"/>
            <w:sz w:val="13"/>
          </w:rPr>
          <w:t>Long</w:t>
        </w:r>
        <w:r>
          <w:rPr>
            <w:sz w:val="13"/>
          </w:rPr>
          <w:tab/>
        </w:r>
        <w:r>
          <w:rPr>
            <w:spacing w:val="-2"/>
            <w:w w:val="110"/>
            <w:sz w:val="13"/>
          </w:rPr>
          <w:t>Short</w:t>
        </w:r>
        <w:r>
          <w:rPr>
            <w:sz w:val="13"/>
          </w:rPr>
          <w:tab/>
        </w:r>
        <w:r>
          <w:rPr>
            <w:spacing w:val="-4"/>
            <w:w w:val="110"/>
            <w:sz w:val="13"/>
          </w:rPr>
          <w:t>Diff</w:t>
        </w:r>
        <w:r>
          <w:rPr>
            <w:sz w:val="13"/>
          </w:rPr>
          <w:tab/>
        </w:r>
        <w:r>
          <w:rPr>
            <w:spacing w:val="-4"/>
            <w:w w:val="110"/>
            <w:sz w:val="13"/>
          </w:rPr>
          <w:t>Long</w:t>
        </w:r>
        <w:r>
          <w:rPr>
            <w:sz w:val="13"/>
          </w:rPr>
          <w:tab/>
        </w:r>
        <w:r>
          <w:rPr>
            <w:spacing w:val="-2"/>
            <w:w w:val="110"/>
            <w:sz w:val="13"/>
          </w:rPr>
          <w:t>Short</w:t>
        </w:r>
        <w:r>
          <w:rPr>
            <w:sz w:val="13"/>
          </w:rPr>
          <w:tab/>
        </w:r>
        <w:r>
          <w:rPr>
            <w:spacing w:val="-4"/>
            <w:w w:val="110"/>
            <w:sz w:val="13"/>
          </w:rPr>
          <w:t>Diff</w:t>
        </w:r>
        <w:r>
          <w:rPr>
            <w:sz w:val="13"/>
          </w:rPr>
          <w:tab/>
        </w:r>
        <w:r>
          <w:rPr>
            <w:spacing w:val="-4"/>
            <w:w w:val="110"/>
            <w:sz w:val="13"/>
          </w:rPr>
          <w:t>Long</w:t>
        </w:r>
        <w:r>
          <w:rPr>
            <w:sz w:val="13"/>
          </w:rPr>
          <w:tab/>
        </w:r>
        <w:r>
          <w:rPr>
            <w:spacing w:val="-2"/>
            <w:w w:val="110"/>
            <w:sz w:val="13"/>
          </w:rPr>
          <w:t>Short</w:t>
        </w:r>
        <w:r>
          <w:rPr>
            <w:sz w:val="13"/>
          </w:rPr>
          <w:tab/>
        </w:r>
        <w:r>
          <w:rPr>
            <w:spacing w:val="-4"/>
            <w:w w:val="110"/>
            <w:sz w:val="13"/>
          </w:rPr>
          <w:t>Diff</w:t>
        </w:r>
      </w:ins>
    </w:p>
    <w:tbl>
      <w:tblPr>
        <w:tblW w:w="0" w:type="auto"/>
        <w:tblInd w:w="547" w:type="dxa"/>
        <w:tblLayout w:type="fixed"/>
        <w:tblCellMar>
          <w:left w:w="0" w:type="dxa"/>
          <w:right w:w="0" w:type="dxa"/>
        </w:tblCellMar>
        <w:tblLook w:val="01E0" w:firstRow="1" w:lastRow="1" w:firstColumn="1" w:lastColumn="1" w:noHBand="0" w:noVBand="0"/>
      </w:tblPr>
      <w:tblGrid>
        <w:gridCol w:w="4339"/>
        <w:gridCol w:w="654"/>
        <w:gridCol w:w="581"/>
        <w:gridCol w:w="654"/>
        <w:gridCol w:w="654"/>
        <w:gridCol w:w="581"/>
        <w:gridCol w:w="654"/>
        <w:gridCol w:w="654"/>
        <w:gridCol w:w="589"/>
      </w:tblGrid>
      <w:tr w:rsidR="00382848" w14:paraId="150F8DC4" w14:textId="77777777">
        <w:trPr>
          <w:trHeight w:val="137"/>
        </w:trPr>
        <w:tc>
          <w:tcPr>
            <w:tcW w:w="4339" w:type="dxa"/>
            <w:tcBorders>
              <w:top w:val="single" w:sz="4" w:space="0" w:color="000000"/>
            </w:tcBorders>
          </w:tcPr>
          <w:p w14:paraId="3E8CF943" w14:textId="77777777" w:rsidR="00382848" w:rsidRDefault="00382848">
            <w:pPr>
              <w:pStyle w:val="TableParagraph"/>
              <w:tabs>
                <w:tab w:val="right" w:pos="4075"/>
              </w:tabs>
              <w:spacing w:line="117" w:lineRule="exact"/>
              <w:ind w:right="158"/>
              <w:jc w:val="right"/>
              <w:rPr>
                <w:sz w:val="13"/>
              </w:rPr>
            </w:pPr>
            <w:ins w:id="3884" w:author="Mohamed SALEM" w:date="2024-01-16T13:33:00Z">
              <w:r>
                <w:rPr>
                  <w:w w:val="110"/>
                  <w:sz w:val="13"/>
                </w:rPr>
                <w:t>List</w:t>
              </w:r>
              <w:r>
                <w:rPr>
                  <w:spacing w:val="5"/>
                  <w:w w:val="110"/>
                  <w:sz w:val="13"/>
                </w:rPr>
                <w:t xml:space="preserve"> </w:t>
              </w:r>
              <w:r>
                <w:rPr>
                  <w:w w:val="110"/>
                  <w:sz w:val="13"/>
                </w:rPr>
                <w:t>respondent</w:t>
              </w:r>
              <w:r>
                <w:rPr>
                  <w:spacing w:val="5"/>
                  <w:w w:val="110"/>
                  <w:sz w:val="13"/>
                </w:rPr>
                <w:t xml:space="preserve"> </w:t>
              </w:r>
              <w:r>
                <w:rPr>
                  <w:spacing w:val="-5"/>
                  <w:w w:val="110"/>
                  <w:sz w:val="13"/>
                </w:rPr>
                <w:t>age</w:t>
              </w:r>
              <w:r>
                <w:rPr>
                  <w:rFonts w:ascii="Times New Roman"/>
                  <w:sz w:val="13"/>
                </w:rPr>
                <w:tab/>
              </w:r>
              <w:r>
                <w:rPr>
                  <w:spacing w:val="-2"/>
                  <w:w w:val="110"/>
                  <w:sz w:val="13"/>
                </w:rPr>
                <w:t>35.72</w:t>
              </w:r>
            </w:ins>
          </w:p>
        </w:tc>
        <w:tc>
          <w:tcPr>
            <w:tcW w:w="654" w:type="dxa"/>
            <w:tcBorders>
              <w:top w:val="single" w:sz="4" w:space="0" w:color="000000"/>
            </w:tcBorders>
          </w:tcPr>
          <w:p w14:paraId="41434A7E" w14:textId="77777777" w:rsidR="00382848" w:rsidRDefault="00382848">
            <w:pPr>
              <w:pStyle w:val="TableParagraph"/>
              <w:spacing w:line="117" w:lineRule="exact"/>
              <w:ind w:left="25" w:right="25"/>
              <w:rPr>
                <w:sz w:val="13"/>
              </w:rPr>
            </w:pPr>
            <w:ins w:id="3885" w:author="Mohamed SALEM" w:date="2024-01-16T13:33:00Z">
              <w:r>
                <w:rPr>
                  <w:spacing w:val="-2"/>
                  <w:sz w:val="13"/>
                </w:rPr>
                <w:t>36.24</w:t>
              </w:r>
            </w:ins>
          </w:p>
        </w:tc>
        <w:tc>
          <w:tcPr>
            <w:tcW w:w="581" w:type="dxa"/>
            <w:tcBorders>
              <w:top w:val="single" w:sz="4" w:space="0" w:color="000000"/>
            </w:tcBorders>
          </w:tcPr>
          <w:p w14:paraId="4D8DA4BB" w14:textId="77777777" w:rsidR="00382848" w:rsidRDefault="00382848">
            <w:pPr>
              <w:pStyle w:val="TableParagraph"/>
              <w:spacing w:line="117" w:lineRule="exact"/>
              <w:ind w:left="10" w:right="10"/>
              <w:rPr>
                <w:sz w:val="13"/>
              </w:rPr>
            </w:pPr>
            <w:ins w:id="3886" w:author="Mohamed SALEM" w:date="2024-01-16T13:33:00Z">
              <w:r>
                <w:rPr>
                  <w:spacing w:val="-4"/>
                  <w:sz w:val="13"/>
                </w:rPr>
                <w:t>0.52</w:t>
              </w:r>
            </w:ins>
          </w:p>
        </w:tc>
        <w:tc>
          <w:tcPr>
            <w:tcW w:w="654" w:type="dxa"/>
            <w:tcBorders>
              <w:top w:val="single" w:sz="4" w:space="0" w:color="000000"/>
            </w:tcBorders>
          </w:tcPr>
          <w:p w14:paraId="4DF5756C" w14:textId="77777777" w:rsidR="00382848" w:rsidRDefault="00382848">
            <w:pPr>
              <w:pStyle w:val="TableParagraph"/>
              <w:spacing w:line="117" w:lineRule="exact"/>
              <w:ind w:left="25" w:right="25"/>
              <w:rPr>
                <w:sz w:val="13"/>
              </w:rPr>
            </w:pPr>
            <w:ins w:id="3887" w:author="Mohamed SALEM" w:date="2024-01-16T13:33:00Z">
              <w:r>
                <w:rPr>
                  <w:spacing w:val="-2"/>
                  <w:w w:val="105"/>
                  <w:sz w:val="13"/>
                </w:rPr>
                <w:t>40.13</w:t>
              </w:r>
            </w:ins>
          </w:p>
        </w:tc>
        <w:tc>
          <w:tcPr>
            <w:tcW w:w="654" w:type="dxa"/>
            <w:tcBorders>
              <w:top w:val="single" w:sz="4" w:space="0" w:color="000000"/>
            </w:tcBorders>
          </w:tcPr>
          <w:p w14:paraId="5CA681C1" w14:textId="77777777" w:rsidR="00382848" w:rsidRDefault="00382848">
            <w:pPr>
              <w:pStyle w:val="TableParagraph"/>
              <w:spacing w:line="117" w:lineRule="exact"/>
              <w:ind w:left="25" w:right="25"/>
              <w:rPr>
                <w:sz w:val="13"/>
              </w:rPr>
            </w:pPr>
            <w:ins w:id="3888" w:author="Mohamed SALEM" w:date="2024-01-16T13:33:00Z">
              <w:r>
                <w:rPr>
                  <w:spacing w:val="-2"/>
                  <w:sz w:val="13"/>
                </w:rPr>
                <w:t>38.66</w:t>
              </w:r>
            </w:ins>
          </w:p>
        </w:tc>
        <w:tc>
          <w:tcPr>
            <w:tcW w:w="581" w:type="dxa"/>
            <w:tcBorders>
              <w:top w:val="single" w:sz="4" w:space="0" w:color="000000"/>
            </w:tcBorders>
          </w:tcPr>
          <w:p w14:paraId="7ACCBAED" w14:textId="77777777" w:rsidR="00382848" w:rsidRDefault="00382848">
            <w:pPr>
              <w:pStyle w:val="TableParagraph"/>
              <w:spacing w:line="117" w:lineRule="exact"/>
              <w:ind w:left="10" w:right="10"/>
              <w:rPr>
                <w:sz w:val="13"/>
              </w:rPr>
            </w:pPr>
            <w:ins w:id="3889" w:author="Mohamed SALEM" w:date="2024-01-16T13:33:00Z">
              <w:r>
                <w:rPr>
                  <w:w w:val="110"/>
                  <w:sz w:val="13"/>
                </w:rPr>
                <w:t>-</w:t>
              </w:r>
              <w:r>
                <w:rPr>
                  <w:spacing w:val="-4"/>
                  <w:w w:val="110"/>
                  <w:sz w:val="13"/>
                </w:rPr>
                <w:t>1.47</w:t>
              </w:r>
            </w:ins>
          </w:p>
        </w:tc>
        <w:tc>
          <w:tcPr>
            <w:tcW w:w="654" w:type="dxa"/>
            <w:tcBorders>
              <w:top w:val="single" w:sz="4" w:space="0" w:color="000000"/>
            </w:tcBorders>
          </w:tcPr>
          <w:p w14:paraId="1B2C12EE" w14:textId="77777777" w:rsidR="00382848" w:rsidRDefault="00382848">
            <w:pPr>
              <w:pStyle w:val="TableParagraph"/>
              <w:spacing w:line="117" w:lineRule="exact"/>
              <w:ind w:left="25" w:right="25"/>
              <w:rPr>
                <w:sz w:val="13"/>
              </w:rPr>
            </w:pPr>
            <w:ins w:id="3890" w:author="Mohamed SALEM" w:date="2024-01-16T13:33:00Z">
              <w:r>
                <w:rPr>
                  <w:spacing w:val="-2"/>
                  <w:w w:val="105"/>
                  <w:sz w:val="13"/>
                </w:rPr>
                <w:t>38.81</w:t>
              </w:r>
            </w:ins>
          </w:p>
        </w:tc>
        <w:tc>
          <w:tcPr>
            <w:tcW w:w="654" w:type="dxa"/>
            <w:tcBorders>
              <w:top w:val="single" w:sz="4" w:space="0" w:color="000000"/>
            </w:tcBorders>
          </w:tcPr>
          <w:p w14:paraId="04DEFF9E" w14:textId="77777777" w:rsidR="00382848" w:rsidRDefault="00382848">
            <w:pPr>
              <w:pStyle w:val="TableParagraph"/>
              <w:spacing w:line="117" w:lineRule="exact"/>
              <w:ind w:left="25" w:right="24"/>
              <w:rPr>
                <w:sz w:val="13"/>
              </w:rPr>
            </w:pPr>
            <w:ins w:id="3891" w:author="Mohamed SALEM" w:date="2024-01-16T13:33:00Z">
              <w:r>
                <w:rPr>
                  <w:spacing w:val="-2"/>
                  <w:w w:val="105"/>
                  <w:sz w:val="13"/>
                </w:rPr>
                <w:t>37.92</w:t>
              </w:r>
            </w:ins>
          </w:p>
        </w:tc>
        <w:tc>
          <w:tcPr>
            <w:tcW w:w="589" w:type="dxa"/>
            <w:tcBorders>
              <w:top w:val="single" w:sz="4" w:space="0" w:color="000000"/>
            </w:tcBorders>
          </w:tcPr>
          <w:p w14:paraId="7A010AFD" w14:textId="77777777" w:rsidR="00382848" w:rsidRDefault="00382848">
            <w:pPr>
              <w:pStyle w:val="TableParagraph"/>
              <w:spacing w:line="117" w:lineRule="exact"/>
              <w:ind w:left="1"/>
              <w:rPr>
                <w:sz w:val="13"/>
              </w:rPr>
            </w:pPr>
            <w:ins w:id="3892" w:author="Mohamed SALEM" w:date="2024-01-16T13:33:00Z">
              <w:r>
                <w:rPr>
                  <w:spacing w:val="-2"/>
                  <w:sz w:val="13"/>
                </w:rPr>
                <w:t>-</w:t>
              </w:r>
              <w:r>
                <w:rPr>
                  <w:spacing w:val="-4"/>
                  <w:sz w:val="13"/>
                </w:rPr>
                <w:t>0.89</w:t>
              </w:r>
            </w:ins>
          </w:p>
        </w:tc>
      </w:tr>
      <w:tr w:rsidR="00382848" w14:paraId="7A9F76A4" w14:textId="77777777">
        <w:trPr>
          <w:trHeight w:val="163"/>
        </w:trPr>
        <w:tc>
          <w:tcPr>
            <w:tcW w:w="4339" w:type="dxa"/>
          </w:tcPr>
          <w:p w14:paraId="10BE4371" w14:textId="77777777" w:rsidR="00382848" w:rsidRDefault="00382848">
            <w:pPr>
              <w:pStyle w:val="TableParagraph"/>
              <w:spacing w:before="20"/>
              <w:ind w:right="101"/>
              <w:jc w:val="right"/>
              <w:rPr>
                <w:sz w:val="13"/>
              </w:rPr>
            </w:pPr>
            <w:ins w:id="3893" w:author="Mohamed SALEM" w:date="2024-01-16T13:33:00Z">
              <w:r>
                <w:rPr>
                  <w:spacing w:val="-2"/>
                  <w:w w:val="110"/>
                  <w:sz w:val="13"/>
                </w:rPr>
                <w:t>(12.73)</w:t>
              </w:r>
            </w:ins>
          </w:p>
        </w:tc>
        <w:tc>
          <w:tcPr>
            <w:tcW w:w="654" w:type="dxa"/>
          </w:tcPr>
          <w:p w14:paraId="6E2DF21B" w14:textId="77777777" w:rsidR="00382848" w:rsidRDefault="00382848">
            <w:pPr>
              <w:pStyle w:val="TableParagraph"/>
              <w:spacing w:before="20"/>
              <w:ind w:left="25" w:right="25"/>
              <w:rPr>
                <w:sz w:val="13"/>
              </w:rPr>
            </w:pPr>
            <w:ins w:id="3894" w:author="Mohamed SALEM" w:date="2024-01-16T13:33:00Z">
              <w:r>
                <w:rPr>
                  <w:spacing w:val="-2"/>
                  <w:w w:val="120"/>
                  <w:sz w:val="13"/>
                </w:rPr>
                <w:t>(12.11)</w:t>
              </w:r>
            </w:ins>
          </w:p>
        </w:tc>
        <w:tc>
          <w:tcPr>
            <w:tcW w:w="581" w:type="dxa"/>
          </w:tcPr>
          <w:p w14:paraId="73ADEE84" w14:textId="77777777" w:rsidR="00382848" w:rsidRDefault="00382848">
            <w:pPr>
              <w:pStyle w:val="TableParagraph"/>
              <w:spacing w:before="20"/>
              <w:ind w:left="10" w:right="10"/>
              <w:rPr>
                <w:sz w:val="13"/>
              </w:rPr>
            </w:pPr>
            <w:ins w:id="3895" w:author="Mohamed SALEM" w:date="2024-01-16T13:33:00Z">
              <w:r>
                <w:rPr>
                  <w:spacing w:val="-2"/>
                  <w:w w:val="110"/>
                  <w:sz w:val="13"/>
                </w:rPr>
                <w:t>(0.71)</w:t>
              </w:r>
            </w:ins>
          </w:p>
        </w:tc>
        <w:tc>
          <w:tcPr>
            <w:tcW w:w="654" w:type="dxa"/>
          </w:tcPr>
          <w:p w14:paraId="72A42FC4" w14:textId="77777777" w:rsidR="00382848" w:rsidRDefault="00382848">
            <w:pPr>
              <w:pStyle w:val="TableParagraph"/>
              <w:spacing w:before="20"/>
              <w:ind w:left="25" w:right="25"/>
              <w:rPr>
                <w:sz w:val="13"/>
              </w:rPr>
            </w:pPr>
            <w:ins w:id="3896" w:author="Mohamed SALEM" w:date="2024-01-16T13:33:00Z">
              <w:r>
                <w:rPr>
                  <w:spacing w:val="-2"/>
                  <w:w w:val="110"/>
                  <w:sz w:val="13"/>
                </w:rPr>
                <w:t>(14.66)</w:t>
              </w:r>
            </w:ins>
          </w:p>
        </w:tc>
        <w:tc>
          <w:tcPr>
            <w:tcW w:w="654" w:type="dxa"/>
          </w:tcPr>
          <w:p w14:paraId="1FC96F1C" w14:textId="77777777" w:rsidR="00382848" w:rsidRDefault="00382848">
            <w:pPr>
              <w:pStyle w:val="TableParagraph"/>
              <w:spacing w:before="20"/>
              <w:ind w:left="25" w:right="25"/>
              <w:rPr>
                <w:sz w:val="13"/>
              </w:rPr>
            </w:pPr>
            <w:ins w:id="3897" w:author="Mohamed SALEM" w:date="2024-01-16T13:33:00Z">
              <w:r>
                <w:rPr>
                  <w:spacing w:val="-2"/>
                  <w:w w:val="120"/>
                  <w:sz w:val="13"/>
                </w:rPr>
                <w:t>(13.11)</w:t>
              </w:r>
            </w:ins>
          </w:p>
        </w:tc>
        <w:tc>
          <w:tcPr>
            <w:tcW w:w="581" w:type="dxa"/>
          </w:tcPr>
          <w:p w14:paraId="0DB85739" w14:textId="77777777" w:rsidR="00382848" w:rsidRDefault="00382848">
            <w:pPr>
              <w:pStyle w:val="TableParagraph"/>
              <w:spacing w:before="20"/>
              <w:ind w:left="10" w:right="10"/>
              <w:rPr>
                <w:sz w:val="13"/>
              </w:rPr>
            </w:pPr>
            <w:ins w:id="3898" w:author="Mohamed SALEM" w:date="2024-01-16T13:33:00Z">
              <w:r>
                <w:rPr>
                  <w:spacing w:val="-2"/>
                  <w:w w:val="110"/>
                  <w:sz w:val="13"/>
                </w:rPr>
                <w:t>(0.15)</w:t>
              </w:r>
            </w:ins>
          </w:p>
        </w:tc>
        <w:tc>
          <w:tcPr>
            <w:tcW w:w="654" w:type="dxa"/>
          </w:tcPr>
          <w:p w14:paraId="73F6D535" w14:textId="77777777" w:rsidR="00382848" w:rsidRDefault="00382848">
            <w:pPr>
              <w:pStyle w:val="TableParagraph"/>
              <w:spacing w:before="20"/>
              <w:ind w:left="25" w:right="25"/>
              <w:rPr>
                <w:sz w:val="13"/>
              </w:rPr>
            </w:pPr>
            <w:ins w:id="3899" w:author="Mohamed SALEM" w:date="2024-01-16T13:33:00Z">
              <w:r>
                <w:rPr>
                  <w:spacing w:val="-2"/>
                  <w:w w:val="110"/>
                  <w:sz w:val="13"/>
                </w:rPr>
                <w:t>(14.24)</w:t>
              </w:r>
            </w:ins>
          </w:p>
        </w:tc>
        <w:tc>
          <w:tcPr>
            <w:tcW w:w="654" w:type="dxa"/>
          </w:tcPr>
          <w:p w14:paraId="5F5E5899" w14:textId="77777777" w:rsidR="00382848" w:rsidRDefault="00382848">
            <w:pPr>
              <w:pStyle w:val="TableParagraph"/>
              <w:spacing w:before="20"/>
              <w:ind w:left="25" w:right="25"/>
              <w:rPr>
                <w:sz w:val="13"/>
              </w:rPr>
            </w:pPr>
            <w:ins w:id="3900" w:author="Mohamed SALEM" w:date="2024-01-16T13:33:00Z">
              <w:r>
                <w:rPr>
                  <w:spacing w:val="-2"/>
                  <w:w w:val="110"/>
                  <w:sz w:val="13"/>
                </w:rPr>
                <w:t>(12.85)</w:t>
              </w:r>
            </w:ins>
          </w:p>
        </w:tc>
        <w:tc>
          <w:tcPr>
            <w:tcW w:w="589" w:type="dxa"/>
          </w:tcPr>
          <w:p w14:paraId="4179D9A5" w14:textId="77777777" w:rsidR="00382848" w:rsidRDefault="00382848">
            <w:pPr>
              <w:pStyle w:val="TableParagraph"/>
              <w:spacing w:before="20"/>
              <w:ind w:left="1" w:right="1"/>
              <w:rPr>
                <w:sz w:val="13"/>
              </w:rPr>
            </w:pPr>
            <w:ins w:id="3901" w:author="Mohamed SALEM" w:date="2024-01-16T13:33:00Z">
              <w:r>
                <w:rPr>
                  <w:spacing w:val="-2"/>
                  <w:w w:val="105"/>
                  <w:sz w:val="13"/>
                </w:rPr>
                <w:t>(0.29)</w:t>
              </w:r>
            </w:ins>
          </w:p>
        </w:tc>
      </w:tr>
      <w:tr w:rsidR="00382848" w14:paraId="70402895" w14:textId="77777777">
        <w:trPr>
          <w:trHeight w:val="163"/>
        </w:trPr>
        <w:tc>
          <w:tcPr>
            <w:tcW w:w="4339" w:type="dxa"/>
          </w:tcPr>
          <w:p w14:paraId="52975A67" w14:textId="77777777" w:rsidR="00382848" w:rsidRDefault="00382848">
            <w:pPr>
              <w:pStyle w:val="TableParagraph"/>
              <w:tabs>
                <w:tab w:val="right" w:pos="4038"/>
              </w:tabs>
              <w:spacing w:before="20"/>
              <w:ind w:right="195"/>
              <w:jc w:val="right"/>
              <w:rPr>
                <w:sz w:val="13"/>
              </w:rPr>
            </w:pPr>
            <w:ins w:id="3902" w:author="Mohamed SALEM" w:date="2024-01-16T13:33:00Z">
              <w:r>
                <w:rPr>
                  <w:sz w:val="13"/>
                </w:rPr>
                <w:t>Household</w:t>
              </w:r>
              <w:r>
                <w:rPr>
                  <w:spacing w:val="35"/>
                  <w:sz w:val="13"/>
                </w:rPr>
                <w:t xml:space="preserve"> </w:t>
              </w:r>
              <w:r>
                <w:rPr>
                  <w:sz w:val="13"/>
                </w:rPr>
                <w:t>head</w:t>
              </w:r>
              <w:r>
                <w:rPr>
                  <w:spacing w:val="35"/>
                  <w:sz w:val="13"/>
                </w:rPr>
                <w:t xml:space="preserve"> </w:t>
              </w:r>
              <w:r>
                <w:rPr>
                  <w:sz w:val="13"/>
                </w:rPr>
                <w:t>is</w:t>
              </w:r>
              <w:r>
                <w:rPr>
                  <w:spacing w:val="35"/>
                  <w:sz w:val="13"/>
                </w:rPr>
                <w:t xml:space="preserve"> </w:t>
              </w:r>
              <w:r>
                <w:rPr>
                  <w:sz w:val="13"/>
                </w:rPr>
                <w:t>the</w:t>
              </w:r>
              <w:r>
                <w:rPr>
                  <w:spacing w:val="35"/>
                  <w:sz w:val="13"/>
                </w:rPr>
                <w:t xml:space="preserve"> </w:t>
              </w:r>
              <w:r>
                <w:rPr>
                  <w:spacing w:val="-2"/>
                  <w:sz w:val="13"/>
                </w:rPr>
                <w:t>respondent</w:t>
              </w:r>
              <w:r>
                <w:rPr>
                  <w:rFonts w:ascii="Times New Roman"/>
                  <w:sz w:val="13"/>
                </w:rPr>
                <w:tab/>
              </w:r>
              <w:r>
                <w:rPr>
                  <w:spacing w:val="-4"/>
                  <w:sz w:val="13"/>
                </w:rPr>
                <w:t>0.71</w:t>
              </w:r>
            </w:ins>
          </w:p>
        </w:tc>
        <w:tc>
          <w:tcPr>
            <w:tcW w:w="654" w:type="dxa"/>
          </w:tcPr>
          <w:p w14:paraId="1373FFC1" w14:textId="77777777" w:rsidR="00382848" w:rsidRDefault="00382848">
            <w:pPr>
              <w:pStyle w:val="TableParagraph"/>
              <w:spacing w:before="20"/>
              <w:ind w:left="25" w:right="25"/>
              <w:rPr>
                <w:sz w:val="13"/>
              </w:rPr>
            </w:pPr>
            <w:ins w:id="3903" w:author="Mohamed SALEM" w:date="2024-01-16T13:33:00Z">
              <w:r>
                <w:rPr>
                  <w:spacing w:val="-4"/>
                  <w:sz w:val="13"/>
                </w:rPr>
                <w:t>0.72</w:t>
              </w:r>
            </w:ins>
          </w:p>
        </w:tc>
        <w:tc>
          <w:tcPr>
            <w:tcW w:w="581" w:type="dxa"/>
          </w:tcPr>
          <w:p w14:paraId="64275CE3" w14:textId="77777777" w:rsidR="00382848" w:rsidRDefault="00382848">
            <w:pPr>
              <w:pStyle w:val="TableParagraph"/>
              <w:spacing w:before="20"/>
              <w:ind w:left="10" w:right="10"/>
              <w:rPr>
                <w:sz w:val="13"/>
              </w:rPr>
            </w:pPr>
            <w:ins w:id="3904" w:author="Mohamed SALEM" w:date="2024-01-16T13:33:00Z">
              <w:r>
                <w:rPr>
                  <w:spacing w:val="-4"/>
                  <w:sz w:val="13"/>
                </w:rPr>
                <w:t>0.00</w:t>
              </w:r>
            </w:ins>
          </w:p>
        </w:tc>
        <w:tc>
          <w:tcPr>
            <w:tcW w:w="654" w:type="dxa"/>
          </w:tcPr>
          <w:p w14:paraId="55235F22" w14:textId="77777777" w:rsidR="00382848" w:rsidRDefault="00382848">
            <w:pPr>
              <w:pStyle w:val="TableParagraph"/>
              <w:spacing w:before="20"/>
              <w:ind w:left="25" w:right="25"/>
              <w:rPr>
                <w:sz w:val="13"/>
              </w:rPr>
            </w:pPr>
            <w:ins w:id="3905" w:author="Mohamed SALEM" w:date="2024-01-16T13:33:00Z">
              <w:r>
                <w:rPr>
                  <w:spacing w:val="-4"/>
                  <w:sz w:val="13"/>
                </w:rPr>
                <w:t>0.80</w:t>
              </w:r>
            </w:ins>
          </w:p>
        </w:tc>
        <w:tc>
          <w:tcPr>
            <w:tcW w:w="654" w:type="dxa"/>
          </w:tcPr>
          <w:p w14:paraId="4905800E" w14:textId="77777777" w:rsidR="00382848" w:rsidRDefault="00382848">
            <w:pPr>
              <w:pStyle w:val="TableParagraph"/>
              <w:spacing w:before="20"/>
              <w:ind w:left="25" w:right="25"/>
              <w:rPr>
                <w:sz w:val="13"/>
              </w:rPr>
            </w:pPr>
            <w:ins w:id="3906" w:author="Mohamed SALEM" w:date="2024-01-16T13:33:00Z">
              <w:r>
                <w:rPr>
                  <w:spacing w:val="-4"/>
                  <w:sz w:val="13"/>
                </w:rPr>
                <w:t>0.76</w:t>
              </w:r>
            </w:ins>
          </w:p>
        </w:tc>
        <w:tc>
          <w:tcPr>
            <w:tcW w:w="581" w:type="dxa"/>
          </w:tcPr>
          <w:p w14:paraId="730E77B8" w14:textId="77777777" w:rsidR="00382848" w:rsidRDefault="00382848">
            <w:pPr>
              <w:pStyle w:val="TableParagraph"/>
              <w:spacing w:before="20"/>
              <w:ind w:left="10" w:right="10"/>
              <w:rPr>
                <w:sz w:val="13"/>
              </w:rPr>
            </w:pPr>
            <w:ins w:id="3907" w:author="Mohamed SALEM" w:date="2024-01-16T13:33:00Z">
              <w:r>
                <w:rPr>
                  <w:spacing w:val="-2"/>
                  <w:sz w:val="13"/>
                </w:rPr>
                <w:t>-</w:t>
              </w:r>
              <w:r>
                <w:rPr>
                  <w:spacing w:val="-4"/>
                  <w:sz w:val="13"/>
                </w:rPr>
                <w:t>0.04</w:t>
              </w:r>
            </w:ins>
          </w:p>
        </w:tc>
        <w:tc>
          <w:tcPr>
            <w:tcW w:w="654" w:type="dxa"/>
          </w:tcPr>
          <w:p w14:paraId="0D13B77F" w14:textId="77777777" w:rsidR="00382848" w:rsidRDefault="00382848">
            <w:pPr>
              <w:pStyle w:val="TableParagraph"/>
              <w:spacing w:before="20"/>
              <w:ind w:left="25" w:right="25"/>
              <w:rPr>
                <w:sz w:val="13"/>
              </w:rPr>
            </w:pPr>
            <w:ins w:id="3908" w:author="Mohamed SALEM" w:date="2024-01-16T13:33:00Z">
              <w:r>
                <w:rPr>
                  <w:spacing w:val="-4"/>
                  <w:w w:val="105"/>
                  <w:sz w:val="13"/>
                </w:rPr>
                <w:t>0.77</w:t>
              </w:r>
            </w:ins>
          </w:p>
        </w:tc>
        <w:tc>
          <w:tcPr>
            <w:tcW w:w="654" w:type="dxa"/>
          </w:tcPr>
          <w:p w14:paraId="48733B1C" w14:textId="77777777" w:rsidR="00382848" w:rsidRDefault="00382848">
            <w:pPr>
              <w:pStyle w:val="TableParagraph"/>
              <w:spacing w:before="20"/>
              <w:ind w:left="25" w:right="24"/>
              <w:rPr>
                <w:sz w:val="13"/>
              </w:rPr>
            </w:pPr>
            <w:ins w:id="3909" w:author="Mohamed SALEM" w:date="2024-01-16T13:33:00Z">
              <w:r>
                <w:rPr>
                  <w:spacing w:val="-4"/>
                  <w:w w:val="105"/>
                  <w:sz w:val="13"/>
                </w:rPr>
                <w:t>0.75</w:t>
              </w:r>
            </w:ins>
          </w:p>
        </w:tc>
        <w:tc>
          <w:tcPr>
            <w:tcW w:w="589" w:type="dxa"/>
          </w:tcPr>
          <w:p w14:paraId="07AF6EF4" w14:textId="77777777" w:rsidR="00382848" w:rsidRDefault="00382848">
            <w:pPr>
              <w:pStyle w:val="TableParagraph"/>
              <w:spacing w:before="20"/>
              <w:ind w:left="1"/>
              <w:rPr>
                <w:sz w:val="13"/>
              </w:rPr>
            </w:pPr>
            <w:ins w:id="3910" w:author="Mohamed SALEM" w:date="2024-01-16T13:33:00Z">
              <w:r>
                <w:rPr>
                  <w:spacing w:val="-2"/>
                  <w:sz w:val="13"/>
                </w:rPr>
                <w:t>-</w:t>
              </w:r>
              <w:r>
                <w:rPr>
                  <w:spacing w:val="-4"/>
                  <w:sz w:val="13"/>
                </w:rPr>
                <w:t>0.03</w:t>
              </w:r>
            </w:ins>
          </w:p>
        </w:tc>
      </w:tr>
      <w:tr w:rsidR="00382848" w14:paraId="456C829C" w14:textId="77777777">
        <w:trPr>
          <w:trHeight w:val="163"/>
        </w:trPr>
        <w:tc>
          <w:tcPr>
            <w:tcW w:w="4339" w:type="dxa"/>
          </w:tcPr>
          <w:p w14:paraId="6861C0D5" w14:textId="77777777" w:rsidR="00382848" w:rsidRDefault="00382848">
            <w:pPr>
              <w:pStyle w:val="TableParagraph"/>
              <w:spacing w:before="20"/>
              <w:ind w:right="138"/>
              <w:jc w:val="right"/>
              <w:rPr>
                <w:sz w:val="13"/>
              </w:rPr>
            </w:pPr>
            <w:ins w:id="3911" w:author="Mohamed SALEM" w:date="2024-01-16T13:33:00Z">
              <w:r>
                <w:rPr>
                  <w:spacing w:val="-2"/>
                  <w:w w:val="105"/>
                  <w:sz w:val="13"/>
                </w:rPr>
                <w:t>(0.45)</w:t>
              </w:r>
            </w:ins>
          </w:p>
        </w:tc>
        <w:tc>
          <w:tcPr>
            <w:tcW w:w="654" w:type="dxa"/>
          </w:tcPr>
          <w:p w14:paraId="092F8A04" w14:textId="77777777" w:rsidR="00382848" w:rsidRDefault="00382848">
            <w:pPr>
              <w:pStyle w:val="TableParagraph"/>
              <w:spacing w:before="20"/>
              <w:ind w:left="25" w:right="25"/>
              <w:rPr>
                <w:sz w:val="13"/>
              </w:rPr>
            </w:pPr>
            <w:ins w:id="3912" w:author="Mohamed SALEM" w:date="2024-01-16T13:33:00Z">
              <w:r>
                <w:rPr>
                  <w:spacing w:val="-2"/>
                  <w:w w:val="105"/>
                  <w:sz w:val="13"/>
                </w:rPr>
                <w:t>(0.45)</w:t>
              </w:r>
            </w:ins>
          </w:p>
        </w:tc>
        <w:tc>
          <w:tcPr>
            <w:tcW w:w="581" w:type="dxa"/>
          </w:tcPr>
          <w:p w14:paraId="7FCE7EBC" w14:textId="77777777" w:rsidR="00382848" w:rsidRDefault="00382848">
            <w:pPr>
              <w:pStyle w:val="TableParagraph"/>
              <w:spacing w:before="20"/>
              <w:ind w:left="10" w:right="10"/>
              <w:rPr>
                <w:sz w:val="13"/>
              </w:rPr>
            </w:pPr>
            <w:ins w:id="3913" w:author="Mohamed SALEM" w:date="2024-01-16T13:33:00Z">
              <w:r>
                <w:rPr>
                  <w:spacing w:val="-2"/>
                  <w:w w:val="105"/>
                  <w:sz w:val="13"/>
                </w:rPr>
                <w:t>(0.93)</w:t>
              </w:r>
            </w:ins>
          </w:p>
        </w:tc>
        <w:tc>
          <w:tcPr>
            <w:tcW w:w="654" w:type="dxa"/>
          </w:tcPr>
          <w:p w14:paraId="2FE0F6D9" w14:textId="77777777" w:rsidR="00382848" w:rsidRDefault="00382848">
            <w:pPr>
              <w:pStyle w:val="TableParagraph"/>
              <w:spacing w:before="20"/>
              <w:ind w:left="25" w:right="25"/>
              <w:rPr>
                <w:sz w:val="13"/>
              </w:rPr>
            </w:pPr>
            <w:ins w:id="3914" w:author="Mohamed SALEM" w:date="2024-01-16T13:33:00Z">
              <w:r>
                <w:rPr>
                  <w:spacing w:val="-2"/>
                  <w:sz w:val="13"/>
                </w:rPr>
                <w:t>(0.40)</w:t>
              </w:r>
            </w:ins>
          </w:p>
        </w:tc>
        <w:tc>
          <w:tcPr>
            <w:tcW w:w="654" w:type="dxa"/>
          </w:tcPr>
          <w:p w14:paraId="646AA2BE" w14:textId="77777777" w:rsidR="00382848" w:rsidRDefault="00382848">
            <w:pPr>
              <w:pStyle w:val="TableParagraph"/>
              <w:spacing w:before="20"/>
              <w:ind w:left="25" w:right="25"/>
              <w:rPr>
                <w:sz w:val="13"/>
              </w:rPr>
            </w:pPr>
            <w:ins w:id="3915" w:author="Mohamed SALEM" w:date="2024-01-16T13:33:00Z">
              <w:r>
                <w:rPr>
                  <w:spacing w:val="-2"/>
                  <w:w w:val="105"/>
                  <w:sz w:val="13"/>
                </w:rPr>
                <w:t>(0.43)</w:t>
              </w:r>
            </w:ins>
          </w:p>
        </w:tc>
        <w:tc>
          <w:tcPr>
            <w:tcW w:w="581" w:type="dxa"/>
          </w:tcPr>
          <w:p w14:paraId="69F250E7" w14:textId="77777777" w:rsidR="00382848" w:rsidRDefault="00382848">
            <w:pPr>
              <w:pStyle w:val="TableParagraph"/>
              <w:spacing w:before="20"/>
              <w:ind w:left="10" w:right="10"/>
              <w:rPr>
                <w:sz w:val="13"/>
              </w:rPr>
            </w:pPr>
            <w:ins w:id="3916" w:author="Mohamed SALEM" w:date="2024-01-16T13:33:00Z">
              <w:r>
                <w:rPr>
                  <w:spacing w:val="-2"/>
                  <w:w w:val="105"/>
                  <w:sz w:val="13"/>
                </w:rPr>
                <w:t>(0.22)</w:t>
              </w:r>
            </w:ins>
          </w:p>
        </w:tc>
        <w:tc>
          <w:tcPr>
            <w:tcW w:w="654" w:type="dxa"/>
          </w:tcPr>
          <w:p w14:paraId="10168DC1" w14:textId="77777777" w:rsidR="00382848" w:rsidRDefault="00382848">
            <w:pPr>
              <w:pStyle w:val="TableParagraph"/>
              <w:spacing w:before="20"/>
              <w:ind w:left="25" w:right="25"/>
              <w:rPr>
                <w:sz w:val="13"/>
              </w:rPr>
            </w:pPr>
            <w:ins w:id="3917" w:author="Mohamed SALEM" w:date="2024-01-16T13:33:00Z">
              <w:r>
                <w:rPr>
                  <w:spacing w:val="-2"/>
                  <w:w w:val="105"/>
                  <w:sz w:val="13"/>
                </w:rPr>
                <w:t>(0.42)</w:t>
              </w:r>
            </w:ins>
          </w:p>
        </w:tc>
        <w:tc>
          <w:tcPr>
            <w:tcW w:w="654" w:type="dxa"/>
          </w:tcPr>
          <w:p w14:paraId="4C48E4CD" w14:textId="77777777" w:rsidR="00382848" w:rsidRDefault="00382848">
            <w:pPr>
              <w:pStyle w:val="TableParagraph"/>
              <w:spacing w:before="20"/>
              <w:ind w:left="25" w:right="25"/>
              <w:rPr>
                <w:sz w:val="13"/>
              </w:rPr>
            </w:pPr>
            <w:ins w:id="3918" w:author="Mohamed SALEM" w:date="2024-01-16T13:33:00Z">
              <w:r>
                <w:rPr>
                  <w:spacing w:val="-2"/>
                  <w:w w:val="105"/>
                  <w:sz w:val="13"/>
                </w:rPr>
                <w:t>(0.44)</w:t>
              </w:r>
            </w:ins>
          </w:p>
        </w:tc>
        <w:tc>
          <w:tcPr>
            <w:tcW w:w="589" w:type="dxa"/>
          </w:tcPr>
          <w:p w14:paraId="237E7573" w14:textId="77777777" w:rsidR="00382848" w:rsidRDefault="00382848">
            <w:pPr>
              <w:pStyle w:val="TableParagraph"/>
              <w:spacing w:before="20"/>
              <w:ind w:left="1" w:right="1"/>
              <w:rPr>
                <w:sz w:val="13"/>
              </w:rPr>
            </w:pPr>
            <w:ins w:id="3919" w:author="Mohamed SALEM" w:date="2024-01-16T13:33:00Z">
              <w:r>
                <w:rPr>
                  <w:spacing w:val="-2"/>
                  <w:w w:val="105"/>
                  <w:sz w:val="13"/>
                </w:rPr>
                <w:t>(0.33)</w:t>
              </w:r>
            </w:ins>
          </w:p>
        </w:tc>
      </w:tr>
      <w:tr w:rsidR="00382848" w14:paraId="779E30DF" w14:textId="77777777">
        <w:trPr>
          <w:trHeight w:val="163"/>
        </w:trPr>
        <w:tc>
          <w:tcPr>
            <w:tcW w:w="4339" w:type="dxa"/>
          </w:tcPr>
          <w:p w14:paraId="6EDB7F99" w14:textId="77777777" w:rsidR="00382848" w:rsidRDefault="00382848">
            <w:pPr>
              <w:pStyle w:val="TableParagraph"/>
              <w:tabs>
                <w:tab w:val="right" w:pos="4038"/>
              </w:tabs>
              <w:spacing w:before="20"/>
              <w:ind w:right="195"/>
              <w:jc w:val="right"/>
              <w:rPr>
                <w:sz w:val="13"/>
              </w:rPr>
            </w:pPr>
            <w:ins w:id="3920" w:author="Mohamed SALEM" w:date="2024-01-16T13:33:00Z">
              <w:r>
                <w:rPr>
                  <w:sz w:val="13"/>
                </w:rPr>
                <w:t>Female</w:t>
              </w:r>
              <w:r>
                <w:rPr>
                  <w:spacing w:val="45"/>
                  <w:sz w:val="13"/>
                </w:rPr>
                <w:t xml:space="preserve"> </w:t>
              </w:r>
              <w:r>
                <w:rPr>
                  <w:sz w:val="13"/>
                </w:rPr>
                <w:t>Household</w:t>
              </w:r>
              <w:r>
                <w:rPr>
                  <w:spacing w:val="45"/>
                  <w:sz w:val="13"/>
                </w:rPr>
                <w:t xml:space="preserve"> </w:t>
              </w:r>
              <w:r>
                <w:rPr>
                  <w:spacing w:val="-4"/>
                  <w:sz w:val="13"/>
                </w:rPr>
                <w:t>Head</w:t>
              </w:r>
              <w:r>
                <w:rPr>
                  <w:rFonts w:ascii="Times New Roman"/>
                  <w:sz w:val="13"/>
                </w:rPr>
                <w:tab/>
              </w:r>
              <w:r>
                <w:rPr>
                  <w:spacing w:val="-4"/>
                  <w:sz w:val="13"/>
                </w:rPr>
                <w:t>0.20</w:t>
              </w:r>
            </w:ins>
          </w:p>
        </w:tc>
        <w:tc>
          <w:tcPr>
            <w:tcW w:w="654" w:type="dxa"/>
          </w:tcPr>
          <w:p w14:paraId="75BB041E" w14:textId="77777777" w:rsidR="00382848" w:rsidRDefault="00382848">
            <w:pPr>
              <w:pStyle w:val="TableParagraph"/>
              <w:spacing w:before="20"/>
              <w:ind w:left="25" w:right="25"/>
              <w:rPr>
                <w:sz w:val="13"/>
              </w:rPr>
            </w:pPr>
            <w:ins w:id="3921" w:author="Mohamed SALEM" w:date="2024-01-16T13:33:00Z">
              <w:r>
                <w:rPr>
                  <w:spacing w:val="-4"/>
                  <w:w w:val="105"/>
                  <w:sz w:val="13"/>
                </w:rPr>
                <w:t>0.19</w:t>
              </w:r>
            </w:ins>
          </w:p>
        </w:tc>
        <w:tc>
          <w:tcPr>
            <w:tcW w:w="581" w:type="dxa"/>
          </w:tcPr>
          <w:p w14:paraId="2299F6B3" w14:textId="77777777" w:rsidR="00382848" w:rsidRDefault="00382848">
            <w:pPr>
              <w:pStyle w:val="TableParagraph"/>
              <w:spacing w:before="20"/>
              <w:ind w:left="10" w:right="10"/>
              <w:rPr>
                <w:sz w:val="13"/>
              </w:rPr>
            </w:pPr>
            <w:ins w:id="3922" w:author="Mohamed SALEM" w:date="2024-01-16T13:33:00Z">
              <w:r>
                <w:rPr>
                  <w:sz w:val="13"/>
                </w:rPr>
                <w:t>-</w:t>
              </w:r>
              <w:r>
                <w:rPr>
                  <w:spacing w:val="-4"/>
                  <w:sz w:val="13"/>
                </w:rPr>
                <w:t>0.01</w:t>
              </w:r>
            </w:ins>
          </w:p>
        </w:tc>
        <w:tc>
          <w:tcPr>
            <w:tcW w:w="654" w:type="dxa"/>
          </w:tcPr>
          <w:p w14:paraId="0799F7FD" w14:textId="77777777" w:rsidR="00382848" w:rsidRDefault="00382848">
            <w:pPr>
              <w:pStyle w:val="TableParagraph"/>
              <w:spacing w:before="20"/>
              <w:ind w:left="25" w:right="25"/>
              <w:rPr>
                <w:sz w:val="13"/>
              </w:rPr>
            </w:pPr>
            <w:ins w:id="3923" w:author="Mohamed SALEM" w:date="2024-01-16T13:33:00Z">
              <w:r>
                <w:rPr>
                  <w:spacing w:val="-4"/>
                  <w:sz w:val="13"/>
                </w:rPr>
                <w:t>0.30</w:t>
              </w:r>
            </w:ins>
          </w:p>
        </w:tc>
        <w:tc>
          <w:tcPr>
            <w:tcW w:w="654" w:type="dxa"/>
          </w:tcPr>
          <w:p w14:paraId="38CB58E9" w14:textId="77777777" w:rsidR="00382848" w:rsidRDefault="00382848">
            <w:pPr>
              <w:pStyle w:val="TableParagraph"/>
              <w:spacing w:before="20"/>
              <w:ind w:left="25" w:right="25"/>
              <w:rPr>
                <w:sz w:val="13"/>
              </w:rPr>
            </w:pPr>
            <w:ins w:id="3924" w:author="Mohamed SALEM" w:date="2024-01-16T13:33:00Z">
              <w:r>
                <w:rPr>
                  <w:spacing w:val="-4"/>
                  <w:sz w:val="13"/>
                </w:rPr>
                <w:t>0.30</w:t>
              </w:r>
            </w:ins>
          </w:p>
        </w:tc>
        <w:tc>
          <w:tcPr>
            <w:tcW w:w="581" w:type="dxa"/>
          </w:tcPr>
          <w:p w14:paraId="6C1EBEBB" w14:textId="77777777" w:rsidR="00382848" w:rsidRDefault="00382848">
            <w:pPr>
              <w:pStyle w:val="TableParagraph"/>
              <w:spacing w:before="20"/>
              <w:ind w:left="10" w:right="10"/>
              <w:rPr>
                <w:sz w:val="13"/>
              </w:rPr>
            </w:pPr>
            <w:ins w:id="3925" w:author="Mohamed SALEM" w:date="2024-01-16T13:33:00Z">
              <w:r>
                <w:rPr>
                  <w:spacing w:val="-4"/>
                  <w:sz w:val="13"/>
                </w:rPr>
                <w:t>-0.00</w:t>
              </w:r>
            </w:ins>
          </w:p>
        </w:tc>
        <w:tc>
          <w:tcPr>
            <w:tcW w:w="654" w:type="dxa"/>
          </w:tcPr>
          <w:p w14:paraId="7287EED6" w14:textId="77777777" w:rsidR="00382848" w:rsidRDefault="00382848">
            <w:pPr>
              <w:pStyle w:val="TableParagraph"/>
              <w:spacing w:before="20"/>
              <w:ind w:left="25" w:right="25"/>
              <w:rPr>
                <w:sz w:val="13"/>
              </w:rPr>
            </w:pPr>
            <w:ins w:id="3926" w:author="Mohamed SALEM" w:date="2024-01-16T13:33:00Z">
              <w:r>
                <w:rPr>
                  <w:spacing w:val="-4"/>
                  <w:sz w:val="13"/>
                </w:rPr>
                <w:t>0.27</w:t>
              </w:r>
            </w:ins>
          </w:p>
        </w:tc>
        <w:tc>
          <w:tcPr>
            <w:tcW w:w="654" w:type="dxa"/>
          </w:tcPr>
          <w:p w14:paraId="63E27EF4" w14:textId="77777777" w:rsidR="00382848" w:rsidRDefault="00382848">
            <w:pPr>
              <w:pStyle w:val="TableParagraph"/>
              <w:spacing w:before="20"/>
              <w:ind w:left="25" w:right="24"/>
              <w:rPr>
                <w:sz w:val="13"/>
              </w:rPr>
            </w:pPr>
            <w:ins w:id="3927" w:author="Mohamed SALEM" w:date="2024-01-16T13:33:00Z">
              <w:r>
                <w:rPr>
                  <w:spacing w:val="-4"/>
                  <w:sz w:val="13"/>
                </w:rPr>
                <w:t>0.26</w:t>
              </w:r>
            </w:ins>
          </w:p>
        </w:tc>
        <w:tc>
          <w:tcPr>
            <w:tcW w:w="589" w:type="dxa"/>
          </w:tcPr>
          <w:p w14:paraId="032D302F" w14:textId="77777777" w:rsidR="00382848" w:rsidRDefault="00382848">
            <w:pPr>
              <w:pStyle w:val="TableParagraph"/>
              <w:spacing w:before="20"/>
              <w:ind w:left="1"/>
              <w:rPr>
                <w:sz w:val="13"/>
              </w:rPr>
            </w:pPr>
            <w:ins w:id="3928" w:author="Mohamed SALEM" w:date="2024-01-16T13:33:00Z">
              <w:r>
                <w:rPr>
                  <w:sz w:val="13"/>
                </w:rPr>
                <w:t>-</w:t>
              </w:r>
              <w:r>
                <w:rPr>
                  <w:spacing w:val="-4"/>
                  <w:sz w:val="13"/>
                </w:rPr>
                <w:t>0.01</w:t>
              </w:r>
            </w:ins>
          </w:p>
        </w:tc>
      </w:tr>
      <w:tr w:rsidR="00382848" w14:paraId="7B57E511" w14:textId="77777777">
        <w:trPr>
          <w:trHeight w:val="163"/>
        </w:trPr>
        <w:tc>
          <w:tcPr>
            <w:tcW w:w="4339" w:type="dxa"/>
          </w:tcPr>
          <w:p w14:paraId="0AC5C4E4" w14:textId="77777777" w:rsidR="00382848" w:rsidRDefault="00382848">
            <w:pPr>
              <w:pStyle w:val="TableParagraph"/>
              <w:spacing w:before="20"/>
              <w:ind w:right="138"/>
              <w:jc w:val="right"/>
              <w:rPr>
                <w:sz w:val="13"/>
              </w:rPr>
            </w:pPr>
            <w:ins w:id="3929" w:author="Mohamed SALEM" w:date="2024-01-16T13:33:00Z">
              <w:r>
                <w:rPr>
                  <w:spacing w:val="-2"/>
                  <w:sz w:val="13"/>
                </w:rPr>
                <w:t>(0.40)</w:t>
              </w:r>
            </w:ins>
          </w:p>
        </w:tc>
        <w:tc>
          <w:tcPr>
            <w:tcW w:w="654" w:type="dxa"/>
          </w:tcPr>
          <w:p w14:paraId="601F1C31" w14:textId="77777777" w:rsidR="00382848" w:rsidRDefault="00382848">
            <w:pPr>
              <w:pStyle w:val="TableParagraph"/>
              <w:spacing w:before="20"/>
              <w:ind w:left="25" w:right="25"/>
              <w:rPr>
                <w:sz w:val="13"/>
              </w:rPr>
            </w:pPr>
            <w:ins w:id="3930" w:author="Mohamed SALEM" w:date="2024-01-16T13:33:00Z">
              <w:r>
                <w:rPr>
                  <w:spacing w:val="-2"/>
                  <w:sz w:val="13"/>
                </w:rPr>
                <w:t>(0.40)</w:t>
              </w:r>
            </w:ins>
          </w:p>
        </w:tc>
        <w:tc>
          <w:tcPr>
            <w:tcW w:w="581" w:type="dxa"/>
          </w:tcPr>
          <w:p w14:paraId="24897AF0" w14:textId="77777777" w:rsidR="00382848" w:rsidRDefault="00382848">
            <w:pPr>
              <w:pStyle w:val="TableParagraph"/>
              <w:spacing w:before="20"/>
              <w:ind w:left="10" w:right="10"/>
              <w:rPr>
                <w:sz w:val="13"/>
              </w:rPr>
            </w:pPr>
            <w:ins w:id="3931" w:author="Mohamed SALEM" w:date="2024-01-16T13:33:00Z">
              <w:r>
                <w:rPr>
                  <w:spacing w:val="-2"/>
                  <w:sz w:val="13"/>
                </w:rPr>
                <w:t>(0.84)</w:t>
              </w:r>
            </w:ins>
          </w:p>
        </w:tc>
        <w:tc>
          <w:tcPr>
            <w:tcW w:w="654" w:type="dxa"/>
          </w:tcPr>
          <w:p w14:paraId="493E1BAF" w14:textId="77777777" w:rsidR="00382848" w:rsidRDefault="00382848">
            <w:pPr>
              <w:pStyle w:val="TableParagraph"/>
              <w:spacing w:before="20"/>
              <w:ind w:left="25" w:right="25"/>
              <w:rPr>
                <w:sz w:val="13"/>
              </w:rPr>
            </w:pPr>
            <w:ins w:id="3932" w:author="Mohamed SALEM" w:date="2024-01-16T13:33:00Z">
              <w:r>
                <w:rPr>
                  <w:spacing w:val="-2"/>
                  <w:w w:val="105"/>
                  <w:sz w:val="13"/>
                </w:rPr>
                <w:t>(0.46)</w:t>
              </w:r>
            </w:ins>
          </w:p>
        </w:tc>
        <w:tc>
          <w:tcPr>
            <w:tcW w:w="654" w:type="dxa"/>
          </w:tcPr>
          <w:p w14:paraId="6EB8E1E3" w14:textId="77777777" w:rsidR="00382848" w:rsidRDefault="00382848">
            <w:pPr>
              <w:pStyle w:val="TableParagraph"/>
              <w:spacing w:before="20"/>
              <w:ind w:left="25" w:right="25"/>
              <w:rPr>
                <w:sz w:val="13"/>
              </w:rPr>
            </w:pPr>
            <w:ins w:id="3933" w:author="Mohamed SALEM" w:date="2024-01-16T13:33:00Z">
              <w:r>
                <w:rPr>
                  <w:spacing w:val="-2"/>
                  <w:w w:val="105"/>
                  <w:sz w:val="13"/>
                </w:rPr>
                <w:t>(0.46)</w:t>
              </w:r>
            </w:ins>
          </w:p>
        </w:tc>
        <w:tc>
          <w:tcPr>
            <w:tcW w:w="581" w:type="dxa"/>
          </w:tcPr>
          <w:p w14:paraId="45BEAF16" w14:textId="77777777" w:rsidR="00382848" w:rsidRDefault="00382848">
            <w:pPr>
              <w:pStyle w:val="TableParagraph"/>
              <w:spacing w:before="20"/>
              <w:ind w:left="10" w:right="10"/>
              <w:rPr>
                <w:sz w:val="13"/>
              </w:rPr>
            </w:pPr>
            <w:ins w:id="3934" w:author="Mohamed SALEM" w:date="2024-01-16T13:33:00Z">
              <w:r>
                <w:rPr>
                  <w:spacing w:val="-2"/>
                  <w:w w:val="105"/>
                  <w:sz w:val="13"/>
                </w:rPr>
                <w:t>(0.94)</w:t>
              </w:r>
            </w:ins>
          </w:p>
        </w:tc>
        <w:tc>
          <w:tcPr>
            <w:tcW w:w="654" w:type="dxa"/>
          </w:tcPr>
          <w:p w14:paraId="3F4FAEF1" w14:textId="77777777" w:rsidR="00382848" w:rsidRDefault="00382848">
            <w:pPr>
              <w:pStyle w:val="TableParagraph"/>
              <w:spacing w:before="20"/>
              <w:ind w:left="25" w:right="25"/>
              <w:rPr>
                <w:sz w:val="13"/>
              </w:rPr>
            </w:pPr>
            <w:ins w:id="3935" w:author="Mohamed SALEM" w:date="2024-01-16T13:33:00Z">
              <w:r>
                <w:rPr>
                  <w:spacing w:val="-2"/>
                  <w:w w:val="105"/>
                  <w:sz w:val="13"/>
                </w:rPr>
                <w:t>(0.44)</w:t>
              </w:r>
            </w:ins>
          </w:p>
        </w:tc>
        <w:tc>
          <w:tcPr>
            <w:tcW w:w="654" w:type="dxa"/>
          </w:tcPr>
          <w:p w14:paraId="6EF7261F" w14:textId="77777777" w:rsidR="00382848" w:rsidRDefault="00382848">
            <w:pPr>
              <w:pStyle w:val="TableParagraph"/>
              <w:spacing w:before="20"/>
              <w:ind w:left="25" w:right="25"/>
              <w:rPr>
                <w:sz w:val="13"/>
              </w:rPr>
            </w:pPr>
            <w:ins w:id="3936" w:author="Mohamed SALEM" w:date="2024-01-16T13:33:00Z">
              <w:r>
                <w:rPr>
                  <w:spacing w:val="-2"/>
                  <w:w w:val="105"/>
                  <w:sz w:val="13"/>
                </w:rPr>
                <w:t>(0.44)</w:t>
              </w:r>
            </w:ins>
          </w:p>
        </w:tc>
        <w:tc>
          <w:tcPr>
            <w:tcW w:w="589" w:type="dxa"/>
          </w:tcPr>
          <w:p w14:paraId="1A7E538C" w14:textId="77777777" w:rsidR="00382848" w:rsidRDefault="00382848">
            <w:pPr>
              <w:pStyle w:val="TableParagraph"/>
              <w:spacing w:before="20"/>
              <w:ind w:left="1" w:right="1"/>
              <w:rPr>
                <w:sz w:val="13"/>
              </w:rPr>
            </w:pPr>
            <w:ins w:id="3937" w:author="Mohamed SALEM" w:date="2024-01-16T13:33:00Z">
              <w:r>
                <w:rPr>
                  <w:spacing w:val="-2"/>
                  <w:w w:val="105"/>
                  <w:sz w:val="13"/>
                </w:rPr>
                <w:t>(0.85)</w:t>
              </w:r>
            </w:ins>
          </w:p>
        </w:tc>
      </w:tr>
      <w:tr w:rsidR="00382848" w14:paraId="5F662E28" w14:textId="77777777">
        <w:trPr>
          <w:trHeight w:val="163"/>
        </w:trPr>
        <w:tc>
          <w:tcPr>
            <w:tcW w:w="4339" w:type="dxa"/>
          </w:tcPr>
          <w:p w14:paraId="75FBBAC1" w14:textId="77777777" w:rsidR="00382848" w:rsidRDefault="00382848">
            <w:pPr>
              <w:pStyle w:val="TableParagraph"/>
              <w:tabs>
                <w:tab w:val="right" w:pos="4038"/>
              </w:tabs>
              <w:spacing w:before="20"/>
              <w:ind w:right="194"/>
              <w:jc w:val="right"/>
              <w:rPr>
                <w:sz w:val="13"/>
              </w:rPr>
            </w:pPr>
            <w:ins w:id="3938" w:author="Mohamed SALEM" w:date="2024-01-16T13:33:00Z">
              <w:r>
                <w:rPr>
                  <w:sz w:val="13"/>
                </w:rPr>
                <w:t>Married</w:t>
              </w:r>
              <w:r>
                <w:rPr>
                  <w:spacing w:val="51"/>
                  <w:sz w:val="13"/>
                </w:rPr>
                <w:t xml:space="preserve"> </w:t>
              </w:r>
              <w:r>
                <w:rPr>
                  <w:sz w:val="13"/>
                </w:rPr>
                <w:t>Household</w:t>
              </w:r>
              <w:r>
                <w:rPr>
                  <w:spacing w:val="51"/>
                  <w:sz w:val="13"/>
                </w:rPr>
                <w:t xml:space="preserve"> </w:t>
              </w:r>
              <w:r>
                <w:rPr>
                  <w:spacing w:val="-4"/>
                  <w:sz w:val="13"/>
                </w:rPr>
                <w:t>Head</w:t>
              </w:r>
              <w:r>
                <w:rPr>
                  <w:rFonts w:ascii="Times New Roman"/>
                  <w:sz w:val="13"/>
                </w:rPr>
                <w:tab/>
              </w:r>
              <w:r>
                <w:rPr>
                  <w:spacing w:val="-4"/>
                  <w:sz w:val="13"/>
                </w:rPr>
                <w:t>0.24</w:t>
              </w:r>
            </w:ins>
          </w:p>
        </w:tc>
        <w:tc>
          <w:tcPr>
            <w:tcW w:w="654" w:type="dxa"/>
          </w:tcPr>
          <w:p w14:paraId="55386870" w14:textId="77777777" w:rsidR="00382848" w:rsidRDefault="00382848">
            <w:pPr>
              <w:pStyle w:val="TableParagraph"/>
              <w:spacing w:before="20"/>
              <w:ind w:left="25" w:right="25"/>
              <w:rPr>
                <w:sz w:val="13"/>
              </w:rPr>
            </w:pPr>
            <w:ins w:id="3939" w:author="Mohamed SALEM" w:date="2024-01-16T13:33:00Z">
              <w:r>
                <w:rPr>
                  <w:spacing w:val="-4"/>
                  <w:sz w:val="13"/>
                </w:rPr>
                <w:t>0.26</w:t>
              </w:r>
            </w:ins>
          </w:p>
        </w:tc>
        <w:tc>
          <w:tcPr>
            <w:tcW w:w="581" w:type="dxa"/>
          </w:tcPr>
          <w:p w14:paraId="700B60EF" w14:textId="77777777" w:rsidR="00382848" w:rsidRDefault="00382848">
            <w:pPr>
              <w:pStyle w:val="TableParagraph"/>
              <w:spacing w:before="20"/>
              <w:ind w:left="10" w:right="10"/>
              <w:rPr>
                <w:sz w:val="13"/>
              </w:rPr>
            </w:pPr>
            <w:ins w:id="3940" w:author="Mohamed SALEM" w:date="2024-01-16T13:33:00Z">
              <w:r>
                <w:rPr>
                  <w:spacing w:val="-4"/>
                  <w:sz w:val="13"/>
                </w:rPr>
                <w:t>0.02</w:t>
              </w:r>
            </w:ins>
          </w:p>
        </w:tc>
        <w:tc>
          <w:tcPr>
            <w:tcW w:w="654" w:type="dxa"/>
          </w:tcPr>
          <w:p w14:paraId="7F929F44" w14:textId="77777777" w:rsidR="00382848" w:rsidRDefault="00382848">
            <w:pPr>
              <w:pStyle w:val="TableParagraph"/>
              <w:spacing w:before="20"/>
              <w:ind w:left="25" w:right="25"/>
              <w:rPr>
                <w:sz w:val="13"/>
              </w:rPr>
            </w:pPr>
            <w:ins w:id="3941" w:author="Mohamed SALEM" w:date="2024-01-16T13:33:00Z">
              <w:r>
                <w:rPr>
                  <w:spacing w:val="-4"/>
                  <w:w w:val="105"/>
                  <w:sz w:val="13"/>
                </w:rPr>
                <w:t>0.12</w:t>
              </w:r>
            </w:ins>
          </w:p>
        </w:tc>
        <w:tc>
          <w:tcPr>
            <w:tcW w:w="654" w:type="dxa"/>
          </w:tcPr>
          <w:p w14:paraId="36F4EA04" w14:textId="77777777" w:rsidR="00382848" w:rsidRDefault="00382848">
            <w:pPr>
              <w:pStyle w:val="TableParagraph"/>
              <w:spacing w:before="20"/>
              <w:ind w:left="25" w:right="25"/>
              <w:rPr>
                <w:sz w:val="13"/>
              </w:rPr>
            </w:pPr>
            <w:ins w:id="3942" w:author="Mohamed SALEM" w:date="2024-01-16T13:33:00Z">
              <w:r>
                <w:rPr>
                  <w:spacing w:val="-4"/>
                  <w:w w:val="105"/>
                  <w:sz w:val="13"/>
                </w:rPr>
                <w:t>0.16</w:t>
              </w:r>
            </w:ins>
          </w:p>
        </w:tc>
        <w:tc>
          <w:tcPr>
            <w:tcW w:w="581" w:type="dxa"/>
          </w:tcPr>
          <w:p w14:paraId="6CC26E19" w14:textId="77777777" w:rsidR="00382848" w:rsidRDefault="00382848">
            <w:pPr>
              <w:pStyle w:val="TableParagraph"/>
              <w:spacing w:before="20"/>
              <w:ind w:left="10" w:right="10"/>
              <w:rPr>
                <w:sz w:val="13"/>
              </w:rPr>
            </w:pPr>
            <w:ins w:id="3943" w:author="Mohamed SALEM" w:date="2024-01-16T13:33:00Z">
              <w:r>
                <w:rPr>
                  <w:spacing w:val="-4"/>
                  <w:sz w:val="13"/>
                </w:rPr>
                <w:t>0.03</w:t>
              </w:r>
            </w:ins>
          </w:p>
        </w:tc>
        <w:tc>
          <w:tcPr>
            <w:tcW w:w="654" w:type="dxa"/>
          </w:tcPr>
          <w:p w14:paraId="7A069C54" w14:textId="77777777" w:rsidR="00382848" w:rsidRDefault="00382848">
            <w:pPr>
              <w:pStyle w:val="TableParagraph"/>
              <w:spacing w:before="20"/>
              <w:ind w:left="25" w:right="25"/>
              <w:rPr>
                <w:sz w:val="13"/>
              </w:rPr>
            </w:pPr>
            <w:ins w:id="3944" w:author="Mohamed SALEM" w:date="2024-01-16T13:33:00Z">
              <w:r>
                <w:rPr>
                  <w:spacing w:val="-4"/>
                  <w:w w:val="105"/>
                  <w:sz w:val="13"/>
                </w:rPr>
                <w:t>0.16</w:t>
              </w:r>
            </w:ins>
          </w:p>
        </w:tc>
        <w:tc>
          <w:tcPr>
            <w:tcW w:w="654" w:type="dxa"/>
          </w:tcPr>
          <w:p w14:paraId="6AA84E68" w14:textId="77777777" w:rsidR="00382848" w:rsidRDefault="00382848">
            <w:pPr>
              <w:pStyle w:val="TableParagraph"/>
              <w:spacing w:before="20"/>
              <w:ind w:left="25" w:right="24"/>
              <w:rPr>
                <w:sz w:val="13"/>
              </w:rPr>
            </w:pPr>
            <w:ins w:id="3945" w:author="Mohamed SALEM" w:date="2024-01-16T13:33:00Z">
              <w:r>
                <w:rPr>
                  <w:spacing w:val="-4"/>
                  <w:w w:val="105"/>
                  <w:sz w:val="13"/>
                </w:rPr>
                <w:t>0.19</w:t>
              </w:r>
            </w:ins>
          </w:p>
        </w:tc>
        <w:tc>
          <w:tcPr>
            <w:tcW w:w="589" w:type="dxa"/>
          </w:tcPr>
          <w:p w14:paraId="55D4CA6A" w14:textId="77777777" w:rsidR="00382848" w:rsidRDefault="00382848">
            <w:pPr>
              <w:pStyle w:val="TableParagraph"/>
              <w:spacing w:before="20"/>
              <w:ind w:left="1"/>
              <w:rPr>
                <w:sz w:val="13"/>
              </w:rPr>
            </w:pPr>
            <w:ins w:id="3946" w:author="Mohamed SALEM" w:date="2024-01-16T13:33:00Z">
              <w:r>
                <w:rPr>
                  <w:spacing w:val="-4"/>
                  <w:sz w:val="13"/>
                </w:rPr>
                <w:t>0.03</w:t>
              </w:r>
            </w:ins>
          </w:p>
        </w:tc>
      </w:tr>
      <w:tr w:rsidR="00382848" w14:paraId="5F845473" w14:textId="77777777">
        <w:trPr>
          <w:trHeight w:val="163"/>
        </w:trPr>
        <w:tc>
          <w:tcPr>
            <w:tcW w:w="4339" w:type="dxa"/>
          </w:tcPr>
          <w:p w14:paraId="6E0592B7" w14:textId="77777777" w:rsidR="00382848" w:rsidRDefault="00382848">
            <w:pPr>
              <w:pStyle w:val="TableParagraph"/>
              <w:spacing w:before="20"/>
              <w:ind w:right="138"/>
              <w:jc w:val="right"/>
              <w:rPr>
                <w:sz w:val="13"/>
              </w:rPr>
            </w:pPr>
            <w:ins w:id="3947" w:author="Mohamed SALEM" w:date="2024-01-16T13:33:00Z">
              <w:r>
                <w:rPr>
                  <w:spacing w:val="-2"/>
                  <w:w w:val="105"/>
                  <w:sz w:val="13"/>
                </w:rPr>
                <w:t>(0.43)</w:t>
              </w:r>
            </w:ins>
          </w:p>
        </w:tc>
        <w:tc>
          <w:tcPr>
            <w:tcW w:w="654" w:type="dxa"/>
          </w:tcPr>
          <w:p w14:paraId="66DA5CAE" w14:textId="77777777" w:rsidR="00382848" w:rsidRDefault="00382848">
            <w:pPr>
              <w:pStyle w:val="TableParagraph"/>
              <w:spacing w:before="20"/>
              <w:ind w:left="25" w:right="25"/>
              <w:rPr>
                <w:sz w:val="13"/>
              </w:rPr>
            </w:pPr>
            <w:ins w:id="3948" w:author="Mohamed SALEM" w:date="2024-01-16T13:33:00Z">
              <w:r>
                <w:rPr>
                  <w:spacing w:val="-2"/>
                  <w:w w:val="105"/>
                  <w:sz w:val="13"/>
                </w:rPr>
                <w:t>(0.44)</w:t>
              </w:r>
            </w:ins>
          </w:p>
        </w:tc>
        <w:tc>
          <w:tcPr>
            <w:tcW w:w="581" w:type="dxa"/>
          </w:tcPr>
          <w:p w14:paraId="6222761F" w14:textId="77777777" w:rsidR="00382848" w:rsidRDefault="00382848">
            <w:pPr>
              <w:pStyle w:val="TableParagraph"/>
              <w:spacing w:before="20"/>
              <w:ind w:left="10" w:right="10"/>
              <w:rPr>
                <w:sz w:val="13"/>
              </w:rPr>
            </w:pPr>
            <w:ins w:id="3949" w:author="Mohamed SALEM" w:date="2024-01-16T13:33:00Z">
              <w:r>
                <w:rPr>
                  <w:spacing w:val="-2"/>
                  <w:w w:val="105"/>
                  <w:sz w:val="13"/>
                </w:rPr>
                <w:t>(0.70)</w:t>
              </w:r>
            </w:ins>
          </w:p>
        </w:tc>
        <w:tc>
          <w:tcPr>
            <w:tcW w:w="654" w:type="dxa"/>
          </w:tcPr>
          <w:p w14:paraId="5F1A6737" w14:textId="77777777" w:rsidR="00382848" w:rsidRDefault="00382848">
            <w:pPr>
              <w:pStyle w:val="TableParagraph"/>
              <w:spacing w:before="20"/>
              <w:ind w:left="25" w:right="25"/>
              <w:rPr>
                <w:sz w:val="13"/>
              </w:rPr>
            </w:pPr>
            <w:ins w:id="3950" w:author="Mohamed SALEM" w:date="2024-01-16T13:33:00Z">
              <w:r>
                <w:rPr>
                  <w:spacing w:val="-2"/>
                  <w:w w:val="105"/>
                  <w:sz w:val="13"/>
                </w:rPr>
                <w:t>(0.33)</w:t>
              </w:r>
            </w:ins>
          </w:p>
        </w:tc>
        <w:tc>
          <w:tcPr>
            <w:tcW w:w="654" w:type="dxa"/>
          </w:tcPr>
          <w:p w14:paraId="12F68EA9" w14:textId="77777777" w:rsidR="00382848" w:rsidRDefault="00382848">
            <w:pPr>
              <w:pStyle w:val="TableParagraph"/>
              <w:spacing w:before="20"/>
              <w:ind w:left="25" w:right="25"/>
              <w:rPr>
                <w:sz w:val="13"/>
              </w:rPr>
            </w:pPr>
            <w:ins w:id="3951" w:author="Mohamed SALEM" w:date="2024-01-16T13:33:00Z">
              <w:r>
                <w:rPr>
                  <w:spacing w:val="-2"/>
                  <w:w w:val="105"/>
                  <w:sz w:val="13"/>
                </w:rPr>
                <w:t>(0.37)</w:t>
              </w:r>
            </w:ins>
          </w:p>
        </w:tc>
        <w:tc>
          <w:tcPr>
            <w:tcW w:w="581" w:type="dxa"/>
          </w:tcPr>
          <w:p w14:paraId="17CBAF88" w14:textId="77777777" w:rsidR="00382848" w:rsidRDefault="00382848">
            <w:pPr>
              <w:pStyle w:val="TableParagraph"/>
              <w:spacing w:before="20"/>
              <w:ind w:left="10" w:right="10"/>
              <w:rPr>
                <w:sz w:val="13"/>
              </w:rPr>
            </w:pPr>
            <w:ins w:id="3952" w:author="Mohamed SALEM" w:date="2024-01-16T13:33:00Z">
              <w:r>
                <w:rPr>
                  <w:spacing w:val="-2"/>
                  <w:w w:val="110"/>
                  <w:sz w:val="13"/>
                </w:rPr>
                <w:t>(0.18)</w:t>
              </w:r>
            </w:ins>
          </w:p>
        </w:tc>
        <w:tc>
          <w:tcPr>
            <w:tcW w:w="654" w:type="dxa"/>
          </w:tcPr>
          <w:p w14:paraId="7C19A87A" w14:textId="77777777" w:rsidR="00382848" w:rsidRDefault="00382848">
            <w:pPr>
              <w:pStyle w:val="TableParagraph"/>
              <w:spacing w:before="20"/>
              <w:ind w:left="25" w:right="25"/>
              <w:rPr>
                <w:sz w:val="13"/>
              </w:rPr>
            </w:pPr>
            <w:ins w:id="3953" w:author="Mohamed SALEM" w:date="2024-01-16T13:33:00Z">
              <w:r>
                <w:rPr>
                  <w:spacing w:val="-2"/>
                  <w:w w:val="110"/>
                  <w:sz w:val="13"/>
                </w:rPr>
                <w:t>(0.37)</w:t>
              </w:r>
            </w:ins>
          </w:p>
        </w:tc>
        <w:tc>
          <w:tcPr>
            <w:tcW w:w="654" w:type="dxa"/>
          </w:tcPr>
          <w:p w14:paraId="7F6159BC" w14:textId="77777777" w:rsidR="00382848" w:rsidRDefault="00382848">
            <w:pPr>
              <w:pStyle w:val="TableParagraph"/>
              <w:spacing w:before="20"/>
              <w:ind w:left="25" w:right="25"/>
              <w:rPr>
                <w:sz w:val="13"/>
              </w:rPr>
            </w:pPr>
            <w:ins w:id="3954" w:author="Mohamed SALEM" w:date="2024-01-16T13:33:00Z">
              <w:r>
                <w:rPr>
                  <w:spacing w:val="-2"/>
                  <w:w w:val="105"/>
                  <w:sz w:val="13"/>
                </w:rPr>
                <w:t>(0.39)</w:t>
              </w:r>
            </w:ins>
          </w:p>
        </w:tc>
        <w:tc>
          <w:tcPr>
            <w:tcW w:w="589" w:type="dxa"/>
          </w:tcPr>
          <w:p w14:paraId="54BC8698" w14:textId="77777777" w:rsidR="00382848" w:rsidRDefault="00382848">
            <w:pPr>
              <w:pStyle w:val="TableParagraph"/>
              <w:spacing w:before="20"/>
              <w:ind w:left="1" w:right="1"/>
              <w:rPr>
                <w:sz w:val="13"/>
              </w:rPr>
            </w:pPr>
            <w:ins w:id="3955" w:author="Mohamed SALEM" w:date="2024-01-16T13:33:00Z">
              <w:r>
                <w:rPr>
                  <w:spacing w:val="-2"/>
                  <w:w w:val="110"/>
                  <w:sz w:val="13"/>
                </w:rPr>
                <w:t>(0.19)</w:t>
              </w:r>
            </w:ins>
          </w:p>
        </w:tc>
      </w:tr>
      <w:tr w:rsidR="00382848" w14:paraId="1C5BAA5B" w14:textId="77777777">
        <w:trPr>
          <w:trHeight w:val="163"/>
        </w:trPr>
        <w:tc>
          <w:tcPr>
            <w:tcW w:w="4339" w:type="dxa"/>
          </w:tcPr>
          <w:p w14:paraId="72A8BACF" w14:textId="77777777" w:rsidR="00382848" w:rsidRDefault="00382848">
            <w:pPr>
              <w:pStyle w:val="TableParagraph"/>
              <w:tabs>
                <w:tab w:val="right" w:pos="4038"/>
              </w:tabs>
              <w:spacing w:before="20"/>
              <w:ind w:right="195"/>
              <w:jc w:val="right"/>
              <w:rPr>
                <w:sz w:val="13"/>
              </w:rPr>
            </w:pPr>
            <w:ins w:id="3956" w:author="Mohamed SALEM" w:date="2024-01-16T13:33:00Z">
              <w:r>
                <w:rPr>
                  <w:sz w:val="13"/>
                </w:rPr>
                <w:t>Household</w:t>
              </w:r>
              <w:r>
                <w:rPr>
                  <w:spacing w:val="36"/>
                  <w:sz w:val="13"/>
                </w:rPr>
                <w:t xml:space="preserve"> </w:t>
              </w:r>
              <w:r>
                <w:rPr>
                  <w:sz w:val="13"/>
                </w:rPr>
                <w:t>head</w:t>
              </w:r>
              <w:r>
                <w:rPr>
                  <w:spacing w:val="36"/>
                  <w:sz w:val="13"/>
                </w:rPr>
                <w:t xml:space="preserve"> </w:t>
              </w:r>
              <w:r>
                <w:rPr>
                  <w:sz w:val="13"/>
                </w:rPr>
                <w:t>years</w:t>
              </w:r>
              <w:r>
                <w:rPr>
                  <w:spacing w:val="36"/>
                  <w:sz w:val="13"/>
                </w:rPr>
                <w:t xml:space="preserve"> </w:t>
              </w:r>
              <w:r>
                <w:rPr>
                  <w:sz w:val="13"/>
                </w:rPr>
                <w:t>of</w:t>
              </w:r>
              <w:r>
                <w:rPr>
                  <w:spacing w:val="36"/>
                  <w:sz w:val="13"/>
                </w:rPr>
                <w:t xml:space="preserve"> </w:t>
              </w:r>
              <w:r>
                <w:rPr>
                  <w:spacing w:val="-2"/>
                  <w:sz w:val="13"/>
                </w:rPr>
                <w:t>education</w:t>
              </w:r>
              <w:r>
                <w:rPr>
                  <w:rFonts w:ascii="Times New Roman"/>
                  <w:sz w:val="13"/>
                </w:rPr>
                <w:tab/>
              </w:r>
              <w:r>
                <w:rPr>
                  <w:spacing w:val="-4"/>
                  <w:sz w:val="13"/>
                </w:rPr>
                <w:t>7.30</w:t>
              </w:r>
            </w:ins>
          </w:p>
        </w:tc>
        <w:tc>
          <w:tcPr>
            <w:tcW w:w="654" w:type="dxa"/>
          </w:tcPr>
          <w:p w14:paraId="4E137AC7" w14:textId="77777777" w:rsidR="00382848" w:rsidRDefault="00382848">
            <w:pPr>
              <w:pStyle w:val="TableParagraph"/>
              <w:spacing w:before="20"/>
              <w:ind w:left="25" w:right="25"/>
              <w:rPr>
                <w:sz w:val="13"/>
              </w:rPr>
            </w:pPr>
            <w:ins w:id="3957" w:author="Mohamed SALEM" w:date="2024-01-16T13:33:00Z">
              <w:r>
                <w:rPr>
                  <w:spacing w:val="-4"/>
                  <w:w w:val="115"/>
                  <w:sz w:val="13"/>
                </w:rPr>
                <w:t>7.71</w:t>
              </w:r>
            </w:ins>
          </w:p>
        </w:tc>
        <w:tc>
          <w:tcPr>
            <w:tcW w:w="581" w:type="dxa"/>
          </w:tcPr>
          <w:p w14:paraId="5C5A0D91" w14:textId="77777777" w:rsidR="00382848" w:rsidRDefault="00382848">
            <w:pPr>
              <w:pStyle w:val="TableParagraph"/>
              <w:spacing w:before="20"/>
              <w:ind w:left="10" w:right="10"/>
              <w:rPr>
                <w:sz w:val="13"/>
              </w:rPr>
            </w:pPr>
            <w:ins w:id="3958" w:author="Mohamed SALEM" w:date="2024-01-16T13:33:00Z">
              <w:r>
                <w:rPr>
                  <w:spacing w:val="-4"/>
                  <w:w w:val="110"/>
                  <w:sz w:val="13"/>
                </w:rPr>
                <w:t>0.41</w:t>
              </w:r>
            </w:ins>
          </w:p>
        </w:tc>
        <w:tc>
          <w:tcPr>
            <w:tcW w:w="654" w:type="dxa"/>
          </w:tcPr>
          <w:p w14:paraId="05C75563" w14:textId="77777777" w:rsidR="00382848" w:rsidRDefault="00382848">
            <w:pPr>
              <w:pStyle w:val="TableParagraph"/>
              <w:spacing w:before="20"/>
              <w:ind w:left="25" w:right="25"/>
              <w:rPr>
                <w:sz w:val="13"/>
              </w:rPr>
            </w:pPr>
            <w:ins w:id="3959" w:author="Mohamed SALEM" w:date="2024-01-16T13:33:00Z">
              <w:r>
                <w:rPr>
                  <w:spacing w:val="-4"/>
                  <w:w w:val="105"/>
                  <w:sz w:val="13"/>
                </w:rPr>
                <w:t>3.32</w:t>
              </w:r>
            </w:ins>
          </w:p>
        </w:tc>
        <w:tc>
          <w:tcPr>
            <w:tcW w:w="654" w:type="dxa"/>
          </w:tcPr>
          <w:p w14:paraId="4B23650C" w14:textId="77777777" w:rsidR="00382848" w:rsidRDefault="00382848">
            <w:pPr>
              <w:pStyle w:val="TableParagraph"/>
              <w:spacing w:before="20"/>
              <w:ind w:left="25" w:right="25"/>
              <w:rPr>
                <w:sz w:val="13"/>
              </w:rPr>
            </w:pPr>
            <w:ins w:id="3960" w:author="Mohamed SALEM" w:date="2024-01-16T13:33:00Z">
              <w:r>
                <w:rPr>
                  <w:spacing w:val="-4"/>
                  <w:sz w:val="13"/>
                </w:rPr>
                <w:t>3.46</w:t>
              </w:r>
            </w:ins>
          </w:p>
        </w:tc>
        <w:tc>
          <w:tcPr>
            <w:tcW w:w="581" w:type="dxa"/>
          </w:tcPr>
          <w:p w14:paraId="27E84C09" w14:textId="77777777" w:rsidR="00382848" w:rsidRDefault="00382848">
            <w:pPr>
              <w:pStyle w:val="TableParagraph"/>
              <w:spacing w:before="20"/>
              <w:ind w:left="10" w:right="10"/>
              <w:rPr>
                <w:sz w:val="13"/>
              </w:rPr>
            </w:pPr>
            <w:ins w:id="3961" w:author="Mohamed SALEM" w:date="2024-01-16T13:33:00Z">
              <w:r>
                <w:rPr>
                  <w:spacing w:val="-4"/>
                  <w:w w:val="105"/>
                  <w:sz w:val="13"/>
                </w:rPr>
                <w:t>0.13</w:t>
              </w:r>
            </w:ins>
          </w:p>
        </w:tc>
        <w:tc>
          <w:tcPr>
            <w:tcW w:w="654" w:type="dxa"/>
          </w:tcPr>
          <w:p w14:paraId="15B9C479" w14:textId="77777777" w:rsidR="00382848" w:rsidRDefault="00382848">
            <w:pPr>
              <w:pStyle w:val="TableParagraph"/>
              <w:spacing w:before="20"/>
              <w:ind w:left="25" w:right="25"/>
              <w:rPr>
                <w:sz w:val="13"/>
              </w:rPr>
            </w:pPr>
            <w:ins w:id="3962" w:author="Mohamed SALEM" w:date="2024-01-16T13:33:00Z">
              <w:r>
                <w:rPr>
                  <w:spacing w:val="-4"/>
                  <w:w w:val="105"/>
                  <w:sz w:val="13"/>
                </w:rPr>
                <w:t>4.52</w:t>
              </w:r>
            </w:ins>
          </w:p>
        </w:tc>
        <w:tc>
          <w:tcPr>
            <w:tcW w:w="654" w:type="dxa"/>
          </w:tcPr>
          <w:p w14:paraId="12B30936" w14:textId="77777777" w:rsidR="00382848" w:rsidRDefault="00382848">
            <w:pPr>
              <w:pStyle w:val="TableParagraph"/>
              <w:spacing w:before="20"/>
              <w:ind w:left="25" w:right="25"/>
              <w:rPr>
                <w:sz w:val="13"/>
              </w:rPr>
            </w:pPr>
            <w:ins w:id="3963" w:author="Mohamed SALEM" w:date="2024-01-16T13:33:00Z">
              <w:r>
                <w:rPr>
                  <w:spacing w:val="-4"/>
                  <w:w w:val="105"/>
                  <w:sz w:val="13"/>
                </w:rPr>
                <w:t>4.76</w:t>
              </w:r>
            </w:ins>
          </w:p>
        </w:tc>
        <w:tc>
          <w:tcPr>
            <w:tcW w:w="589" w:type="dxa"/>
          </w:tcPr>
          <w:p w14:paraId="79751961" w14:textId="77777777" w:rsidR="00382848" w:rsidRDefault="00382848">
            <w:pPr>
              <w:pStyle w:val="TableParagraph"/>
              <w:spacing w:before="20"/>
              <w:ind w:left="1"/>
              <w:rPr>
                <w:sz w:val="13"/>
              </w:rPr>
            </w:pPr>
            <w:ins w:id="3964" w:author="Mohamed SALEM" w:date="2024-01-16T13:33:00Z">
              <w:r>
                <w:rPr>
                  <w:spacing w:val="-4"/>
                  <w:sz w:val="13"/>
                </w:rPr>
                <w:t>0.24</w:t>
              </w:r>
            </w:ins>
          </w:p>
        </w:tc>
      </w:tr>
      <w:tr w:rsidR="00382848" w14:paraId="70506B1C" w14:textId="77777777">
        <w:trPr>
          <w:trHeight w:val="163"/>
        </w:trPr>
        <w:tc>
          <w:tcPr>
            <w:tcW w:w="4339" w:type="dxa"/>
          </w:tcPr>
          <w:p w14:paraId="03A33250" w14:textId="77777777" w:rsidR="00382848" w:rsidRDefault="00382848">
            <w:pPr>
              <w:pStyle w:val="TableParagraph"/>
              <w:spacing w:before="20"/>
              <w:ind w:right="138"/>
              <w:jc w:val="right"/>
              <w:rPr>
                <w:sz w:val="13"/>
              </w:rPr>
            </w:pPr>
            <w:ins w:id="3965" w:author="Mohamed SALEM" w:date="2024-01-16T13:33:00Z">
              <w:r>
                <w:rPr>
                  <w:spacing w:val="-2"/>
                  <w:w w:val="105"/>
                  <w:sz w:val="13"/>
                </w:rPr>
                <w:t>(4.04)</w:t>
              </w:r>
            </w:ins>
          </w:p>
        </w:tc>
        <w:tc>
          <w:tcPr>
            <w:tcW w:w="654" w:type="dxa"/>
          </w:tcPr>
          <w:p w14:paraId="26CDE4F5" w14:textId="77777777" w:rsidR="00382848" w:rsidRDefault="00382848">
            <w:pPr>
              <w:pStyle w:val="TableParagraph"/>
              <w:spacing w:before="20"/>
              <w:ind w:left="25" w:right="25"/>
              <w:rPr>
                <w:sz w:val="13"/>
              </w:rPr>
            </w:pPr>
            <w:ins w:id="3966" w:author="Mohamed SALEM" w:date="2024-01-16T13:33:00Z">
              <w:r>
                <w:rPr>
                  <w:spacing w:val="-2"/>
                  <w:w w:val="110"/>
                  <w:sz w:val="13"/>
                </w:rPr>
                <w:t>(4.16)</w:t>
              </w:r>
            </w:ins>
          </w:p>
        </w:tc>
        <w:tc>
          <w:tcPr>
            <w:tcW w:w="581" w:type="dxa"/>
          </w:tcPr>
          <w:p w14:paraId="43D53FD4" w14:textId="77777777" w:rsidR="00382848" w:rsidRDefault="00382848">
            <w:pPr>
              <w:pStyle w:val="TableParagraph"/>
              <w:spacing w:before="20"/>
              <w:ind w:left="10" w:right="10"/>
              <w:rPr>
                <w:sz w:val="13"/>
              </w:rPr>
            </w:pPr>
            <w:ins w:id="3967" w:author="Mohamed SALEM" w:date="2024-01-16T13:33:00Z">
              <w:r>
                <w:rPr>
                  <w:spacing w:val="-2"/>
                  <w:w w:val="105"/>
                  <w:sz w:val="13"/>
                </w:rPr>
                <w:t>(0.38)</w:t>
              </w:r>
            </w:ins>
          </w:p>
        </w:tc>
        <w:tc>
          <w:tcPr>
            <w:tcW w:w="654" w:type="dxa"/>
          </w:tcPr>
          <w:p w14:paraId="66FE8407" w14:textId="77777777" w:rsidR="00382848" w:rsidRDefault="00382848">
            <w:pPr>
              <w:pStyle w:val="TableParagraph"/>
              <w:spacing w:before="20"/>
              <w:ind w:left="25" w:right="25"/>
              <w:rPr>
                <w:sz w:val="13"/>
              </w:rPr>
            </w:pPr>
            <w:ins w:id="3968" w:author="Mohamed SALEM" w:date="2024-01-16T13:33:00Z">
              <w:r>
                <w:rPr>
                  <w:spacing w:val="-2"/>
                  <w:w w:val="105"/>
                  <w:sz w:val="13"/>
                </w:rPr>
                <w:t>(3.23)</w:t>
              </w:r>
            </w:ins>
          </w:p>
        </w:tc>
        <w:tc>
          <w:tcPr>
            <w:tcW w:w="654" w:type="dxa"/>
          </w:tcPr>
          <w:p w14:paraId="4D1BDC7B" w14:textId="77777777" w:rsidR="00382848" w:rsidRDefault="00382848">
            <w:pPr>
              <w:pStyle w:val="TableParagraph"/>
              <w:spacing w:before="20"/>
              <w:ind w:left="25" w:right="25"/>
              <w:rPr>
                <w:sz w:val="13"/>
              </w:rPr>
            </w:pPr>
            <w:ins w:id="3969" w:author="Mohamed SALEM" w:date="2024-01-16T13:33:00Z">
              <w:r>
                <w:rPr>
                  <w:spacing w:val="-2"/>
                  <w:w w:val="105"/>
                  <w:sz w:val="13"/>
                </w:rPr>
                <w:t>(3.32)</w:t>
              </w:r>
            </w:ins>
          </w:p>
        </w:tc>
        <w:tc>
          <w:tcPr>
            <w:tcW w:w="581" w:type="dxa"/>
          </w:tcPr>
          <w:p w14:paraId="40E62FA7" w14:textId="77777777" w:rsidR="00382848" w:rsidRDefault="00382848">
            <w:pPr>
              <w:pStyle w:val="TableParagraph"/>
              <w:spacing w:before="20"/>
              <w:ind w:left="10" w:right="10"/>
              <w:rPr>
                <w:sz w:val="13"/>
              </w:rPr>
            </w:pPr>
            <w:ins w:id="3970" w:author="Mohamed SALEM" w:date="2024-01-16T13:33:00Z">
              <w:r>
                <w:rPr>
                  <w:spacing w:val="-2"/>
                  <w:w w:val="105"/>
                  <w:sz w:val="13"/>
                </w:rPr>
                <w:t>(0.58)</w:t>
              </w:r>
            </w:ins>
          </w:p>
        </w:tc>
        <w:tc>
          <w:tcPr>
            <w:tcW w:w="654" w:type="dxa"/>
          </w:tcPr>
          <w:p w14:paraId="59BEF2C2" w14:textId="77777777" w:rsidR="00382848" w:rsidRDefault="00382848">
            <w:pPr>
              <w:pStyle w:val="TableParagraph"/>
              <w:spacing w:before="20"/>
              <w:ind w:left="25" w:right="25"/>
              <w:rPr>
                <w:sz w:val="13"/>
              </w:rPr>
            </w:pPr>
            <w:ins w:id="3971" w:author="Mohamed SALEM" w:date="2024-01-16T13:33:00Z">
              <w:r>
                <w:rPr>
                  <w:spacing w:val="-2"/>
                  <w:w w:val="105"/>
                  <w:sz w:val="13"/>
                </w:rPr>
                <w:t>(3.94)</w:t>
              </w:r>
            </w:ins>
          </w:p>
        </w:tc>
        <w:tc>
          <w:tcPr>
            <w:tcW w:w="654" w:type="dxa"/>
          </w:tcPr>
          <w:p w14:paraId="0D73D532" w14:textId="77777777" w:rsidR="00382848" w:rsidRDefault="00382848">
            <w:pPr>
              <w:pStyle w:val="TableParagraph"/>
              <w:spacing w:before="20"/>
              <w:ind w:left="25" w:right="25"/>
              <w:rPr>
                <w:sz w:val="13"/>
              </w:rPr>
            </w:pPr>
            <w:ins w:id="3972" w:author="Mohamed SALEM" w:date="2024-01-16T13:33:00Z">
              <w:r>
                <w:rPr>
                  <w:spacing w:val="-2"/>
                  <w:w w:val="105"/>
                  <w:sz w:val="13"/>
                </w:rPr>
                <w:t>(4.09)</w:t>
              </w:r>
            </w:ins>
          </w:p>
        </w:tc>
        <w:tc>
          <w:tcPr>
            <w:tcW w:w="589" w:type="dxa"/>
          </w:tcPr>
          <w:p w14:paraId="2FC6950A" w14:textId="77777777" w:rsidR="00382848" w:rsidRDefault="00382848">
            <w:pPr>
              <w:pStyle w:val="TableParagraph"/>
              <w:spacing w:before="20"/>
              <w:ind w:left="1" w:right="1"/>
              <w:rPr>
                <w:sz w:val="13"/>
              </w:rPr>
            </w:pPr>
            <w:ins w:id="3973" w:author="Mohamed SALEM" w:date="2024-01-16T13:33:00Z">
              <w:r>
                <w:rPr>
                  <w:spacing w:val="-2"/>
                  <w:w w:val="105"/>
                  <w:sz w:val="13"/>
                </w:rPr>
                <w:t>(0.34)</w:t>
              </w:r>
            </w:ins>
          </w:p>
        </w:tc>
      </w:tr>
      <w:tr w:rsidR="00382848" w14:paraId="40495135" w14:textId="77777777">
        <w:trPr>
          <w:trHeight w:val="163"/>
        </w:trPr>
        <w:tc>
          <w:tcPr>
            <w:tcW w:w="4339" w:type="dxa"/>
          </w:tcPr>
          <w:p w14:paraId="582A0024" w14:textId="77777777" w:rsidR="00382848" w:rsidRDefault="00382848">
            <w:pPr>
              <w:pStyle w:val="TableParagraph"/>
              <w:tabs>
                <w:tab w:val="right" w:pos="4038"/>
              </w:tabs>
              <w:spacing w:before="20"/>
              <w:ind w:right="194"/>
              <w:jc w:val="right"/>
              <w:rPr>
                <w:sz w:val="13"/>
              </w:rPr>
            </w:pPr>
            <w:ins w:id="3974" w:author="Mohamed SALEM" w:date="2024-01-16T13:33:00Z">
              <w:r>
                <w:rPr>
                  <w:spacing w:val="2"/>
                  <w:sz w:val="13"/>
                </w:rPr>
                <w:t>Displaced</w:t>
              </w:r>
              <w:r>
                <w:rPr>
                  <w:spacing w:val="49"/>
                  <w:sz w:val="13"/>
                </w:rPr>
                <w:t xml:space="preserve"> </w:t>
              </w:r>
              <w:r>
                <w:rPr>
                  <w:spacing w:val="-2"/>
                  <w:sz w:val="13"/>
                </w:rPr>
                <w:t>household</w:t>
              </w:r>
              <w:r>
                <w:rPr>
                  <w:rFonts w:ascii="Times New Roman"/>
                  <w:sz w:val="13"/>
                </w:rPr>
                <w:tab/>
              </w:r>
              <w:r>
                <w:rPr>
                  <w:spacing w:val="-4"/>
                  <w:sz w:val="13"/>
                </w:rPr>
                <w:t>0.13</w:t>
              </w:r>
            </w:ins>
          </w:p>
        </w:tc>
        <w:tc>
          <w:tcPr>
            <w:tcW w:w="654" w:type="dxa"/>
          </w:tcPr>
          <w:p w14:paraId="5E543F5D" w14:textId="77777777" w:rsidR="00382848" w:rsidRDefault="00382848">
            <w:pPr>
              <w:pStyle w:val="TableParagraph"/>
              <w:spacing w:before="20"/>
              <w:ind w:left="25" w:right="25"/>
              <w:rPr>
                <w:sz w:val="13"/>
              </w:rPr>
            </w:pPr>
            <w:ins w:id="3975" w:author="Mohamed SALEM" w:date="2024-01-16T13:33:00Z">
              <w:r>
                <w:rPr>
                  <w:spacing w:val="-4"/>
                  <w:sz w:val="13"/>
                </w:rPr>
                <w:t>0.08</w:t>
              </w:r>
            </w:ins>
          </w:p>
        </w:tc>
        <w:tc>
          <w:tcPr>
            <w:tcW w:w="581" w:type="dxa"/>
          </w:tcPr>
          <w:p w14:paraId="610FCE44" w14:textId="77777777" w:rsidR="00382848" w:rsidRDefault="00382848">
            <w:pPr>
              <w:pStyle w:val="TableParagraph"/>
              <w:spacing w:before="20"/>
              <w:ind w:left="10" w:right="10"/>
              <w:rPr>
                <w:sz w:val="13"/>
              </w:rPr>
            </w:pPr>
            <w:ins w:id="3976" w:author="Mohamed SALEM" w:date="2024-01-16T13:33:00Z">
              <w:r>
                <w:rPr>
                  <w:spacing w:val="-2"/>
                  <w:sz w:val="13"/>
                </w:rPr>
                <w:t>-</w:t>
              </w:r>
              <w:r>
                <w:rPr>
                  <w:spacing w:val="-4"/>
                  <w:sz w:val="13"/>
                </w:rPr>
                <w:t>0.06</w:t>
              </w:r>
            </w:ins>
          </w:p>
        </w:tc>
        <w:tc>
          <w:tcPr>
            <w:tcW w:w="654" w:type="dxa"/>
          </w:tcPr>
          <w:p w14:paraId="3668EDBB" w14:textId="77777777" w:rsidR="00382848" w:rsidRDefault="00382848">
            <w:pPr>
              <w:pStyle w:val="TableParagraph"/>
              <w:spacing w:before="20"/>
              <w:ind w:left="25" w:right="25"/>
              <w:rPr>
                <w:sz w:val="13"/>
              </w:rPr>
            </w:pPr>
            <w:ins w:id="3977" w:author="Mohamed SALEM" w:date="2024-01-16T13:33:00Z">
              <w:r>
                <w:rPr>
                  <w:spacing w:val="-4"/>
                  <w:sz w:val="13"/>
                </w:rPr>
                <w:t>0.04</w:t>
              </w:r>
            </w:ins>
          </w:p>
        </w:tc>
        <w:tc>
          <w:tcPr>
            <w:tcW w:w="654" w:type="dxa"/>
          </w:tcPr>
          <w:p w14:paraId="7274EF67" w14:textId="77777777" w:rsidR="00382848" w:rsidRDefault="00382848">
            <w:pPr>
              <w:pStyle w:val="TableParagraph"/>
              <w:spacing w:before="20"/>
              <w:ind w:left="25" w:right="25"/>
              <w:rPr>
                <w:sz w:val="13"/>
              </w:rPr>
            </w:pPr>
            <w:ins w:id="3978" w:author="Mohamed SALEM" w:date="2024-01-16T13:33:00Z">
              <w:r>
                <w:rPr>
                  <w:spacing w:val="-4"/>
                  <w:sz w:val="13"/>
                </w:rPr>
                <w:t>0.02</w:t>
              </w:r>
            </w:ins>
          </w:p>
        </w:tc>
        <w:tc>
          <w:tcPr>
            <w:tcW w:w="581" w:type="dxa"/>
          </w:tcPr>
          <w:p w14:paraId="0B1145C5" w14:textId="77777777" w:rsidR="00382848" w:rsidRDefault="00382848">
            <w:pPr>
              <w:pStyle w:val="TableParagraph"/>
              <w:spacing w:before="20"/>
              <w:ind w:left="10" w:right="10"/>
              <w:rPr>
                <w:sz w:val="13"/>
              </w:rPr>
            </w:pPr>
            <w:ins w:id="3979" w:author="Mohamed SALEM" w:date="2024-01-16T13:33:00Z">
              <w:r>
                <w:rPr>
                  <w:spacing w:val="-2"/>
                  <w:sz w:val="13"/>
                </w:rPr>
                <w:t>-</w:t>
              </w:r>
              <w:r>
                <w:rPr>
                  <w:spacing w:val="-4"/>
                  <w:sz w:val="13"/>
                </w:rPr>
                <w:t>0.02</w:t>
              </w:r>
            </w:ins>
          </w:p>
        </w:tc>
        <w:tc>
          <w:tcPr>
            <w:tcW w:w="654" w:type="dxa"/>
          </w:tcPr>
          <w:p w14:paraId="30AE5A14" w14:textId="77777777" w:rsidR="00382848" w:rsidRDefault="00382848">
            <w:pPr>
              <w:pStyle w:val="TableParagraph"/>
              <w:spacing w:before="20"/>
              <w:ind w:left="25" w:right="25"/>
              <w:rPr>
                <w:sz w:val="13"/>
              </w:rPr>
            </w:pPr>
            <w:ins w:id="3980" w:author="Mohamed SALEM" w:date="2024-01-16T13:33:00Z">
              <w:r>
                <w:rPr>
                  <w:spacing w:val="-4"/>
                  <w:sz w:val="13"/>
                </w:rPr>
                <w:t>0.07</w:t>
              </w:r>
            </w:ins>
          </w:p>
        </w:tc>
        <w:tc>
          <w:tcPr>
            <w:tcW w:w="654" w:type="dxa"/>
          </w:tcPr>
          <w:p w14:paraId="2BC27DFE" w14:textId="77777777" w:rsidR="00382848" w:rsidRDefault="00382848">
            <w:pPr>
              <w:pStyle w:val="TableParagraph"/>
              <w:spacing w:before="20"/>
              <w:ind w:left="25" w:right="24"/>
              <w:rPr>
                <w:sz w:val="13"/>
              </w:rPr>
            </w:pPr>
            <w:ins w:id="3981" w:author="Mohamed SALEM" w:date="2024-01-16T13:33:00Z">
              <w:r>
                <w:rPr>
                  <w:spacing w:val="-4"/>
                  <w:sz w:val="13"/>
                </w:rPr>
                <w:t>0.04</w:t>
              </w:r>
            </w:ins>
          </w:p>
        </w:tc>
        <w:tc>
          <w:tcPr>
            <w:tcW w:w="589" w:type="dxa"/>
          </w:tcPr>
          <w:p w14:paraId="5F68531C" w14:textId="77777777" w:rsidR="00382848" w:rsidRDefault="00382848">
            <w:pPr>
              <w:pStyle w:val="TableParagraph"/>
              <w:spacing w:before="20"/>
              <w:ind w:left="1"/>
              <w:rPr>
                <w:sz w:val="13"/>
              </w:rPr>
            </w:pPr>
            <w:ins w:id="3982" w:author="Mohamed SALEM" w:date="2024-01-16T13:33:00Z">
              <w:r>
                <w:rPr>
                  <w:sz w:val="13"/>
                </w:rPr>
                <w:t>-</w:t>
              </w:r>
              <w:r>
                <w:rPr>
                  <w:spacing w:val="-2"/>
                  <w:sz w:val="13"/>
                </w:rPr>
                <w:t>0.03*</w:t>
              </w:r>
            </w:ins>
          </w:p>
        </w:tc>
      </w:tr>
      <w:tr w:rsidR="00382848" w14:paraId="5AB22D8A" w14:textId="77777777">
        <w:trPr>
          <w:trHeight w:val="163"/>
        </w:trPr>
        <w:tc>
          <w:tcPr>
            <w:tcW w:w="4339" w:type="dxa"/>
          </w:tcPr>
          <w:p w14:paraId="57BD37A4" w14:textId="77777777" w:rsidR="00382848" w:rsidRDefault="00382848">
            <w:pPr>
              <w:pStyle w:val="TableParagraph"/>
              <w:spacing w:before="20"/>
              <w:ind w:right="138"/>
              <w:jc w:val="right"/>
              <w:rPr>
                <w:sz w:val="13"/>
              </w:rPr>
            </w:pPr>
            <w:ins w:id="3983" w:author="Mohamed SALEM" w:date="2024-01-16T13:33:00Z">
              <w:r>
                <w:rPr>
                  <w:spacing w:val="-2"/>
                  <w:w w:val="105"/>
                  <w:sz w:val="13"/>
                </w:rPr>
                <w:t>(0.34)</w:t>
              </w:r>
            </w:ins>
          </w:p>
        </w:tc>
        <w:tc>
          <w:tcPr>
            <w:tcW w:w="654" w:type="dxa"/>
          </w:tcPr>
          <w:p w14:paraId="110C832B" w14:textId="77777777" w:rsidR="00382848" w:rsidRDefault="00382848">
            <w:pPr>
              <w:pStyle w:val="TableParagraph"/>
              <w:spacing w:before="20"/>
              <w:ind w:left="25" w:right="25"/>
              <w:rPr>
                <w:sz w:val="13"/>
              </w:rPr>
            </w:pPr>
            <w:ins w:id="3984" w:author="Mohamed SALEM" w:date="2024-01-16T13:33:00Z">
              <w:r>
                <w:rPr>
                  <w:spacing w:val="-2"/>
                  <w:w w:val="105"/>
                  <w:sz w:val="13"/>
                </w:rPr>
                <w:t>(0.27)</w:t>
              </w:r>
            </w:ins>
          </w:p>
        </w:tc>
        <w:tc>
          <w:tcPr>
            <w:tcW w:w="581" w:type="dxa"/>
          </w:tcPr>
          <w:p w14:paraId="2810D460" w14:textId="77777777" w:rsidR="00382848" w:rsidRDefault="00382848">
            <w:pPr>
              <w:pStyle w:val="TableParagraph"/>
              <w:spacing w:before="20"/>
              <w:ind w:left="10" w:right="10"/>
              <w:rPr>
                <w:sz w:val="13"/>
              </w:rPr>
            </w:pPr>
            <w:ins w:id="3985" w:author="Mohamed SALEM" w:date="2024-01-16T13:33:00Z">
              <w:r>
                <w:rPr>
                  <w:spacing w:val="-2"/>
                  <w:w w:val="105"/>
                  <w:sz w:val="13"/>
                </w:rPr>
                <w:t>(0.10)</w:t>
              </w:r>
            </w:ins>
          </w:p>
        </w:tc>
        <w:tc>
          <w:tcPr>
            <w:tcW w:w="654" w:type="dxa"/>
          </w:tcPr>
          <w:p w14:paraId="28B032DB" w14:textId="77777777" w:rsidR="00382848" w:rsidRDefault="00382848">
            <w:pPr>
              <w:pStyle w:val="TableParagraph"/>
              <w:spacing w:before="20"/>
              <w:ind w:left="25" w:right="25"/>
              <w:rPr>
                <w:sz w:val="13"/>
              </w:rPr>
            </w:pPr>
            <w:ins w:id="3986" w:author="Mohamed SALEM" w:date="2024-01-16T13:33:00Z">
              <w:r>
                <w:rPr>
                  <w:spacing w:val="-2"/>
                  <w:w w:val="110"/>
                  <w:sz w:val="13"/>
                </w:rPr>
                <w:t>(0.21)</w:t>
              </w:r>
            </w:ins>
          </w:p>
        </w:tc>
        <w:tc>
          <w:tcPr>
            <w:tcW w:w="654" w:type="dxa"/>
          </w:tcPr>
          <w:p w14:paraId="0A9BB615" w14:textId="77777777" w:rsidR="00382848" w:rsidRDefault="00382848">
            <w:pPr>
              <w:pStyle w:val="TableParagraph"/>
              <w:spacing w:before="20"/>
              <w:ind w:left="25" w:right="25"/>
              <w:rPr>
                <w:sz w:val="13"/>
              </w:rPr>
            </w:pPr>
            <w:ins w:id="3987" w:author="Mohamed SALEM" w:date="2024-01-16T13:33:00Z">
              <w:r>
                <w:rPr>
                  <w:spacing w:val="-2"/>
                  <w:w w:val="110"/>
                  <w:sz w:val="13"/>
                </w:rPr>
                <w:t>(0.15)</w:t>
              </w:r>
            </w:ins>
          </w:p>
        </w:tc>
        <w:tc>
          <w:tcPr>
            <w:tcW w:w="581" w:type="dxa"/>
          </w:tcPr>
          <w:p w14:paraId="12A4F1CA" w14:textId="77777777" w:rsidR="00382848" w:rsidRDefault="00382848">
            <w:pPr>
              <w:pStyle w:val="TableParagraph"/>
              <w:spacing w:before="20"/>
              <w:ind w:left="10" w:right="10"/>
              <w:rPr>
                <w:sz w:val="13"/>
              </w:rPr>
            </w:pPr>
            <w:ins w:id="3988" w:author="Mohamed SALEM" w:date="2024-01-16T13:33:00Z">
              <w:r>
                <w:rPr>
                  <w:spacing w:val="-2"/>
                  <w:w w:val="105"/>
                  <w:sz w:val="13"/>
                </w:rPr>
                <w:t>(0.10)</w:t>
              </w:r>
            </w:ins>
          </w:p>
        </w:tc>
        <w:tc>
          <w:tcPr>
            <w:tcW w:w="654" w:type="dxa"/>
          </w:tcPr>
          <w:p w14:paraId="5CDC81A9" w14:textId="77777777" w:rsidR="00382848" w:rsidRDefault="00382848">
            <w:pPr>
              <w:pStyle w:val="TableParagraph"/>
              <w:spacing w:before="20"/>
              <w:ind w:left="25" w:right="25"/>
              <w:rPr>
                <w:sz w:val="13"/>
              </w:rPr>
            </w:pPr>
            <w:ins w:id="3989" w:author="Mohamed SALEM" w:date="2024-01-16T13:33:00Z">
              <w:r>
                <w:rPr>
                  <w:spacing w:val="-2"/>
                  <w:w w:val="105"/>
                  <w:sz w:val="13"/>
                </w:rPr>
                <w:t>(0.26)</w:t>
              </w:r>
            </w:ins>
          </w:p>
        </w:tc>
        <w:tc>
          <w:tcPr>
            <w:tcW w:w="654" w:type="dxa"/>
          </w:tcPr>
          <w:p w14:paraId="126721D7" w14:textId="77777777" w:rsidR="00382848" w:rsidRDefault="00382848">
            <w:pPr>
              <w:pStyle w:val="TableParagraph"/>
              <w:spacing w:before="20"/>
              <w:ind w:left="25" w:right="25"/>
              <w:rPr>
                <w:sz w:val="13"/>
              </w:rPr>
            </w:pPr>
            <w:ins w:id="3990" w:author="Mohamed SALEM" w:date="2024-01-16T13:33:00Z">
              <w:r>
                <w:rPr>
                  <w:spacing w:val="-2"/>
                  <w:w w:val="110"/>
                  <w:sz w:val="13"/>
                </w:rPr>
                <w:t>(0.19)</w:t>
              </w:r>
            </w:ins>
          </w:p>
        </w:tc>
        <w:tc>
          <w:tcPr>
            <w:tcW w:w="589" w:type="dxa"/>
          </w:tcPr>
          <w:p w14:paraId="1989E8BC" w14:textId="77777777" w:rsidR="00382848" w:rsidRDefault="00382848">
            <w:pPr>
              <w:pStyle w:val="TableParagraph"/>
              <w:spacing w:before="20"/>
              <w:ind w:left="1" w:right="1"/>
              <w:rPr>
                <w:sz w:val="13"/>
              </w:rPr>
            </w:pPr>
            <w:ins w:id="3991" w:author="Mohamed SALEM" w:date="2024-01-16T13:33:00Z">
              <w:r>
                <w:rPr>
                  <w:spacing w:val="-2"/>
                  <w:sz w:val="13"/>
                </w:rPr>
                <w:t>(0.02)</w:t>
              </w:r>
            </w:ins>
          </w:p>
        </w:tc>
      </w:tr>
      <w:tr w:rsidR="00382848" w14:paraId="2CDF2A27" w14:textId="77777777">
        <w:trPr>
          <w:trHeight w:val="163"/>
        </w:trPr>
        <w:tc>
          <w:tcPr>
            <w:tcW w:w="4339" w:type="dxa"/>
          </w:tcPr>
          <w:p w14:paraId="0089FEA6" w14:textId="77777777" w:rsidR="00382848" w:rsidRDefault="00382848">
            <w:pPr>
              <w:pStyle w:val="TableParagraph"/>
              <w:tabs>
                <w:tab w:val="right" w:pos="4038"/>
              </w:tabs>
              <w:spacing w:before="20"/>
              <w:ind w:right="195"/>
              <w:jc w:val="right"/>
              <w:rPr>
                <w:sz w:val="13"/>
              </w:rPr>
            </w:pPr>
            <w:ins w:id="3992" w:author="Mohamed SALEM" w:date="2024-01-16T13:33:00Z">
              <w:r>
                <w:rPr>
                  <w:sz w:val="13"/>
                </w:rPr>
                <w:t>Household</w:t>
              </w:r>
              <w:r>
                <w:rPr>
                  <w:spacing w:val="48"/>
                  <w:sz w:val="13"/>
                </w:rPr>
                <w:t xml:space="preserve"> </w:t>
              </w:r>
              <w:r>
                <w:rPr>
                  <w:spacing w:val="-4"/>
                  <w:sz w:val="13"/>
                </w:rPr>
                <w:t>size</w:t>
              </w:r>
              <w:r>
                <w:rPr>
                  <w:rFonts w:ascii="Times New Roman"/>
                  <w:sz w:val="13"/>
                </w:rPr>
                <w:tab/>
              </w:r>
              <w:r>
                <w:rPr>
                  <w:spacing w:val="-4"/>
                  <w:sz w:val="13"/>
                </w:rPr>
                <w:t>7.46</w:t>
              </w:r>
            </w:ins>
          </w:p>
        </w:tc>
        <w:tc>
          <w:tcPr>
            <w:tcW w:w="654" w:type="dxa"/>
          </w:tcPr>
          <w:p w14:paraId="48FACEEA" w14:textId="77777777" w:rsidR="00382848" w:rsidRDefault="00382848">
            <w:pPr>
              <w:pStyle w:val="TableParagraph"/>
              <w:spacing w:before="20"/>
              <w:ind w:left="25" w:right="25"/>
              <w:rPr>
                <w:sz w:val="13"/>
              </w:rPr>
            </w:pPr>
            <w:ins w:id="3993" w:author="Mohamed SALEM" w:date="2024-01-16T13:33:00Z">
              <w:r>
                <w:rPr>
                  <w:spacing w:val="-4"/>
                  <w:w w:val="115"/>
                  <w:sz w:val="13"/>
                </w:rPr>
                <w:t>7.91</w:t>
              </w:r>
            </w:ins>
          </w:p>
        </w:tc>
        <w:tc>
          <w:tcPr>
            <w:tcW w:w="581" w:type="dxa"/>
          </w:tcPr>
          <w:p w14:paraId="58E0D215" w14:textId="77777777" w:rsidR="00382848" w:rsidRDefault="00382848">
            <w:pPr>
              <w:pStyle w:val="TableParagraph"/>
              <w:spacing w:before="20"/>
              <w:ind w:left="10" w:right="10"/>
              <w:rPr>
                <w:sz w:val="13"/>
              </w:rPr>
            </w:pPr>
            <w:ins w:id="3994" w:author="Mohamed SALEM" w:date="2024-01-16T13:33:00Z">
              <w:r>
                <w:rPr>
                  <w:spacing w:val="-4"/>
                  <w:sz w:val="13"/>
                </w:rPr>
                <w:t>0.45</w:t>
              </w:r>
            </w:ins>
          </w:p>
        </w:tc>
        <w:tc>
          <w:tcPr>
            <w:tcW w:w="654" w:type="dxa"/>
          </w:tcPr>
          <w:p w14:paraId="43E84439" w14:textId="77777777" w:rsidR="00382848" w:rsidRDefault="00382848">
            <w:pPr>
              <w:pStyle w:val="TableParagraph"/>
              <w:spacing w:before="20"/>
              <w:ind w:left="25" w:right="25"/>
              <w:rPr>
                <w:sz w:val="13"/>
              </w:rPr>
            </w:pPr>
            <w:ins w:id="3995" w:author="Mohamed SALEM" w:date="2024-01-16T13:33:00Z">
              <w:r>
                <w:rPr>
                  <w:spacing w:val="-4"/>
                  <w:w w:val="115"/>
                  <w:sz w:val="13"/>
                </w:rPr>
                <w:t>6.17</w:t>
              </w:r>
            </w:ins>
          </w:p>
        </w:tc>
        <w:tc>
          <w:tcPr>
            <w:tcW w:w="654" w:type="dxa"/>
          </w:tcPr>
          <w:p w14:paraId="408E1B52" w14:textId="77777777" w:rsidR="00382848" w:rsidRDefault="00382848">
            <w:pPr>
              <w:pStyle w:val="TableParagraph"/>
              <w:spacing w:before="20"/>
              <w:ind w:left="25" w:right="25"/>
              <w:rPr>
                <w:sz w:val="13"/>
              </w:rPr>
            </w:pPr>
            <w:ins w:id="3996" w:author="Mohamed SALEM" w:date="2024-01-16T13:33:00Z">
              <w:r>
                <w:rPr>
                  <w:spacing w:val="-4"/>
                  <w:sz w:val="13"/>
                </w:rPr>
                <w:t>6.00</w:t>
              </w:r>
            </w:ins>
          </w:p>
        </w:tc>
        <w:tc>
          <w:tcPr>
            <w:tcW w:w="581" w:type="dxa"/>
          </w:tcPr>
          <w:p w14:paraId="26BADFBF" w14:textId="77777777" w:rsidR="00382848" w:rsidRDefault="00382848">
            <w:pPr>
              <w:pStyle w:val="TableParagraph"/>
              <w:spacing w:before="20"/>
              <w:ind w:left="10" w:right="10"/>
              <w:rPr>
                <w:sz w:val="13"/>
              </w:rPr>
            </w:pPr>
            <w:ins w:id="3997" w:author="Mohamed SALEM" w:date="2024-01-16T13:33:00Z">
              <w:r>
                <w:rPr>
                  <w:w w:val="105"/>
                  <w:sz w:val="13"/>
                </w:rPr>
                <w:t>-</w:t>
              </w:r>
              <w:r>
                <w:rPr>
                  <w:spacing w:val="-4"/>
                  <w:w w:val="110"/>
                  <w:sz w:val="13"/>
                </w:rPr>
                <w:t>0.17</w:t>
              </w:r>
            </w:ins>
          </w:p>
        </w:tc>
        <w:tc>
          <w:tcPr>
            <w:tcW w:w="654" w:type="dxa"/>
          </w:tcPr>
          <w:p w14:paraId="6A267CBF" w14:textId="77777777" w:rsidR="00382848" w:rsidRDefault="00382848">
            <w:pPr>
              <w:pStyle w:val="TableParagraph"/>
              <w:spacing w:before="20"/>
              <w:ind w:left="25" w:right="25"/>
              <w:rPr>
                <w:sz w:val="13"/>
              </w:rPr>
            </w:pPr>
            <w:ins w:id="3998" w:author="Mohamed SALEM" w:date="2024-01-16T13:33:00Z">
              <w:r>
                <w:rPr>
                  <w:spacing w:val="-4"/>
                  <w:w w:val="105"/>
                  <w:sz w:val="13"/>
                </w:rPr>
                <w:t>6.56</w:t>
              </w:r>
            </w:ins>
          </w:p>
        </w:tc>
        <w:tc>
          <w:tcPr>
            <w:tcW w:w="654" w:type="dxa"/>
          </w:tcPr>
          <w:p w14:paraId="618CADD6" w14:textId="77777777" w:rsidR="00382848" w:rsidRDefault="00382848">
            <w:pPr>
              <w:pStyle w:val="TableParagraph"/>
              <w:spacing w:before="20"/>
              <w:ind w:left="25" w:right="25"/>
              <w:rPr>
                <w:sz w:val="13"/>
              </w:rPr>
            </w:pPr>
            <w:ins w:id="3999" w:author="Mohamed SALEM" w:date="2024-01-16T13:33:00Z">
              <w:r>
                <w:rPr>
                  <w:spacing w:val="-4"/>
                  <w:sz w:val="13"/>
                </w:rPr>
                <w:t>6.58</w:t>
              </w:r>
            </w:ins>
          </w:p>
        </w:tc>
        <w:tc>
          <w:tcPr>
            <w:tcW w:w="589" w:type="dxa"/>
          </w:tcPr>
          <w:p w14:paraId="6CF5CDA5" w14:textId="77777777" w:rsidR="00382848" w:rsidRDefault="00382848">
            <w:pPr>
              <w:pStyle w:val="TableParagraph"/>
              <w:spacing w:before="20"/>
              <w:ind w:left="1"/>
              <w:rPr>
                <w:sz w:val="13"/>
              </w:rPr>
            </w:pPr>
            <w:ins w:id="4000" w:author="Mohamed SALEM" w:date="2024-01-16T13:33:00Z">
              <w:r>
                <w:rPr>
                  <w:spacing w:val="-4"/>
                  <w:sz w:val="13"/>
                </w:rPr>
                <w:t>0.03</w:t>
              </w:r>
            </w:ins>
          </w:p>
        </w:tc>
      </w:tr>
      <w:tr w:rsidR="00382848" w14:paraId="367D77C0" w14:textId="77777777">
        <w:trPr>
          <w:trHeight w:val="163"/>
        </w:trPr>
        <w:tc>
          <w:tcPr>
            <w:tcW w:w="4339" w:type="dxa"/>
          </w:tcPr>
          <w:p w14:paraId="0860F3B6" w14:textId="77777777" w:rsidR="00382848" w:rsidRDefault="00382848">
            <w:pPr>
              <w:pStyle w:val="TableParagraph"/>
              <w:spacing w:before="20"/>
              <w:ind w:right="138"/>
              <w:jc w:val="right"/>
              <w:rPr>
                <w:sz w:val="13"/>
              </w:rPr>
            </w:pPr>
            <w:ins w:id="4001" w:author="Mohamed SALEM" w:date="2024-01-16T13:33:00Z">
              <w:r>
                <w:rPr>
                  <w:spacing w:val="-2"/>
                  <w:w w:val="110"/>
                  <w:sz w:val="13"/>
                </w:rPr>
                <w:t>(3.35)</w:t>
              </w:r>
            </w:ins>
          </w:p>
        </w:tc>
        <w:tc>
          <w:tcPr>
            <w:tcW w:w="654" w:type="dxa"/>
          </w:tcPr>
          <w:p w14:paraId="0A7242EB" w14:textId="77777777" w:rsidR="00382848" w:rsidRDefault="00382848">
            <w:pPr>
              <w:pStyle w:val="TableParagraph"/>
              <w:spacing w:before="20"/>
              <w:ind w:left="25" w:right="25"/>
              <w:rPr>
                <w:sz w:val="13"/>
              </w:rPr>
            </w:pPr>
            <w:ins w:id="4002" w:author="Mohamed SALEM" w:date="2024-01-16T13:33:00Z">
              <w:r>
                <w:rPr>
                  <w:spacing w:val="-2"/>
                  <w:w w:val="105"/>
                  <w:sz w:val="13"/>
                </w:rPr>
                <w:t>(3.65)</w:t>
              </w:r>
            </w:ins>
          </w:p>
        </w:tc>
        <w:tc>
          <w:tcPr>
            <w:tcW w:w="581" w:type="dxa"/>
          </w:tcPr>
          <w:p w14:paraId="5C7DF4E1" w14:textId="77777777" w:rsidR="00382848" w:rsidRDefault="00382848">
            <w:pPr>
              <w:pStyle w:val="TableParagraph"/>
              <w:spacing w:before="20"/>
              <w:ind w:left="10" w:right="10"/>
              <w:rPr>
                <w:sz w:val="13"/>
              </w:rPr>
            </w:pPr>
            <w:ins w:id="4003" w:author="Mohamed SALEM" w:date="2024-01-16T13:33:00Z">
              <w:r>
                <w:rPr>
                  <w:spacing w:val="-2"/>
                  <w:w w:val="105"/>
                  <w:sz w:val="13"/>
                </w:rPr>
                <w:t>(0.25)</w:t>
              </w:r>
            </w:ins>
          </w:p>
        </w:tc>
        <w:tc>
          <w:tcPr>
            <w:tcW w:w="654" w:type="dxa"/>
          </w:tcPr>
          <w:p w14:paraId="67284ED3" w14:textId="77777777" w:rsidR="00382848" w:rsidRDefault="00382848">
            <w:pPr>
              <w:pStyle w:val="TableParagraph"/>
              <w:spacing w:before="20"/>
              <w:ind w:left="25" w:right="25"/>
              <w:rPr>
                <w:sz w:val="13"/>
              </w:rPr>
            </w:pPr>
            <w:ins w:id="4004" w:author="Mohamed SALEM" w:date="2024-01-16T13:33:00Z">
              <w:r>
                <w:rPr>
                  <w:spacing w:val="-2"/>
                  <w:w w:val="105"/>
                  <w:sz w:val="13"/>
                </w:rPr>
                <w:t>(2.82)</w:t>
              </w:r>
            </w:ins>
          </w:p>
        </w:tc>
        <w:tc>
          <w:tcPr>
            <w:tcW w:w="654" w:type="dxa"/>
          </w:tcPr>
          <w:p w14:paraId="1064F4DC" w14:textId="77777777" w:rsidR="00382848" w:rsidRDefault="00382848">
            <w:pPr>
              <w:pStyle w:val="TableParagraph"/>
              <w:spacing w:before="20"/>
              <w:ind w:left="25" w:right="25"/>
              <w:rPr>
                <w:sz w:val="13"/>
              </w:rPr>
            </w:pPr>
            <w:ins w:id="4005" w:author="Mohamed SALEM" w:date="2024-01-16T13:33:00Z">
              <w:r>
                <w:rPr>
                  <w:spacing w:val="-2"/>
                  <w:w w:val="110"/>
                  <w:sz w:val="13"/>
                </w:rPr>
                <w:t>(2.47)</w:t>
              </w:r>
            </w:ins>
          </w:p>
        </w:tc>
        <w:tc>
          <w:tcPr>
            <w:tcW w:w="581" w:type="dxa"/>
          </w:tcPr>
          <w:p w14:paraId="0C12473C" w14:textId="77777777" w:rsidR="00382848" w:rsidRDefault="00382848">
            <w:pPr>
              <w:pStyle w:val="TableParagraph"/>
              <w:spacing w:before="20"/>
              <w:ind w:left="10" w:right="10"/>
              <w:rPr>
                <w:sz w:val="13"/>
              </w:rPr>
            </w:pPr>
            <w:ins w:id="4006" w:author="Mohamed SALEM" w:date="2024-01-16T13:33:00Z">
              <w:r>
                <w:rPr>
                  <w:spacing w:val="-2"/>
                  <w:w w:val="105"/>
                  <w:sz w:val="13"/>
                </w:rPr>
                <w:t>(0.38)</w:t>
              </w:r>
            </w:ins>
          </w:p>
        </w:tc>
        <w:tc>
          <w:tcPr>
            <w:tcW w:w="654" w:type="dxa"/>
          </w:tcPr>
          <w:p w14:paraId="34437BD3" w14:textId="77777777" w:rsidR="00382848" w:rsidRDefault="00382848">
            <w:pPr>
              <w:pStyle w:val="TableParagraph"/>
              <w:spacing w:before="20"/>
              <w:ind w:left="25" w:right="25"/>
              <w:rPr>
                <w:sz w:val="13"/>
              </w:rPr>
            </w:pPr>
            <w:ins w:id="4007" w:author="Mohamed SALEM" w:date="2024-01-16T13:33:00Z">
              <w:r>
                <w:rPr>
                  <w:spacing w:val="-2"/>
                  <w:w w:val="105"/>
                  <w:sz w:val="13"/>
                </w:rPr>
                <w:t>(3.05)</w:t>
              </w:r>
            </w:ins>
          </w:p>
        </w:tc>
        <w:tc>
          <w:tcPr>
            <w:tcW w:w="654" w:type="dxa"/>
          </w:tcPr>
          <w:p w14:paraId="1BF21BE1" w14:textId="77777777" w:rsidR="00382848" w:rsidRDefault="00382848">
            <w:pPr>
              <w:pStyle w:val="TableParagraph"/>
              <w:spacing w:before="20"/>
              <w:ind w:left="25" w:right="25"/>
              <w:rPr>
                <w:sz w:val="13"/>
              </w:rPr>
            </w:pPr>
            <w:ins w:id="4008" w:author="Mohamed SALEM" w:date="2024-01-16T13:33:00Z">
              <w:r>
                <w:rPr>
                  <w:spacing w:val="-2"/>
                  <w:w w:val="110"/>
                  <w:sz w:val="13"/>
                </w:rPr>
                <w:t>(3.01)</w:t>
              </w:r>
            </w:ins>
          </w:p>
        </w:tc>
        <w:tc>
          <w:tcPr>
            <w:tcW w:w="589" w:type="dxa"/>
          </w:tcPr>
          <w:p w14:paraId="3224527E" w14:textId="77777777" w:rsidR="00382848" w:rsidRDefault="00382848">
            <w:pPr>
              <w:pStyle w:val="TableParagraph"/>
              <w:spacing w:before="20"/>
              <w:ind w:left="1" w:right="1"/>
              <w:rPr>
                <w:sz w:val="13"/>
              </w:rPr>
            </w:pPr>
            <w:ins w:id="4009" w:author="Mohamed SALEM" w:date="2024-01-16T13:33:00Z">
              <w:r>
                <w:rPr>
                  <w:spacing w:val="-2"/>
                  <w:sz w:val="13"/>
                </w:rPr>
                <w:t>(0.89)</w:t>
              </w:r>
            </w:ins>
          </w:p>
        </w:tc>
      </w:tr>
      <w:tr w:rsidR="00382848" w14:paraId="180FCD2C" w14:textId="77777777">
        <w:trPr>
          <w:trHeight w:val="163"/>
        </w:trPr>
        <w:tc>
          <w:tcPr>
            <w:tcW w:w="4339" w:type="dxa"/>
          </w:tcPr>
          <w:p w14:paraId="0667E1A3" w14:textId="77777777" w:rsidR="00382848" w:rsidRDefault="00382848">
            <w:pPr>
              <w:pStyle w:val="TableParagraph"/>
              <w:tabs>
                <w:tab w:val="right" w:pos="4038"/>
              </w:tabs>
              <w:spacing w:before="20"/>
              <w:ind w:right="195"/>
              <w:jc w:val="right"/>
              <w:rPr>
                <w:sz w:val="13"/>
              </w:rPr>
            </w:pPr>
            <w:ins w:id="4010" w:author="Mohamed SALEM" w:date="2024-01-16T13:33:00Z">
              <w:r>
                <w:rPr>
                  <w:sz w:val="13"/>
                </w:rPr>
                <w:t>Number</w:t>
              </w:r>
              <w:r>
                <w:rPr>
                  <w:spacing w:val="44"/>
                  <w:sz w:val="13"/>
                </w:rPr>
                <w:t xml:space="preserve"> </w:t>
              </w:r>
              <w:r>
                <w:rPr>
                  <w:sz w:val="13"/>
                </w:rPr>
                <w:t>of</w:t>
              </w:r>
              <w:r>
                <w:rPr>
                  <w:spacing w:val="44"/>
                  <w:sz w:val="13"/>
                </w:rPr>
                <w:t xml:space="preserve"> </w:t>
              </w:r>
              <w:r>
                <w:rPr>
                  <w:sz w:val="13"/>
                </w:rPr>
                <w:t>household</w:t>
              </w:r>
              <w:r>
                <w:rPr>
                  <w:spacing w:val="45"/>
                  <w:sz w:val="13"/>
                </w:rPr>
                <w:t xml:space="preserve"> </w:t>
              </w:r>
              <w:r>
                <w:rPr>
                  <w:sz w:val="13"/>
                </w:rPr>
                <w:t>member</w:t>
              </w:r>
              <w:r>
                <w:rPr>
                  <w:spacing w:val="44"/>
                  <w:sz w:val="13"/>
                </w:rPr>
                <w:t xml:space="preserve"> </w:t>
              </w:r>
              <w:r>
                <w:rPr>
                  <w:sz w:val="13"/>
                </w:rPr>
                <w:t>younger</w:t>
              </w:r>
              <w:r>
                <w:rPr>
                  <w:spacing w:val="45"/>
                  <w:sz w:val="13"/>
                </w:rPr>
                <w:t xml:space="preserve"> </w:t>
              </w:r>
              <w:r>
                <w:rPr>
                  <w:sz w:val="13"/>
                </w:rPr>
                <w:t>than</w:t>
              </w:r>
              <w:r>
                <w:rPr>
                  <w:spacing w:val="44"/>
                  <w:sz w:val="13"/>
                </w:rPr>
                <w:t xml:space="preserve"> </w:t>
              </w:r>
              <w:r>
                <w:rPr>
                  <w:spacing w:val="-5"/>
                  <w:sz w:val="13"/>
                </w:rPr>
                <w:t>15</w:t>
              </w:r>
              <w:r>
                <w:rPr>
                  <w:rFonts w:ascii="Times New Roman"/>
                  <w:sz w:val="13"/>
                </w:rPr>
                <w:tab/>
              </w:r>
              <w:r>
                <w:rPr>
                  <w:spacing w:val="-4"/>
                  <w:sz w:val="13"/>
                </w:rPr>
                <w:t>3.87</w:t>
              </w:r>
            </w:ins>
          </w:p>
        </w:tc>
        <w:tc>
          <w:tcPr>
            <w:tcW w:w="654" w:type="dxa"/>
          </w:tcPr>
          <w:p w14:paraId="5A47D85F" w14:textId="77777777" w:rsidR="00382848" w:rsidRDefault="00382848">
            <w:pPr>
              <w:pStyle w:val="TableParagraph"/>
              <w:spacing w:before="20"/>
              <w:ind w:left="25" w:right="25"/>
              <w:rPr>
                <w:sz w:val="13"/>
              </w:rPr>
            </w:pPr>
            <w:ins w:id="4011" w:author="Mohamed SALEM" w:date="2024-01-16T13:33:00Z">
              <w:r>
                <w:rPr>
                  <w:spacing w:val="-4"/>
                  <w:w w:val="115"/>
                  <w:sz w:val="13"/>
                </w:rPr>
                <w:t>4.17</w:t>
              </w:r>
            </w:ins>
          </w:p>
        </w:tc>
        <w:tc>
          <w:tcPr>
            <w:tcW w:w="581" w:type="dxa"/>
          </w:tcPr>
          <w:p w14:paraId="11448A28" w14:textId="77777777" w:rsidR="00382848" w:rsidRDefault="00382848">
            <w:pPr>
              <w:pStyle w:val="TableParagraph"/>
              <w:spacing w:before="20"/>
              <w:ind w:left="10" w:right="10"/>
              <w:rPr>
                <w:sz w:val="13"/>
              </w:rPr>
            </w:pPr>
            <w:ins w:id="4012" w:author="Mohamed SALEM" w:date="2024-01-16T13:33:00Z">
              <w:r>
                <w:rPr>
                  <w:spacing w:val="-4"/>
                  <w:sz w:val="13"/>
                </w:rPr>
                <w:t>0.30</w:t>
              </w:r>
            </w:ins>
          </w:p>
        </w:tc>
        <w:tc>
          <w:tcPr>
            <w:tcW w:w="654" w:type="dxa"/>
          </w:tcPr>
          <w:p w14:paraId="0D74EB9D" w14:textId="77777777" w:rsidR="00382848" w:rsidRDefault="00382848">
            <w:pPr>
              <w:pStyle w:val="TableParagraph"/>
              <w:spacing w:before="20"/>
              <w:ind w:left="25" w:right="25"/>
              <w:rPr>
                <w:sz w:val="13"/>
              </w:rPr>
            </w:pPr>
            <w:ins w:id="4013" w:author="Mohamed SALEM" w:date="2024-01-16T13:33:00Z">
              <w:r>
                <w:rPr>
                  <w:spacing w:val="-4"/>
                  <w:sz w:val="13"/>
                </w:rPr>
                <w:t>3.28</w:t>
              </w:r>
            </w:ins>
          </w:p>
        </w:tc>
        <w:tc>
          <w:tcPr>
            <w:tcW w:w="654" w:type="dxa"/>
          </w:tcPr>
          <w:p w14:paraId="597F99A9" w14:textId="77777777" w:rsidR="00382848" w:rsidRDefault="00382848">
            <w:pPr>
              <w:pStyle w:val="TableParagraph"/>
              <w:spacing w:before="20"/>
              <w:ind w:left="25" w:right="25"/>
              <w:rPr>
                <w:sz w:val="13"/>
              </w:rPr>
            </w:pPr>
            <w:ins w:id="4014" w:author="Mohamed SALEM" w:date="2024-01-16T13:33:00Z">
              <w:r>
                <w:rPr>
                  <w:spacing w:val="-4"/>
                  <w:w w:val="110"/>
                  <w:sz w:val="13"/>
                </w:rPr>
                <w:t>3.13</w:t>
              </w:r>
            </w:ins>
          </w:p>
        </w:tc>
        <w:tc>
          <w:tcPr>
            <w:tcW w:w="581" w:type="dxa"/>
          </w:tcPr>
          <w:p w14:paraId="0F36C802" w14:textId="77777777" w:rsidR="00382848" w:rsidRDefault="00382848">
            <w:pPr>
              <w:pStyle w:val="TableParagraph"/>
              <w:spacing w:before="20"/>
              <w:ind w:left="10" w:right="10"/>
              <w:rPr>
                <w:sz w:val="13"/>
              </w:rPr>
            </w:pPr>
            <w:ins w:id="4015" w:author="Mohamed SALEM" w:date="2024-01-16T13:33:00Z">
              <w:r>
                <w:rPr>
                  <w:w w:val="105"/>
                  <w:sz w:val="13"/>
                </w:rPr>
                <w:t>-</w:t>
              </w:r>
              <w:r>
                <w:rPr>
                  <w:spacing w:val="-4"/>
                  <w:w w:val="105"/>
                  <w:sz w:val="13"/>
                </w:rPr>
                <w:t>0.15</w:t>
              </w:r>
            </w:ins>
          </w:p>
        </w:tc>
        <w:tc>
          <w:tcPr>
            <w:tcW w:w="654" w:type="dxa"/>
          </w:tcPr>
          <w:p w14:paraId="43A39F83" w14:textId="77777777" w:rsidR="00382848" w:rsidRDefault="00382848">
            <w:pPr>
              <w:pStyle w:val="TableParagraph"/>
              <w:spacing w:before="20"/>
              <w:ind w:left="25" w:right="25"/>
              <w:rPr>
                <w:sz w:val="13"/>
              </w:rPr>
            </w:pPr>
            <w:ins w:id="4016" w:author="Mohamed SALEM" w:date="2024-01-16T13:33:00Z">
              <w:r>
                <w:rPr>
                  <w:spacing w:val="-4"/>
                  <w:sz w:val="13"/>
                </w:rPr>
                <w:t>3.46</w:t>
              </w:r>
            </w:ins>
          </w:p>
        </w:tc>
        <w:tc>
          <w:tcPr>
            <w:tcW w:w="654" w:type="dxa"/>
          </w:tcPr>
          <w:p w14:paraId="772B3390" w14:textId="77777777" w:rsidR="00382848" w:rsidRDefault="00382848">
            <w:pPr>
              <w:pStyle w:val="TableParagraph"/>
              <w:spacing w:before="20"/>
              <w:ind w:left="25" w:right="25"/>
              <w:rPr>
                <w:sz w:val="13"/>
              </w:rPr>
            </w:pPr>
            <w:ins w:id="4017" w:author="Mohamed SALEM" w:date="2024-01-16T13:33:00Z">
              <w:r>
                <w:rPr>
                  <w:spacing w:val="-4"/>
                  <w:w w:val="105"/>
                  <w:sz w:val="13"/>
                </w:rPr>
                <w:t>3.45</w:t>
              </w:r>
            </w:ins>
          </w:p>
        </w:tc>
        <w:tc>
          <w:tcPr>
            <w:tcW w:w="589" w:type="dxa"/>
          </w:tcPr>
          <w:p w14:paraId="4F660662" w14:textId="77777777" w:rsidR="00382848" w:rsidRDefault="00382848">
            <w:pPr>
              <w:pStyle w:val="TableParagraph"/>
              <w:spacing w:before="20"/>
              <w:ind w:left="1" w:right="1"/>
              <w:rPr>
                <w:sz w:val="13"/>
              </w:rPr>
            </w:pPr>
            <w:ins w:id="4018" w:author="Mohamed SALEM" w:date="2024-01-16T13:33:00Z">
              <w:r>
                <w:rPr>
                  <w:sz w:val="13"/>
                </w:rPr>
                <w:t>-</w:t>
              </w:r>
              <w:r>
                <w:rPr>
                  <w:spacing w:val="-4"/>
                  <w:sz w:val="13"/>
                </w:rPr>
                <w:t>0.01</w:t>
              </w:r>
            </w:ins>
          </w:p>
        </w:tc>
      </w:tr>
      <w:tr w:rsidR="00382848" w14:paraId="40789EF7" w14:textId="77777777">
        <w:trPr>
          <w:trHeight w:val="163"/>
        </w:trPr>
        <w:tc>
          <w:tcPr>
            <w:tcW w:w="4339" w:type="dxa"/>
          </w:tcPr>
          <w:p w14:paraId="313ED638" w14:textId="77777777" w:rsidR="00382848" w:rsidRDefault="00382848">
            <w:pPr>
              <w:pStyle w:val="TableParagraph"/>
              <w:spacing w:before="20"/>
              <w:ind w:right="138"/>
              <w:jc w:val="right"/>
              <w:rPr>
                <w:sz w:val="13"/>
              </w:rPr>
            </w:pPr>
            <w:ins w:id="4019" w:author="Mohamed SALEM" w:date="2024-01-16T13:33:00Z">
              <w:r>
                <w:rPr>
                  <w:spacing w:val="-2"/>
                  <w:w w:val="110"/>
                  <w:sz w:val="13"/>
                </w:rPr>
                <w:t>(2.13)</w:t>
              </w:r>
            </w:ins>
          </w:p>
        </w:tc>
        <w:tc>
          <w:tcPr>
            <w:tcW w:w="654" w:type="dxa"/>
          </w:tcPr>
          <w:p w14:paraId="52ACF5E3" w14:textId="77777777" w:rsidR="00382848" w:rsidRDefault="00382848">
            <w:pPr>
              <w:pStyle w:val="TableParagraph"/>
              <w:spacing w:before="20"/>
              <w:ind w:left="25" w:right="25"/>
              <w:rPr>
                <w:sz w:val="13"/>
              </w:rPr>
            </w:pPr>
            <w:ins w:id="4020" w:author="Mohamed SALEM" w:date="2024-01-16T13:33:00Z">
              <w:r>
                <w:rPr>
                  <w:spacing w:val="-2"/>
                  <w:w w:val="110"/>
                  <w:sz w:val="13"/>
                </w:rPr>
                <w:t>(2.41)</w:t>
              </w:r>
            </w:ins>
          </w:p>
        </w:tc>
        <w:tc>
          <w:tcPr>
            <w:tcW w:w="581" w:type="dxa"/>
          </w:tcPr>
          <w:p w14:paraId="5061F39C" w14:textId="77777777" w:rsidR="00382848" w:rsidRDefault="00382848">
            <w:pPr>
              <w:pStyle w:val="TableParagraph"/>
              <w:spacing w:before="20"/>
              <w:ind w:left="10" w:right="10"/>
              <w:rPr>
                <w:sz w:val="13"/>
              </w:rPr>
            </w:pPr>
            <w:ins w:id="4021" w:author="Mohamed SALEM" w:date="2024-01-16T13:33:00Z">
              <w:r>
                <w:rPr>
                  <w:spacing w:val="-2"/>
                  <w:w w:val="105"/>
                  <w:sz w:val="13"/>
                </w:rPr>
                <w:t>(0.24)</w:t>
              </w:r>
            </w:ins>
          </w:p>
        </w:tc>
        <w:tc>
          <w:tcPr>
            <w:tcW w:w="654" w:type="dxa"/>
          </w:tcPr>
          <w:p w14:paraId="58CB81F6" w14:textId="77777777" w:rsidR="00382848" w:rsidRDefault="00382848">
            <w:pPr>
              <w:pStyle w:val="TableParagraph"/>
              <w:spacing w:before="20"/>
              <w:ind w:left="25" w:right="25"/>
              <w:rPr>
                <w:sz w:val="13"/>
              </w:rPr>
            </w:pPr>
            <w:ins w:id="4022" w:author="Mohamed SALEM" w:date="2024-01-16T13:33:00Z">
              <w:r>
                <w:rPr>
                  <w:spacing w:val="-2"/>
                  <w:w w:val="105"/>
                  <w:sz w:val="13"/>
                </w:rPr>
                <w:t>(2.07)</w:t>
              </w:r>
            </w:ins>
          </w:p>
        </w:tc>
        <w:tc>
          <w:tcPr>
            <w:tcW w:w="654" w:type="dxa"/>
          </w:tcPr>
          <w:p w14:paraId="12458F7D" w14:textId="77777777" w:rsidR="00382848" w:rsidRDefault="00382848">
            <w:pPr>
              <w:pStyle w:val="TableParagraph"/>
              <w:spacing w:before="20"/>
              <w:ind w:left="25" w:right="25"/>
              <w:rPr>
                <w:sz w:val="13"/>
              </w:rPr>
            </w:pPr>
            <w:ins w:id="4023" w:author="Mohamed SALEM" w:date="2024-01-16T13:33:00Z">
              <w:r>
                <w:rPr>
                  <w:spacing w:val="-2"/>
                  <w:w w:val="115"/>
                  <w:sz w:val="13"/>
                </w:rPr>
                <w:t>(1.74)</w:t>
              </w:r>
            </w:ins>
          </w:p>
        </w:tc>
        <w:tc>
          <w:tcPr>
            <w:tcW w:w="581" w:type="dxa"/>
          </w:tcPr>
          <w:p w14:paraId="119E6F14" w14:textId="77777777" w:rsidR="00382848" w:rsidRDefault="00382848">
            <w:pPr>
              <w:pStyle w:val="TableParagraph"/>
              <w:spacing w:before="20"/>
              <w:ind w:left="10" w:right="10"/>
              <w:rPr>
                <w:sz w:val="13"/>
              </w:rPr>
            </w:pPr>
            <w:ins w:id="4024" w:author="Mohamed SALEM" w:date="2024-01-16T13:33:00Z">
              <w:r>
                <w:rPr>
                  <w:spacing w:val="-2"/>
                  <w:w w:val="105"/>
                  <w:sz w:val="13"/>
                </w:rPr>
                <w:t>(0.29)</w:t>
              </w:r>
            </w:ins>
          </w:p>
        </w:tc>
        <w:tc>
          <w:tcPr>
            <w:tcW w:w="654" w:type="dxa"/>
          </w:tcPr>
          <w:p w14:paraId="0617FC61" w14:textId="77777777" w:rsidR="00382848" w:rsidRDefault="00382848">
            <w:pPr>
              <w:pStyle w:val="TableParagraph"/>
              <w:spacing w:before="20"/>
              <w:ind w:left="25" w:right="25"/>
              <w:rPr>
                <w:sz w:val="13"/>
              </w:rPr>
            </w:pPr>
            <w:ins w:id="4025" w:author="Mohamed SALEM" w:date="2024-01-16T13:33:00Z">
              <w:r>
                <w:rPr>
                  <w:spacing w:val="-2"/>
                  <w:w w:val="110"/>
                  <w:sz w:val="13"/>
                </w:rPr>
                <w:t>(2.10)</w:t>
              </w:r>
            </w:ins>
          </w:p>
        </w:tc>
        <w:tc>
          <w:tcPr>
            <w:tcW w:w="654" w:type="dxa"/>
          </w:tcPr>
          <w:p w14:paraId="6139CBDC" w14:textId="77777777" w:rsidR="00382848" w:rsidRDefault="00382848">
            <w:pPr>
              <w:pStyle w:val="TableParagraph"/>
              <w:spacing w:before="20"/>
              <w:ind w:left="25" w:right="25"/>
              <w:rPr>
                <w:sz w:val="13"/>
              </w:rPr>
            </w:pPr>
            <w:ins w:id="4026" w:author="Mohamed SALEM" w:date="2024-01-16T13:33:00Z">
              <w:r>
                <w:rPr>
                  <w:spacing w:val="-2"/>
                  <w:w w:val="105"/>
                  <w:sz w:val="13"/>
                </w:rPr>
                <w:t>(2.02)</w:t>
              </w:r>
            </w:ins>
          </w:p>
        </w:tc>
        <w:tc>
          <w:tcPr>
            <w:tcW w:w="589" w:type="dxa"/>
          </w:tcPr>
          <w:p w14:paraId="014EA0BA" w14:textId="77777777" w:rsidR="00382848" w:rsidRDefault="00382848">
            <w:pPr>
              <w:pStyle w:val="TableParagraph"/>
              <w:spacing w:before="20"/>
              <w:ind w:left="1" w:right="1"/>
              <w:rPr>
                <w:sz w:val="13"/>
              </w:rPr>
            </w:pPr>
            <w:ins w:id="4027" w:author="Mohamed SALEM" w:date="2024-01-16T13:33:00Z">
              <w:r>
                <w:rPr>
                  <w:spacing w:val="-2"/>
                  <w:w w:val="105"/>
                  <w:sz w:val="13"/>
                </w:rPr>
                <w:t>(0.95)</w:t>
              </w:r>
            </w:ins>
          </w:p>
        </w:tc>
      </w:tr>
      <w:tr w:rsidR="00382848" w14:paraId="5D7DB262" w14:textId="77777777">
        <w:trPr>
          <w:trHeight w:val="163"/>
        </w:trPr>
        <w:tc>
          <w:tcPr>
            <w:tcW w:w="4339" w:type="dxa"/>
          </w:tcPr>
          <w:p w14:paraId="6E7747B0" w14:textId="77777777" w:rsidR="00382848" w:rsidRDefault="00382848">
            <w:pPr>
              <w:pStyle w:val="TableParagraph"/>
              <w:tabs>
                <w:tab w:val="right" w:pos="4038"/>
              </w:tabs>
              <w:spacing w:before="20"/>
              <w:ind w:right="195"/>
              <w:jc w:val="right"/>
              <w:rPr>
                <w:sz w:val="13"/>
              </w:rPr>
            </w:pPr>
            <w:ins w:id="4028" w:author="Mohamed SALEM" w:date="2024-01-16T13:33:00Z">
              <w:r>
                <w:rPr>
                  <w:sz w:val="13"/>
                </w:rPr>
                <w:t>Number</w:t>
              </w:r>
              <w:r>
                <w:rPr>
                  <w:spacing w:val="42"/>
                  <w:sz w:val="13"/>
                </w:rPr>
                <w:t xml:space="preserve"> </w:t>
              </w:r>
              <w:r>
                <w:rPr>
                  <w:sz w:val="13"/>
                </w:rPr>
                <w:t>of</w:t>
              </w:r>
              <w:r>
                <w:rPr>
                  <w:spacing w:val="42"/>
                  <w:sz w:val="13"/>
                </w:rPr>
                <w:t xml:space="preserve"> </w:t>
              </w:r>
              <w:r>
                <w:rPr>
                  <w:sz w:val="13"/>
                </w:rPr>
                <w:t>household</w:t>
              </w:r>
              <w:r>
                <w:rPr>
                  <w:spacing w:val="42"/>
                  <w:sz w:val="13"/>
                </w:rPr>
                <w:t xml:space="preserve"> </w:t>
              </w:r>
              <w:r>
                <w:rPr>
                  <w:sz w:val="13"/>
                </w:rPr>
                <w:t>member</w:t>
              </w:r>
              <w:r>
                <w:rPr>
                  <w:spacing w:val="42"/>
                  <w:sz w:val="13"/>
                </w:rPr>
                <w:t xml:space="preserve"> </w:t>
              </w:r>
              <w:r>
                <w:rPr>
                  <w:sz w:val="13"/>
                </w:rPr>
                <w:t>older</w:t>
              </w:r>
              <w:r>
                <w:rPr>
                  <w:spacing w:val="42"/>
                  <w:sz w:val="13"/>
                </w:rPr>
                <w:t xml:space="preserve"> </w:t>
              </w:r>
              <w:r>
                <w:rPr>
                  <w:sz w:val="13"/>
                </w:rPr>
                <w:t>than</w:t>
              </w:r>
              <w:r>
                <w:rPr>
                  <w:spacing w:val="42"/>
                  <w:sz w:val="13"/>
                </w:rPr>
                <w:t xml:space="preserve"> </w:t>
              </w:r>
              <w:r>
                <w:rPr>
                  <w:spacing w:val="-5"/>
                  <w:sz w:val="13"/>
                </w:rPr>
                <w:t>60</w:t>
              </w:r>
              <w:r>
                <w:rPr>
                  <w:rFonts w:ascii="Times New Roman"/>
                  <w:sz w:val="13"/>
                </w:rPr>
                <w:tab/>
              </w:r>
              <w:r>
                <w:rPr>
                  <w:spacing w:val="-4"/>
                  <w:sz w:val="13"/>
                </w:rPr>
                <w:t>0.21</w:t>
              </w:r>
            </w:ins>
          </w:p>
        </w:tc>
        <w:tc>
          <w:tcPr>
            <w:tcW w:w="654" w:type="dxa"/>
          </w:tcPr>
          <w:p w14:paraId="71062E0F" w14:textId="77777777" w:rsidR="00382848" w:rsidRDefault="00382848">
            <w:pPr>
              <w:pStyle w:val="TableParagraph"/>
              <w:spacing w:before="20"/>
              <w:ind w:left="25" w:right="25"/>
              <w:rPr>
                <w:sz w:val="13"/>
              </w:rPr>
            </w:pPr>
            <w:ins w:id="4029" w:author="Mohamed SALEM" w:date="2024-01-16T13:33:00Z">
              <w:r>
                <w:rPr>
                  <w:spacing w:val="-4"/>
                  <w:w w:val="105"/>
                  <w:sz w:val="13"/>
                </w:rPr>
                <w:t>0.21</w:t>
              </w:r>
            </w:ins>
          </w:p>
        </w:tc>
        <w:tc>
          <w:tcPr>
            <w:tcW w:w="581" w:type="dxa"/>
          </w:tcPr>
          <w:p w14:paraId="1521F0DC" w14:textId="77777777" w:rsidR="00382848" w:rsidRDefault="00382848">
            <w:pPr>
              <w:pStyle w:val="TableParagraph"/>
              <w:spacing w:before="20"/>
              <w:ind w:left="10" w:right="10"/>
              <w:rPr>
                <w:sz w:val="13"/>
              </w:rPr>
            </w:pPr>
            <w:ins w:id="4030" w:author="Mohamed SALEM" w:date="2024-01-16T13:33:00Z">
              <w:r>
                <w:rPr>
                  <w:spacing w:val="-4"/>
                  <w:sz w:val="13"/>
                </w:rPr>
                <w:t>0.00</w:t>
              </w:r>
            </w:ins>
          </w:p>
        </w:tc>
        <w:tc>
          <w:tcPr>
            <w:tcW w:w="654" w:type="dxa"/>
          </w:tcPr>
          <w:p w14:paraId="5221E1B1" w14:textId="77777777" w:rsidR="00382848" w:rsidRDefault="00382848">
            <w:pPr>
              <w:pStyle w:val="TableParagraph"/>
              <w:spacing w:before="20"/>
              <w:ind w:left="25" w:right="25"/>
              <w:rPr>
                <w:sz w:val="13"/>
              </w:rPr>
            </w:pPr>
            <w:ins w:id="4031" w:author="Mohamed SALEM" w:date="2024-01-16T13:33:00Z">
              <w:r>
                <w:rPr>
                  <w:spacing w:val="-4"/>
                  <w:w w:val="105"/>
                  <w:sz w:val="13"/>
                </w:rPr>
                <w:t>0.19</w:t>
              </w:r>
            </w:ins>
          </w:p>
        </w:tc>
        <w:tc>
          <w:tcPr>
            <w:tcW w:w="654" w:type="dxa"/>
          </w:tcPr>
          <w:p w14:paraId="78DC1EDC" w14:textId="77777777" w:rsidR="00382848" w:rsidRDefault="00382848">
            <w:pPr>
              <w:pStyle w:val="TableParagraph"/>
              <w:spacing w:before="20"/>
              <w:ind w:left="25" w:right="25"/>
              <w:rPr>
                <w:sz w:val="13"/>
              </w:rPr>
            </w:pPr>
            <w:ins w:id="4032" w:author="Mohamed SALEM" w:date="2024-01-16T13:33:00Z">
              <w:r>
                <w:rPr>
                  <w:spacing w:val="-4"/>
                  <w:w w:val="105"/>
                  <w:sz w:val="13"/>
                </w:rPr>
                <w:t>0.16</w:t>
              </w:r>
            </w:ins>
          </w:p>
        </w:tc>
        <w:tc>
          <w:tcPr>
            <w:tcW w:w="581" w:type="dxa"/>
          </w:tcPr>
          <w:p w14:paraId="2F98DCC7" w14:textId="77777777" w:rsidR="00382848" w:rsidRDefault="00382848">
            <w:pPr>
              <w:pStyle w:val="TableParagraph"/>
              <w:spacing w:before="20"/>
              <w:ind w:left="10" w:right="10"/>
              <w:rPr>
                <w:sz w:val="13"/>
              </w:rPr>
            </w:pPr>
            <w:ins w:id="4033" w:author="Mohamed SALEM" w:date="2024-01-16T13:33:00Z">
              <w:r>
                <w:rPr>
                  <w:spacing w:val="-2"/>
                  <w:sz w:val="13"/>
                </w:rPr>
                <w:t>-</w:t>
              </w:r>
              <w:r>
                <w:rPr>
                  <w:spacing w:val="-4"/>
                  <w:sz w:val="13"/>
                </w:rPr>
                <w:t>0.03</w:t>
              </w:r>
            </w:ins>
          </w:p>
        </w:tc>
        <w:tc>
          <w:tcPr>
            <w:tcW w:w="654" w:type="dxa"/>
          </w:tcPr>
          <w:p w14:paraId="165A85B4" w14:textId="77777777" w:rsidR="00382848" w:rsidRDefault="00382848">
            <w:pPr>
              <w:pStyle w:val="TableParagraph"/>
              <w:spacing w:before="20"/>
              <w:ind w:left="25" w:right="25"/>
              <w:rPr>
                <w:sz w:val="13"/>
              </w:rPr>
            </w:pPr>
            <w:ins w:id="4034" w:author="Mohamed SALEM" w:date="2024-01-16T13:33:00Z">
              <w:r>
                <w:rPr>
                  <w:spacing w:val="-4"/>
                  <w:sz w:val="13"/>
                </w:rPr>
                <w:t>0.20</w:t>
              </w:r>
            </w:ins>
          </w:p>
        </w:tc>
        <w:tc>
          <w:tcPr>
            <w:tcW w:w="654" w:type="dxa"/>
          </w:tcPr>
          <w:p w14:paraId="29C801D7" w14:textId="77777777" w:rsidR="00382848" w:rsidRDefault="00382848">
            <w:pPr>
              <w:pStyle w:val="TableParagraph"/>
              <w:spacing w:before="20"/>
              <w:ind w:left="25" w:right="25"/>
              <w:rPr>
                <w:sz w:val="13"/>
              </w:rPr>
            </w:pPr>
            <w:ins w:id="4035" w:author="Mohamed SALEM" w:date="2024-01-16T13:33:00Z">
              <w:r>
                <w:rPr>
                  <w:spacing w:val="-4"/>
                  <w:w w:val="110"/>
                  <w:sz w:val="13"/>
                </w:rPr>
                <w:t>0.17</w:t>
              </w:r>
            </w:ins>
          </w:p>
        </w:tc>
        <w:tc>
          <w:tcPr>
            <w:tcW w:w="589" w:type="dxa"/>
          </w:tcPr>
          <w:p w14:paraId="78FB5876" w14:textId="77777777" w:rsidR="00382848" w:rsidRDefault="00382848">
            <w:pPr>
              <w:pStyle w:val="TableParagraph"/>
              <w:spacing w:before="20"/>
              <w:ind w:left="1" w:right="1"/>
              <w:rPr>
                <w:sz w:val="13"/>
              </w:rPr>
            </w:pPr>
            <w:ins w:id="4036" w:author="Mohamed SALEM" w:date="2024-01-16T13:33:00Z">
              <w:r>
                <w:rPr>
                  <w:spacing w:val="-2"/>
                  <w:sz w:val="13"/>
                </w:rPr>
                <w:t>-</w:t>
              </w:r>
              <w:r>
                <w:rPr>
                  <w:spacing w:val="-4"/>
                  <w:sz w:val="13"/>
                </w:rPr>
                <w:t>0.02</w:t>
              </w:r>
            </w:ins>
          </w:p>
        </w:tc>
      </w:tr>
      <w:tr w:rsidR="00382848" w14:paraId="7274002B" w14:textId="77777777">
        <w:trPr>
          <w:trHeight w:val="163"/>
        </w:trPr>
        <w:tc>
          <w:tcPr>
            <w:tcW w:w="4339" w:type="dxa"/>
          </w:tcPr>
          <w:p w14:paraId="3A313BD5" w14:textId="77777777" w:rsidR="00382848" w:rsidRDefault="00382848">
            <w:pPr>
              <w:pStyle w:val="TableParagraph"/>
              <w:spacing w:before="20"/>
              <w:ind w:right="138"/>
              <w:jc w:val="right"/>
              <w:rPr>
                <w:sz w:val="13"/>
              </w:rPr>
            </w:pPr>
            <w:ins w:id="4037" w:author="Mohamed SALEM" w:date="2024-01-16T13:33:00Z">
              <w:r>
                <w:rPr>
                  <w:spacing w:val="-2"/>
                  <w:w w:val="105"/>
                  <w:sz w:val="13"/>
                </w:rPr>
                <w:t>(0.49)</w:t>
              </w:r>
            </w:ins>
          </w:p>
        </w:tc>
        <w:tc>
          <w:tcPr>
            <w:tcW w:w="654" w:type="dxa"/>
          </w:tcPr>
          <w:p w14:paraId="0DD1393E" w14:textId="77777777" w:rsidR="00382848" w:rsidRDefault="00382848">
            <w:pPr>
              <w:pStyle w:val="TableParagraph"/>
              <w:spacing w:before="20"/>
              <w:ind w:left="25" w:right="25"/>
              <w:rPr>
                <w:sz w:val="13"/>
              </w:rPr>
            </w:pPr>
            <w:ins w:id="4038" w:author="Mohamed SALEM" w:date="2024-01-16T13:33:00Z">
              <w:r>
                <w:rPr>
                  <w:spacing w:val="-2"/>
                  <w:w w:val="105"/>
                  <w:sz w:val="13"/>
                </w:rPr>
                <w:t>(0.47)</w:t>
              </w:r>
            </w:ins>
          </w:p>
        </w:tc>
        <w:tc>
          <w:tcPr>
            <w:tcW w:w="581" w:type="dxa"/>
          </w:tcPr>
          <w:p w14:paraId="2E8DB15A" w14:textId="77777777" w:rsidR="00382848" w:rsidRDefault="00382848">
            <w:pPr>
              <w:pStyle w:val="TableParagraph"/>
              <w:spacing w:before="20"/>
              <w:ind w:left="10" w:right="10"/>
              <w:rPr>
                <w:sz w:val="13"/>
              </w:rPr>
            </w:pPr>
            <w:ins w:id="4039" w:author="Mohamed SALEM" w:date="2024-01-16T13:33:00Z">
              <w:r>
                <w:rPr>
                  <w:spacing w:val="-2"/>
                  <w:w w:val="105"/>
                  <w:sz w:val="13"/>
                </w:rPr>
                <w:t>(0.94)</w:t>
              </w:r>
            </w:ins>
          </w:p>
        </w:tc>
        <w:tc>
          <w:tcPr>
            <w:tcW w:w="654" w:type="dxa"/>
          </w:tcPr>
          <w:p w14:paraId="0CD99B85" w14:textId="77777777" w:rsidR="00382848" w:rsidRDefault="00382848">
            <w:pPr>
              <w:pStyle w:val="TableParagraph"/>
              <w:spacing w:before="20"/>
              <w:ind w:left="25" w:right="25"/>
              <w:rPr>
                <w:sz w:val="13"/>
              </w:rPr>
            </w:pPr>
            <w:ins w:id="4040" w:author="Mohamed SALEM" w:date="2024-01-16T13:33:00Z">
              <w:r>
                <w:rPr>
                  <w:spacing w:val="-2"/>
                  <w:w w:val="105"/>
                  <w:sz w:val="13"/>
                </w:rPr>
                <w:t>(0.43)</w:t>
              </w:r>
            </w:ins>
          </w:p>
        </w:tc>
        <w:tc>
          <w:tcPr>
            <w:tcW w:w="654" w:type="dxa"/>
          </w:tcPr>
          <w:p w14:paraId="132FFE48" w14:textId="77777777" w:rsidR="00382848" w:rsidRDefault="00382848">
            <w:pPr>
              <w:pStyle w:val="TableParagraph"/>
              <w:spacing w:before="20"/>
              <w:ind w:left="25" w:right="25"/>
              <w:rPr>
                <w:sz w:val="13"/>
              </w:rPr>
            </w:pPr>
            <w:ins w:id="4041" w:author="Mohamed SALEM" w:date="2024-01-16T13:33:00Z">
              <w:r>
                <w:rPr>
                  <w:spacing w:val="-2"/>
                  <w:w w:val="105"/>
                  <w:sz w:val="13"/>
                </w:rPr>
                <w:t>(0.45)</w:t>
              </w:r>
            </w:ins>
          </w:p>
        </w:tc>
        <w:tc>
          <w:tcPr>
            <w:tcW w:w="581" w:type="dxa"/>
          </w:tcPr>
          <w:p w14:paraId="333AD624" w14:textId="77777777" w:rsidR="00382848" w:rsidRDefault="00382848">
            <w:pPr>
              <w:pStyle w:val="TableParagraph"/>
              <w:spacing w:before="20"/>
              <w:ind w:left="10" w:right="10"/>
              <w:rPr>
                <w:sz w:val="13"/>
              </w:rPr>
            </w:pPr>
            <w:ins w:id="4042" w:author="Mohamed SALEM" w:date="2024-01-16T13:33:00Z">
              <w:r>
                <w:rPr>
                  <w:spacing w:val="-2"/>
                  <w:sz w:val="13"/>
                </w:rPr>
                <w:t>(0.30)</w:t>
              </w:r>
            </w:ins>
          </w:p>
        </w:tc>
        <w:tc>
          <w:tcPr>
            <w:tcW w:w="654" w:type="dxa"/>
          </w:tcPr>
          <w:p w14:paraId="7335EF94" w14:textId="77777777" w:rsidR="00382848" w:rsidRDefault="00382848">
            <w:pPr>
              <w:pStyle w:val="TableParagraph"/>
              <w:spacing w:before="20"/>
              <w:ind w:left="25" w:right="25"/>
              <w:rPr>
                <w:sz w:val="13"/>
              </w:rPr>
            </w:pPr>
            <w:ins w:id="4043" w:author="Mohamed SALEM" w:date="2024-01-16T13:33:00Z">
              <w:r>
                <w:rPr>
                  <w:spacing w:val="-2"/>
                  <w:w w:val="105"/>
                  <w:sz w:val="13"/>
                </w:rPr>
                <w:t>(0.45)</w:t>
              </w:r>
            </w:ins>
          </w:p>
        </w:tc>
        <w:tc>
          <w:tcPr>
            <w:tcW w:w="654" w:type="dxa"/>
          </w:tcPr>
          <w:p w14:paraId="7734EC0F" w14:textId="77777777" w:rsidR="00382848" w:rsidRDefault="00382848">
            <w:pPr>
              <w:pStyle w:val="TableParagraph"/>
              <w:spacing w:before="20"/>
              <w:ind w:left="25" w:right="25"/>
              <w:rPr>
                <w:sz w:val="13"/>
              </w:rPr>
            </w:pPr>
            <w:ins w:id="4044" w:author="Mohamed SALEM" w:date="2024-01-16T13:33:00Z">
              <w:r>
                <w:rPr>
                  <w:spacing w:val="-2"/>
                  <w:w w:val="105"/>
                  <w:sz w:val="13"/>
                </w:rPr>
                <w:t>(0.45)</w:t>
              </w:r>
            </w:ins>
          </w:p>
        </w:tc>
        <w:tc>
          <w:tcPr>
            <w:tcW w:w="589" w:type="dxa"/>
          </w:tcPr>
          <w:p w14:paraId="4450FFD9" w14:textId="77777777" w:rsidR="00382848" w:rsidRDefault="00382848">
            <w:pPr>
              <w:pStyle w:val="TableParagraph"/>
              <w:spacing w:before="20"/>
              <w:ind w:left="1" w:right="1"/>
              <w:rPr>
                <w:sz w:val="13"/>
              </w:rPr>
            </w:pPr>
            <w:ins w:id="4045" w:author="Mohamed SALEM" w:date="2024-01-16T13:33:00Z">
              <w:r>
                <w:rPr>
                  <w:spacing w:val="-2"/>
                  <w:w w:val="105"/>
                  <w:sz w:val="13"/>
                </w:rPr>
                <w:t>(0.43)</w:t>
              </w:r>
            </w:ins>
          </w:p>
        </w:tc>
      </w:tr>
      <w:tr w:rsidR="00382848" w14:paraId="5B31E9A3" w14:textId="77777777">
        <w:trPr>
          <w:trHeight w:val="163"/>
        </w:trPr>
        <w:tc>
          <w:tcPr>
            <w:tcW w:w="4339" w:type="dxa"/>
          </w:tcPr>
          <w:p w14:paraId="673777BE" w14:textId="77777777" w:rsidR="00382848" w:rsidRDefault="00382848">
            <w:pPr>
              <w:pStyle w:val="TableParagraph"/>
              <w:tabs>
                <w:tab w:val="right" w:pos="4038"/>
              </w:tabs>
              <w:spacing w:before="20"/>
              <w:ind w:right="195"/>
              <w:jc w:val="right"/>
              <w:rPr>
                <w:sz w:val="13"/>
              </w:rPr>
            </w:pPr>
            <w:ins w:id="4046" w:author="Mohamed SALEM" w:date="2024-01-16T13:33:00Z">
              <w:r>
                <w:rPr>
                  <w:w w:val="110"/>
                  <w:sz w:val="13"/>
                </w:rPr>
                <w:t>Has</w:t>
              </w:r>
              <w:r>
                <w:rPr>
                  <w:spacing w:val="1"/>
                  <w:w w:val="110"/>
                  <w:sz w:val="13"/>
                </w:rPr>
                <w:t xml:space="preserve"> </w:t>
              </w:r>
              <w:r>
                <w:rPr>
                  <w:w w:val="110"/>
                  <w:sz w:val="13"/>
                </w:rPr>
                <w:t>household</w:t>
              </w:r>
              <w:r>
                <w:rPr>
                  <w:spacing w:val="1"/>
                  <w:w w:val="110"/>
                  <w:sz w:val="13"/>
                </w:rPr>
                <w:t xml:space="preserve"> </w:t>
              </w:r>
              <w:r>
                <w:rPr>
                  <w:w w:val="110"/>
                  <w:sz w:val="13"/>
                </w:rPr>
                <w:t>member</w:t>
              </w:r>
              <w:r>
                <w:rPr>
                  <w:spacing w:val="1"/>
                  <w:w w:val="110"/>
                  <w:sz w:val="13"/>
                </w:rPr>
                <w:t xml:space="preserve"> </w:t>
              </w:r>
              <w:r>
                <w:rPr>
                  <w:w w:val="110"/>
                  <w:sz w:val="13"/>
                </w:rPr>
                <w:t>with</w:t>
              </w:r>
              <w:r>
                <w:rPr>
                  <w:spacing w:val="1"/>
                  <w:w w:val="110"/>
                  <w:sz w:val="13"/>
                </w:rPr>
                <w:t xml:space="preserve"> </w:t>
              </w:r>
              <w:r>
                <w:rPr>
                  <w:w w:val="110"/>
                  <w:sz w:val="13"/>
                </w:rPr>
                <w:t>disability/chronic</w:t>
              </w:r>
              <w:r>
                <w:rPr>
                  <w:spacing w:val="1"/>
                  <w:w w:val="110"/>
                  <w:sz w:val="13"/>
                </w:rPr>
                <w:t xml:space="preserve"> </w:t>
              </w:r>
              <w:r>
                <w:rPr>
                  <w:spacing w:val="-2"/>
                  <w:w w:val="110"/>
                  <w:sz w:val="13"/>
                </w:rPr>
                <w:t>disease</w:t>
              </w:r>
              <w:r>
                <w:rPr>
                  <w:rFonts w:ascii="Times New Roman"/>
                  <w:sz w:val="13"/>
                </w:rPr>
                <w:tab/>
              </w:r>
              <w:r>
                <w:rPr>
                  <w:spacing w:val="-4"/>
                  <w:w w:val="110"/>
                  <w:sz w:val="13"/>
                </w:rPr>
                <w:t>0.32</w:t>
              </w:r>
            </w:ins>
          </w:p>
        </w:tc>
        <w:tc>
          <w:tcPr>
            <w:tcW w:w="654" w:type="dxa"/>
          </w:tcPr>
          <w:p w14:paraId="55F99342" w14:textId="77777777" w:rsidR="00382848" w:rsidRDefault="00382848">
            <w:pPr>
              <w:pStyle w:val="TableParagraph"/>
              <w:spacing w:before="20"/>
              <w:ind w:left="25" w:right="25"/>
              <w:rPr>
                <w:sz w:val="13"/>
              </w:rPr>
            </w:pPr>
            <w:ins w:id="4047" w:author="Mohamed SALEM" w:date="2024-01-16T13:33:00Z">
              <w:r>
                <w:rPr>
                  <w:spacing w:val="-4"/>
                  <w:sz w:val="13"/>
                </w:rPr>
                <w:t>0.27</w:t>
              </w:r>
            </w:ins>
          </w:p>
        </w:tc>
        <w:tc>
          <w:tcPr>
            <w:tcW w:w="581" w:type="dxa"/>
          </w:tcPr>
          <w:p w14:paraId="62931FA5" w14:textId="77777777" w:rsidR="00382848" w:rsidRDefault="00382848">
            <w:pPr>
              <w:pStyle w:val="TableParagraph"/>
              <w:spacing w:before="20"/>
              <w:ind w:left="10" w:right="10"/>
              <w:rPr>
                <w:sz w:val="13"/>
              </w:rPr>
            </w:pPr>
            <w:ins w:id="4048" w:author="Mohamed SALEM" w:date="2024-01-16T13:33:00Z">
              <w:r>
                <w:rPr>
                  <w:spacing w:val="-2"/>
                  <w:sz w:val="13"/>
                </w:rPr>
                <w:t>-</w:t>
              </w:r>
              <w:r>
                <w:rPr>
                  <w:spacing w:val="-4"/>
                  <w:sz w:val="13"/>
                </w:rPr>
                <w:t>0.05</w:t>
              </w:r>
            </w:ins>
          </w:p>
        </w:tc>
        <w:tc>
          <w:tcPr>
            <w:tcW w:w="654" w:type="dxa"/>
          </w:tcPr>
          <w:p w14:paraId="4131E085" w14:textId="77777777" w:rsidR="00382848" w:rsidRDefault="00382848">
            <w:pPr>
              <w:pStyle w:val="TableParagraph"/>
              <w:spacing w:before="20"/>
              <w:ind w:left="25" w:right="25"/>
              <w:rPr>
                <w:sz w:val="13"/>
              </w:rPr>
            </w:pPr>
            <w:ins w:id="4049" w:author="Mohamed SALEM" w:date="2024-01-16T13:33:00Z">
              <w:r>
                <w:rPr>
                  <w:spacing w:val="-4"/>
                  <w:w w:val="105"/>
                  <w:sz w:val="13"/>
                </w:rPr>
                <w:t>0.16</w:t>
              </w:r>
            </w:ins>
          </w:p>
        </w:tc>
        <w:tc>
          <w:tcPr>
            <w:tcW w:w="654" w:type="dxa"/>
          </w:tcPr>
          <w:p w14:paraId="317F3784" w14:textId="77777777" w:rsidR="00382848" w:rsidRDefault="00382848">
            <w:pPr>
              <w:pStyle w:val="TableParagraph"/>
              <w:spacing w:before="20"/>
              <w:ind w:left="25" w:right="25"/>
              <w:rPr>
                <w:sz w:val="13"/>
              </w:rPr>
            </w:pPr>
            <w:ins w:id="4050" w:author="Mohamed SALEM" w:date="2024-01-16T13:33:00Z">
              <w:r>
                <w:rPr>
                  <w:spacing w:val="-4"/>
                  <w:w w:val="105"/>
                  <w:sz w:val="13"/>
                </w:rPr>
                <w:t>0.14</w:t>
              </w:r>
            </w:ins>
          </w:p>
        </w:tc>
        <w:tc>
          <w:tcPr>
            <w:tcW w:w="581" w:type="dxa"/>
          </w:tcPr>
          <w:p w14:paraId="78819DB0" w14:textId="77777777" w:rsidR="00382848" w:rsidRDefault="00382848">
            <w:pPr>
              <w:pStyle w:val="TableParagraph"/>
              <w:spacing w:before="20"/>
              <w:ind w:left="10" w:right="10"/>
              <w:rPr>
                <w:sz w:val="13"/>
              </w:rPr>
            </w:pPr>
            <w:ins w:id="4051" w:author="Mohamed SALEM" w:date="2024-01-16T13:33:00Z">
              <w:r>
                <w:rPr>
                  <w:sz w:val="13"/>
                </w:rPr>
                <w:t>-</w:t>
              </w:r>
              <w:r>
                <w:rPr>
                  <w:spacing w:val="-4"/>
                  <w:sz w:val="13"/>
                </w:rPr>
                <w:t>0.01</w:t>
              </w:r>
            </w:ins>
          </w:p>
        </w:tc>
        <w:tc>
          <w:tcPr>
            <w:tcW w:w="654" w:type="dxa"/>
          </w:tcPr>
          <w:p w14:paraId="1F8B67DE" w14:textId="77777777" w:rsidR="00382848" w:rsidRDefault="00382848">
            <w:pPr>
              <w:pStyle w:val="TableParagraph"/>
              <w:spacing w:before="20"/>
              <w:ind w:left="25" w:right="25"/>
              <w:rPr>
                <w:sz w:val="13"/>
              </w:rPr>
            </w:pPr>
            <w:ins w:id="4052" w:author="Mohamed SALEM" w:date="2024-01-16T13:33:00Z">
              <w:r>
                <w:rPr>
                  <w:spacing w:val="-4"/>
                  <w:w w:val="105"/>
                  <w:sz w:val="13"/>
                </w:rPr>
                <w:t>0.21</w:t>
              </w:r>
            </w:ins>
          </w:p>
        </w:tc>
        <w:tc>
          <w:tcPr>
            <w:tcW w:w="654" w:type="dxa"/>
          </w:tcPr>
          <w:p w14:paraId="421C7E19" w14:textId="77777777" w:rsidR="00382848" w:rsidRDefault="00382848">
            <w:pPr>
              <w:pStyle w:val="TableParagraph"/>
              <w:spacing w:before="20"/>
              <w:ind w:left="25" w:right="24"/>
              <w:rPr>
                <w:sz w:val="13"/>
              </w:rPr>
            </w:pPr>
            <w:ins w:id="4053" w:author="Mohamed SALEM" w:date="2024-01-16T13:33:00Z">
              <w:r>
                <w:rPr>
                  <w:spacing w:val="-4"/>
                  <w:w w:val="105"/>
                  <w:sz w:val="13"/>
                </w:rPr>
                <w:t>0.18</w:t>
              </w:r>
            </w:ins>
          </w:p>
        </w:tc>
        <w:tc>
          <w:tcPr>
            <w:tcW w:w="589" w:type="dxa"/>
          </w:tcPr>
          <w:p w14:paraId="5A1E65BD" w14:textId="77777777" w:rsidR="00382848" w:rsidRDefault="00382848">
            <w:pPr>
              <w:pStyle w:val="TableParagraph"/>
              <w:spacing w:before="20"/>
              <w:ind w:left="1"/>
              <w:rPr>
                <w:sz w:val="13"/>
              </w:rPr>
            </w:pPr>
            <w:ins w:id="4054" w:author="Mohamed SALEM" w:date="2024-01-16T13:33:00Z">
              <w:r>
                <w:rPr>
                  <w:spacing w:val="-2"/>
                  <w:sz w:val="13"/>
                </w:rPr>
                <w:t>-</w:t>
              </w:r>
              <w:r>
                <w:rPr>
                  <w:spacing w:val="-4"/>
                  <w:sz w:val="13"/>
                </w:rPr>
                <w:t>0.02</w:t>
              </w:r>
            </w:ins>
          </w:p>
        </w:tc>
      </w:tr>
      <w:tr w:rsidR="00382848" w14:paraId="6BD8D733" w14:textId="77777777">
        <w:trPr>
          <w:trHeight w:val="163"/>
        </w:trPr>
        <w:tc>
          <w:tcPr>
            <w:tcW w:w="4339" w:type="dxa"/>
          </w:tcPr>
          <w:p w14:paraId="24DCF439" w14:textId="77777777" w:rsidR="00382848" w:rsidRDefault="00382848">
            <w:pPr>
              <w:pStyle w:val="TableParagraph"/>
              <w:spacing w:before="20"/>
              <w:ind w:right="138"/>
              <w:jc w:val="right"/>
              <w:rPr>
                <w:sz w:val="13"/>
              </w:rPr>
            </w:pPr>
            <w:ins w:id="4055" w:author="Mohamed SALEM" w:date="2024-01-16T13:33:00Z">
              <w:r>
                <w:rPr>
                  <w:spacing w:val="-2"/>
                  <w:w w:val="105"/>
                  <w:sz w:val="13"/>
                </w:rPr>
                <w:t>(0.47)</w:t>
              </w:r>
            </w:ins>
          </w:p>
        </w:tc>
        <w:tc>
          <w:tcPr>
            <w:tcW w:w="654" w:type="dxa"/>
          </w:tcPr>
          <w:p w14:paraId="4B91F8A9" w14:textId="77777777" w:rsidR="00382848" w:rsidRDefault="00382848">
            <w:pPr>
              <w:pStyle w:val="TableParagraph"/>
              <w:spacing w:before="20"/>
              <w:ind w:left="25" w:right="25"/>
              <w:rPr>
                <w:sz w:val="13"/>
              </w:rPr>
            </w:pPr>
            <w:ins w:id="4056" w:author="Mohamed SALEM" w:date="2024-01-16T13:33:00Z">
              <w:r>
                <w:rPr>
                  <w:spacing w:val="-2"/>
                  <w:w w:val="105"/>
                  <w:sz w:val="13"/>
                </w:rPr>
                <w:t>(0.44)</w:t>
              </w:r>
            </w:ins>
          </w:p>
        </w:tc>
        <w:tc>
          <w:tcPr>
            <w:tcW w:w="581" w:type="dxa"/>
          </w:tcPr>
          <w:p w14:paraId="39FD4FF3" w14:textId="77777777" w:rsidR="00382848" w:rsidRDefault="00382848">
            <w:pPr>
              <w:pStyle w:val="TableParagraph"/>
              <w:spacing w:before="20"/>
              <w:ind w:left="10" w:right="10"/>
              <w:rPr>
                <w:sz w:val="13"/>
              </w:rPr>
            </w:pPr>
            <w:ins w:id="4057" w:author="Mohamed SALEM" w:date="2024-01-16T13:33:00Z">
              <w:r>
                <w:rPr>
                  <w:spacing w:val="-2"/>
                  <w:w w:val="105"/>
                  <w:sz w:val="13"/>
                </w:rPr>
                <w:t>(0.35)</w:t>
              </w:r>
            </w:ins>
          </w:p>
        </w:tc>
        <w:tc>
          <w:tcPr>
            <w:tcW w:w="654" w:type="dxa"/>
          </w:tcPr>
          <w:p w14:paraId="45F0EDFA" w14:textId="77777777" w:rsidR="00382848" w:rsidRDefault="00382848">
            <w:pPr>
              <w:pStyle w:val="TableParagraph"/>
              <w:spacing w:before="20"/>
              <w:ind w:left="25" w:right="25"/>
              <w:rPr>
                <w:sz w:val="13"/>
              </w:rPr>
            </w:pPr>
            <w:ins w:id="4058" w:author="Mohamed SALEM" w:date="2024-01-16T13:33:00Z">
              <w:r>
                <w:rPr>
                  <w:spacing w:val="-2"/>
                  <w:w w:val="105"/>
                  <w:sz w:val="13"/>
                </w:rPr>
                <w:t>(0.36)</w:t>
              </w:r>
            </w:ins>
          </w:p>
        </w:tc>
        <w:tc>
          <w:tcPr>
            <w:tcW w:w="654" w:type="dxa"/>
          </w:tcPr>
          <w:p w14:paraId="46E65B59" w14:textId="77777777" w:rsidR="00382848" w:rsidRDefault="00382848">
            <w:pPr>
              <w:pStyle w:val="TableParagraph"/>
              <w:spacing w:before="20"/>
              <w:ind w:left="25" w:right="25"/>
              <w:rPr>
                <w:sz w:val="13"/>
              </w:rPr>
            </w:pPr>
            <w:ins w:id="4059" w:author="Mohamed SALEM" w:date="2024-01-16T13:33:00Z">
              <w:r>
                <w:rPr>
                  <w:spacing w:val="-2"/>
                  <w:w w:val="105"/>
                  <w:sz w:val="13"/>
                </w:rPr>
                <w:t>(0.35)</w:t>
              </w:r>
            </w:ins>
          </w:p>
        </w:tc>
        <w:tc>
          <w:tcPr>
            <w:tcW w:w="581" w:type="dxa"/>
          </w:tcPr>
          <w:p w14:paraId="0E4B42C5" w14:textId="77777777" w:rsidR="00382848" w:rsidRDefault="00382848">
            <w:pPr>
              <w:pStyle w:val="TableParagraph"/>
              <w:spacing w:before="20"/>
              <w:ind w:left="10" w:right="10"/>
              <w:rPr>
                <w:sz w:val="13"/>
              </w:rPr>
            </w:pPr>
            <w:ins w:id="4060" w:author="Mohamed SALEM" w:date="2024-01-16T13:33:00Z">
              <w:r>
                <w:rPr>
                  <w:spacing w:val="-2"/>
                  <w:w w:val="110"/>
                  <w:sz w:val="13"/>
                </w:rPr>
                <w:t>(0.61)</w:t>
              </w:r>
            </w:ins>
          </w:p>
        </w:tc>
        <w:tc>
          <w:tcPr>
            <w:tcW w:w="654" w:type="dxa"/>
          </w:tcPr>
          <w:p w14:paraId="784D4672" w14:textId="77777777" w:rsidR="00382848" w:rsidRDefault="00382848">
            <w:pPr>
              <w:pStyle w:val="TableParagraph"/>
              <w:spacing w:before="20"/>
              <w:ind w:left="25" w:right="25"/>
              <w:rPr>
                <w:sz w:val="13"/>
              </w:rPr>
            </w:pPr>
            <w:ins w:id="4061" w:author="Mohamed SALEM" w:date="2024-01-16T13:33:00Z">
              <w:r>
                <w:rPr>
                  <w:spacing w:val="-2"/>
                  <w:w w:val="105"/>
                  <w:sz w:val="13"/>
                </w:rPr>
                <w:t>(0.40)</w:t>
              </w:r>
            </w:ins>
          </w:p>
        </w:tc>
        <w:tc>
          <w:tcPr>
            <w:tcW w:w="654" w:type="dxa"/>
          </w:tcPr>
          <w:p w14:paraId="47947D2C" w14:textId="77777777" w:rsidR="00382848" w:rsidRDefault="00382848">
            <w:pPr>
              <w:pStyle w:val="TableParagraph"/>
              <w:spacing w:before="20"/>
              <w:ind w:left="25" w:right="25"/>
              <w:rPr>
                <w:sz w:val="13"/>
              </w:rPr>
            </w:pPr>
            <w:ins w:id="4062" w:author="Mohamed SALEM" w:date="2024-01-16T13:33:00Z">
              <w:r>
                <w:rPr>
                  <w:spacing w:val="-2"/>
                  <w:w w:val="105"/>
                  <w:sz w:val="13"/>
                </w:rPr>
                <w:t>(0.39)</w:t>
              </w:r>
            </w:ins>
          </w:p>
        </w:tc>
        <w:tc>
          <w:tcPr>
            <w:tcW w:w="589" w:type="dxa"/>
          </w:tcPr>
          <w:p w14:paraId="2692E145" w14:textId="77777777" w:rsidR="00382848" w:rsidRDefault="00382848">
            <w:pPr>
              <w:pStyle w:val="TableParagraph"/>
              <w:spacing w:before="20"/>
              <w:ind w:left="1" w:right="1"/>
              <w:rPr>
                <w:sz w:val="13"/>
              </w:rPr>
            </w:pPr>
            <w:ins w:id="4063" w:author="Mohamed SALEM" w:date="2024-01-16T13:33:00Z">
              <w:r>
                <w:rPr>
                  <w:spacing w:val="-2"/>
                  <w:w w:val="105"/>
                  <w:sz w:val="13"/>
                </w:rPr>
                <w:t>(0.34)</w:t>
              </w:r>
            </w:ins>
          </w:p>
        </w:tc>
      </w:tr>
      <w:tr w:rsidR="00382848" w14:paraId="3143AE09" w14:textId="77777777">
        <w:trPr>
          <w:trHeight w:val="163"/>
        </w:trPr>
        <w:tc>
          <w:tcPr>
            <w:tcW w:w="4339" w:type="dxa"/>
          </w:tcPr>
          <w:p w14:paraId="78C4B623" w14:textId="77777777" w:rsidR="00382848" w:rsidRDefault="00382848">
            <w:pPr>
              <w:pStyle w:val="TableParagraph"/>
              <w:tabs>
                <w:tab w:val="right" w:pos="4038"/>
              </w:tabs>
              <w:spacing w:before="20"/>
              <w:ind w:right="195"/>
              <w:jc w:val="right"/>
              <w:rPr>
                <w:sz w:val="13"/>
              </w:rPr>
            </w:pPr>
            <w:ins w:id="4064" w:author="Mohamed SALEM" w:date="2024-01-16T13:33:00Z">
              <w:r>
                <w:rPr>
                  <w:sz w:val="13"/>
                </w:rPr>
                <w:t>Number</w:t>
              </w:r>
              <w:r>
                <w:rPr>
                  <w:spacing w:val="36"/>
                  <w:sz w:val="13"/>
                </w:rPr>
                <w:t xml:space="preserve"> </w:t>
              </w:r>
              <w:r>
                <w:rPr>
                  <w:sz w:val="13"/>
                </w:rPr>
                <w:t>of</w:t>
              </w:r>
              <w:r>
                <w:rPr>
                  <w:spacing w:val="37"/>
                  <w:sz w:val="13"/>
                </w:rPr>
                <w:t xml:space="preserve"> </w:t>
              </w:r>
              <w:r>
                <w:rPr>
                  <w:spacing w:val="-2"/>
                  <w:sz w:val="13"/>
                </w:rPr>
                <w:t>rooms</w:t>
              </w:r>
              <w:r>
                <w:rPr>
                  <w:rFonts w:ascii="Times New Roman"/>
                  <w:sz w:val="13"/>
                </w:rPr>
                <w:tab/>
              </w:r>
              <w:r>
                <w:rPr>
                  <w:spacing w:val="-4"/>
                  <w:sz w:val="13"/>
                </w:rPr>
                <w:t>2.78</w:t>
              </w:r>
            </w:ins>
          </w:p>
        </w:tc>
        <w:tc>
          <w:tcPr>
            <w:tcW w:w="654" w:type="dxa"/>
          </w:tcPr>
          <w:p w14:paraId="2D8C4B3C" w14:textId="77777777" w:rsidR="00382848" w:rsidRDefault="00382848">
            <w:pPr>
              <w:pStyle w:val="TableParagraph"/>
              <w:spacing w:before="20"/>
              <w:ind w:left="25" w:right="25"/>
              <w:rPr>
                <w:sz w:val="13"/>
              </w:rPr>
            </w:pPr>
            <w:ins w:id="4065" w:author="Mohamed SALEM" w:date="2024-01-16T13:33:00Z">
              <w:r>
                <w:rPr>
                  <w:spacing w:val="-4"/>
                  <w:sz w:val="13"/>
                </w:rPr>
                <w:t>2.90</w:t>
              </w:r>
            </w:ins>
          </w:p>
        </w:tc>
        <w:tc>
          <w:tcPr>
            <w:tcW w:w="581" w:type="dxa"/>
          </w:tcPr>
          <w:p w14:paraId="7A2F13A3" w14:textId="77777777" w:rsidR="00382848" w:rsidRDefault="00382848">
            <w:pPr>
              <w:pStyle w:val="TableParagraph"/>
              <w:spacing w:before="20"/>
              <w:ind w:left="10" w:right="10"/>
              <w:rPr>
                <w:sz w:val="13"/>
              </w:rPr>
            </w:pPr>
            <w:ins w:id="4066" w:author="Mohamed SALEM" w:date="2024-01-16T13:33:00Z">
              <w:r>
                <w:rPr>
                  <w:spacing w:val="-4"/>
                  <w:w w:val="105"/>
                  <w:sz w:val="13"/>
                </w:rPr>
                <w:t>0.12</w:t>
              </w:r>
            </w:ins>
          </w:p>
        </w:tc>
        <w:tc>
          <w:tcPr>
            <w:tcW w:w="654" w:type="dxa"/>
          </w:tcPr>
          <w:p w14:paraId="7B11420E" w14:textId="77777777" w:rsidR="00382848" w:rsidRDefault="00382848">
            <w:pPr>
              <w:pStyle w:val="TableParagraph"/>
              <w:spacing w:before="20"/>
              <w:ind w:left="25" w:right="25"/>
              <w:rPr>
                <w:sz w:val="13"/>
              </w:rPr>
            </w:pPr>
            <w:ins w:id="4067" w:author="Mohamed SALEM" w:date="2024-01-16T13:33:00Z">
              <w:r>
                <w:rPr>
                  <w:spacing w:val="-4"/>
                  <w:sz w:val="13"/>
                </w:rPr>
                <w:t>2.02</w:t>
              </w:r>
            </w:ins>
          </w:p>
        </w:tc>
        <w:tc>
          <w:tcPr>
            <w:tcW w:w="654" w:type="dxa"/>
          </w:tcPr>
          <w:p w14:paraId="60201E60" w14:textId="77777777" w:rsidR="00382848" w:rsidRDefault="00382848">
            <w:pPr>
              <w:pStyle w:val="TableParagraph"/>
              <w:spacing w:before="20"/>
              <w:ind w:left="25" w:right="25"/>
              <w:rPr>
                <w:sz w:val="13"/>
              </w:rPr>
            </w:pPr>
            <w:ins w:id="4068" w:author="Mohamed SALEM" w:date="2024-01-16T13:33:00Z">
              <w:r>
                <w:rPr>
                  <w:spacing w:val="-4"/>
                  <w:w w:val="105"/>
                  <w:sz w:val="13"/>
                </w:rPr>
                <w:t>1.89</w:t>
              </w:r>
            </w:ins>
          </w:p>
        </w:tc>
        <w:tc>
          <w:tcPr>
            <w:tcW w:w="581" w:type="dxa"/>
          </w:tcPr>
          <w:p w14:paraId="4B3A3C7D" w14:textId="77777777" w:rsidR="00382848" w:rsidRDefault="00382848">
            <w:pPr>
              <w:pStyle w:val="TableParagraph"/>
              <w:spacing w:before="20"/>
              <w:ind w:left="10" w:right="10"/>
              <w:rPr>
                <w:sz w:val="13"/>
              </w:rPr>
            </w:pPr>
            <w:ins w:id="4069" w:author="Mohamed SALEM" w:date="2024-01-16T13:33:00Z">
              <w:r>
                <w:rPr>
                  <w:w w:val="105"/>
                  <w:sz w:val="13"/>
                </w:rPr>
                <w:t>-</w:t>
              </w:r>
              <w:r>
                <w:rPr>
                  <w:spacing w:val="-4"/>
                  <w:w w:val="105"/>
                  <w:sz w:val="13"/>
                </w:rPr>
                <w:t>0.13</w:t>
              </w:r>
            </w:ins>
          </w:p>
        </w:tc>
        <w:tc>
          <w:tcPr>
            <w:tcW w:w="654" w:type="dxa"/>
          </w:tcPr>
          <w:p w14:paraId="142F6BAB" w14:textId="77777777" w:rsidR="00382848" w:rsidRDefault="00382848">
            <w:pPr>
              <w:pStyle w:val="TableParagraph"/>
              <w:spacing w:before="20"/>
              <w:ind w:left="25" w:right="25"/>
              <w:rPr>
                <w:sz w:val="13"/>
              </w:rPr>
            </w:pPr>
            <w:ins w:id="4070" w:author="Mohamed SALEM" w:date="2024-01-16T13:33:00Z">
              <w:r>
                <w:rPr>
                  <w:spacing w:val="-4"/>
                  <w:w w:val="105"/>
                  <w:sz w:val="13"/>
                </w:rPr>
                <w:t>2.25</w:t>
              </w:r>
            </w:ins>
          </w:p>
        </w:tc>
        <w:tc>
          <w:tcPr>
            <w:tcW w:w="654" w:type="dxa"/>
          </w:tcPr>
          <w:p w14:paraId="7A4233F1" w14:textId="77777777" w:rsidR="00382848" w:rsidRDefault="00382848">
            <w:pPr>
              <w:pStyle w:val="TableParagraph"/>
              <w:spacing w:before="20"/>
              <w:ind w:left="25" w:right="25"/>
              <w:rPr>
                <w:sz w:val="13"/>
              </w:rPr>
            </w:pPr>
            <w:ins w:id="4071" w:author="Mohamed SALEM" w:date="2024-01-16T13:33:00Z">
              <w:r>
                <w:rPr>
                  <w:spacing w:val="-4"/>
                  <w:sz w:val="13"/>
                </w:rPr>
                <w:t>2.20</w:t>
              </w:r>
            </w:ins>
          </w:p>
        </w:tc>
        <w:tc>
          <w:tcPr>
            <w:tcW w:w="589" w:type="dxa"/>
          </w:tcPr>
          <w:p w14:paraId="58CFA6ED" w14:textId="77777777" w:rsidR="00382848" w:rsidRDefault="00382848">
            <w:pPr>
              <w:pStyle w:val="TableParagraph"/>
              <w:spacing w:before="20"/>
              <w:ind w:left="1" w:right="1"/>
              <w:rPr>
                <w:sz w:val="13"/>
              </w:rPr>
            </w:pPr>
            <w:ins w:id="4072" w:author="Mohamed SALEM" w:date="2024-01-16T13:33:00Z">
              <w:r>
                <w:rPr>
                  <w:spacing w:val="-2"/>
                  <w:sz w:val="13"/>
                </w:rPr>
                <w:t>-</w:t>
              </w:r>
              <w:r>
                <w:rPr>
                  <w:spacing w:val="-4"/>
                  <w:sz w:val="13"/>
                </w:rPr>
                <w:t>0.05</w:t>
              </w:r>
            </w:ins>
          </w:p>
        </w:tc>
      </w:tr>
      <w:tr w:rsidR="00382848" w14:paraId="1714573F" w14:textId="77777777">
        <w:trPr>
          <w:trHeight w:val="163"/>
        </w:trPr>
        <w:tc>
          <w:tcPr>
            <w:tcW w:w="4339" w:type="dxa"/>
          </w:tcPr>
          <w:p w14:paraId="0C78643E" w14:textId="77777777" w:rsidR="00382848" w:rsidRDefault="00382848">
            <w:pPr>
              <w:pStyle w:val="TableParagraph"/>
              <w:spacing w:before="20"/>
              <w:ind w:right="138"/>
              <w:jc w:val="right"/>
              <w:rPr>
                <w:sz w:val="13"/>
              </w:rPr>
            </w:pPr>
            <w:ins w:id="4073" w:author="Mohamed SALEM" w:date="2024-01-16T13:33:00Z">
              <w:r>
                <w:rPr>
                  <w:spacing w:val="-2"/>
                  <w:w w:val="115"/>
                  <w:sz w:val="13"/>
                </w:rPr>
                <w:t>(1.25)</w:t>
              </w:r>
            </w:ins>
          </w:p>
        </w:tc>
        <w:tc>
          <w:tcPr>
            <w:tcW w:w="654" w:type="dxa"/>
          </w:tcPr>
          <w:p w14:paraId="01AA5141" w14:textId="77777777" w:rsidR="00382848" w:rsidRDefault="00382848">
            <w:pPr>
              <w:pStyle w:val="TableParagraph"/>
              <w:spacing w:before="20"/>
              <w:ind w:left="25" w:right="25"/>
              <w:rPr>
                <w:sz w:val="13"/>
              </w:rPr>
            </w:pPr>
            <w:ins w:id="4074" w:author="Mohamed SALEM" w:date="2024-01-16T13:33:00Z">
              <w:r>
                <w:rPr>
                  <w:spacing w:val="-2"/>
                  <w:w w:val="110"/>
                  <w:sz w:val="13"/>
                </w:rPr>
                <w:t>(1.24)</w:t>
              </w:r>
            </w:ins>
          </w:p>
        </w:tc>
        <w:tc>
          <w:tcPr>
            <w:tcW w:w="581" w:type="dxa"/>
          </w:tcPr>
          <w:p w14:paraId="7DFBDCF6" w14:textId="77777777" w:rsidR="00382848" w:rsidRDefault="00382848">
            <w:pPr>
              <w:pStyle w:val="TableParagraph"/>
              <w:spacing w:before="20"/>
              <w:ind w:left="10" w:right="10"/>
              <w:rPr>
                <w:sz w:val="13"/>
              </w:rPr>
            </w:pPr>
            <w:ins w:id="4075" w:author="Mohamed SALEM" w:date="2024-01-16T13:33:00Z">
              <w:r>
                <w:rPr>
                  <w:spacing w:val="-2"/>
                  <w:w w:val="105"/>
                  <w:sz w:val="13"/>
                </w:rPr>
                <w:t>(0.38)</w:t>
              </w:r>
            </w:ins>
          </w:p>
        </w:tc>
        <w:tc>
          <w:tcPr>
            <w:tcW w:w="654" w:type="dxa"/>
          </w:tcPr>
          <w:p w14:paraId="4258CBF8" w14:textId="77777777" w:rsidR="00382848" w:rsidRDefault="00382848">
            <w:pPr>
              <w:pStyle w:val="TableParagraph"/>
              <w:spacing w:before="20"/>
              <w:ind w:left="25" w:right="25"/>
              <w:rPr>
                <w:sz w:val="13"/>
              </w:rPr>
            </w:pPr>
            <w:ins w:id="4076" w:author="Mohamed SALEM" w:date="2024-01-16T13:33:00Z">
              <w:r>
                <w:rPr>
                  <w:spacing w:val="-2"/>
                  <w:w w:val="115"/>
                  <w:sz w:val="13"/>
                </w:rPr>
                <w:t>(1.10)</w:t>
              </w:r>
            </w:ins>
          </w:p>
        </w:tc>
        <w:tc>
          <w:tcPr>
            <w:tcW w:w="654" w:type="dxa"/>
          </w:tcPr>
          <w:p w14:paraId="6395BF2F" w14:textId="77777777" w:rsidR="00382848" w:rsidRDefault="00382848">
            <w:pPr>
              <w:pStyle w:val="TableParagraph"/>
              <w:spacing w:before="20"/>
              <w:ind w:left="25" w:right="25"/>
              <w:rPr>
                <w:sz w:val="13"/>
              </w:rPr>
            </w:pPr>
            <w:ins w:id="4077" w:author="Mohamed SALEM" w:date="2024-01-16T13:33:00Z">
              <w:r>
                <w:rPr>
                  <w:spacing w:val="-2"/>
                  <w:w w:val="110"/>
                  <w:sz w:val="13"/>
                </w:rPr>
                <w:t>(1.05)</w:t>
              </w:r>
            </w:ins>
          </w:p>
        </w:tc>
        <w:tc>
          <w:tcPr>
            <w:tcW w:w="581" w:type="dxa"/>
          </w:tcPr>
          <w:p w14:paraId="02D462F7" w14:textId="77777777" w:rsidR="00382848" w:rsidRDefault="00382848">
            <w:pPr>
              <w:pStyle w:val="TableParagraph"/>
              <w:spacing w:before="20"/>
              <w:ind w:left="10" w:right="10"/>
              <w:rPr>
                <w:sz w:val="13"/>
              </w:rPr>
            </w:pPr>
            <w:ins w:id="4078" w:author="Mohamed SALEM" w:date="2024-01-16T13:33:00Z">
              <w:r>
                <w:rPr>
                  <w:spacing w:val="-2"/>
                  <w:w w:val="105"/>
                  <w:sz w:val="13"/>
                </w:rPr>
                <w:t>(0.10)</w:t>
              </w:r>
            </w:ins>
          </w:p>
        </w:tc>
        <w:tc>
          <w:tcPr>
            <w:tcW w:w="654" w:type="dxa"/>
          </w:tcPr>
          <w:p w14:paraId="28E55EFF" w14:textId="77777777" w:rsidR="00382848" w:rsidRDefault="00382848">
            <w:pPr>
              <w:pStyle w:val="TableParagraph"/>
              <w:spacing w:before="20"/>
              <w:ind w:left="25" w:right="25"/>
              <w:rPr>
                <w:sz w:val="13"/>
              </w:rPr>
            </w:pPr>
            <w:ins w:id="4079" w:author="Mohamed SALEM" w:date="2024-01-16T13:33:00Z">
              <w:r>
                <w:rPr>
                  <w:spacing w:val="-2"/>
                  <w:w w:val="110"/>
                  <w:sz w:val="13"/>
                </w:rPr>
                <w:t>(1.20)</w:t>
              </w:r>
            </w:ins>
          </w:p>
        </w:tc>
        <w:tc>
          <w:tcPr>
            <w:tcW w:w="654" w:type="dxa"/>
          </w:tcPr>
          <w:p w14:paraId="027A1823" w14:textId="77777777" w:rsidR="00382848" w:rsidRDefault="00382848">
            <w:pPr>
              <w:pStyle w:val="TableParagraph"/>
              <w:spacing w:before="20"/>
              <w:ind w:left="25" w:right="25"/>
              <w:rPr>
                <w:sz w:val="13"/>
              </w:rPr>
            </w:pPr>
            <w:ins w:id="4080" w:author="Mohamed SALEM" w:date="2024-01-16T13:33:00Z">
              <w:r>
                <w:rPr>
                  <w:spacing w:val="-2"/>
                  <w:w w:val="110"/>
                  <w:sz w:val="13"/>
                </w:rPr>
                <w:t>(1.20)</w:t>
              </w:r>
            </w:ins>
          </w:p>
        </w:tc>
        <w:tc>
          <w:tcPr>
            <w:tcW w:w="589" w:type="dxa"/>
          </w:tcPr>
          <w:p w14:paraId="20FCA360" w14:textId="77777777" w:rsidR="00382848" w:rsidRDefault="00382848">
            <w:pPr>
              <w:pStyle w:val="TableParagraph"/>
              <w:spacing w:before="20"/>
              <w:ind w:left="1" w:right="1"/>
              <w:rPr>
                <w:sz w:val="13"/>
              </w:rPr>
            </w:pPr>
            <w:ins w:id="4081" w:author="Mohamed SALEM" w:date="2024-01-16T13:33:00Z">
              <w:r>
                <w:rPr>
                  <w:spacing w:val="-2"/>
                  <w:w w:val="105"/>
                  <w:sz w:val="13"/>
                </w:rPr>
                <w:t>(0.50)</w:t>
              </w:r>
            </w:ins>
          </w:p>
        </w:tc>
      </w:tr>
      <w:tr w:rsidR="00382848" w14:paraId="2DC5FCEF" w14:textId="77777777">
        <w:trPr>
          <w:trHeight w:val="163"/>
        </w:trPr>
        <w:tc>
          <w:tcPr>
            <w:tcW w:w="4339" w:type="dxa"/>
          </w:tcPr>
          <w:p w14:paraId="0263CD4E" w14:textId="77777777" w:rsidR="00382848" w:rsidRDefault="00382848">
            <w:pPr>
              <w:pStyle w:val="TableParagraph"/>
              <w:tabs>
                <w:tab w:val="right" w:pos="4038"/>
              </w:tabs>
              <w:spacing w:before="20"/>
              <w:ind w:right="195"/>
              <w:jc w:val="right"/>
              <w:rPr>
                <w:sz w:val="13"/>
              </w:rPr>
            </w:pPr>
            <w:ins w:id="4082" w:author="Mohamed SALEM" w:date="2024-01-16T13:33:00Z">
              <w:r>
                <w:rPr>
                  <w:sz w:val="13"/>
                </w:rPr>
                <w:t>Household</w:t>
              </w:r>
              <w:r>
                <w:rPr>
                  <w:spacing w:val="58"/>
                  <w:sz w:val="13"/>
                </w:rPr>
                <w:t xml:space="preserve"> </w:t>
              </w:r>
              <w:r>
                <w:rPr>
                  <w:sz w:val="13"/>
                </w:rPr>
                <w:t>Crowding</w:t>
              </w:r>
              <w:r>
                <w:rPr>
                  <w:spacing w:val="59"/>
                  <w:sz w:val="13"/>
                </w:rPr>
                <w:t xml:space="preserve"> </w:t>
              </w:r>
              <w:r>
                <w:rPr>
                  <w:spacing w:val="-2"/>
                  <w:sz w:val="13"/>
                </w:rPr>
                <w:t>Index</w:t>
              </w:r>
              <w:r>
                <w:rPr>
                  <w:rFonts w:ascii="Times New Roman"/>
                  <w:sz w:val="13"/>
                </w:rPr>
                <w:tab/>
              </w:r>
              <w:r>
                <w:rPr>
                  <w:spacing w:val="-4"/>
                  <w:sz w:val="13"/>
                </w:rPr>
                <w:t>3.04</w:t>
              </w:r>
            </w:ins>
          </w:p>
        </w:tc>
        <w:tc>
          <w:tcPr>
            <w:tcW w:w="654" w:type="dxa"/>
          </w:tcPr>
          <w:p w14:paraId="49C7CC67" w14:textId="77777777" w:rsidR="00382848" w:rsidRDefault="00382848">
            <w:pPr>
              <w:pStyle w:val="TableParagraph"/>
              <w:spacing w:before="20"/>
              <w:ind w:left="25" w:right="25"/>
              <w:rPr>
                <w:sz w:val="13"/>
              </w:rPr>
            </w:pPr>
            <w:ins w:id="4083" w:author="Mohamed SALEM" w:date="2024-01-16T13:33:00Z">
              <w:r>
                <w:rPr>
                  <w:spacing w:val="-4"/>
                  <w:w w:val="110"/>
                  <w:sz w:val="13"/>
                </w:rPr>
                <w:t>3.13</w:t>
              </w:r>
            </w:ins>
          </w:p>
        </w:tc>
        <w:tc>
          <w:tcPr>
            <w:tcW w:w="581" w:type="dxa"/>
          </w:tcPr>
          <w:p w14:paraId="10F96590" w14:textId="77777777" w:rsidR="00382848" w:rsidRDefault="00382848">
            <w:pPr>
              <w:pStyle w:val="TableParagraph"/>
              <w:spacing w:before="20"/>
              <w:ind w:left="10" w:right="10"/>
              <w:rPr>
                <w:sz w:val="13"/>
              </w:rPr>
            </w:pPr>
            <w:ins w:id="4084" w:author="Mohamed SALEM" w:date="2024-01-16T13:33:00Z">
              <w:r>
                <w:rPr>
                  <w:spacing w:val="-4"/>
                  <w:sz w:val="13"/>
                </w:rPr>
                <w:t>0.08</w:t>
              </w:r>
            </w:ins>
          </w:p>
        </w:tc>
        <w:tc>
          <w:tcPr>
            <w:tcW w:w="654" w:type="dxa"/>
          </w:tcPr>
          <w:p w14:paraId="4AB9FD22" w14:textId="77777777" w:rsidR="00382848" w:rsidRDefault="00382848">
            <w:pPr>
              <w:pStyle w:val="TableParagraph"/>
              <w:spacing w:before="20"/>
              <w:ind w:left="25" w:right="25"/>
              <w:rPr>
                <w:sz w:val="13"/>
              </w:rPr>
            </w:pPr>
            <w:ins w:id="4085" w:author="Mohamed SALEM" w:date="2024-01-16T13:33:00Z">
              <w:r>
                <w:rPr>
                  <w:spacing w:val="-4"/>
                  <w:sz w:val="13"/>
                </w:rPr>
                <w:t>3.88</w:t>
              </w:r>
            </w:ins>
          </w:p>
        </w:tc>
        <w:tc>
          <w:tcPr>
            <w:tcW w:w="654" w:type="dxa"/>
          </w:tcPr>
          <w:p w14:paraId="5C30E78D" w14:textId="77777777" w:rsidR="00382848" w:rsidRDefault="00382848">
            <w:pPr>
              <w:pStyle w:val="TableParagraph"/>
              <w:spacing w:before="20"/>
              <w:ind w:left="25" w:right="25"/>
              <w:rPr>
                <w:sz w:val="13"/>
              </w:rPr>
            </w:pPr>
            <w:ins w:id="4086" w:author="Mohamed SALEM" w:date="2024-01-16T13:33:00Z">
              <w:r>
                <w:rPr>
                  <w:spacing w:val="-4"/>
                  <w:w w:val="115"/>
                  <w:sz w:val="13"/>
                </w:rPr>
                <w:t>4.17</w:t>
              </w:r>
            </w:ins>
          </w:p>
        </w:tc>
        <w:tc>
          <w:tcPr>
            <w:tcW w:w="581" w:type="dxa"/>
          </w:tcPr>
          <w:p w14:paraId="5B300322" w14:textId="77777777" w:rsidR="00382848" w:rsidRDefault="00382848">
            <w:pPr>
              <w:pStyle w:val="TableParagraph"/>
              <w:spacing w:before="20"/>
              <w:ind w:left="10" w:right="10"/>
              <w:rPr>
                <w:sz w:val="13"/>
              </w:rPr>
            </w:pPr>
            <w:ins w:id="4087" w:author="Mohamed SALEM" w:date="2024-01-16T13:33:00Z">
              <w:r>
                <w:rPr>
                  <w:spacing w:val="-4"/>
                  <w:sz w:val="13"/>
                </w:rPr>
                <w:t>0.29</w:t>
              </w:r>
            </w:ins>
          </w:p>
        </w:tc>
        <w:tc>
          <w:tcPr>
            <w:tcW w:w="654" w:type="dxa"/>
          </w:tcPr>
          <w:p w14:paraId="5BF5134E" w14:textId="77777777" w:rsidR="00382848" w:rsidRDefault="00382848">
            <w:pPr>
              <w:pStyle w:val="TableParagraph"/>
              <w:spacing w:before="20"/>
              <w:ind w:left="25" w:right="25"/>
              <w:rPr>
                <w:sz w:val="13"/>
              </w:rPr>
            </w:pPr>
            <w:ins w:id="4088" w:author="Mohamed SALEM" w:date="2024-01-16T13:33:00Z">
              <w:r>
                <w:rPr>
                  <w:spacing w:val="-4"/>
                  <w:w w:val="105"/>
                  <w:sz w:val="13"/>
                </w:rPr>
                <w:t>3.63</w:t>
              </w:r>
            </w:ins>
          </w:p>
        </w:tc>
        <w:tc>
          <w:tcPr>
            <w:tcW w:w="654" w:type="dxa"/>
          </w:tcPr>
          <w:p w14:paraId="63F27D03" w14:textId="77777777" w:rsidR="00382848" w:rsidRDefault="00382848">
            <w:pPr>
              <w:pStyle w:val="TableParagraph"/>
              <w:spacing w:before="20"/>
              <w:ind w:left="25" w:right="25"/>
              <w:rPr>
                <w:sz w:val="13"/>
              </w:rPr>
            </w:pPr>
            <w:ins w:id="4089" w:author="Mohamed SALEM" w:date="2024-01-16T13:33:00Z">
              <w:r>
                <w:rPr>
                  <w:spacing w:val="-4"/>
                  <w:sz w:val="13"/>
                </w:rPr>
                <w:t>3.85</w:t>
              </w:r>
            </w:ins>
          </w:p>
        </w:tc>
        <w:tc>
          <w:tcPr>
            <w:tcW w:w="589" w:type="dxa"/>
          </w:tcPr>
          <w:p w14:paraId="68B2C895" w14:textId="77777777" w:rsidR="00382848" w:rsidRDefault="00382848">
            <w:pPr>
              <w:pStyle w:val="TableParagraph"/>
              <w:spacing w:before="20"/>
              <w:ind w:left="1" w:right="1"/>
              <w:rPr>
                <w:sz w:val="13"/>
              </w:rPr>
            </w:pPr>
            <w:ins w:id="4090" w:author="Mohamed SALEM" w:date="2024-01-16T13:33:00Z">
              <w:r>
                <w:rPr>
                  <w:spacing w:val="-4"/>
                  <w:sz w:val="13"/>
                </w:rPr>
                <w:t>0.22</w:t>
              </w:r>
            </w:ins>
          </w:p>
        </w:tc>
      </w:tr>
      <w:tr w:rsidR="00382848" w14:paraId="2F6E2410" w14:textId="77777777">
        <w:trPr>
          <w:trHeight w:val="163"/>
        </w:trPr>
        <w:tc>
          <w:tcPr>
            <w:tcW w:w="4339" w:type="dxa"/>
          </w:tcPr>
          <w:p w14:paraId="1F851985" w14:textId="77777777" w:rsidR="00382848" w:rsidRDefault="00382848">
            <w:pPr>
              <w:pStyle w:val="TableParagraph"/>
              <w:spacing w:before="20"/>
              <w:ind w:right="138"/>
              <w:jc w:val="right"/>
              <w:rPr>
                <w:sz w:val="13"/>
              </w:rPr>
            </w:pPr>
            <w:ins w:id="4091" w:author="Mohamed SALEM" w:date="2024-01-16T13:33:00Z">
              <w:r>
                <w:rPr>
                  <w:spacing w:val="-2"/>
                  <w:w w:val="120"/>
                  <w:sz w:val="13"/>
                </w:rPr>
                <w:t>(1.71)</w:t>
              </w:r>
            </w:ins>
          </w:p>
        </w:tc>
        <w:tc>
          <w:tcPr>
            <w:tcW w:w="654" w:type="dxa"/>
          </w:tcPr>
          <w:p w14:paraId="5030BBBD" w14:textId="77777777" w:rsidR="00382848" w:rsidRDefault="00382848">
            <w:pPr>
              <w:pStyle w:val="TableParagraph"/>
              <w:spacing w:before="20"/>
              <w:ind w:left="25" w:right="25"/>
              <w:rPr>
                <w:sz w:val="13"/>
              </w:rPr>
            </w:pPr>
            <w:ins w:id="4092" w:author="Mohamed SALEM" w:date="2024-01-16T13:33:00Z">
              <w:r>
                <w:rPr>
                  <w:spacing w:val="-2"/>
                  <w:w w:val="110"/>
                  <w:sz w:val="13"/>
                </w:rPr>
                <w:t>(1.89)</w:t>
              </w:r>
            </w:ins>
          </w:p>
        </w:tc>
        <w:tc>
          <w:tcPr>
            <w:tcW w:w="581" w:type="dxa"/>
          </w:tcPr>
          <w:p w14:paraId="789F12E1" w14:textId="77777777" w:rsidR="00382848" w:rsidRDefault="00382848">
            <w:pPr>
              <w:pStyle w:val="TableParagraph"/>
              <w:spacing w:before="20"/>
              <w:ind w:left="10" w:right="10"/>
              <w:rPr>
                <w:sz w:val="13"/>
              </w:rPr>
            </w:pPr>
            <w:ins w:id="4093" w:author="Mohamed SALEM" w:date="2024-01-16T13:33:00Z">
              <w:r>
                <w:rPr>
                  <w:spacing w:val="-2"/>
                  <w:w w:val="105"/>
                  <w:sz w:val="13"/>
                </w:rPr>
                <w:t>(0.67)</w:t>
              </w:r>
            </w:ins>
          </w:p>
        </w:tc>
        <w:tc>
          <w:tcPr>
            <w:tcW w:w="654" w:type="dxa"/>
          </w:tcPr>
          <w:p w14:paraId="09A43E0C" w14:textId="77777777" w:rsidR="00382848" w:rsidRDefault="00382848">
            <w:pPr>
              <w:pStyle w:val="TableParagraph"/>
              <w:spacing w:before="20"/>
              <w:ind w:left="25" w:right="25"/>
              <w:rPr>
                <w:sz w:val="13"/>
              </w:rPr>
            </w:pPr>
            <w:ins w:id="4094" w:author="Mohamed SALEM" w:date="2024-01-16T13:33:00Z">
              <w:r>
                <w:rPr>
                  <w:spacing w:val="-2"/>
                  <w:w w:val="110"/>
                  <w:sz w:val="13"/>
                </w:rPr>
                <w:t>(2.76)</w:t>
              </w:r>
            </w:ins>
          </w:p>
        </w:tc>
        <w:tc>
          <w:tcPr>
            <w:tcW w:w="654" w:type="dxa"/>
          </w:tcPr>
          <w:p w14:paraId="7CED1305" w14:textId="77777777" w:rsidR="00382848" w:rsidRDefault="00382848">
            <w:pPr>
              <w:pStyle w:val="TableParagraph"/>
              <w:spacing w:before="20"/>
              <w:ind w:left="25" w:right="25"/>
              <w:rPr>
                <w:sz w:val="13"/>
              </w:rPr>
            </w:pPr>
            <w:ins w:id="4095" w:author="Mohamed SALEM" w:date="2024-01-16T13:33:00Z">
              <w:r>
                <w:rPr>
                  <w:spacing w:val="-2"/>
                  <w:w w:val="110"/>
                  <w:sz w:val="13"/>
                </w:rPr>
                <w:t>(3.13)</w:t>
              </w:r>
            </w:ins>
          </w:p>
        </w:tc>
        <w:tc>
          <w:tcPr>
            <w:tcW w:w="581" w:type="dxa"/>
          </w:tcPr>
          <w:p w14:paraId="2DFF9DA7" w14:textId="77777777" w:rsidR="00382848" w:rsidRDefault="00382848">
            <w:pPr>
              <w:pStyle w:val="TableParagraph"/>
              <w:spacing w:before="20"/>
              <w:ind w:left="10" w:right="10"/>
              <w:rPr>
                <w:sz w:val="13"/>
              </w:rPr>
            </w:pPr>
            <w:ins w:id="4096" w:author="Mohamed SALEM" w:date="2024-01-16T13:33:00Z">
              <w:r>
                <w:rPr>
                  <w:spacing w:val="-2"/>
                  <w:w w:val="110"/>
                  <w:sz w:val="13"/>
                </w:rPr>
                <w:t>(0.18)</w:t>
              </w:r>
            </w:ins>
          </w:p>
        </w:tc>
        <w:tc>
          <w:tcPr>
            <w:tcW w:w="654" w:type="dxa"/>
          </w:tcPr>
          <w:p w14:paraId="424FECCE" w14:textId="77777777" w:rsidR="00382848" w:rsidRDefault="00382848">
            <w:pPr>
              <w:pStyle w:val="TableParagraph"/>
              <w:spacing w:before="20"/>
              <w:ind w:left="25" w:right="25"/>
              <w:rPr>
                <w:sz w:val="13"/>
              </w:rPr>
            </w:pPr>
            <w:ins w:id="4097" w:author="Mohamed SALEM" w:date="2024-01-16T13:33:00Z">
              <w:r>
                <w:rPr>
                  <w:spacing w:val="-2"/>
                  <w:w w:val="110"/>
                  <w:sz w:val="13"/>
                </w:rPr>
                <w:t>(2.52)</w:t>
              </w:r>
            </w:ins>
          </w:p>
        </w:tc>
        <w:tc>
          <w:tcPr>
            <w:tcW w:w="654" w:type="dxa"/>
          </w:tcPr>
          <w:p w14:paraId="0F3C6C36" w14:textId="77777777" w:rsidR="00382848" w:rsidRDefault="00382848">
            <w:pPr>
              <w:pStyle w:val="TableParagraph"/>
              <w:spacing w:before="20"/>
              <w:ind w:left="25" w:right="25"/>
              <w:rPr>
                <w:sz w:val="13"/>
              </w:rPr>
            </w:pPr>
            <w:ins w:id="4098" w:author="Mohamed SALEM" w:date="2024-01-16T13:33:00Z">
              <w:r>
                <w:rPr>
                  <w:spacing w:val="-2"/>
                  <w:w w:val="105"/>
                  <w:sz w:val="13"/>
                </w:rPr>
                <w:t>(2.85)</w:t>
              </w:r>
            </w:ins>
          </w:p>
        </w:tc>
        <w:tc>
          <w:tcPr>
            <w:tcW w:w="589" w:type="dxa"/>
          </w:tcPr>
          <w:p w14:paraId="1C101123" w14:textId="77777777" w:rsidR="00382848" w:rsidRDefault="00382848">
            <w:pPr>
              <w:pStyle w:val="TableParagraph"/>
              <w:spacing w:before="20"/>
              <w:ind w:left="1" w:right="1"/>
              <w:rPr>
                <w:sz w:val="13"/>
              </w:rPr>
            </w:pPr>
            <w:ins w:id="4099" w:author="Mohamed SALEM" w:date="2024-01-16T13:33:00Z">
              <w:r>
                <w:rPr>
                  <w:spacing w:val="-2"/>
                  <w:w w:val="110"/>
                  <w:sz w:val="13"/>
                </w:rPr>
                <w:t>(0.18)</w:t>
              </w:r>
            </w:ins>
          </w:p>
        </w:tc>
      </w:tr>
      <w:tr w:rsidR="00382848" w14:paraId="5F2C09B3" w14:textId="77777777">
        <w:trPr>
          <w:trHeight w:val="163"/>
        </w:trPr>
        <w:tc>
          <w:tcPr>
            <w:tcW w:w="4339" w:type="dxa"/>
          </w:tcPr>
          <w:p w14:paraId="2F6A4411" w14:textId="77777777" w:rsidR="00382848" w:rsidRDefault="00382848">
            <w:pPr>
              <w:pStyle w:val="TableParagraph"/>
              <w:tabs>
                <w:tab w:val="right" w:pos="4038"/>
              </w:tabs>
              <w:spacing w:before="20"/>
              <w:ind w:right="195"/>
              <w:jc w:val="right"/>
              <w:rPr>
                <w:sz w:val="13"/>
              </w:rPr>
            </w:pPr>
            <w:ins w:id="4100" w:author="Mohamed SALEM" w:date="2024-01-16T13:33:00Z">
              <w:r>
                <w:rPr>
                  <w:sz w:val="13"/>
                </w:rPr>
                <w:t>Household</w:t>
              </w:r>
              <w:r>
                <w:rPr>
                  <w:spacing w:val="47"/>
                  <w:sz w:val="13"/>
                </w:rPr>
                <w:t xml:space="preserve"> </w:t>
              </w:r>
              <w:r>
                <w:rPr>
                  <w:sz w:val="13"/>
                </w:rPr>
                <w:t>has</w:t>
              </w:r>
              <w:r>
                <w:rPr>
                  <w:spacing w:val="47"/>
                  <w:sz w:val="13"/>
                </w:rPr>
                <w:t xml:space="preserve"> </w:t>
              </w:r>
              <w:r>
                <w:rPr>
                  <w:sz w:val="13"/>
                </w:rPr>
                <w:t>impoverished</w:t>
              </w:r>
              <w:r>
                <w:rPr>
                  <w:spacing w:val="48"/>
                  <w:sz w:val="13"/>
                </w:rPr>
                <w:t xml:space="preserve"> </w:t>
              </w:r>
              <w:r>
                <w:rPr>
                  <w:spacing w:val="-4"/>
                  <w:sz w:val="13"/>
                </w:rPr>
                <w:t>roof</w:t>
              </w:r>
              <w:r>
                <w:rPr>
                  <w:rFonts w:ascii="Times New Roman"/>
                  <w:sz w:val="13"/>
                </w:rPr>
                <w:tab/>
              </w:r>
              <w:r>
                <w:rPr>
                  <w:spacing w:val="-4"/>
                  <w:sz w:val="13"/>
                </w:rPr>
                <w:t>0.70</w:t>
              </w:r>
            </w:ins>
          </w:p>
        </w:tc>
        <w:tc>
          <w:tcPr>
            <w:tcW w:w="654" w:type="dxa"/>
          </w:tcPr>
          <w:p w14:paraId="1AC21A3E" w14:textId="77777777" w:rsidR="00382848" w:rsidRDefault="00382848">
            <w:pPr>
              <w:pStyle w:val="TableParagraph"/>
              <w:spacing w:before="20"/>
              <w:ind w:left="25" w:right="25"/>
              <w:rPr>
                <w:sz w:val="13"/>
              </w:rPr>
            </w:pPr>
            <w:ins w:id="4101" w:author="Mohamed SALEM" w:date="2024-01-16T13:33:00Z">
              <w:r>
                <w:rPr>
                  <w:spacing w:val="-4"/>
                  <w:sz w:val="13"/>
                </w:rPr>
                <w:t>0.63</w:t>
              </w:r>
            </w:ins>
          </w:p>
        </w:tc>
        <w:tc>
          <w:tcPr>
            <w:tcW w:w="581" w:type="dxa"/>
          </w:tcPr>
          <w:p w14:paraId="23757CBD" w14:textId="77777777" w:rsidR="00382848" w:rsidRDefault="00382848">
            <w:pPr>
              <w:pStyle w:val="TableParagraph"/>
              <w:spacing w:before="20"/>
              <w:ind w:left="10" w:right="10"/>
              <w:rPr>
                <w:sz w:val="13"/>
              </w:rPr>
            </w:pPr>
            <w:ins w:id="4102" w:author="Mohamed SALEM" w:date="2024-01-16T13:33:00Z">
              <w:r>
                <w:rPr>
                  <w:spacing w:val="-2"/>
                  <w:sz w:val="13"/>
                </w:rPr>
                <w:t>-</w:t>
              </w:r>
              <w:r>
                <w:rPr>
                  <w:spacing w:val="-4"/>
                  <w:sz w:val="13"/>
                </w:rPr>
                <w:t>0.06</w:t>
              </w:r>
            </w:ins>
          </w:p>
        </w:tc>
        <w:tc>
          <w:tcPr>
            <w:tcW w:w="654" w:type="dxa"/>
          </w:tcPr>
          <w:p w14:paraId="6D3F2BAF" w14:textId="77777777" w:rsidR="00382848" w:rsidRDefault="00382848">
            <w:pPr>
              <w:pStyle w:val="TableParagraph"/>
              <w:spacing w:before="20"/>
              <w:ind w:left="25" w:right="25"/>
              <w:rPr>
                <w:sz w:val="13"/>
              </w:rPr>
            </w:pPr>
            <w:ins w:id="4103" w:author="Mohamed SALEM" w:date="2024-01-16T13:33:00Z">
              <w:r>
                <w:rPr>
                  <w:spacing w:val="-4"/>
                  <w:sz w:val="13"/>
                </w:rPr>
                <w:t>0.84</w:t>
              </w:r>
            </w:ins>
          </w:p>
        </w:tc>
        <w:tc>
          <w:tcPr>
            <w:tcW w:w="654" w:type="dxa"/>
          </w:tcPr>
          <w:p w14:paraId="2B7BCE4A" w14:textId="77777777" w:rsidR="00382848" w:rsidRDefault="00382848">
            <w:pPr>
              <w:pStyle w:val="TableParagraph"/>
              <w:spacing w:before="20"/>
              <w:ind w:left="25" w:right="25"/>
              <w:rPr>
                <w:sz w:val="13"/>
              </w:rPr>
            </w:pPr>
            <w:ins w:id="4104" w:author="Mohamed SALEM" w:date="2024-01-16T13:33:00Z">
              <w:r>
                <w:rPr>
                  <w:spacing w:val="-4"/>
                  <w:sz w:val="13"/>
                </w:rPr>
                <w:t>0.86</w:t>
              </w:r>
            </w:ins>
          </w:p>
        </w:tc>
        <w:tc>
          <w:tcPr>
            <w:tcW w:w="581" w:type="dxa"/>
          </w:tcPr>
          <w:p w14:paraId="47A5AE25" w14:textId="77777777" w:rsidR="00382848" w:rsidRDefault="00382848">
            <w:pPr>
              <w:pStyle w:val="TableParagraph"/>
              <w:spacing w:before="20"/>
              <w:ind w:left="10" w:right="10"/>
              <w:rPr>
                <w:sz w:val="13"/>
              </w:rPr>
            </w:pPr>
            <w:ins w:id="4105" w:author="Mohamed SALEM" w:date="2024-01-16T13:33:00Z">
              <w:r>
                <w:rPr>
                  <w:spacing w:val="-4"/>
                  <w:sz w:val="13"/>
                </w:rPr>
                <w:t>0.02</w:t>
              </w:r>
            </w:ins>
          </w:p>
        </w:tc>
        <w:tc>
          <w:tcPr>
            <w:tcW w:w="654" w:type="dxa"/>
          </w:tcPr>
          <w:p w14:paraId="3A16A34C" w14:textId="77777777" w:rsidR="00382848" w:rsidRDefault="00382848">
            <w:pPr>
              <w:pStyle w:val="TableParagraph"/>
              <w:spacing w:before="20"/>
              <w:ind w:left="25" w:right="25"/>
              <w:rPr>
                <w:sz w:val="13"/>
              </w:rPr>
            </w:pPr>
            <w:ins w:id="4106" w:author="Mohamed SALEM" w:date="2024-01-16T13:33:00Z">
              <w:r>
                <w:rPr>
                  <w:spacing w:val="-4"/>
                  <w:sz w:val="13"/>
                </w:rPr>
                <w:t>0.79</w:t>
              </w:r>
            </w:ins>
          </w:p>
        </w:tc>
        <w:tc>
          <w:tcPr>
            <w:tcW w:w="654" w:type="dxa"/>
          </w:tcPr>
          <w:p w14:paraId="11837CFE" w14:textId="77777777" w:rsidR="00382848" w:rsidRDefault="00382848">
            <w:pPr>
              <w:pStyle w:val="TableParagraph"/>
              <w:spacing w:before="20"/>
              <w:ind w:left="25" w:right="25"/>
              <w:rPr>
                <w:sz w:val="13"/>
              </w:rPr>
            </w:pPr>
            <w:ins w:id="4107" w:author="Mohamed SALEM" w:date="2024-01-16T13:33:00Z">
              <w:r>
                <w:rPr>
                  <w:spacing w:val="-4"/>
                  <w:sz w:val="13"/>
                </w:rPr>
                <w:t>0.79</w:t>
              </w:r>
            </w:ins>
          </w:p>
        </w:tc>
        <w:tc>
          <w:tcPr>
            <w:tcW w:w="589" w:type="dxa"/>
          </w:tcPr>
          <w:p w14:paraId="7C5EE2B4" w14:textId="77777777" w:rsidR="00382848" w:rsidRDefault="00382848">
            <w:pPr>
              <w:pStyle w:val="TableParagraph"/>
              <w:spacing w:before="20"/>
              <w:ind w:left="1"/>
              <w:rPr>
                <w:sz w:val="13"/>
              </w:rPr>
            </w:pPr>
            <w:ins w:id="4108" w:author="Mohamed SALEM" w:date="2024-01-16T13:33:00Z">
              <w:r>
                <w:rPr>
                  <w:spacing w:val="-4"/>
                  <w:sz w:val="13"/>
                </w:rPr>
                <w:t>-0.00</w:t>
              </w:r>
            </w:ins>
          </w:p>
        </w:tc>
      </w:tr>
      <w:tr w:rsidR="00382848" w14:paraId="7A8B2452" w14:textId="77777777">
        <w:trPr>
          <w:trHeight w:val="163"/>
        </w:trPr>
        <w:tc>
          <w:tcPr>
            <w:tcW w:w="4339" w:type="dxa"/>
          </w:tcPr>
          <w:p w14:paraId="377D110A" w14:textId="77777777" w:rsidR="00382848" w:rsidRDefault="00382848">
            <w:pPr>
              <w:pStyle w:val="TableParagraph"/>
              <w:spacing w:before="20"/>
              <w:ind w:right="138"/>
              <w:jc w:val="right"/>
              <w:rPr>
                <w:sz w:val="13"/>
              </w:rPr>
            </w:pPr>
            <w:ins w:id="4109" w:author="Mohamed SALEM" w:date="2024-01-16T13:33:00Z">
              <w:r>
                <w:rPr>
                  <w:spacing w:val="-2"/>
                  <w:w w:val="105"/>
                  <w:sz w:val="13"/>
                </w:rPr>
                <w:t>(0.46)</w:t>
              </w:r>
            </w:ins>
          </w:p>
        </w:tc>
        <w:tc>
          <w:tcPr>
            <w:tcW w:w="654" w:type="dxa"/>
          </w:tcPr>
          <w:p w14:paraId="54036D85" w14:textId="77777777" w:rsidR="00382848" w:rsidRDefault="00382848">
            <w:pPr>
              <w:pStyle w:val="TableParagraph"/>
              <w:spacing w:before="20"/>
              <w:ind w:left="25" w:right="25"/>
              <w:rPr>
                <w:sz w:val="13"/>
              </w:rPr>
            </w:pPr>
            <w:ins w:id="4110" w:author="Mohamed SALEM" w:date="2024-01-16T13:33:00Z">
              <w:r>
                <w:rPr>
                  <w:spacing w:val="-2"/>
                  <w:sz w:val="13"/>
                </w:rPr>
                <w:t>(0.48)</w:t>
              </w:r>
            </w:ins>
          </w:p>
        </w:tc>
        <w:tc>
          <w:tcPr>
            <w:tcW w:w="581" w:type="dxa"/>
          </w:tcPr>
          <w:p w14:paraId="228D6CB2" w14:textId="77777777" w:rsidR="00382848" w:rsidRDefault="00382848">
            <w:pPr>
              <w:pStyle w:val="TableParagraph"/>
              <w:spacing w:before="20"/>
              <w:ind w:left="10" w:right="10"/>
              <w:rPr>
                <w:sz w:val="13"/>
              </w:rPr>
            </w:pPr>
            <w:ins w:id="4111" w:author="Mohamed SALEM" w:date="2024-01-16T13:33:00Z">
              <w:r>
                <w:rPr>
                  <w:spacing w:val="-2"/>
                  <w:w w:val="105"/>
                  <w:sz w:val="13"/>
                </w:rPr>
                <w:t>(0.25)</w:t>
              </w:r>
            </w:ins>
          </w:p>
        </w:tc>
        <w:tc>
          <w:tcPr>
            <w:tcW w:w="654" w:type="dxa"/>
          </w:tcPr>
          <w:p w14:paraId="268FB94A" w14:textId="77777777" w:rsidR="00382848" w:rsidRDefault="00382848">
            <w:pPr>
              <w:pStyle w:val="TableParagraph"/>
              <w:spacing w:before="20"/>
              <w:ind w:left="25" w:right="25"/>
              <w:rPr>
                <w:sz w:val="13"/>
              </w:rPr>
            </w:pPr>
            <w:ins w:id="4112" w:author="Mohamed SALEM" w:date="2024-01-16T13:33:00Z">
              <w:r>
                <w:rPr>
                  <w:spacing w:val="-2"/>
                  <w:w w:val="105"/>
                  <w:sz w:val="13"/>
                </w:rPr>
                <w:t>(0.37)</w:t>
              </w:r>
            </w:ins>
          </w:p>
        </w:tc>
        <w:tc>
          <w:tcPr>
            <w:tcW w:w="654" w:type="dxa"/>
          </w:tcPr>
          <w:p w14:paraId="72C41070" w14:textId="77777777" w:rsidR="00382848" w:rsidRDefault="00382848">
            <w:pPr>
              <w:pStyle w:val="TableParagraph"/>
              <w:spacing w:before="20"/>
              <w:ind w:left="25" w:right="25"/>
              <w:rPr>
                <w:sz w:val="13"/>
              </w:rPr>
            </w:pPr>
            <w:ins w:id="4113" w:author="Mohamed SALEM" w:date="2024-01-16T13:33:00Z">
              <w:r>
                <w:rPr>
                  <w:spacing w:val="-2"/>
                  <w:w w:val="105"/>
                  <w:sz w:val="13"/>
                </w:rPr>
                <w:t>(0.35)</w:t>
              </w:r>
            </w:ins>
          </w:p>
        </w:tc>
        <w:tc>
          <w:tcPr>
            <w:tcW w:w="581" w:type="dxa"/>
          </w:tcPr>
          <w:p w14:paraId="66B7A09B" w14:textId="77777777" w:rsidR="00382848" w:rsidRDefault="00382848">
            <w:pPr>
              <w:pStyle w:val="TableParagraph"/>
              <w:spacing w:before="20"/>
              <w:ind w:left="10" w:right="10"/>
              <w:rPr>
                <w:sz w:val="13"/>
              </w:rPr>
            </w:pPr>
            <w:ins w:id="4114" w:author="Mohamed SALEM" w:date="2024-01-16T13:33:00Z">
              <w:r>
                <w:rPr>
                  <w:spacing w:val="-2"/>
                  <w:w w:val="105"/>
                  <w:sz w:val="13"/>
                </w:rPr>
                <w:t>(0.36)</w:t>
              </w:r>
            </w:ins>
          </w:p>
        </w:tc>
        <w:tc>
          <w:tcPr>
            <w:tcW w:w="654" w:type="dxa"/>
          </w:tcPr>
          <w:p w14:paraId="2D994755" w14:textId="77777777" w:rsidR="00382848" w:rsidRDefault="00382848">
            <w:pPr>
              <w:pStyle w:val="TableParagraph"/>
              <w:spacing w:before="20"/>
              <w:ind w:left="25" w:right="25"/>
              <w:rPr>
                <w:sz w:val="13"/>
              </w:rPr>
            </w:pPr>
            <w:ins w:id="4115" w:author="Mohamed SALEM" w:date="2024-01-16T13:33:00Z">
              <w:r>
                <w:rPr>
                  <w:spacing w:val="-2"/>
                  <w:w w:val="110"/>
                  <w:sz w:val="13"/>
                </w:rPr>
                <w:t>(0.41)</w:t>
              </w:r>
            </w:ins>
          </w:p>
        </w:tc>
        <w:tc>
          <w:tcPr>
            <w:tcW w:w="654" w:type="dxa"/>
          </w:tcPr>
          <w:p w14:paraId="6C52465E" w14:textId="77777777" w:rsidR="00382848" w:rsidRDefault="00382848">
            <w:pPr>
              <w:pStyle w:val="TableParagraph"/>
              <w:spacing w:before="20"/>
              <w:ind w:left="25" w:right="25"/>
              <w:rPr>
                <w:sz w:val="13"/>
              </w:rPr>
            </w:pPr>
            <w:ins w:id="4116" w:author="Mohamed SALEM" w:date="2024-01-16T13:33:00Z">
              <w:r>
                <w:rPr>
                  <w:spacing w:val="-2"/>
                  <w:w w:val="110"/>
                  <w:sz w:val="13"/>
                </w:rPr>
                <w:t>(0.41)</w:t>
              </w:r>
            </w:ins>
          </w:p>
        </w:tc>
        <w:tc>
          <w:tcPr>
            <w:tcW w:w="589" w:type="dxa"/>
          </w:tcPr>
          <w:p w14:paraId="2B6270B9" w14:textId="77777777" w:rsidR="00382848" w:rsidRDefault="00382848">
            <w:pPr>
              <w:pStyle w:val="TableParagraph"/>
              <w:spacing w:before="20"/>
              <w:ind w:left="1" w:right="1"/>
              <w:rPr>
                <w:sz w:val="13"/>
              </w:rPr>
            </w:pPr>
            <w:ins w:id="4117" w:author="Mohamed SALEM" w:date="2024-01-16T13:33:00Z">
              <w:r>
                <w:rPr>
                  <w:spacing w:val="-2"/>
                  <w:w w:val="105"/>
                  <w:sz w:val="13"/>
                </w:rPr>
                <w:t>(0.92)</w:t>
              </w:r>
            </w:ins>
          </w:p>
        </w:tc>
      </w:tr>
      <w:tr w:rsidR="00382848" w14:paraId="3DEBDE85" w14:textId="77777777">
        <w:trPr>
          <w:trHeight w:val="163"/>
        </w:trPr>
        <w:tc>
          <w:tcPr>
            <w:tcW w:w="4339" w:type="dxa"/>
          </w:tcPr>
          <w:p w14:paraId="46FD6A0E" w14:textId="77777777" w:rsidR="00382848" w:rsidRDefault="00382848">
            <w:pPr>
              <w:pStyle w:val="TableParagraph"/>
              <w:tabs>
                <w:tab w:val="right" w:pos="4038"/>
              </w:tabs>
              <w:spacing w:before="20"/>
              <w:ind w:right="195"/>
              <w:jc w:val="right"/>
              <w:rPr>
                <w:sz w:val="13"/>
              </w:rPr>
            </w:pPr>
            <w:ins w:id="4118" w:author="Mohamed SALEM" w:date="2024-01-16T13:33:00Z">
              <w:r>
                <w:rPr>
                  <w:sz w:val="13"/>
                </w:rPr>
                <w:t>Household</w:t>
              </w:r>
              <w:r>
                <w:rPr>
                  <w:spacing w:val="47"/>
                  <w:sz w:val="13"/>
                </w:rPr>
                <w:t xml:space="preserve"> </w:t>
              </w:r>
              <w:r>
                <w:rPr>
                  <w:sz w:val="13"/>
                </w:rPr>
                <w:t>has</w:t>
              </w:r>
              <w:r>
                <w:rPr>
                  <w:spacing w:val="47"/>
                  <w:sz w:val="13"/>
                </w:rPr>
                <w:t xml:space="preserve"> </w:t>
              </w:r>
              <w:r>
                <w:rPr>
                  <w:sz w:val="13"/>
                </w:rPr>
                <w:t>impoverished</w:t>
              </w:r>
              <w:r>
                <w:rPr>
                  <w:spacing w:val="48"/>
                  <w:sz w:val="13"/>
                </w:rPr>
                <w:t xml:space="preserve"> </w:t>
              </w:r>
              <w:r>
                <w:rPr>
                  <w:spacing w:val="-4"/>
                  <w:sz w:val="13"/>
                </w:rPr>
                <w:t>floor</w:t>
              </w:r>
              <w:r>
                <w:rPr>
                  <w:rFonts w:ascii="Times New Roman"/>
                  <w:sz w:val="13"/>
                </w:rPr>
                <w:tab/>
              </w:r>
              <w:r>
                <w:rPr>
                  <w:spacing w:val="-4"/>
                  <w:sz w:val="13"/>
                </w:rPr>
                <w:t>0.92</w:t>
              </w:r>
            </w:ins>
          </w:p>
        </w:tc>
        <w:tc>
          <w:tcPr>
            <w:tcW w:w="654" w:type="dxa"/>
          </w:tcPr>
          <w:p w14:paraId="02DA7621" w14:textId="77777777" w:rsidR="00382848" w:rsidRDefault="00382848">
            <w:pPr>
              <w:pStyle w:val="TableParagraph"/>
              <w:spacing w:before="20"/>
              <w:ind w:left="25" w:right="25"/>
              <w:rPr>
                <w:sz w:val="13"/>
              </w:rPr>
            </w:pPr>
            <w:ins w:id="4119" w:author="Mohamed SALEM" w:date="2024-01-16T13:33:00Z">
              <w:r>
                <w:rPr>
                  <w:spacing w:val="-4"/>
                  <w:sz w:val="13"/>
                </w:rPr>
                <w:t>0.85</w:t>
              </w:r>
            </w:ins>
          </w:p>
        </w:tc>
        <w:tc>
          <w:tcPr>
            <w:tcW w:w="581" w:type="dxa"/>
          </w:tcPr>
          <w:p w14:paraId="11F277B4" w14:textId="77777777" w:rsidR="00382848" w:rsidRDefault="00382848">
            <w:pPr>
              <w:pStyle w:val="TableParagraph"/>
              <w:spacing w:before="20"/>
              <w:ind w:left="10" w:right="10"/>
              <w:rPr>
                <w:sz w:val="13"/>
              </w:rPr>
            </w:pPr>
            <w:ins w:id="4120" w:author="Mohamed SALEM" w:date="2024-01-16T13:33:00Z">
              <w:r>
                <w:rPr>
                  <w:sz w:val="13"/>
                </w:rPr>
                <w:t>-</w:t>
              </w:r>
              <w:r>
                <w:rPr>
                  <w:spacing w:val="-4"/>
                  <w:sz w:val="13"/>
                </w:rPr>
                <w:t>0.07</w:t>
              </w:r>
            </w:ins>
          </w:p>
        </w:tc>
        <w:tc>
          <w:tcPr>
            <w:tcW w:w="654" w:type="dxa"/>
          </w:tcPr>
          <w:p w14:paraId="1DE6F236" w14:textId="77777777" w:rsidR="00382848" w:rsidRDefault="00382848">
            <w:pPr>
              <w:pStyle w:val="TableParagraph"/>
              <w:spacing w:before="20"/>
              <w:ind w:left="25" w:right="25"/>
              <w:rPr>
                <w:sz w:val="13"/>
              </w:rPr>
            </w:pPr>
            <w:ins w:id="4121" w:author="Mohamed SALEM" w:date="2024-01-16T13:33:00Z">
              <w:r>
                <w:rPr>
                  <w:spacing w:val="-4"/>
                  <w:sz w:val="13"/>
                </w:rPr>
                <w:t>0.96</w:t>
              </w:r>
            </w:ins>
          </w:p>
        </w:tc>
        <w:tc>
          <w:tcPr>
            <w:tcW w:w="654" w:type="dxa"/>
          </w:tcPr>
          <w:p w14:paraId="3FE6C67A" w14:textId="77777777" w:rsidR="00382848" w:rsidRDefault="00382848">
            <w:pPr>
              <w:pStyle w:val="TableParagraph"/>
              <w:spacing w:before="20"/>
              <w:ind w:left="25" w:right="25"/>
              <w:rPr>
                <w:sz w:val="13"/>
              </w:rPr>
            </w:pPr>
            <w:ins w:id="4122" w:author="Mohamed SALEM" w:date="2024-01-16T13:33:00Z">
              <w:r>
                <w:rPr>
                  <w:spacing w:val="-4"/>
                  <w:sz w:val="13"/>
                </w:rPr>
                <w:t>0.96</w:t>
              </w:r>
            </w:ins>
          </w:p>
        </w:tc>
        <w:tc>
          <w:tcPr>
            <w:tcW w:w="581" w:type="dxa"/>
          </w:tcPr>
          <w:p w14:paraId="13590D64" w14:textId="77777777" w:rsidR="00382848" w:rsidRDefault="00382848">
            <w:pPr>
              <w:pStyle w:val="TableParagraph"/>
              <w:spacing w:before="20"/>
              <w:ind w:left="10" w:right="10"/>
              <w:rPr>
                <w:sz w:val="13"/>
              </w:rPr>
            </w:pPr>
            <w:ins w:id="4123" w:author="Mohamed SALEM" w:date="2024-01-16T13:33:00Z">
              <w:r>
                <w:rPr>
                  <w:spacing w:val="-4"/>
                  <w:sz w:val="13"/>
                </w:rPr>
                <w:t>0.00</w:t>
              </w:r>
            </w:ins>
          </w:p>
        </w:tc>
        <w:tc>
          <w:tcPr>
            <w:tcW w:w="654" w:type="dxa"/>
          </w:tcPr>
          <w:p w14:paraId="5A636B5A" w14:textId="77777777" w:rsidR="00382848" w:rsidRDefault="00382848">
            <w:pPr>
              <w:pStyle w:val="TableParagraph"/>
              <w:spacing w:before="20"/>
              <w:ind w:left="25" w:right="25"/>
              <w:rPr>
                <w:sz w:val="13"/>
              </w:rPr>
            </w:pPr>
            <w:ins w:id="4124" w:author="Mohamed SALEM" w:date="2024-01-16T13:33:00Z">
              <w:r>
                <w:rPr>
                  <w:spacing w:val="-4"/>
                  <w:sz w:val="13"/>
                </w:rPr>
                <w:t>0.95</w:t>
              </w:r>
            </w:ins>
          </w:p>
        </w:tc>
        <w:tc>
          <w:tcPr>
            <w:tcW w:w="654" w:type="dxa"/>
          </w:tcPr>
          <w:p w14:paraId="331A341D" w14:textId="77777777" w:rsidR="00382848" w:rsidRDefault="00382848">
            <w:pPr>
              <w:pStyle w:val="TableParagraph"/>
              <w:spacing w:before="20"/>
              <w:ind w:left="25" w:right="24"/>
              <w:rPr>
                <w:sz w:val="13"/>
              </w:rPr>
            </w:pPr>
            <w:ins w:id="4125" w:author="Mohamed SALEM" w:date="2024-01-16T13:33:00Z">
              <w:r>
                <w:rPr>
                  <w:spacing w:val="-4"/>
                  <w:sz w:val="13"/>
                </w:rPr>
                <w:t>0.93</w:t>
              </w:r>
            </w:ins>
          </w:p>
        </w:tc>
        <w:tc>
          <w:tcPr>
            <w:tcW w:w="589" w:type="dxa"/>
          </w:tcPr>
          <w:p w14:paraId="0F4DFCE7" w14:textId="77777777" w:rsidR="00382848" w:rsidRDefault="00382848">
            <w:pPr>
              <w:pStyle w:val="TableParagraph"/>
              <w:spacing w:before="20"/>
              <w:ind w:left="1"/>
              <w:rPr>
                <w:sz w:val="13"/>
              </w:rPr>
            </w:pPr>
            <w:ins w:id="4126" w:author="Mohamed SALEM" w:date="2024-01-16T13:33:00Z">
              <w:r>
                <w:rPr>
                  <w:spacing w:val="-2"/>
                  <w:sz w:val="13"/>
                </w:rPr>
                <w:t>-</w:t>
              </w:r>
              <w:r>
                <w:rPr>
                  <w:spacing w:val="-4"/>
                  <w:sz w:val="13"/>
                </w:rPr>
                <w:t>0.02</w:t>
              </w:r>
            </w:ins>
          </w:p>
        </w:tc>
      </w:tr>
      <w:tr w:rsidR="00382848" w14:paraId="1887EF1A" w14:textId="77777777">
        <w:trPr>
          <w:trHeight w:val="174"/>
        </w:trPr>
        <w:tc>
          <w:tcPr>
            <w:tcW w:w="4339" w:type="dxa"/>
            <w:tcBorders>
              <w:bottom w:val="single" w:sz="4" w:space="0" w:color="000000"/>
            </w:tcBorders>
          </w:tcPr>
          <w:p w14:paraId="1CC45B6D" w14:textId="77777777" w:rsidR="00382848" w:rsidRDefault="00382848">
            <w:pPr>
              <w:pStyle w:val="TableParagraph"/>
              <w:spacing w:before="20" w:line="147" w:lineRule="exact"/>
              <w:ind w:right="138"/>
              <w:jc w:val="right"/>
              <w:rPr>
                <w:sz w:val="13"/>
              </w:rPr>
            </w:pPr>
            <w:ins w:id="4127" w:author="Mohamed SALEM" w:date="2024-01-16T13:33:00Z">
              <w:r>
                <w:rPr>
                  <w:spacing w:val="-2"/>
                  <w:w w:val="105"/>
                  <w:sz w:val="13"/>
                </w:rPr>
                <w:t>(0.27)</w:t>
              </w:r>
            </w:ins>
          </w:p>
        </w:tc>
        <w:tc>
          <w:tcPr>
            <w:tcW w:w="654" w:type="dxa"/>
            <w:tcBorders>
              <w:bottom w:val="single" w:sz="4" w:space="0" w:color="000000"/>
            </w:tcBorders>
          </w:tcPr>
          <w:p w14:paraId="33F42689" w14:textId="77777777" w:rsidR="00382848" w:rsidRDefault="00382848">
            <w:pPr>
              <w:pStyle w:val="TableParagraph"/>
              <w:spacing w:before="20" w:line="147" w:lineRule="exact"/>
              <w:ind w:left="25" w:right="25"/>
              <w:rPr>
                <w:sz w:val="13"/>
              </w:rPr>
            </w:pPr>
            <w:ins w:id="4128" w:author="Mohamed SALEM" w:date="2024-01-16T13:33:00Z">
              <w:r>
                <w:rPr>
                  <w:spacing w:val="-2"/>
                  <w:w w:val="105"/>
                  <w:sz w:val="13"/>
                </w:rPr>
                <w:t>(0.36)</w:t>
              </w:r>
            </w:ins>
          </w:p>
        </w:tc>
        <w:tc>
          <w:tcPr>
            <w:tcW w:w="581" w:type="dxa"/>
            <w:tcBorders>
              <w:bottom w:val="single" w:sz="4" w:space="0" w:color="000000"/>
            </w:tcBorders>
          </w:tcPr>
          <w:p w14:paraId="3877299D" w14:textId="77777777" w:rsidR="00382848" w:rsidRDefault="00382848">
            <w:pPr>
              <w:pStyle w:val="TableParagraph"/>
              <w:spacing w:before="20" w:line="147" w:lineRule="exact"/>
              <w:ind w:left="10" w:right="10"/>
              <w:rPr>
                <w:sz w:val="13"/>
              </w:rPr>
            </w:pPr>
            <w:ins w:id="4129" w:author="Mohamed SALEM" w:date="2024-01-16T13:33:00Z">
              <w:r>
                <w:rPr>
                  <w:spacing w:val="-2"/>
                  <w:sz w:val="13"/>
                </w:rPr>
                <w:t>(0.06)</w:t>
              </w:r>
            </w:ins>
          </w:p>
        </w:tc>
        <w:tc>
          <w:tcPr>
            <w:tcW w:w="654" w:type="dxa"/>
            <w:tcBorders>
              <w:bottom w:val="single" w:sz="4" w:space="0" w:color="000000"/>
            </w:tcBorders>
          </w:tcPr>
          <w:p w14:paraId="4E844FB0" w14:textId="77777777" w:rsidR="00382848" w:rsidRDefault="00382848">
            <w:pPr>
              <w:pStyle w:val="TableParagraph"/>
              <w:spacing w:before="20" w:line="147" w:lineRule="exact"/>
              <w:ind w:left="25" w:right="25"/>
              <w:rPr>
                <w:sz w:val="13"/>
              </w:rPr>
            </w:pPr>
            <w:ins w:id="4130" w:author="Mohamed SALEM" w:date="2024-01-16T13:33:00Z">
              <w:r>
                <w:rPr>
                  <w:spacing w:val="-2"/>
                  <w:w w:val="110"/>
                  <w:sz w:val="13"/>
                </w:rPr>
                <w:t>(0.19)</w:t>
              </w:r>
            </w:ins>
          </w:p>
        </w:tc>
        <w:tc>
          <w:tcPr>
            <w:tcW w:w="654" w:type="dxa"/>
            <w:tcBorders>
              <w:bottom w:val="single" w:sz="4" w:space="0" w:color="000000"/>
            </w:tcBorders>
          </w:tcPr>
          <w:p w14:paraId="44F2031B" w14:textId="77777777" w:rsidR="00382848" w:rsidRDefault="00382848">
            <w:pPr>
              <w:pStyle w:val="TableParagraph"/>
              <w:spacing w:before="20" w:line="147" w:lineRule="exact"/>
              <w:ind w:left="25" w:right="25"/>
              <w:rPr>
                <w:sz w:val="13"/>
              </w:rPr>
            </w:pPr>
            <w:ins w:id="4131" w:author="Mohamed SALEM" w:date="2024-01-16T13:33:00Z">
              <w:r>
                <w:rPr>
                  <w:spacing w:val="-2"/>
                  <w:w w:val="110"/>
                  <w:sz w:val="13"/>
                </w:rPr>
                <w:t>(0.19)</w:t>
              </w:r>
            </w:ins>
          </w:p>
        </w:tc>
        <w:tc>
          <w:tcPr>
            <w:tcW w:w="581" w:type="dxa"/>
            <w:tcBorders>
              <w:bottom w:val="single" w:sz="4" w:space="0" w:color="000000"/>
            </w:tcBorders>
          </w:tcPr>
          <w:p w14:paraId="136DF96E" w14:textId="77777777" w:rsidR="00382848" w:rsidRDefault="00382848">
            <w:pPr>
              <w:pStyle w:val="TableParagraph"/>
              <w:spacing w:before="20" w:line="147" w:lineRule="exact"/>
              <w:ind w:left="10" w:right="10"/>
              <w:rPr>
                <w:sz w:val="13"/>
              </w:rPr>
            </w:pPr>
            <w:ins w:id="4132" w:author="Mohamed SALEM" w:date="2024-01-16T13:33:00Z">
              <w:r>
                <w:rPr>
                  <w:spacing w:val="-2"/>
                  <w:w w:val="105"/>
                  <w:sz w:val="13"/>
                </w:rPr>
                <w:t>(0.85)</w:t>
              </w:r>
            </w:ins>
          </w:p>
        </w:tc>
        <w:tc>
          <w:tcPr>
            <w:tcW w:w="654" w:type="dxa"/>
            <w:tcBorders>
              <w:bottom w:val="single" w:sz="4" w:space="0" w:color="000000"/>
            </w:tcBorders>
          </w:tcPr>
          <w:p w14:paraId="7D06A389" w14:textId="77777777" w:rsidR="00382848" w:rsidRDefault="00382848">
            <w:pPr>
              <w:pStyle w:val="TableParagraph"/>
              <w:spacing w:before="20" w:line="147" w:lineRule="exact"/>
              <w:ind w:left="25" w:right="25"/>
              <w:rPr>
                <w:sz w:val="13"/>
              </w:rPr>
            </w:pPr>
            <w:ins w:id="4133" w:author="Mohamed SALEM" w:date="2024-01-16T13:33:00Z">
              <w:r>
                <w:rPr>
                  <w:spacing w:val="-2"/>
                  <w:w w:val="105"/>
                  <w:sz w:val="13"/>
                </w:rPr>
                <w:t>(0.22)</w:t>
              </w:r>
            </w:ins>
          </w:p>
        </w:tc>
        <w:tc>
          <w:tcPr>
            <w:tcW w:w="654" w:type="dxa"/>
            <w:tcBorders>
              <w:bottom w:val="single" w:sz="4" w:space="0" w:color="000000"/>
            </w:tcBorders>
          </w:tcPr>
          <w:p w14:paraId="02BCAFEA" w14:textId="77777777" w:rsidR="00382848" w:rsidRDefault="00382848">
            <w:pPr>
              <w:pStyle w:val="TableParagraph"/>
              <w:spacing w:before="20" w:line="147" w:lineRule="exact"/>
              <w:ind w:left="25" w:right="25"/>
              <w:rPr>
                <w:sz w:val="13"/>
              </w:rPr>
            </w:pPr>
            <w:ins w:id="4134" w:author="Mohamed SALEM" w:date="2024-01-16T13:33:00Z">
              <w:r>
                <w:rPr>
                  <w:spacing w:val="-2"/>
                  <w:w w:val="105"/>
                  <w:sz w:val="13"/>
                </w:rPr>
                <w:t>(0.26)</w:t>
              </w:r>
            </w:ins>
          </w:p>
        </w:tc>
        <w:tc>
          <w:tcPr>
            <w:tcW w:w="589" w:type="dxa"/>
            <w:tcBorders>
              <w:bottom w:val="single" w:sz="4" w:space="0" w:color="000000"/>
            </w:tcBorders>
          </w:tcPr>
          <w:p w14:paraId="1BB56247" w14:textId="77777777" w:rsidR="00382848" w:rsidRDefault="00382848">
            <w:pPr>
              <w:pStyle w:val="TableParagraph"/>
              <w:spacing w:before="20" w:line="147" w:lineRule="exact"/>
              <w:ind w:left="1" w:right="1"/>
              <w:rPr>
                <w:sz w:val="13"/>
              </w:rPr>
            </w:pPr>
            <w:ins w:id="4135" w:author="Mohamed SALEM" w:date="2024-01-16T13:33:00Z">
              <w:r>
                <w:rPr>
                  <w:spacing w:val="-2"/>
                  <w:w w:val="110"/>
                  <w:sz w:val="13"/>
                </w:rPr>
                <w:t>(0.19)</w:t>
              </w:r>
            </w:ins>
          </w:p>
        </w:tc>
      </w:tr>
      <w:tr w:rsidR="00382848" w14:paraId="56A46684" w14:textId="77777777">
        <w:trPr>
          <w:trHeight w:val="183"/>
        </w:trPr>
        <w:tc>
          <w:tcPr>
            <w:tcW w:w="9360" w:type="dxa"/>
            <w:gridSpan w:val="9"/>
            <w:tcBorders>
              <w:top w:val="single" w:sz="4" w:space="0" w:color="000000"/>
              <w:bottom w:val="double" w:sz="4" w:space="0" w:color="000000"/>
            </w:tcBorders>
          </w:tcPr>
          <w:p w14:paraId="31EC707E" w14:textId="77777777" w:rsidR="00382848" w:rsidRDefault="00382848">
            <w:pPr>
              <w:pStyle w:val="TableParagraph"/>
              <w:tabs>
                <w:tab w:val="left" w:pos="3901"/>
                <w:tab w:val="left" w:pos="4555"/>
                <w:tab w:val="left" w:pos="5172"/>
                <w:tab w:val="left" w:pos="5790"/>
                <w:tab w:val="left" w:pos="6444"/>
                <w:tab w:val="left" w:pos="7062"/>
                <w:tab w:val="left" w:pos="7679"/>
                <w:tab w:val="left" w:pos="8333"/>
                <w:tab w:val="left" w:pos="8898"/>
              </w:tabs>
              <w:spacing w:line="141" w:lineRule="exact"/>
              <w:ind w:left="103"/>
              <w:jc w:val="left"/>
              <w:rPr>
                <w:sz w:val="13"/>
              </w:rPr>
            </w:pPr>
            <w:ins w:id="4136" w:author="Mohamed SALEM" w:date="2024-01-16T13:33:00Z">
              <w:r>
                <w:rPr>
                  <w:spacing w:val="-2"/>
                  <w:w w:val="110"/>
                  <w:sz w:val="13"/>
                </w:rPr>
                <w:t>Observations</w:t>
              </w:r>
              <w:r>
                <w:rPr>
                  <w:sz w:val="13"/>
                </w:rPr>
                <w:tab/>
              </w:r>
              <w:r>
                <w:rPr>
                  <w:spacing w:val="-5"/>
                  <w:w w:val="110"/>
                  <w:sz w:val="13"/>
                </w:rPr>
                <w:t>164</w:t>
              </w:r>
              <w:r>
                <w:rPr>
                  <w:sz w:val="13"/>
                </w:rPr>
                <w:tab/>
              </w:r>
              <w:r>
                <w:rPr>
                  <w:spacing w:val="-5"/>
                  <w:w w:val="110"/>
                  <w:sz w:val="13"/>
                </w:rPr>
                <w:t>156</w:t>
              </w:r>
              <w:r>
                <w:rPr>
                  <w:sz w:val="13"/>
                </w:rPr>
                <w:tab/>
              </w:r>
              <w:r>
                <w:rPr>
                  <w:spacing w:val="-5"/>
                  <w:w w:val="110"/>
                  <w:sz w:val="13"/>
                </w:rPr>
                <w:t>320</w:t>
              </w:r>
              <w:r>
                <w:rPr>
                  <w:sz w:val="13"/>
                </w:rPr>
                <w:tab/>
              </w:r>
              <w:r>
                <w:rPr>
                  <w:spacing w:val="-5"/>
                  <w:w w:val="110"/>
                  <w:sz w:val="13"/>
                </w:rPr>
                <w:t>382</w:t>
              </w:r>
              <w:r>
                <w:rPr>
                  <w:sz w:val="13"/>
                </w:rPr>
                <w:tab/>
              </w:r>
              <w:r>
                <w:rPr>
                  <w:spacing w:val="-5"/>
                  <w:w w:val="110"/>
                  <w:sz w:val="13"/>
                </w:rPr>
                <w:t>355</w:t>
              </w:r>
              <w:r>
                <w:rPr>
                  <w:sz w:val="13"/>
                </w:rPr>
                <w:tab/>
              </w:r>
              <w:r>
                <w:rPr>
                  <w:spacing w:val="-5"/>
                  <w:w w:val="110"/>
                  <w:sz w:val="13"/>
                </w:rPr>
                <w:t>737</w:t>
              </w:r>
              <w:r>
                <w:rPr>
                  <w:sz w:val="13"/>
                </w:rPr>
                <w:tab/>
              </w:r>
              <w:r>
                <w:rPr>
                  <w:spacing w:val="-5"/>
                  <w:w w:val="110"/>
                  <w:sz w:val="13"/>
                </w:rPr>
                <w:t>546</w:t>
              </w:r>
              <w:r>
                <w:rPr>
                  <w:sz w:val="13"/>
                </w:rPr>
                <w:tab/>
              </w:r>
              <w:r>
                <w:rPr>
                  <w:spacing w:val="-5"/>
                  <w:w w:val="110"/>
                  <w:sz w:val="13"/>
                </w:rPr>
                <w:t>511</w:t>
              </w:r>
              <w:r>
                <w:rPr>
                  <w:sz w:val="13"/>
                </w:rPr>
                <w:tab/>
              </w:r>
              <w:r>
                <w:rPr>
                  <w:spacing w:val="-2"/>
                  <w:w w:val="110"/>
                  <w:sz w:val="13"/>
                </w:rPr>
                <w:t>1,057</w:t>
              </w:r>
            </w:ins>
          </w:p>
        </w:tc>
      </w:tr>
    </w:tbl>
    <w:p w14:paraId="7BFDC07F" w14:textId="77777777" w:rsidR="00382848" w:rsidRDefault="00382848" w:rsidP="00382848">
      <w:pPr>
        <w:spacing w:before="62"/>
        <w:ind w:left="573"/>
        <w:rPr>
          <w:ins w:id="4137" w:author="Mohamed SALEM" w:date="2024-01-16T13:33:00Z"/>
          <w:sz w:val="13"/>
        </w:rPr>
      </w:pPr>
      <w:ins w:id="4138" w:author="Mohamed SALEM" w:date="2024-01-16T13:33:00Z">
        <w:r>
          <w:rPr>
            <w:w w:val="115"/>
            <w:sz w:val="13"/>
          </w:rPr>
          <w:t>Note:</w:t>
        </w:r>
        <w:r>
          <w:rPr>
            <w:spacing w:val="10"/>
            <w:w w:val="115"/>
            <w:sz w:val="13"/>
          </w:rPr>
          <w:t xml:space="preserve"> </w:t>
        </w:r>
        <w:r>
          <w:rPr>
            <w:w w:val="115"/>
            <w:sz w:val="13"/>
          </w:rPr>
          <w:t>Robust</w:t>
        </w:r>
        <w:r>
          <w:rPr>
            <w:spacing w:val="-2"/>
            <w:w w:val="115"/>
            <w:sz w:val="13"/>
          </w:rPr>
          <w:t xml:space="preserve"> </w:t>
        </w:r>
        <w:r>
          <w:rPr>
            <w:w w:val="115"/>
            <w:sz w:val="13"/>
          </w:rPr>
          <w:t>standard</w:t>
        </w:r>
        <w:r>
          <w:rPr>
            <w:spacing w:val="-1"/>
            <w:w w:val="115"/>
            <w:sz w:val="13"/>
          </w:rPr>
          <w:t xml:space="preserve"> </w:t>
        </w:r>
        <w:r>
          <w:rPr>
            <w:w w:val="115"/>
            <w:sz w:val="13"/>
          </w:rPr>
          <w:t>errors</w:t>
        </w:r>
        <w:r>
          <w:rPr>
            <w:spacing w:val="-1"/>
            <w:w w:val="115"/>
            <w:sz w:val="13"/>
          </w:rPr>
          <w:t xml:space="preserve"> </w:t>
        </w:r>
        <w:r>
          <w:rPr>
            <w:w w:val="115"/>
            <w:sz w:val="13"/>
          </w:rPr>
          <w:t>in</w:t>
        </w:r>
        <w:r>
          <w:rPr>
            <w:spacing w:val="-2"/>
            <w:w w:val="115"/>
            <w:sz w:val="13"/>
          </w:rPr>
          <w:t xml:space="preserve"> </w:t>
        </w:r>
        <w:r>
          <w:rPr>
            <w:w w:val="115"/>
            <w:sz w:val="13"/>
          </w:rPr>
          <w:t>parentheses;</w:t>
        </w:r>
        <w:r>
          <w:rPr>
            <w:spacing w:val="-1"/>
            <w:w w:val="115"/>
            <w:sz w:val="13"/>
          </w:rPr>
          <w:t xml:space="preserve"> </w:t>
        </w:r>
        <w:r>
          <w:rPr>
            <w:w w:val="115"/>
            <w:sz w:val="13"/>
          </w:rPr>
          <w:t>*</w:t>
        </w:r>
        <w:r>
          <w:rPr>
            <w:spacing w:val="-1"/>
            <w:w w:val="115"/>
            <w:sz w:val="13"/>
          </w:rPr>
          <w:t xml:space="preserve"> </w:t>
        </w:r>
        <w:r>
          <w:rPr>
            <w:w w:val="115"/>
            <w:sz w:val="13"/>
          </w:rPr>
          <w:t>p</w:t>
        </w:r>
        <w:r>
          <w:rPr>
            <w:rFonts w:ascii="Calibri"/>
            <w:i/>
            <w:w w:val="115"/>
            <w:sz w:val="13"/>
          </w:rPr>
          <w:t>&lt;</w:t>
        </w:r>
        <w:r>
          <w:rPr>
            <w:w w:val="115"/>
            <w:sz w:val="13"/>
          </w:rPr>
          <w:t>0.1,</w:t>
        </w:r>
        <w:r>
          <w:rPr>
            <w:spacing w:val="-2"/>
            <w:w w:val="115"/>
            <w:sz w:val="13"/>
          </w:rPr>
          <w:t xml:space="preserve"> </w:t>
        </w:r>
        <w:r>
          <w:rPr>
            <w:w w:val="115"/>
            <w:sz w:val="13"/>
          </w:rPr>
          <w:t>**</w:t>
        </w:r>
        <w:r>
          <w:rPr>
            <w:spacing w:val="-1"/>
            <w:w w:val="115"/>
            <w:sz w:val="13"/>
          </w:rPr>
          <w:t xml:space="preserve"> </w:t>
        </w:r>
        <w:r>
          <w:rPr>
            <w:w w:val="115"/>
            <w:sz w:val="13"/>
          </w:rPr>
          <w:t>p</w:t>
        </w:r>
        <w:r>
          <w:rPr>
            <w:rFonts w:ascii="Calibri"/>
            <w:i/>
            <w:w w:val="115"/>
            <w:sz w:val="13"/>
          </w:rPr>
          <w:t>&lt;</w:t>
        </w:r>
        <w:r>
          <w:rPr>
            <w:w w:val="115"/>
            <w:sz w:val="13"/>
          </w:rPr>
          <w:t>0.05,</w:t>
        </w:r>
        <w:r>
          <w:rPr>
            <w:spacing w:val="-2"/>
            <w:w w:val="115"/>
            <w:sz w:val="13"/>
          </w:rPr>
          <w:t xml:space="preserve"> </w:t>
        </w:r>
        <w:r>
          <w:rPr>
            <w:w w:val="115"/>
            <w:sz w:val="13"/>
          </w:rPr>
          <w:t>***</w:t>
        </w:r>
        <w:r>
          <w:rPr>
            <w:spacing w:val="-1"/>
            <w:w w:val="115"/>
            <w:sz w:val="13"/>
          </w:rPr>
          <w:t xml:space="preserve"> </w:t>
        </w:r>
        <w:r>
          <w:rPr>
            <w:spacing w:val="-2"/>
            <w:w w:val="115"/>
            <w:sz w:val="13"/>
          </w:rPr>
          <w:t>p</w:t>
        </w:r>
        <w:r>
          <w:rPr>
            <w:rFonts w:ascii="Calibri"/>
            <w:i/>
            <w:spacing w:val="-2"/>
            <w:w w:val="115"/>
            <w:sz w:val="13"/>
          </w:rPr>
          <w:t>&lt;</w:t>
        </w:r>
        <w:r>
          <w:rPr>
            <w:spacing w:val="-2"/>
            <w:w w:val="115"/>
            <w:sz w:val="13"/>
          </w:rPr>
          <w:t>0.01.</w:t>
        </w:r>
      </w:ins>
    </w:p>
    <w:p w14:paraId="50CED394" w14:textId="77777777" w:rsidR="00382848" w:rsidRDefault="00382848" w:rsidP="00382848">
      <w:pPr>
        <w:pStyle w:val="BodyText"/>
        <w:rPr>
          <w:ins w:id="4139" w:author="Mohamed SALEM" w:date="2024-01-16T13:33:00Z"/>
          <w:sz w:val="13"/>
        </w:rPr>
      </w:pPr>
    </w:p>
    <w:p w14:paraId="2997AFF4" w14:textId="77777777" w:rsidR="00382848" w:rsidRDefault="00382848" w:rsidP="00382848">
      <w:pPr>
        <w:pStyle w:val="BodyText"/>
        <w:rPr>
          <w:ins w:id="4140" w:author="Mohamed SALEM" w:date="2024-01-16T13:33:00Z"/>
          <w:sz w:val="13"/>
        </w:rPr>
      </w:pPr>
    </w:p>
    <w:p w14:paraId="3B45FFA7" w14:textId="77777777" w:rsidR="00382848" w:rsidRDefault="00382848" w:rsidP="00382848">
      <w:pPr>
        <w:pStyle w:val="BodyText"/>
        <w:rPr>
          <w:ins w:id="4141" w:author="Mohamed SALEM" w:date="2024-01-16T13:33:00Z"/>
          <w:sz w:val="13"/>
        </w:rPr>
      </w:pPr>
    </w:p>
    <w:p w14:paraId="076D859C" w14:textId="77777777" w:rsidR="00382848" w:rsidRDefault="00382848" w:rsidP="00382848">
      <w:pPr>
        <w:pStyle w:val="BodyText"/>
        <w:rPr>
          <w:ins w:id="4142" w:author="Mohamed SALEM" w:date="2024-01-16T13:33:00Z"/>
          <w:sz w:val="13"/>
        </w:rPr>
      </w:pPr>
    </w:p>
    <w:p w14:paraId="0FAB6048" w14:textId="77777777" w:rsidR="00382848" w:rsidRDefault="00382848" w:rsidP="00382848">
      <w:pPr>
        <w:pStyle w:val="BodyText"/>
        <w:spacing w:before="20"/>
        <w:rPr>
          <w:ins w:id="4143" w:author="Mohamed SALEM" w:date="2024-01-16T13:33:00Z"/>
          <w:sz w:val="13"/>
        </w:rPr>
      </w:pPr>
    </w:p>
    <w:p w14:paraId="3C995CE2" w14:textId="77777777" w:rsidR="00382848" w:rsidRDefault="00382848" w:rsidP="00382848">
      <w:pPr>
        <w:ind w:left="684"/>
        <w:rPr>
          <w:ins w:id="4144" w:author="Mohamed SALEM" w:date="2024-01-16T13:33:00Z"/>
          <w:sz w:val="19"/>
        </w:rPr>
      </w:pPr>
      <w:ins w:id="4145" w:author="Mohamed SALEM" w:date="2024-01-16T13:33:00Z">
        <w:r>
          <w:rPr>
            <w:spacing w:val="-2"/>
            <w:sz w:val="19"/>
          </w:rPr>
          <w:t>Table</w:t>
        </w:r>
        <w:r>
          <w:rPr>
            <w:spacing w:val="4"/>
            <w:sz w:val="19"/>
          </w:rPr>
          <w:t xml:space="preserve"> </w:t>
        </w:r>
        <w:r>
          <w:rPr>
            <w:spacing w:val="-2"/>
            <w:sz w:val="19"/>
          </w:rPr>
          <w:t>4:</w:t>
        </w:r>
        <w:r>
          <w:rPr>
            <w:spacing w:val="20"/>
            <w:sz w:val="19"/>
          </w:rPr>
          <w:t xml:space="preserve"> </w:t>
        </w:r>
        <w:r>
          <w:rPr>
            <w:spacing w:val="-2"/>
            <w:sz w:val="19"/>
          </w:rPr>
          <w:t>Balance</w:t>
        </w:r>
        <w:r>
          <w:rPr>
            <w:spacing w:val="5"/>
            <w:sz w:val="19"/>
          </w:rPr>
          <w:t xml:space="preserve"> </w:t>
        </w:r>
        <w:r>
          <w:rPr>
            <w:spacing w:val="-2"/>
            <w:sz w:val="19"/>
          </w:rPr>
          <w:t>Table</w:t>
        </w:r>
        <w:r>
          <w:rPr>
            <w:spacing w:val="4"/>
            <w:sz w:val="19"/>
          </w:rPr>
          <w:t xml:space="preserve"> </w:t>
        </w:r>
        <w:r>
          <w:rPr>
            <w:spacing w:val="-2"/>
            <w:sz w:val="19"/>
          </w:rPr>
          <w:t>for</w:t>
        </w:r>
        <w:r>
          <w:rPr>
            <w:spacing w:val="4"/>
            <w:sz w:val="19"/>
          </w:rPr>
          <w:t xml:space="preserve"> </w:t>
        </w:r>
        <w:r>
          <w:rPr>
            <w:spacing w:val="-2"/>
            <w:sz w:val="19"/>
          </w:rPr>
          <w:t>Randomized</w:t>
        </w:r>
        <w:r>
          <w:rPr>
            <w:spacing w:val="3"/>
            <w:sz w:val="19"/>
          </w:rPr>
          <w:t xml:space="preserve"> </w:t>
        </w:r>
        <w:r>
          <w:rPr>
            <w:spacing w:val="-2"/>
            <w:sz w:val="19"/>
          </w:rPr>
          <w:t>Questionnaire</w:t>
        </w:r>
        <w:r>
          <w:rPr>
            <w:spacing w:val="5"/>
            <w:sz w:val="19"/>
          </w:rPr>
          <w:t xml:space="preserve"> </w:t>
        </w:r>
        <w:r>
          <w:rPr>
            <w:spacing w:val="-2"/>
            <w:sz w:val="19"/>
          </w:rPr>
          <w:t>Length</w:t>
        </w:r>
        <w:r>
          <w:rPr>
            <w:spacing w:val="3"/>
            <w:sz w:val="19"/>
          </w:rPr>
          <w:t xml:space="preserve"> </w:t>
        </w:r>
        <w:r>
          <w:rPr>
            <w:spacing w:val="-2"/>
            <w:sz w:val="19"/>
          </w:rPr>
          <w:t>Assignment</w:t>
        </w:r>
        <w:r>
          <w:rPr>
            <w:spacing w:val="5"/>
            <w:sz w:val="19"/>
          </w:rPr>
          <w:t xml:space="preserve"> </w:t>
        </w:r>
        <w:r>
          <w:rPr>
            <w:spacing w:val="-2"/>
            <w:sz w:val="19"/>
          </w:rPr>
          <w:t>in</w:t>
        </w:r>
        <w:r>
          <w:rPr>
            <w:spacing w:val="3"/>
            <w:sz w:val="19"/>
          </w:rPr>
          <w:t xml:space="preserve"> </w:t>
        </w:r>
        <w:r>
          <w:rPr>
            <w:spacing w:val="-2"/>
            <w:sz w:val="19"/>
          </w:rPr>
          <w:t>Remote</w:t>
        </w:r>
        <w:r>
          <w:rPr>
            <w:spacing w:val="5"/>
            <w:sz w:val="19"/>
          </w:rPr>
          <w:t xml:space="preserve"> </w:t>
        </w:r>
        <w:r>
          <w:rPr>
            <w:spacing w:val="-2"/>
            <w:sz w:val="19"/>
          </w:rPr>
          <w:t>Survey:</w:t>
        </w:r>
        <w:r>
          <w:rPr>
            <w:spacing w:val="20"/>
            <w:sz w:val="19"/>
          </w:rPr>
          <w:t xml:space="preserve"> </w:t>
        </w:r>
        <w:r>
          <w:rPr>
            <w:spacing w:val="-2"/>
            <w:sz w:val="19"/>
          </w:rPr>
          <w:t>Long</w:t>
        </w:r>
        <w:r>
          <w:rPr>
            <w:spacing w:val="5"/>
            <w:sz w:val="19"/>
          </w:rPr>
          <w:t xml:space="preserve"> </w:t>
        </w:r>
        <w:r>
          <w:rPr>
            <w:spacing w:val="-2"/>
            <w:sz w:val="19"/>
          </w:rPr>
          <w:t>vs.</w:t>
        </w:r>
        <w:r>
          <w:rPr>
            <w:spacing w:val="20"/>
            <w:sz w:val="19"/>
          </w:rPr>
          <w:t xml:space="preserve"> </w:t>
        </w:r>
        <w:r>
          <w:rPr>
            <w:spacing w:val="-2"/>
            <w:sz w:val="19"/>
          </w:rPr>
          <w:t>Short</w:t>
        </w:r>
      </w:ins>
    </w:p>
    <w:p w14:paraId="628D22D1" w14:textId="77777777" w:rsidR="00382848" w:rsidRDefault="00382848" w:rsidP="00382848">
      <w:pPr>
        <w:pStyle w:val="BodyText"/>
        <w:spacing w:before="6"/>
        <w:rPr>
          <w:ins w:id="4146" w:author="Mohamed SALEM" w:date="2024-01-16T13:33:00Z"/>
          <w:sz w:val="15"/>
        </w:rPr>
      </w:pPr>
      <w:ins w:id="4147" w:author="Mohamed SALEM" w:date="2024-01-16T13:33:00Z">
        <w:r>
          <w:rPr>
            <w:noProof/>
          </w:rPr>
          <mc:AlternateContent>
            <mc:Choice Requires="wpg">
              <w:drawing>
                <wp:anchor distT="0" distB="0" distL="0" distR="0" simplePos="0" relativeHeight="251658308" behindDoc="1" locked="0" layoutInCell="1" allowOverlap="1" wp14:anchorId="7820426E" wp14:editId="08A177AA">
                  <wp:simplePos x="0" y="0"/>
                  <wp:positionH relativeFrom="page">
                    <wp:posOffset>914400</wp:posOffset>
                  </wp:positionH>
                  <wp:positionV relativeFrom="paragraph">
                    <wp:posOffset>127948</wp:posOffset>
                  </wp:positionV>
                  <wp:extent cx="5944235" cy="31115"/>
                  <wp:effectExtent l="0" t="0" r="0" b="0"/>
                  <wp:wrapTopAndBottom/>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31115"/>
                            <a:chOff x="0" y="0"/>
                            <a:chExt cx="5944235" cy="31115"/>
                          </a:xfrm>
                        </wpg:grpSpPr>
                        <wps:wsp>
                          <wps:cNvPr id="200" name="Graphic 11"/>
                          <wps:cNvSpPr/>
                          <wps:spPr>
                            <a:xfrm>
                              <a:off x="0" y="2186"/>
                              <a:ext cx="5944235" cy="1270"/>
                            </a:xfrm>
                            <a:custGeom>
                              <a:avLst/>
                              <a:gdLst/>
                              <a:ahLst/>
                              <a:cxnLst/>
                              <a:rect l="l" t="t" r="r" b="b"/>
                              <a:pathLst>
                                <a:path w="5944235">
                                  <a:moveTo>
                                    <a:pt x="0" y="0"/>
                                  </a:moveTo>
                                  <a:lnTo>
                                    <a:pt x="5943678" y="0"/>
                                  </a:lnTo>
                                </a:path>
                              </a:pathLst>
                            </a:custGeom>
                            <a:ln w="4373">
                              <a:solidFill>
                                <a:srgbClr val="000000"/>
                              </a:solidFill>
                              <a:prstDash val="solid"/>
                            </a:ln>
                          </wps:spPr>
                          <wps:bodyPr wrap="square" lIns="0" tIns="0" rIns="0" bIns="0" rtlCol="0">
                            <a:prstTxWarp prst="textNoShape">
                              <a:avLst/>
                            </a:prstTxWarp>
                            <a:noAutofit/>
                          </wps:bodyPr>
                        </wps:wsp>
                        <wps:wsp>
                          <wps:cNvPr id="201" name="Graphic 12"/>
                          <wps:cNvSpPr/>
                          <wps:spPr>
                            <a:xfrm>
                              <a:off x="0" y="28462"/>
                              <a:ext cx="5944235" cy="1270"/>
                            </a:xfrm>
                            <a:custGeom>
                              <a:avLst/>
                              <a:gdLst/>
                              <a:ahLst/>
                              <a:cxnLst/>
                              <a:rect l="l" t="t" r="r" b="b"/>
                              <a:pathLst>
                                <a:path w="5944235">
                                  <a:moveTo>
                                    <a:pt x="0" y="0"/>
                                  </a:moveTo>
                                  <a:lnTo>
                                    <a:pt x="5943678" y="0"/>
                                  </a:lnTo>
                                </a:path>
                              </a:pathLst>
                            </a:custGeom>
                            <a:ln w="43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E73FAA" id="Group 199" o:spid="_x0000_s1026" style="position:absolute;margin-left:1in;margin-top:10.05pt;width:468.05pt;height:2.45pt;z-index:-251658172;mso-wrap-distance-left:0;mso-wrap-distance-right:0;mso-position-horizontal-relative:page" coordsize="59442,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">
                  <v:shape id="Graphic 11" o:spid="_x0000_s1027" style="position:absolute;top:21;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" path="m,l5943678,e" filled="f" strokeweight=".1215mm">
                    <v:path arrowok="t"/>
                  </v:shape>
                  <v:shape id="Graphic 12" o:spid="_x0000_s1028" style="position:absolute;top:284;width:59442;height:13;visibility:visible;mso-wrap-style:square;v-text-anchor:top" coordsize="594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" path="m,l5943678,e" filled="f" strokeweight=".1215mm">
                    <v:path arrowok="t"/>
                  </v:shape>
                  <w10:wrap type="topAndBottom" anchorx="page"/>
                </v:group>
              </w:pict>
            </mc:Fallback>
          </mc:AlternateContent>
        </w:r>
      </w:ins>
    </w:p>
    <w:p w14:paraId="5B7D8829" w14:textId="77777777" w:rsidR="00382848" w:rsidRDefault="00382848" w:rsidP="00382848">
      <w:pPr>
        <w:tabs>
          <w:tab w:val="left" w:pos="6747"/>
          <w:tab w:val="left" w:pos="8516"/>
        </w:tabs>
        <w:ind w:left="4797"/>
        <w:rPr>
          <w:ins w:id="4148" w:author="Mohamed SALEM" w:date="2024-01-16T13:33:00Z"/>
          <w:sz w:val="13"/>
        </w:rPr>
      </w:pPr>
      <w:ins w:id="4149" w:author="Mohamed SALEM" w:date="2024-01-16T13:33:00Z">
        <w:r>
          <w:rPr>
            <w:w w:val="110"/>
            <w:sz w:val="13"/>
          </w:rPr>
          <w:t>Own</w:t>
        </w:r>
        <w:r>
          <w:rPr>
            <w:spacing w:val="16"/>
            <w:w w:val="110"/>
            <w:sz w:val="13"/>
          </w:rPr>
          <w:t xml:space="preserve"> </w:t>
        </w:r>
        <w:r>
          <w:rPr>
            <w:spacing w:val="-2"/>
            <w:w w:val="110"/>
            <w:sz w:val="13"/>
          </w:rPr>
          <w:t>Phone</w:t>
        </w:r>
        <w:r>
          <w:rPr>
            <w:sz w:val="13"/>
          </w:rPr>
          <w:tab/>
        </w:r>
        <w:r>
          <w:rPr>
            <w:w w:val="110"/>
            <w:sz w:val="13"/>
          </w:rPr>
          <w:t>No</w:t>
        </w:r>
        <w:r>
          <w:rPr>
            <w:spacing w:val="8"/>
            <w:w w:val="110"/>
            <w:sz w:val="13"/>
          </w:rPr>
          <w:t xml:space="preserve"> </w:t>
        </w:r>
        <w:r>
          <w:rPr>
            <w:spacing w:val="-2"/>
            <w:w w:val="110"/>
            <w:sz w:val="13"/>
          </w:rPr>
          <w:t>Phone</w:t>
        </w:r>
        <w:r>
          <w:rPr>
            <w:sz w:val="13"/>
          </w:rPr>
          <w:tab/>
        </w:r>
        <w:r>
          <w:rPr>
            <w:w w:val="110"/>
            <w:sz w:val="13"/>
          </w:rPr>
          <w:t>Total</w:t>
        </w:r>
        <w:r>
          <w:rPr>
            <w:spacing w:val="22"/>
            <w:w w:val="110"/>
            <w:sz w:val="13"/>
          </w:rPr>
          <w:t xml:space="preserve"> </w:t>
        </w:r>
        <w:r>
          <w:rPr>
            <w:spacing w:val="-2"/>
            <w:w w:val="110"/>
            <w:sz w:val="13"/>
          </w:rPr>
          <w:t>Remote</w:t>
        </w:r>
      </w:ins>
    </w:p>
    <w:p w14:paraId="79DD7DBC" w14:textId="77777777" w:rsidR="00382848" w:rsidRDefault="00382848" w:rsidP="00382848">
      <w:pPr>
        <w:tabs>
          <w:tab w:val="left" w:pos="4395"/>
          <w:tab w:val="left" w:pos="5034"/>
          <w:tab w:val="left" w:pos="5708"/>
          <w:tab w:val="left" w:pos="6285"/>
          <w:tab w:val="left" w:pos="6925"/>
          <w:tab w:val="left" w:pos="7599"/>
          <w:tab w:val="left" w:pos="8176"/>
          <w:tab w:val="left" w:pos="8816"/>
          <w:tab w:val="left" w:pos="9490"/>
        </w:tabs>
        <w:spacing w:before="11" w:after="25"/>
        <w:ind w:left="643"/>
        <w:rPr>
          <w:ins w:id="4150" w:author="Mohamed SALEM" w:date="2024-01-16T13:33:00Z"/>
          <w:sz w:val="13"/>
        </w:rPr>
      </w:pPr>
      <w:ins w:id="4151" w:author="Mohamed SALEM" w:date="2024-01-16T13:33:00Z">
        <w:r>
          <w:rPr>
            <w:spacing w:val="-2"/>
            <w:w w:val="110"/>
            <w:sz w:val="13"/>
          </w:rPr>
          <w:t>Variable</w:t>
        </w:r>
        <w:r>
          <w:rPr>
            <w:sz w:val="13"/>
          </w:rPr>
          <w:tab/>
        </w:r>
        <w:r>
          <w:rPr>
            <w:spacing w:val="-4"/>
            <w:w w:val="110"/>
            <w:sz w:val="13"/>
          </w:rPr>
          <w:t>Long</w:t>
        </w:r>
        <w:r>
          <w:rPr>
            <w:sz w:val="13"/>
          </w:rPr>
          <w:tab/>
        </w:r>
        <w:r>
          <w:rPr>
            <w:spacing w:val="-2"/>
            <w:w w:val="110"/>
            <w:sz w:val="13"/>
          </w:rPr>
          <w:t>Short</w:t>
        </w:r>
        <w:r>
          <w:rPr>
            <w:sz w:val="13"/>
          </w:rPr>
          <w:tab/>
        </w:r>
        <w:r>
          <w:rPr>
            <w:spacing w:val="-4"/>
            <w:w w:val="110"/>
            <w:sz w:val="13"/>
          </w:rPr>
          <w:t>Diff</w:t>
        </w:r>
        <w:r>
          <w:rPr>
            <w:sz w:val="13"/>
          </w:rPr>
          <w:tab/>
        </w:r>
        <w:r>
          <w:rPr>
            <w:spacing w:val="-4"/>
            <w:w w:val="110"/>
            <w:sz w:val="13"/>
          </w:rPr>
          <w:t>Long</w:t>
        </w:r>
        <w:r>
          <w:rPr>
            <w:sz w:val="13"/>
          </w:rPr>
          <w:tab/>
        </w:r>
        <w:r>
          <w:rPr>
            <w:spacing w:val="-2"/>
            <w:w w:val="110"/>
            <w:sz w:val="13"/>
          </w:rPr>
          <w:t>Short</w:t>
        </w:r>
        <w:r>
          <w:rPr>
            <w:sz w:val="13"/>
          </w:rPr>
          <w:tab/>
        </w:r>
        <w:r>
          <w:rPr>
            <w:spacing w:val="-4"/>
            <w:w w:val="110"/>
            <w:sz w:val="13"/>
          </w:rPr>
          <w:t>Diff</w:t>
        </w:r>
        <w:r>
          <w:rPr>
            <w:sz w:val="13"/>
          </w:rPr>
          <w:tab/>
        </w:r>
        <w:r>
          <w:rPr>
            <w:spacing w:val="-4"/>
            <w:w w:val="110"/>
            <w:sz w:val="13"/>
          </w:rPr>
          <w:t>Long</w:t>
        </w:r>
        <w:r>
          <w:rPr>
            <w:sz w:val="13"/>
          </w:rPr>
          <w:tab/>
        </w:r>
        <w:r>
          <w:rPr>
            <w:spacing w:val="-2"/>
            <w:w w:val="110"/>
            <w:sz w:val="13"/>
          </w:rPr>
          <w:t>Short</w:t>
        </w:r>
        <w:r>
          <w:rPr>
            <w:sz w:val="13"/>
          </w:rPr>
          <w:tab/>
        </w:r>
        <w:r>
          <w:rPr>
            <w:spacing w:val="-4"/>
            <w:w w:val="110"/>
            <w:sz w:val="13"/>
          </w:rPr>
          <w:t>Diff</w:t>
        </w:r>
      </w:ins>
    </w:p>
    <w:tbl>
      <w:tblPr>
        <w:tblW w:w="0" w:type="auto"/>
        <w:tblInd w:w="547" w:type="dxa"/>
        <w:tblLayout w:type="fixed"/>
        <w:tblCellMar>
          <w:left w:w="0" w:type="dxa"/>
          <w:right w:w="0" w:type="dxa"/>
        </w:tblCellMar>
        <w:tblLook w:val="01E0" w:firstRow="1" w:lastRow="1" w:firstColumn="1" w:lastColumn="1" w:noHBand="0" w:noVBand="0"/>
      </w:tblPr>
      <w:tblGrid>
        <w:gridCol w:w="4342"/>
        <w:gridCol w:w="654"/>
        <w:gridCol w:w="581"/>
        <w:gridCol w:w="654"/>
        <w:gridCol w:w="654"/>
        <w:gridCol w:w="581"/>
        <w:gridCol w:w="654"/>
        <w:gridCol w:w="654"/>
        <w:gridCol w:w="581"/>
      </w:tblGrid>
      <w:tr w:rsidR="00382848" w14:paraId="7F8A647F" w14:textId="77777777">
        <w:trPr>
          <w:trHeight w:val="137"/>
        </w:trPr>
        <w:tc>
          <w:tcPr>
            <w:tcW w:w="4342" w:type="dxa"/>
            <w:tcBorders>
              <w:top w:val="single" w:sz="4" w:space="0" w:color="000000"/>
            </w:tcBorders>
          </w:tcPr>
          <w:p w14:paraId="412D8444" w14:textId="77777777" w:rsidR="00382848" w:rsidRDefault="00382848">
            <w:pPr>
              <w:pStyle w:val="TableParagraph"/>
              <w:tabs>
                <w:tab w:val="right" w:pos="4078"/>
              </w:tabs>
              <w:spacing w:line="118" w:lineRule="exact"/>
              <w:ind w:right="157"/>
              <w:jc w:val="right"/>
              <w:rPr>
                <w:sz w:val="13"/>
              </w:rPr>
            </w:pPr>
            <w:ins w:id="4152" w:author="Mohamed SALEM" w:date="2024-01-16T13:33:00Z">
              <w:r>
                <w:rPr>
                  <w:w w:val="110"/>
                  <w:sz w:val="13"/>
                </w:rPr>
                <w:t>List</w:t>
              </w:r>
              <w:r>
                <w:rPr>
                  <w:spacing w:val="6"/>
                  <w:w w:val="110"/>
                  <w:sz w:val="13"/>
                </w:rPr>
                <w:t xml:space="preserve"> </w:t>
              </w:r>
              <w:r>
                <w:rPr>
                  <w:w w:val="110"/>
                  <w:sz w:val="13"/>
                </w:rPr>
                <w:t>respondent</w:t>
              </w:r>
              <w:r>
                <w:rPr>
                  <w:spacing w:val="6"/>
                  <w:w w:val="110"/>
                  <w:sz w:val="13"/>
                </w:rPr>
                <w:t xml:space="preserve"> </w:t>
              </w:r>
              <w:r>
                <w:rPr>
                  <w:spacing w:val="-5"/>
                  <w:w w:val="110"/>
                  <w:sz w:val="13"/>
                </w:rPr>
                <w:t>age</w:t>
              </w:r>
              <w:r>
                <w:rPr>
                  <w:rFonts w:ascii="Times New Roman"/>
                  <w:sz w:val="13"/>
                </w:rPr>
                <w:tab/>
              </w:r>
              <w:r>
                <w:rPr>
                  <w:spacing w:val="-2"/>
                  <w:w w:val="110"/>
                  <w:sz w:val="13"/>
                </w:rPr>
                <w:t>37.14</w:t>
              </w:r>
            </w:ins>
          </w:p>
        </w:tc>
        <w:tc>
          <w:tcPr>
            <w:tcW w:w="654" w:type="dxa"/>
            <w:tcBorders>
              <w:top w:val="single" w:sz="4" w:space="0" w:color="000000"/>
            </w:tcBorders>
          </w:tcPr>
          <w:p w14:paraId="0A37FEFF" w14:textId="77777777" w:rsidR="00382848" w:rsidRDefault="00382848">
            <w:pPr>
              <w:pStyle w:val="TableParagraph"/>
              <w:spacing w:line="118" w:lineRule="exact"/>
              <w:ind w:left="25" w:right="24"/>
              <w:rPr>
                <w:sz w:val="13"/>
              </w:rPr>
            </w:pPr>
            <w:ins w:id="4153" w:author="Mohamed SALEM" w:date="2024-01-16T13:33:00Z">
              <w:r>
                <w:rPr>
                  <w:spacing w:val="-2"/>
                  <w:sz w:val="13"/>
                </w:rPr>
                <w:t>38.07</w:t>
              </w:r>
            </w:ins>
          </w:p>
        </w:tc>
        <w:tc>
          <w:tcPr>
            <w:tcW w:w="581" w:type="dxa"/>
            <w:tcBorders>
              <w:top w:val="single" w:sz="4" w:space="0" w:color="000000"/>
            </w:tcBorders>
          </w:tcPr>
          <w:p w14:paraId="213E2B65" w14:textId="77777777" w:rsidR="00382848" w:rsidRDefault="00382848">
            <w:pPr>
              <w:pStyle w:val="TableParagraph"/>
              <w:spacing w:line="118" w:lineRule="exact"/>
              <w:ind w:left="10" w:right="8"/>
              <w:rPr>
                <w:sz w:val="13"/>
              </w:rPr>
            </w:pPr>
            <w:ins w:id="4154" w:author="Mohamed SALEM" w:date="2024-01-16T13:33:00Z">
              <w:r>
                <w:rPr>
                  <w:spacing w:val="-4"/>
                  <w:sz w:val="13"/>
                </w:rPr>
                <w:t>0.93</w:t>
              </w:r>
            </w:ins>
          </w:p>
        </w:tc>
        <w:tc>
          <w:tcPr>
            <w:tcW w:w="654" w:type="dxa"/>
            <w:tcBorders>
              <w:top w:val="single" w:sz="4" w:space="0" w:color="000000"/>
            </w:tcBorders>
          </w:tcPr>
          <w:p w14:paraId="6913825A" w14:textId="77777777" w:rsidR="00382848" w:rsidRDefault="00382848">
            <w:pPr>
              <w:pStyle w:val="TableParagraph"/>
              <w:spacing w:line="118" w:lineRule="exact"/>
              <w:ind w:left="25" w:right="21"/>
              <w:rPr>
                <w:sz w:val="13"/>
              </w:rPr>
            </w:pPr>
            <w:ins w:id="4155" w:author="Mohamed SALEM" w:date="2024-01-16T13:33:00Z">
              <w:r>
                <w:rPr>
                  <w:spacing w:val="-2"/>
                  <w:sz w:val="13"/>
                </w:rPr>
                <w:t>39.42</w:t>
              </w:r>
            </w:ins>
          </w:p>
        </w:tc>
        <w:tc>
          <w:tcPr>
            <w:tcW w:w="654" w:type="dxa"/>
            <w:tcBorders>
              <w:top w:val="single" w:sz="4" w:space="0" w:color="000000"/>
            </w:tcBorders>
          </w:tcPr>
          <w:p w14:paraId="2C7CAD88" w14:textId="77777777" w:rsidR="00382848" w:rsidRDefault="00382848">
            <w:pPr>
              <w:pStyle w:val="TableParagraph"/>
              <w:spacing w:line="118" w:lineRule="exact"/>
              <w:ind w:left="25" w:right="20"/>
              <w:rPr>
                <w:sz w:val="13"/>
              </w:rPr>
            </w:pPr>
            <w:ins w:id="4156" w:author="Mohamed SALEM" w:date="2024-01-16T13:33:00Z">
              <w:r>
                <w:rPr>
                  <w:spacing w:val="-2"/>
                  <w:sz w:val="13"/>
                </w:rPr>
                <w:t>39.28</w:t>
              </w:r>
            </w:ins>
          </w:p>
        </w:tc>
        <w:tc>
          <w:tcPr>
            <w:tcW w:w="581" w:type="dxa"/>
            <w:tcBorders>
              <w:top w:val="single" w:sz="4" w:space="0" w:color="000000"/>
            </w:tcBorders>
          </w:tcPr>
          <w:p w14:paraId="461A1764" w14:textId="77777777" w:rsidR="00382848" w:rsidRDefault="00382848">
            <w:pPr>
              <w:pStyle w:val="TableParagraph"/>
              <w:spacing w:line="118" w:lineRule="exact"/>
              <w:ind w:left="10" w:right="4"/>
              <w:rPr>
                <w:sz w:val="13"/>
              </w:rPr>
            </w:pPr>
            <w:ins w:id="4157" w:author="Mohamed SALEM" w:date="2024-01-16T13:33:00Z">
              <w:r>
                <w:rPr>
                  <w:w w:val="105"/>
                  <w:sz w:val="13"/>
                </w:rPr>
                <w:t>-</w:t>
              </w:r>
              <w:r>
                <w:rPr>
                  <w:spacing w:val="-4"/>
                  <w:w w:val="105"/>
                  <w:sz w:val="13"/>
                </w:rPr>
                <w:t>0.14</w:t>
              </w:r>
            </w:ins>
          </w:p>
        </w:tc>
        <w:tc>
          <w:tcPr>
            <w:tcW w:w="654" w:type="dxa"/>
            <w:tcBorders>
              <w:top w:val="single" w:sz="4" w:space="0" w:color="000000"/>
            </w:tcBorders>
          </w:tcPr>
          <w:p w14:paraId="72004120" w14:textId="77777777" w:rsidR="00382848" w:rsidRDefault="00382848">
            <w:pPr>
              <w:pStyle w:val="TableParagraph"/>
              <w:spacing w:line="118" w:lineRule="exact"/>
              <w:ind w:left="25" w:right="18"/>
              <w:rPr>
                <w:sz w:val="13"/>
              </w:rPr>
            </w:pPr>
            <w:ins w:id="4158" w:author="Mohamed SALEM" w:date="2024-01-16T13:33:00Z">
              <w:r>
                <w:rPr>
                  <w:spacing w:val="-2"/>
                  <w:w w:val="110"/>
                  <w:sz w:val="13"/>
                </w:rPr>
                <w:t>38.71</w:t>
              </w:r>
            </w:ins>
          </w:p>
        </w:tc>
        <w:tc>
          <w:tcPr>
            <w:tcW w:w="654" w:type="dxa"/>
            <w:tcBorders>
              <w:top w:val="single" w:sz="4" w:space="0" w:color="000000"/>
            </w:tcBorders>
          </w:tcPr>
          <w:p w14:paraId="0ECF54C0" w14:textId="77777777" w:rsidR="00382848" w:rsidRDefault="00382848">
            <w:pPr>
              <w:pStyle w:val="TableParagraph"/>
              <w:spacing w:line="118" w:lineRule="exact"/>
              <w:ind w:left="25" w:right="16"/>
              <w:rPr>
                <w:sz w:val="13"/>
              </w:rPr>
            </w:pPr>
            <w:ins w:id="4159" w:author="Mohamed SALEM" w:date="2024-01-16T13:33:00Z">
              <w:r>
                <w:rPr>
                  <w:spacing w:val="-2"/>
                  <w:sz w:val="13"/>
                </w:rPr>
                <w:t>38.93</w:t>
              </w:r>
            </w:ins>
          </w:p>
        </w:tc>
        <w:tc>
          <w:tcPr>
            <w:tcW w:w="581" w:type="dxa"/>
            <w:tcBorders>
              <w:top w:val="single" w:sz="4" w:space="0" w:color="000000"/>
            </w:tcBorders>
          </w:tcPr>
          <w:p w14:paraId="42F3016C" w14:textId="77777777" w:rsidR="00382848" w:rsidRDefault="00382848">
            <w:pPr>
              <w:pStyle w:val="TableParagraph"/>
              <w:spacing w:line="118" w:lineRule="exact"/>
              <w:ind w:left="10"/>
              <w:rPr>
                <w:sz w:val="13"/>
              </w:rPr>
            </w:pPr>
            <w:ins w:id="4160" w:author="Mohamed SALEM" w:date="2024-01-16T13:33:00Z">
              <w:r>
                <w:rPr>
                  <w:spacing w:val="-4"/>
                  <w:sz w:val="13"/>
                </w:rPr>
                <w:t>0.22</w:t>
              </w:r>
            </w:ins>
          </w:p>
        </w:tc>
      </w:tr>
      <w:tr w:rsidR="00382848" w14:paraId="67C9774B" w14:textId="77777777">
        <w:trPr>
          <w:trHeight w:val="163"/>
        </w:trPr>
        <w:tc>
          <w:tcPr>
            <w:tcW w:w="4342" w:type="dxa"/>
          </w:tcPr>
          <w:p w14:paraId="7B3E5B49" w14:textId="77777777" w:rsidR="00382848" w:rsidRDefault="00382848">
            <w:pPr>
              <w:pStyle w:val="TableParagraph"/>
              <w:spacing w:before="20"/>
              <w:ind w:right="101"/>
              <w:jc w:val="right"/>
              <w:rPr>
                <w:sz w:val="13"/>
              </w:rPr>
            </w:pPr>
            <w:ins w:id="4161" w:author="Mohamed SALEM" w:date="2024-01-16T13:33:00Z">
              <w:r>
                <w:rPr>
                  <w:spacing w:val="-2"/>
                  <w:w w:val="115"/>
                  <w:sz w:val="13"/>
                </w:rPr>
                <w:t>(13.19)</w:t>
              </w:r>
            </w:ins>
          </w:p>
        </w:tc>
        <w:tc>
          <w:tcPr>
            <w:tcW w:w="654" w:type="dxa"/>
          </w:tcPr>
          <w:p w14:paraId="2241092A" w14:textId="77777777" w:rsidR="00382848" w:rsidRDefault="00382848">
            <w:pPr>
              <w:pStyle w:val="TableParagraph"/>
              <w:spacing w:before="20"/>
              <w:ind w:left="25" w:right="24"/>
              <w:rPr>
                <w:sz w:val="13"/>
              </w:rPr>
            </w:pPr>
            <w:ins w:id="4162" w:author="Mohamed SALEM" w:date="2024-01-16T13:33:00Z">
              <w:r>
                <w:rPr>
                  <w:spacing w:val="-2"/>
                  <w:w w:val="110"/>
                  <w:sz w:val="13"/>
                </w:rPr>
                <w:t>(12.29)</w:t>
              </w:r>
            </w:ins>
          </w:p>
        </w:tc>
        <w:tc>
          <w:tcPr>
            <w:tcW w:w="581" w:type="dxa"/>
          </w:tcPr>
          <w:p w14:paraId="34095DA9" w14:textId="77777777" w:rsidR="00382848" w:rsidRDefault="00382848">
            <w:pPr>
              <w:pStyle w:val="TableParagraph"/>
              <w:spacing w:before="20"/>
              <w:ind w:left="10" w:right="8"/>
              <w:rPr>
                <w:sz w:val="13"/>
              </w:rPr>
            </w:pPr>
            <w:ins w:id="4163" w:author="Mohamed SALEM" w:date="2024-01-16T13:33:00Z">
              <w:r>
                <w:rPr>
                  <w:spacing w:val="-2"/>
                  <w:w w:val="105"/>
                  <w:sz w:val="13"/>
                </w:rPr>
                <w:t>(0.52)</w:t>
              </w:r>
            </w:ins>
          </w:p>
        </w:tc>
        <w:tc>
          <w:tcPr>
            <w:tcW w:w="654" w:type="dxa"/>
          </w:tcPr>
          <w:p w14:paraId="665AE838" w14:textId="77777777" w:rsidR="00382848" w:rsidRDefault="00382848">
            <w:pPr>
              <w:pStyle w:val="TableParagraph"/>
              <w:spacing w:before="20"/>
              <w:ind w:left="25" w:right="22"/>
              <w:rPr>
                <w:sz w:val="13"/>
              </w:rPr>
            </w:pPr>
            <w:ins w:id="4164" w:author="Mohamed SALEM" w:date="2024-01-16T13:33:00Z">
              <w:r>
                <w:rPr>
                  <w:spacing w:val="-2"/>
                  <w:w w:val="110"/>
                  <w:sz w:val="13"/>
                </w:rPr>
                <w:t>(14.01)</w:t>
              </w:r>
            </w:ins>
          </w:p>
        </w:tc>
        <w:tc>
          <w:tcPr>
            <w:tcW w:w="654" w:type="dxa"/>
          </w:tcPr>
          <w:p w14:paraId="488BA5A7" w14:textId="77777777" w:rsidR="00382848" w:rsidRDefault="00382848">
            <w:pPr>
              <w:pStyle w:val="TableParagraph"/>
              <w:spacing w:before="20"/>
              <w:ind w:left="25" w:right="21"/>
              <w:rPr>
                <w:sz w:val="13"/>
              </w:rPr>
            </w:pPr>
            <w:ins w:id="4165" w:author="Mohamed SALEM" w:date="2024-01-16T13:33:00Z">
              <w:r>
                <w:rPr>
                  <w:spacing w:val="-2"/>
                  <w:w w:val="110"/>
                  <w:sz w:val="13"/>
                </w:rPr>
                <w:t>(14.48)</w:t>
              </w:r>
            </w:ins>
          </w:p>
        </w:tc>
        <w:tc>
          <w:tcPr>
            <w:tcW w:w="581" w:type="dxa"/>
          </w:tcPr>
          <w:p w14:paraId="305ED46E" w14:textId="77777777" w:rsidR="00382848" w:rsidRDefault="00382848">
            <w:pPr>
              <w:pStyle w:val="TableParagraph"/>
              <w:spacing w:before="20"/>
              <w:ind w:left="10" w:right="5"/>
              <w:rPr>
                <w:sz w:val="13"/>
              </w:rPr>
            </w:pPr>
            <w:ins w:id="4166" w:author="Mohamed SALEM" w:date="2024-01-16T13:33:00Z">
              <w:r>
                <w:rPr>
                  <w:spacing w:val="-2"/>
                  <w:sz w:val="13"/>
                </w:rPr>
                <w:t>(0.90)</w:t>
              </w:r>
            </w:ins>
          </w:p>
        </w:tc>
        <w:tc>
          <w:tcPr>
            <w:tcW w:w="654" w:type="dxa"/>
          </w:tcPr>
          <w:p w14:paraId="410854DB" w14:textId="77777777" w:rsidR="00382848" w:rsidRDefault="00382848">
            <w:pPr>
              <w:pStyle w:val="TableParagraph"/>
              <w:spacing w:before="20"/>
              <w:ind w:left="25" w:right="19"/>
              <w:rPr>
                <w:sz w:val="13"/>
              </w:rPr>
            </w:pPr>
            <w:ins w:id="4167" w:author="Mohamed SALEM" w:date="2024-01-16T13:33:00Z">
              <w:r>
                <w:rPr>
                  <w:spacing w:val="-2"/>
                  <w:w w:val="110"/>
                  <w:sz w:val="13"/>
                </w:rPr>
                <w:t>(13.79)</w:t>
              </w:r>
            </w:ins>
          </w:p>
        </w:tc>
        <w:tc>
          <w:tcPr>
            <w:tcW w:w="654" w:type="dxa"/>
          </w:tcPr>
          <w:p w14:paraId="77AC27AD" w14:textId="77777777" w:rsidR="00382848" w:rsidRDefault="00382848">
            <w:pPr>
              <w:pStyle w:val="TableParagraph"/>
              <w:spacing w:before="20"/>
              <w:ind w:left="25" w:right="17"/>
              <w:rPr>
                <w:sz w:val="13"/>
              </w:rPr>
            </w:pPr>
            <w:ins w:id="4168" w:author="Mohamed SALEM" w:date="2024-01-16T13:33:00Z">
              <w:r>
                <w:rPr>
                  <w:spacing w:val="-2"/>
                  <w:w w:val="105"/>
                  <w:sz w:val="13"/>
                </w:rPr>
                <w:t>(13.88)</w:t>
              </w:r>
            </w:ins>
          </w:p>
        </w:tc>
        <w:tc>
          <w:tcPr>
            <w:tcW w:w="581" w:type="dxa"/>
          </w:tcPr>
          <w:p w14:paraId="227B1B0D" w14:textId="77777777" w:rsidR="00382848" w:rsidRDefault="00382848">
            <w:pPr>
              <w:pStyle w:val="TableParagraph"/>
              <w:spacing w:before="20"/>
              <w:ind w:left="10" w:right="1"/>
              <w:rPr>
                <w:sz w:val="13"/>
              </w:rPr>
            </w:pPr>
            <w:ins w:id="4169" w:author="Mohamed SALEM" w:date="2024-01-16T13:33:00Z">
              <w:r>
                <w:rPr>
                  <w:spacing w:val="-2"/>
                  <w:sz w:val="13"/>
                </w:rPr>
                <w:t>(0.80)</w:t>
              </w:r>
            </w:ins>
          </w:p>
        </w:tc>
      </w:tr>
      <w:tr w:rsidR="00382848" w14:paraId="6EFC5305" w14:textId="77777777">
        <w:trPr>
          <w:trHeight w:val="163"/>
        </w:trPr>
        <w:tc>
          <w:tcPr>
            <w:tcW w:w="4342" w:type="dxa"/>
          </w:tcPr>
          <w:p w14:paraId="36F27394" w14:textId="77777777" w:rsidR="00382848" w:rsidRDefault="00382848">
            <w:pPr>
              <w:pStyle w:val="TableParagraph"/>
              <w:tabs>
                <w:tab w:val="right" w:pos="4041"/>
              </w:tabs>
              <w:spacing w:before="20"/>
              <w:ind w:right="194"/>
              <w:jc w:val="right"/>
              <w:rPr>
                <w:sz w:val="13"/>
              </w:rPr>
            </w:pPr>
            <w:ins w:id="4170" w:author="Mohamed SALEM" w:date="2024-01-16T13:33:00Z">
              <w:r>
                <w:rPr>
                  <w:sz w:val="13"/>
                </w:rPr>
                <w:t>Household</w:t>
              </w:r>
              <w:r>
                <w:rPr>
                  <w:spacing w:val="35"/>
                  <w:sz w:val="13"/>
                </w:rPr>
                <w:t xml:space="preserve"> </w:t>
              </w:r>
              <w:r>
                <w:rPr>
                  <w:sz w:val="13"/>
                </w:rPr>
                <w:t>head</w:t>
              </w:r>
              <w:r>
                <w:rPr>
                  <w:spacing w:val="36"/>
                  <w:sz w:val="13"/>
                </w:rPr>
                <w:t xml:space="preserve"> </w:t>
              </w:r>
              <w:r>
                <w:rPr>
                  <w:sz w:val="13"/>
                </w:rPr>
                <w:t>is</w:t>
              </w:r>
              <w:r>
                <w:rPr>
                  <w:spacing w:val="36"/>
                  <w:sz w:val="13"/>
                </w:rPr>
                <w:t xml:space="preserve"> </w:t>
              </w:r>
              <w:r>
                <w:rPr>
                  <w:sz w:val="13"/>
                </w:rPr>
                <w:t>the</w:t>
              </w:r>
              <w:r>
                <w:rPr>
                  <w:spacing w:val="36"/>
                  <w:sz w:val="13"/>
                </w:rPr>
                <w:t xml:space="preserve"> </w:t>
              </w:r>
              <w:r>
                <w:rPr>
                  <w:spacing w:val="-2"/>
                  <w:sz w:val="13"/>
                </w:rPr>
                <w:t>respondent</w:t>
              </w:r>
              <w:r>
                <w:rPr>
                  <w:rFonts w:ascii="Times New Roman"/>
                  <w:sz w:val="13"/>
                </w:rPr>
                <w:tab/>
              </w:r>
              <w:r>
                <w:rPr>
                  <w:spacing w:val="-4"/>
                  <w:sz w:val="13"/>
                </w:rPr>
                <w:t>0.75</w:t>
              </w:r>
            </w:ins>
          </w:p>
        </w:tc>
        <w:tc>
          <w:tcPr>
            <w:tcW w:w="654" w:type="dxa"/>
          </w:tcPr>
          <w:p w14:paraId="0E48CDDC" w14:textId="77777777" w:rsidR="00382848" w:rsidRDefault="00382848">
            <w:pPr>
              <w:pStyle w:val="TableParagraph"/>
              <w:spacing w:before="20"/>
              <w:ind w:left="25" w:right="24"/>
              <w:rPr>
                <w:sz w:val="13"/>
              </w:rPr>
            </w:pPr>
            <w:ins w:id="4171" w:author="Mohamed SALEM" w:date="2024-01-16T13:33:00Z">
              <w:r>
                <w:rPr>
                  <w:spacing w:val="-4"/>
                  <w:w w:val="110"/>
                  <w:sz w:val="13"/>
                </w:rPr>
                <w:t>0.71</w:t>
              </w:r>
            </w:ins>
          </w:p>
        </w:tc>
        <w:tc>
          <w:tcPr>
            <w:tcW w:w="581" w:type="dxa"/>
          </w:tcPr>
          <w:p w14:paraId="1A0E2347" w14:textId="77777777" w:rsidR="00382848" w:rsidRDefault="00382848">
            <w:pPr>
              <w:pStyle w:val="TableParagraph"/>
              <w:spacing w:before="20"/>
              <w:ind w:left="10" w:right="7"/>
              <w:rPr>
                <w:sz w:val="13"/>
              </w:rPr>
            </w:pPr>
            <w:ins w:id="4172" w:author="Mohamed SALEM" w:date="2024-01-16T13:33:00Z">
              <w:r>
                <w:rPr>
                  <w:spacing w:val="-2"/>
                  <w:sz w:val="13"/>
                </w:rPr>
                <w:t>-</w:t>
              </w:r>
              <w:r>
                <w:rPr>
                  <w:spacing w:val="-4"/>
                  <w:sz w:val="13"/>
                </w:rPr>
                <w:t>0.03</w:t>
              </w:r>
            </w:ins>
          </w:p>
        </w:tc>
        <w:tc>
          <w:tcPr>
            <w:tcW w:w="654" w:type="dxa"/>
          </w:tcPr>
          <w:p w14:paraId="2B6C10AB" w14:textId="77777777" w:rsidR="00382848" w:rsidRDefault="00382848">
            <w:pPr>
              <w:pStyle w:val="TableParagraph"/>
              <w:spacing w:before="20"/>
              <w:ind w:left="25" w:right="21"/>
              <w:rPr>
                <w:sz w:val="13"/>
              </w:rPr>
            </w:pPr>
            <w:ins w:id="4173" w:author="Mohamed SALEM" w:date="2024-01-16T13:33:00Z">
              <w:r>
                <w:rPr>
                  <w:spacing w:val="-4"/>
                  <w:w w:val="105"/>
                  <w:sz w:val="13"/>
                </w:rPr>
                <w:t>0.81</w:t>
              </w:r>
            </w:ins>
          </w:p>
        </w:tc>
        <w:tc>
          <w:tcPr>
            <w:tcW w:w="654" w:type="dxa"/>
          </w:tcPr>
          <w:p w14:paraId="6BC83A99" w14:textId="77777777" w:rsidR="00382848" w:rsidRDefault="00382848">
            <w:pPr>
              <w:pStyle w:val="TableParagraph"/>
              <w:spacing w:before="20"/>
              <w:ind w:left="25" w:right="20"/>
              <w:rPr>
                <w:sz w:val="13"/>
              </w:rPr>
            </w:pPr>
            <w:ins w:id="4174" w:author="Mohamed SALEM" w:date="2024-01-16T13:33:00Z">
              <w:r>
                <w:rPr>
                  <w:spacing w:val="-4"/>
                  <w:sz w:val="13"/>
                </w:rPr>
                <w:t>0.78</w:t>
              </w:r>
            </w:ins>
          </w:p>
        </w:tc>
        <w:tc>
          <w:tcPr>
            <w:tcW w:w="581" w:type="dxa"/>
          </w:tcPr>
          <w:p w14:paraId="7B7CEE8C" w14:textId="77777777" w:rsidR="00382848" w:rsidRDefault="00382848">
            <w:pPr>
              <w:pStyle w:val="TableParagraph"/>
              <w:spacing w:before="20"/>
              <w:ind w:left="10" w:right="4"/>
              <w:rPr>
                <w:sz w:val="13"/>
              </w:rPr>
            </w:pPr>
            <w:ins w:id="4175" w:author="Mohamed SALEM" w:date="2024-01-16T13:33:00Z">
              <w:r>
                <w:rPr>
                  <w:spacing w:val="-2"/>
                  <w:sz w:val="13"/>
                </w:rPr>
                <w:t>-</w:t>
              </w:r>
              <w:r>
                <w:rPr>
                  <w:spacing w:val="-4"/>
                  <w:sz w:val="13"/>
                </w:rPr>
                <w:t>0.03</w:t>
              </w:r>
            </w:ins>
          </w:p>
        </w:tc>
        <w:tc>
          <w:tcPr>
            <w:tcW w:w="654" w:type="dxa"/>
          </w:tcPr>
          <w:p w14:paraId="02D87184" w14:textId="77777777" w:rsidR="00382848" w:rsidRDefault="00382848">
            <w:pPr>
              <w:pStyle w:val="TableParagraph"/>
              <w:spacing w:before="20"/>
              <w:ind w:left="25" w:right="17"/>
              <w:rPr>
                <w:sz w:val="13"/>
              </w:rPr>
            </w:pPr>
            <w:ins w:id="4176" w:author="Mohamed SALEM" w:date="2024-01-16T13:33:00Z">
              <w:r>
                <w:rPr>
                  <w:spacing w:val="-4"/>
                  <w:sz w:val="13"/>
                </w:rPr>
                <w:t>0.79</w:t>
              </w:r>
            </w:ins>
          </w:p>
        </w:tc>
        <w:tc>
          <w:tcPr>
            <w:tcW w:w="654" w:type="dxa"/>
          </w:tcPr>
          <w:p w14:paraId="448783C9" w14:textId="77777777" w:rsidR="00382848" w:rsidRDefault="00382848">
            <w:pPr>
              <w:pStyle w:val="TableParagraph"/>
              <w:spacing w:before="20"/>
              <w:ind w:left="25" w:right="16"/>
              <w:rPr>
                <w:sz w:val="13"/>
              </w:rPr>
            </w:pPr>
            <w:ins w:id="4177" w:author="Mohamed SALEM" w:date="2024-01-16T13:33:00Z">
              <w:r>
                <w:rPr>
                  <w:spacing w:val="-4"/>
                  <w:sz w:val="13"/>
                </w:rPr>
                <w:t>0.76</w:t>
              </w:r>
            </w:ins>
          </w:p>
        </w:tc>
        <w:tc>
          <w:tcPr>
            <w:tcW w:w="581" w:type="dxa"/>
          </w:tcPr>
          <w:p w14:paraId="1DD77DA8" w14:textId="77777777" w:rsidR="00382848" w:rsidRDefault="00382848">
            <w:pPr>
              <w:pStyle w:val="TableParagraph"/>
              <w:spacing w:before="20"/>
              <w:ind w:left="10"/>
              <w:rPr>
                <w:sz w:val="13"/>
              </w:rPr>
            </w:pPr>
            <w:ins w:id="4178" w:author="Mohamed SALEM" w:date="2024-01-16T13:33:00Z">
              <w:r>
                <w:rPr>
                  <w:spacing w:val="-2"/>
                  <w:sz w:val="13"/>
                </w:rPr>
                <w:t>-</w:t>
              </w:r>
              <w:r>
                <w:rPr>
                  <w:spacing w:val="-4"/>
                  <w:sz w:val="13"/>
                </w:rPr>
                <w:t>0.03</w:t>
              </w:r>
            </w:ins>
          </w:p>
        </w:tc>
      </w:tr>
      <w:tr w:rsidR="00382848" w14:paraId="425027B7" w14:textId="77777777">
        <w:trPr>
          <w:trHeight w:val="163"/>
        </w:trPr>
        <w:tc>
          <w:tcPr>
            <w:tcW w:w="4342" w:type="dxa"/>
          </w:tcPr>
          <w:p w14:paraId="6109E179" w14:textId="77777777" w:rsidR="00382848" w:rsidRDefault="00382848">
            <w:pPr>
              <w:pStyle w:val="TableParagraph"/>
              <w:spacing w:before="20"/>
              <w:ind w:right="137"/>
              <w:jc w:val="right"/>
              <w:rPr>
                <w:sz w:val="13"/>
              </w:rPr>
            </w:pPr>
            <w:ins w:id="4179" w:author="Mohamed SALEM" w:date="2024-01-16T13:33:00Z">
              <w:r>
                <w:rPr>
                  <w:spacing w:val="-2"/>
                  <w:w w:val="105"/>
                  <w:sz w:val="13"/>
                </w:rPr>
                <w:t>(0.44)</w:t>
              </w:r>
            </w:ins>
          </w:p>
        </w:tc>
        <w:tc>
          <w:tcPr>
            <w:tcW w:w="654" w:type="dxa"/>
          </w:tcPr>
          <w:p w14:paraId="531BC622" w14:textId="77777777" w:rsidR="00382848" w:rsidRDefault="00382848">
            <w:pPr>
              <w:pStyle w:val="TableParagraph"/>
              <w:spacing w:before="20"/>
              <w:ind w:left="25" w:right="24"/>
              <w:rPr>
                <w:sz w:val="13"/>
              </w:rPr>
            </w:pPr>
            <w:ins w:id="4180" w:author="Mohamed SALEM" w:date="2024-01-16T13:33:00Z">
              <w:r>
                <w:rPr>
                  <w:spacing w:val="-2"/>
                  <w:w w:val="105"/>
                  <w:sz w:val="13"/>
                </w:rPr>
                <w:t>(0.45)</w:t>
              </w:r>
            </w:ins>
          </w:p>
        </w:tc>
        <w:tc>
          <w:tcPr>
            <w:tcW w:w="581" w:type="dxa"/>
          </w:tcPr>
          <w:p w14:paraId="6B8CE4C2" w14:textId="77777777" w:rsidR="00382848" w:rsidRDefault="00382848">
            <w:pPr>
              <w:pStyle w:val="TableParagraph"/>
              <w:spacing w:before="20"/>
              <w:ind w:left="10" w:right="8"/>
              <w:rPr>
                <w:sz w:val="13"/>
              </w:rPr>
            </w:pPr>
            <w:ins w:id="4181" w:author="Mohamed SALEM" w:date="2024-01-16T13:33:00Z">
              <w:r>
                <w:rPr>
                  <w:spacing w:val="-2"/>
                  <w:w w:val="105"/>
                  <w:sz w:val="13"/>
                </w:rPr>
                <w:t>(0.54)</w:t>
              </w:r>
            </w:ins>
          </w:p>
        </w:tc>
        <w:tc>
          <w:tcPr>
            <w:tcW w:w="654" w:type="dxa"/>
          </w:tcPr>
          <w:p w14:paraId="1730E196" w14:textId="77777777" w:rsidR="00382848" w:rsidRDefault="00382848">
            <w:pPr>
              <w:pStyle w:val="TableParagraph"/>
              <w:spacing w:before="20"/>
              <w:ind w:left="25" w:right="22"/>
              <w:rPr>
                <w:sz w:val="13"/>
              </w:rPr>
            </w:pPr>
            <w:ins w:id="4182" w:author="Mohamed SALEM" w:date="2024-01-16T13:33:00Z">
              <w:r>
                <w:rPr>
                  <w:spacing w:val="-2"/>
                  <w:w w:val="105"/>
                  <w:sz w:val="13"/>
                </w:rPr>
                <w:t>(0.39)</w:t>
              </w:r>
            </w:ins>
          </w:p>
        </w:tc>
        <w:tc>
          <w:tcPr>
            <w:tcW w:w="654" w:type="dxa"/>
          </w:tcPr>
          <w:p w14:paraId="494AFBC0" w14:textId="77777777" w:rsidR="00382848" w:rsidRDefault="00382848">
            <w:pPr>
              <w:pStyle w:val="TableParagraph"/>
              <w:spacing w:before="20"/>
              <w:ind w:left="25" w:right="21"/>
              <w:rPr>
                <w:sz w:val="13"/>
              </w:rPr>
            </w:pPr>
            <w:ins w:id="4183" w:author="Mohamed SALEM" w:date="2024-01-16T13:33:00Z">
              <w:r>
                <w:rPr>
                  <w:spacing w:val="-2"/>
                  <w:w w:val="105"/>
                  <w:sz w:val="13"/>
                </w:rPr>
                <w:t>(0.42)</w:t>
              </w:r>
            </w:ins>
          </w:p>
        </w:tc>
        <w:tc>
          <w:tcPr>
            <w:tcW w:w="581" w:type="dxa"/>
          </w:tcPr>
          <w:p w14:paraId="5CA8E0CC" w14:textId="77777777" w:rsidR="00382848" w:rsidRDefault="00382848">
            <w:pPr>
              <w:pStyle w:val="TableParagraph"/>
              <w:spacing w:before="20"/>
              <w:ind w:left="10" w:right="5"/>
              <w:rPr>
                <w:sz w:val="13"/>
              </w:rPr>
            </w:pPr>
            <w:ins w:id="4184" w:author="Mohamed SALEM" w:date="2024-01-16T13:33:00Z">
              <w:r>
                <w:rPr>
                  <w:spacing w:val="-2"/>
                  <w:sz w:val="13"/>
                </w:rPr>
                <w:t>(0.30)</w:t>
              </w:r>
            </w:ins>
          </w:p>
        </w:tc>
        <w:tc>
          <w:tcPr>
            <w:tcW w:w="654" w:type="dxa"/>
          </w:tcPr>
          <w:p w14:paraId="55C4C91A" w14:textId="77777777" w:rsidR="00382848" w:rsidRDefault="00382848">
            <w:pPr>
              <w:pStyle w:val="TableParagraph"/>
              <w:spacing w:before="20"/>
              <w:ind w:left="25" w:right="19"/>
              <w:rPr>
                <w:sz w:val="13"/>
              </w:rPr>
            </w:pPr>
            <w:ins w:id="4185" w:author="Mohamed SALEM" w:date="2024-01-16T13:33:00Z">
              <w:r>
                <w:rPr>
                  <w:spacing w:val="-2"/>
                  <w:w w:val="110"/>
                  <w:sz w:val="13"/>
                </w:rPr>
                <w:t>(0.41)</w:t>
              </w:r>
            </w:ins>
          </w:p>
        </w:tc>
        <w:tc>
          <w:tcPr>
            <w:tcW w:w="654" w:type="dxa"/>
          </w:tcPr>
          <w:p w14:paraId="7963BFDC" w14:textId="77777777" w:rsidR="00382848" w:rsidRDefault="00382848">
            <w:pPr>
              <w:pStyle w:val="TableParagraph"/>
              <w:spacing w:before="20"/>
              <w:ind w:left="25" w:right="17"/>
              <w:rPr>
                <w:sz w:val="13"/>
              </w:rPr>
            </w:pPr>
            <w:ins w:id="4186" w:author="Mohamed SALEM" w:date="2024-01-16T13:33:00Z">
              <w:r>
                <w:rPr>
                  <w:spacing w:val="-2"/>
                  <w:w w:val="105"/>
                  <w:sz w:val="13"/>
                </w:rPr>
                <w:t>(0.43)</w:t>
              </w:r>
            </w:ins>
          </w:p>
        </w:tc>
        <w:tc>
          <w:tcPr>
            <w:tcW w:w="581" w:type="dxa"/>
          </w:tcPr>
          <w:p w14:paraId="02C45DD3" w14:textId="77777777" w:rsidR="00382848" w:rsidRDefault="00382848">
            <w:pPr>
              <w:pStyle w:val="TableParagraph"/>
              <w:spacing w:before="20"/>
              <w:ind w:left="10" w:right="1"/>
              <w:rPr>
                <w:sz w:val="13"/>
              </w:rPr>
            </w:pPr>
            <w:ins w:id="4187" w:author="Mohamed SALEM" w:date="2024-01-16T13:33:00Z">
              <w:r>
                <w:rPr>
                  <w:spacing w:val="-2"/>
                  <w:w w:val="105"/>
                  <w:sz w:val="13"/>
                </w:rPr>
                <w:t>(0.25)</w:t>
              </w:r>
            </w:ins>
          </w:p>
        </w:tc>
      </w:tr>
      <w:tr w:rsidR="00382848" w14:paraId="3CF67B14" w14:textId="77777777">
        <w:trPr>
          <w:trHeight w:val="163"/>
        </w:trPr>
        <w:tc>
          <w:tcPr>
            <w:tcW w:w="4342" w:type="dxa"/>
          </w:tcPr>
          <w:p w14:paraId="18107CF0" w14:textId="77777777" w:rsidR="00382848" w:rsidRDefault="00382848">
            <w:pPr>
              <w:pStyle w:val="TableParagraph"/>
              <w:tabs>
                <w:tab w:val="right" w:pos="4041"/>
              </w:tabs>
              <w:spacing w:before="20"/>
              <w:ind w:right="194"/>
              <w:jc w:val="right"/>
              <w:rPr>
                <w:sz w:val="13"/>
              </w:rPr>
            </w:pPr>
            <w:ins w:id="4188" w:author="Mohamed SALEM" w:date="2024-01-16T13:33:00Z">
              <w:r>
                <w:rPr>
                  <w:sz w:val="13"/>
                </w:rPr>
                <w:t>Female</w:t>
              </w:r>
              <w:r>
                <w:rPr>
                  <w:spacing w:val="45"/>
                  <w:sz w:val="13"/>
                </w:rPr>
                <w:t xml:space="preserve"> </w:t>
              </w:r>
              <w:r>
                <w:rPr>
                  <w:sz w:val="13"/>
                </w:rPr>
                <w:t>Household</w:t>
              </w:r>
              <w:r>
                <w:rPr>
                  <w:spacing w:val="45"/>
                  <w:sz w:val="13"/>
                </w:rPr>
                <w:t xml:space="preserve"> </w:t>
              </w:r>
              <w:r>
                <w:rPr>
                  <w:spacing w:val="-4"/>
                  <w:sz w:val="13"/>
                </w:rPr>
                <w:t>Head</w:t>
              </w:r>
              <w:r>
                <w:rPr>
                  <w:rFonts w:ascii="Times New Roman"/>
                  <w:sz w:val="13"/>
                </w:rPr>
                <w:tab/>
              </w:r>
              <w:r>
                <w:rPr>
                  <w:spacing w:val="-4"/>
                  <w:sz w:val="13"/>
                </w:rPr>
                <w:t>0.20</w:t>
              </w:r>
            </w:ins>
          </w:p>
        </w:tc>
        <w:tc>
          <w:tcPr>
            <w:tcW w:w="654" w:type="dxa"/>
          </w:tcPr>
          <w:p w14:paraId="4B95CB6B" w14:textId="77777777" w:rsidR="00382848" w:rsidRDefault="00382848">
            <w:pPr>
              <w:pStyle w:val="TableParagraph"/>
              <w:spacing w:before="20"/>
              <w:ind w:left="25" w:right="24"/>
              <w:rPr>
                <w:sz w:val="13"/>
              </w:rPr>
            </w:pPr>
            <w:ins w:id="4189" w:author="Mohamed SALEM" w:date="2024-01-16T13:33:00Z">
              <w:r>
                <w:rPr>
                  <w:spacing w:val="-4"/>
                  <w:w w:val="105"/>
                  <w:sz w:val="13"/>
                </w:rPr>
                <w:t>0.27</w:t>
              </w:r>
            </w:ins>
          </w:p>
        </w:tc>
        <w:tc>
          <w:tcPr>
            <w:tcW w:w="581" w:type="dxa"/>
          </w:tcPr>
          <w:p w14:paraId="4CA9A59B" w14:textId="77777777" w:rsidR="00382848" w:rsidRDefault="00382848">
            <w:pPr>
              <w:pStyle w:val="TableParagraph"/>
              <w:spacing w:before="20"/>
              <w:ind w:left="10" w:right="8"/>
              <w:rPr>
                <w:sz w:val="13"/>
              </w:rPr>
            </w:pPr>
            <w:ins w:id="4190" w:author="Mohamed SALEM" w:date="2024-01-16T13:33:00Z">
              <w:r>
                <w:rPr>
                  <w:spacing w:val="-4"/>
                  <w:sz w:val="13"/>
                </w:rPr>
                <w:t>0.07</w:t>
              </w:r>
            </w:ins>
          </w:p>
        </w:tc>
        <w:tc>
          <w:tcPr>
            <w:tcW w:w="654" w:type="dxa"/>
          </w:tcPr>
          <w:p w14:paraId="23430E11" w14:textId="77777777" w:rsidR="00382848" w:rsidRDefault="00382848">
            <w:pPr>
              <w:pStyle w:val="TableParagraph"/>
              <w:spacing w:before="20"/>
              <w:ind w:left="25" w:right="21"/>
              <w:rPr>
                <w:sz w:val="13"/>
              </w:rPr>
            </w:pPr>
            <w:ins w:id="4191" w:author="Mohamed SALEM" w:date="2024-01-16T13:33:00Z">
              <w:r>
                <w:rPr>
                  <w:spacing w:val="-4"/>
                  <w:w w:val="105"/>
                  <w:sz w:val="13"/>
                </w:rPr>
                <w:t>0.31</w:t>
              </w:r>
            </w:ins>
          </w:p>
        </w:tc>
        <w:tc>
          <w:tcPr>
            <w:tcW w:w="654" w:type="dxa"/>
          </w:tcPr>
          <w:p w14:paraId="5E7F6516" w14:textId="77777777" w:rsidR="00382848" w:rsidRDefault="00382848">
            <w:pPr>
              <w:pStyle w:val="TableParagraph"/>
              <w:spacing w:before="20"/>
              <w:ind w:left="25" w:right="20"/>
              <w:rPr>
                <w:sz w:val="13"/>
              </w:rPr>
            </w:pPr>
            <w:ins w:id="4192" w:author="Mohamed SALEM" w:date="2024-01-16T13:33:00Z">
              <w:r>
                <w:rPr>
                  <w:spacing w:val="-4"/>
                  <w:w w:val="105"/>
                  <w:sz w:val="13"/>
                </w:rPr>
                <w:t>0.31</w:t>
              </w:r>
            </w:ins>
          </w:p>
        </w:tc>
        <w:tc>
          <w:tcPr>
            <w:tcW w:w="581" w:type="dxa"/>
          </w:tcPr>
          <w:p w14:paraId="5855DEB3" w14:textId="77777777" w:rsidR="00382848" w:rsidRDefault="00382848">
            <w:pPr>
              <w:pStyle w:val="TableParagraph"/>
              <w:spacing w:before="20"/>
              <w:ind w:left="10" w:right="4"/>
              <w:rPr>
                <w:sz w:val="13"/>
              </w:rPr>
            </w:pPr>
            <w:ins w:id="4193" w:author="Mohamed SALEM" w:date="2024-01-16T13:33:00Z">
              <w:r>
                <w:rPr>
                  <w:spacing w:val="-4"/>
                  <w:sz w:val="13"/>
                </w:rPr>
                <w:t>-0.00</w:t>
              </w:r>
            </w:ins>
          </w:p>
        </w:tc>
        <w:tc>
          <w:tcPr>
            <w:tcW w:w="654" w:type="dxa"/>
          </w:tcPr>
          <w:p w14:paraId="714D4D78" w14:textId="77777777" w:rsidR="00382848" w:rsidRDefault="00382848">
            <w:pPr>
              <w:pStyle w:val="TableParagraph"/>
              <w:spacing w:before="20"/>
              <w:ind w:left="25" w:right="18"/>
              <w:rPr>
                <w:sz w:val="13"/>
              </w:rPr>
            </w:pPr>
            <w:ins w:id="4194" w:author="Mohamed SALEM" w:date="2024-01-16T13:33:00Z">
              <w:r>
                <w:rPr>
                  <w:spacing w:val="-4"/>
                  <w:sz w:val="13"/>
                </w:rPr>
                <w:t>0.28</w:t>
              </w:r>
            </w:ins>
          </w:p>
        </w:tc>
        <w:tc>
          <w:tcPr>
            <w:tcW w:w="654" w:type="dxa"/>
          </w:tcPr>
          <w:p w14:paraId="3DA1E9A2" w14:textId="77777777" w:rsidR="00382848" w:rsidRDefault="00382848">
            <w:pPr>
              <w:pStyle w:val="TableParagraph"/>
              <w:spacing w:before="20"/>
              <w:ind w:left="25" w:right="16"/>
              <w:rPr>
                <w:sz w:val="13"/>
              </w:rPr>
            </w:pPr>
            <w:ins w:id="4195" w:author="Mohamed SALEM" w:date="2024-01-16T13:33:00Z">
              <w:r>
                <w:rPr>
                  <w:spacing w:val="-4"/>
                  <w:sz w:val="13"/>
                </w:rPr>
                <w:t>0.29</w:t>
              </w:r>
            </w:ins>
          </w:p>
        </w:tc>
        <w:tc>
          <w:tcPr>
            <w:tcW w:w="581" w:type="dxa"/>
          </w:tcPr>
          <w:p w14:paraId="078CBB34" w14:textId="77777777" w:rsidR="00382848" w:rsidRDefault="00382848">
            <w:pPr>
              <w:pStyle w:val="TableParagraph"/>
              <w:spacing w:before="20"/>
              <w:ind w:left="10"/>
              <w:rPr>
                <w:sz w:val="13"/>
              </w:rPr>
            </w:pPr>
            <w:ins w:id="4196" w:author="Mohamed SALEM" w:date="2024-01-16T13:33:00Z">
              <w:r>
                <w:rPr>
                  <w:spacing w:val="-4"/>
                  <w:sz w:val="13"/>
                </w:rPr>
                <w:t>0.02</w:t>
              </w:r>
            </w:ins>
          </w:p>
        </w:tc>
      </w:tr>
      <w:tr w:rsidR="00382848" w14:paraId="06785DB3" w14:textId="77777777">
        <w:trPr>
          <w:trHeight w:val="163"/>
        </w:trPr>
        <w:tc>
          <w:tcPr>
            <w:tcW w:w="4342" w:type="dxa"/>
          </w:tcPr>
          <w:p w14:paraId="56DC8927" w14:textId="77777777" w:rsidR="00382848" w:rsidRDefault="00382848">
            <w:pPr>
              <w:pStyle w:val="TableParagraph"/>
              <w:spacing w:before="20"/>
              <w:ind w:right="137"/>
              <w:jc w:val="right"/>
              <w:rPr>
                <w:sz w:val="13"/>
              </w:rPr>
            </w:pPr>
            <w:ins w:id="4197" w:author="Mohamed SALEM" w:date="2024-01-16T13:33:00Z">
              <w:r>
                <w:rPr>
                  <w:spacing w:val="-2"/>
                  <w:sz w:val="13"/>
                </w:rPr>
                <w:t>(0.40)</w:t>
              </w:r>
            </w:ins>
          </w:p>
        </w:tc>
        <w:tc>
          <w:tcPr>
            <w:tcW w:w="654" w:type="dxa"/>
          </w:tcPr>
          <w:p w14:paraId="658683AB" w14:textId="77777777" w:rsidR="00382848" w:rsidRDefault="00382848">
            <w:pPr>
              <w:pStyle w:val="TableParagraph"/>
              <w:spacing w:before="20"/>
              <w:ind w:left="25" w:right="24"/>
              <w:rPr>
                <w:sz w:val="13"/>
              </w:rPr>
            </w:pPr>
            <w:ins w:id="4198" w:author="Mohamed SALEM" w:date="2024-01-16T13:33:00Z">
              <w:r>
                <w:rPr>
                  <w:spacing w:val="-2"/>
                  <w:w w:val="105"/>
                  <w:sz w:val="13"/>
                </w:rPr>
                <w:t>(0.44)</w:t>
              </w:r>
            </w:ins>
          </w:p>
        </w:tc>
        <w:tc>
          <w:tcPr>
            <w:tcW w:w="581" w:type="dxa"/>
          </w:tcPr>
          <w:p w14:paraId="7476238A" w14:textId="77777777" w:rsidR="00382848" w:rsidRDefault="00382848">
            <w:pPr>
              <w:pStyle w:val="TableParagraph"/>
              <w:spacing w:before="20"/>
              <w:ind w:left="10" w:right="8"/>
              <w:rPr>
                <w:sz w:val="13"/>
              </w:rPr>
            </w:pPr>
            <w:ins w:id="4199" w:author="Mohamed SALEM" w:date="2024-01-16T13:33:00Z">
              <w:r>
                <w:rPr>
                  <w:spacing w:val="-2"/>
                  <w:w w:val="110"/>
                  <w:sz w:val="13"/>
                </w:rPr>
                <w:t>(0.17)</w:t>
              </w:r>
            </w:ins>
          </w:p>
        </w:tc>
        <w:tc>
          <w:tcPr>
            <w:tcW w:w="654" w:type="dxa"/>
          </w:tcPr>
          <w:p w14:paraId="733E5EF7" w14:textId="77777777" w:rsidR="00382848" w:rsidRDefault="00382848">
            <w:pPr>
              <w:pStyle w:val="TableParagraph"/>
              <w:spacing w:before="20"/>
              <w:ind w:left="25" w:right="22"/>
              <w:rPr>
                <w:sz w:val="13"/>
              </w:rPr>
            </w:pPr>
            <w:ins w:id="4200" w:author="Mohamed SALEM" w:date="2024-01-16T13:33:00Z">
              <w:r>
                <w:rPr>
                  <w:spacing w:val="-2"/>
                  <w:w w:val="105"/>
                  <w:sz w:val="13"/>
                </w:rPr>
                <w:t>(0.46)</w:t>
              </w:r>
            </w:ins>
          </w:p>
        </w:tc>
        <w:tc>
          <w:tcPr>
            <w:tcW w:w="654" w:type="dxa"/>
          </w:tcPr>
          <w:p w14:paraId="3ACE110F" w14:textId="77777777" w:rsidR="00382848" w:rsidRDefault="00382848">
            <w:pPr>
              <w:pStyle w:val="TableParagraph"/>
              <w:spacing w:before="20"/>
              <w:ind w:left="25" w:right="21"/>
              <w:rPr>
                <w:sz w:val="13"/>
              </w:rPr>
            </w:pPr>
            <w:ins w:id="4201" w:author="Mohamed SALEM" w:date="2024-01-16T13:33:00Z">
              <w:r>
                <w:rPr>
                  <w:spacing w:val="-2"/>
                  <w:w w:val="105"/>
                  <w:sz w:val="13"/>
                </w:rPr>
                <w:t>(0.46)</w:t>
              </w:r>
            </w:ins>
          </w:p>
        </w:tc>
        <w:tc>
          <w:tcPr>
            <w:tcW w:w="581" w:type="dxa"/>
          </w:tcPr>
          <w:p w14:paraId="0E713283" w14:textId="77777777" w:rsidR="00382848" w:rsidRDefault="00382848">
            <w:pPr>
              <w:pStyle w:val="TableParagraph"/>
              <w:spacing w:before="20"/>
              <w:ind w:left="10" w:right="5"/>
              <w:rPr>
                <w:sz w:val="13"/>
              </w:rPr>
            </w:pPr>
            <w:ins w:id="4202" w:author="Mohamed SALEM" w:date="2024-01-16T13:33:00Z">
              <w:r>
                <w:rPr>
                  <w:spacing w:val="-2"/>
                  <w:w w:val="105"/>
                  <w:sz w:val="13"/>
                </w:rPr>
                <w:t>(0.89)</w:t>
              </w:r>
            </w:ins>
          </w:p>
        </w:tc>
        <w:tc>
          <w:tcPr>
            <w:tcW w:w="654" w:type="dxa"/>
          </w:tcPr>
          <w:p w14:paraId="27AB78B3" w14:textId="77777777" w:rsidR="00382848" w:rsidRDefault="00382848">
            <w:pPr>
              <w:pStyle w:val="TableParagraph"/>
              <w:spacing w:before="20"/>
              <w:ind w:left="25" w:right="19"/>
              <w:rPr>
                <w:sz w:val="13"/>
              </w:rPr>
            </w:pPr>
            <w:ins w:id="4203" w:author="Mohamed SALEM" w:date="2024-01-16T13:33:00Z">
              <w:r>
                <w:rPr>
                  <w:spacing w:val="-2"/>
                  <w:w w:val="105"/>
                  <w:sz w:val="13"/>
                </w:rPr>
                <w:t>(0.45)</w:t>
              </w:r>
            </w:ins>
          </w:p>
        </w:tc>
        <w:tc>
          <w:tcPr>
            <w:tcW w:w="654" w:type="dxa"/>
          </w:tcPr>
          <w:p w14:paraId="78422BD6" w14:textId="77777777" w:rsidR="00382848" w:rsidRDefault="00382848">
            <w:pPr>
              <w:pStyle w:val="TableParagraph"/>
              <w:spacing w:before="20"/>
              <w:ind w:left="25" w:right="17"/>
              <w:rPr>
                <w:sz w:val="13"/>
              </w:rPr>
            </w:pPr>
            <w:ins w:id="4204" w:author="Mohamed SALEM" w:date="2024-01-16T13:33:00Z">
              <w:r>
                <w:rPr>
                  <w:spacing w:val="-2"/>
                  <w:w w:val="105"/>
                  <w:sz w:val="13"/>
                </w:rPr>
                <w:t>(0.46)</w:t>
              </w:r>
            </w:ins>
          </w:p>
        </w:tc>
        <w:tc>
          <w:tcPr>
            <w:tcW w:w="581" w:type="dxa"/>
          </w:tcPr>
          <w:p w14:paraId="1D98B584" w14:textId="77777777" w:rsidR="00382848" w:rsidRDefault="00382848">
            <w:pPr>
              <w:pStyle w:val="TableParagraph"/>
              <w:spacing w:before="20"/>
              <w:ind w:left="10" w:right="1"/>
              <w:rPr>
                <w:sz w:val="13"/>
              </w:rPr>
            </w:pPr>
            <w:ins w:id="4205" w:author="Mohamed SALEM" w:date="2024-01-16T13:33:00Z">
              <w:r>
                <w:rPr>
                  <w:spacing w:val="-2"/>
                  <w:w w:val="105"/>
                  <w:sz w:val="13"/>
                </w:rPr>
                <w:t>(0.52)</w:t>
              </w:r>
            </w:ins>
          </w:p>
        </w:tc>
      </w:tr>
      <w:tr w:rsidR="00382848" w14:paraId="25AEE82F" w14:textId="77777777">
        <w:trPr>
          <w:trHeight w:val="163"/>
        </w:trPr>
        <w:tc>
          <w:tcPr>
            <w:tcW w:w="4342" w:type="dxa"/>
          </w:tcPr>
          <w:p w14:paraId="52AF6036" w14:textId="77777777" w:rsidR="00382848" w:rsidRDefault="00382848">
            <w:pPr>
              <w:pStyle w:val="TableParagraph"/>
              <w:tabs>
                <w:tab w:val="right" w:pos="4042"/>
              </w:tabs>
              <w:spacing w:before="20"/>
              <w:ind w:right="194"/>
              <w:jc w:val="right"/>
              <w:rPr>
                <w:sz w:val="13"/>
              </w:rPr>
            </w:pPr>
            <w:ins w:id="4206" w:author="Mohamed SALEM" w:date="2024-01-16T13:33:00Z">
              <w:r>
                <w:rPr>
                  <w:sz w:val="13"/>
                </w:rPr>
                <w:t>Married</w:t>
              </w:r>
              <w:r>
                <w:rPr>
                  <w:spacing w:val="51"/>
                  <w:sz w:val="13"/>
                </w:rPr>
                <w:t xml:space="preserve"> </w:t>
              </w:r>
              <w:r>
                <w:rPr>
                  <w:sz w:val="13"/>
                </w:rPr>
                <w:t>Household</w:t>
              </w:r>
              <w:r>
                <w:rPr>
                  <w:spacing w:val="51"/>
                  <w:sz w:val="13"/>
                </w:rPr>
                <w:t xml:space="preserve"> </w:t>
              </w:r>
              <w:r>
                <w:rPr>
                  <w:spacing w:val="-4"/>
                  <w:sz w:val="13"/>
                </w:rPr>
                <w:t>Head</w:t>
              </w:r>
              <w:r>
                <w:rPr>
                  <w:rFonts w:ascii="Times New Roman"/>
                  <w:sz w:val="13"/>
                </w:rPr>
                <w:tab/>
              </w:r>
              <w:r>
                <w:rPr>
                  <w:spacing w:val="-4"/>
                  <w:sz w:val="13"/>
                </w:rPr>
                <w:t>0.23</w:t>
              </w:r>
            </w:ins>
          </w:p>
        </w:tc>
        <w:tc>
          <w:tcPr>
            <w:tcW w:w="654" w:type="dxa"/>
          </w:tcPr>
          <w:p w14:paraId="2D0ADCB2" w14:textId="77777777" w:rsidR="00382848" w:rsidRDefault="00382848">
            <w:pPr>
              <w:pStyle w:val="TableParagraph"/>
              <w:spacing w:before="20"/>
              <w:ind w:left="25" w:right="23"/>
              <w:rPr>
                <w:sz w:val="13"/>
              </w:rPr>
            </w:pPr>
            <w:ins w:id="4207" w:author="Mohamed SALEM" w:date="2024-01-16T13:33:00Z">
              <w:r>
                <w:rPr>
                  <w:spacing w:val="-4"/>
                  <w:sz w:val="13"/>
                </w:rPr>
                <w:t>0.29</w:t>
              </w:r>
            </w:ins>
          </w:p>
        </w:tc>
        <w:tc>
          <w:tcPr>
            <w:tcW w:w="581" w:type="dxa"/>
          </w:tcPr>
          <w:p w14:paraId="14C173C8" w14:textId="77777777" w:rsidR="00382848" w:rsidRDefault="00382848">
            <w:pPr>
              <w:pStyle w:val="TableParagraph"/>
              <w:spacing w:before="20"/>
              <w:ind w:left="10" w:right="7"/>
              <w:rPr>
                <w:sz w:val="13"/>
              </w:rPr>
            </w:pPr>
            <w:ins w:id="4208" w:author="Mohamed SALEM" w:date="2024-01-16T13:33:00Z">
              <w:r>
                <w:rPr>
                  <w:spacing w:val="-4"/>
                  <w:sz w:val="13"/>
                </w:rPr>
                <w:t>0.06</w:t>
              </w:r>
            </w:ins>
          </w:p>
        </w:tc>
        <w:tc>
          <w:tcPr>
            <w:tcW w:w="654" w:type="dxa"/>
          </w:tcPr>
          <w:p w14:paraId="5C836E56" w14:textId="77777777" w:rsidR="00382848" w:rsidRDefault="00382848">
            <w:pPr>
              <w:pStyle w:val="TableParagraph"/>
              <w:spacing w:before="20"/>
              <w:ind w:left="25" w:right="21"/>
              <w:rPr>
                <w:sz w:val="13"/>
              </w:rPr>
            </w:pPr>
            <w:ins w:id="4209" w:author="Mohamed SALEM" w:date="2024-01-16T13:33:00Z">
              <w:r>
                <w:rPr>
                  <w:spacing w:val="-4"/>
                  <w:w w:val="115"/>
                  <w:sz w:val="13"/>
                </w:rPr>
                <w:t>0.11</w:t>
              </w:r>
            </w:ins>
          </w:p>
        </w:tc>
        <w:tc>
          <w:tcPr>
            <w:tcW w:w="654" w:type="dxa"/>
          </w:tcPr>
          <w:p w14:paraId="392CB94D" w14:textId="77777777" w:rsidR="00382848" w:rsidRDefault="00382848">
            <w:pPr>
              <w:pStyle w:val="TableParagraph"/>
              <w:spacing w:before="20"/>
              <w:ind w:left="25" w:right="20"/>
              <w:rPr>
                <w:sz w:val="13"/>
              </w:rPr>
            </w:pPr>
            <w:ins w:id="4210" w:author="Mohamed SALEM" w:date="2024-01-16T13:33:00Z">
              <w:r>
                <w:rPr>
                  <w:spacing w:val="-4"/>
                  <w:w w:val="115"/>
                  <w:sz w:val="13"/>
                </w:rPr>
                <w:t>0.11</w:t>
              </w:r>
            </w:ins>
          </w:p>
        </w:tc>
        <w:tc>
          <w:tcPr>
            <w:tcW w:w="581" w:type="dxa"/>
          </w:tcPr>
          <w:p w14:paraId="03CD9392" w14:textId="77777777" w:rsidR="00382848" w:rsidRDefault="00382848">
            <w:pPr>
              <w:pStyle w:val="TableParagraph"/>
              <w:spacing w:before="20"/>
              <w:ind w:left="10" w:right="3"/>
              <w:rPr>
                <w:sz w:val="13"/>
              </w:rPr>
            </w:pPr>
            <w:ins w:id="4211" w:author="Mohamed SALEM" w:date="2024-01-16T13:33:00Z">
              <w:r>
                <w:rPr>
                  <w:spacing w:val="-4"/>
                  <w:sz w:val="13"/>
                </w:rPr>
                <w:t>-0.00</w:t>
              </w:r>
            </w:ins>
          </w:p>
        </w:tc>
        <w:tc>
          <w:tcPr>
            <w:tcW w:w="654" w:type="dxa"/>
          </w:tcPr>
          <w:p w14:paraId="00A2FE4B" w14:textId="77777777" w:rsidR="00382848" w:rsidRDefault="00382848">
            <w:pPr>
              <w:pStyle w:val="TableParagraph"/>
              <w:spacing w:before="20"/>
              <w:ind w:left="25" w:right="17"/>
              <w:rPr>
                <w:sz w:val="13"/>
              </w:rPr>
            </w:pPr>
            <w:ins w:id="4212" w:author="Mohamed SALEM" w:date="2024-01-16T13:33:00Z">
              <w:r>
                <w:rPr>
                  <w:spacing w:val="-4"/>
                  <w:w w:val="110"/>
                  <w:sz w:val="13"/>
                </w:rPr>
                <w:t>0.15</w:t>
              </w:r>
            </w:ins>
          </w:p>
        </w:tc>
        <w:tc>
          <w:tcPr>
            <w:tcW w:w="654" w:type="dxa"/>
          </w:tcPr>
          <w:p w14:paraId="080223D8" w14:textId="77777777" w:rsidR="00382848" w:rsidRDefault="00382848">
            <w:pPr>
              <w:pStyle w:val="TableParagraph"/>
              <w:spacing w:before="20"/>
              <w:ind w:left="25" w:right="16"/>
              <w:rPr>
                <w:sz w:val="13"/>
              </w:rPr>
            </w:pPr>
            <w:ins w:id="4213" w:author="Mohamed SALEM" w:date="2024-01-16T13:33:00Z">
              <w:r>
                <w:rPr>
                  <w:spacing w:val="-4"/>
                  <w:w w:val="105"/>
                  <w:sz w:val="13"/>
                </w:rPr>
                <w:t>0.16</w:t>
              </w:r>
            </w:ins>
          </w:p>
        </w:tc>
        <w:tc>
          <w:tcPr>
            <w:tcW w:w="581" w:type="dxa"/>
          </w:tcPr>
          <w:p w14:paraId="5525C978" w14:textId="77777777" w:rsidR="00382848" w:rsidRDefault="00382848">
            <w:pPr>
              <w:pStyle w:val="TableParagraph"/>
              <w:spacing w:before="20"/>
              <w:ind w:left="10"/>
              <w:rPr>
                <w:sz w:val="13"/>
              </w:rPr>
            </w:pPr>
            <w:ins w:id="4214" w:author="Mohamed SALEM" w:date="2024-01-16T13:33:00Z">
              <w:r>
                <w:rPr>
                  <w:spacing w:val="-4"/>
                  <w:w w:val="105"/>
                  <w:sz w:val="13"/>
                </w:rPr>
                <w:t>0.01</w:t>
              </w:r>
            </w:ins>
          </w:p>
        </w:tc>
      </w:tr>
      <w:tr w:rsidR="00382848" w14:paraId="40D6723B" w14:textId="77777777">
        <w:trPr>
          <w:trHeight w:val="163"/>
        </w:trPr>
        <w:tc>
          <w:tcPr>
            <w:tcW w:w="4342" w:type="dxa"/>
          </w:tcPr>
          <w:p w14:paraId="420E1E4D" w14:textId="77777777" w:rsidR="00382848" w:rsidRDefault="00382848">
            <w:pPr>
              <w:pStyle w:val="TableParagraph"/>
              <w:spacing w:before="20"/>
              <w:ind w:right="137"/>
              <w:jc w:val="right"/>
              <w:rPr>
                <w:sz w:val="13"/>
              </w:rPr>
            </w:pPr>
            <w:ins w:id="4215" w:author="Mohamed SALEM" w:date="2024-01-16T13:33:00Z">
              <w:r>
                <w:rPr>
                  <w:spacing w:val="-2"/>
                  <w:w w:val="105"/>
                  <w:sz w:val="13"/>
                </w:rPr>
                <w:t>(0.42)</w:t>
              </w:r>
            </w:ins>
          </w:p>
        </w:tc>
        <w:tc>
          <w:tcPr>
            <w:tcW w:w="654" w:type="dxa"/>
          </w:tcPr>
          <w:p w14:paraId="32AD57E6" w14:textId="77777777" w:rsidR="00382848" w:rsidRDefault="00382848">
            <w:pPr>
              <w:pStyle w:val="TableParagraph"/>
              <w:spacing w:before="20"/>
              <w:ind w:left="25" w:right="24"/>
              <w:rPr>
                <w:sz w:val="13"/>
              </w:rPr>
            </w:pPr>
            <w:ins w:id="4216" w:author="Mohamed SALEM" w:date="2024-01-16T13:33:00Z">
              <w:r>
                <w:rPr>
                  <w:spacing w:val="-2"/>
                  <w:w w:val="105"/>
                  <w:sz w:val="13"/>
                </w:rPr>
                <w:t>(0.46)</w:t>
              </w:r>
            </w:ins>
          </w:p>
        </w:tc>
        <w:tc>
          <w:tcPr>
            <w:tcW w:w="581" w:type="dxa"/>
          </w:tcPr>
          <w:p w14:paraId="3F11E9EC" w14:textId="77777777" w:rsidR="00382848" w:rsidRDefault="00382848">
            <w:pPr>
              <w:pStyle w:val="TableParagraph"/>
              <w:spacing w:before="20"/>
              <w:ind w:left="10" w:right="8"/>
              <w:rPr>
                <w:sz w:val="13"/>
              </w:rPr>
            </w:pPr>
            <w:ins w:id="4217" w:author="Mohamed SALEM" w:date="2024-01-16T13:33:00Z">
              <w:r>
                <w:rPr>
                  <w:spacing w:val="-2"/>
                  <w:w w:val="110"/>
                  <w:sz w:val="13"/>
                </w:rPr>
                <w:t>(0.21)</w:t>
              </w:r>
            </w:ins>
          </w:p>
        </w:tc>
        <w:tc>
          <w:tcPr>
            <w:tcW w:w="654" w:type="dxa"/>
          </w:tcPr>
          <w:p w14:paraId="2D47D4A2" w14:textId="77777777" w:rsidR="00382848" w:rsidRDefault="00382848">
            <w:pPr>
              <w:pStyle w:val="TableParagraph"/>
              <w:spacing w:before="20"/>
              <w:ind w:left="25" w:right="22"/>
              <w:rPr>
                <w:sz w:val="13"/>
              </w:rPr>
            </w:pPr>
            <w:ins w:id="4218" w:author="Mohamed SALEM" w:date="2024-01-16T13:33:00Z">
              <w:r>
                <w:rPr>
                  <w:spacing w:val="-2"/>
                  <w:w w:val="105"/>
                  <w:sz w:val="13"/>
                </w:rPr>
                <w:t>(0.32)</w:t>
              </w:r>
            </w:ins>
          </w:p>
        </w:tc>
        <w:tc>
          <w:tcPr>
            <w:tcW w:w="654" w:type="dxa"/>
          </w:tcPr>
          <w:p w14:paraId="37B512C9" w14:textId="77777777" w:rsidR="00382848" w:rsidRDefault="00382848">
            <w:pPr>
              <w:pStyle w:val="TableParagraph"/>
              <w:spacing w:before="20"/>
              <w:ind w:left="25" w:right="21"/>
              <w:rPr>
                <w:sz w:val="13"/>
              </w:rPr>
            </w:pPr>
            <w:ins w:id="4219" w:author="Mohamed SALEM" w:date="2024-01-16T13:33:00Z">
              <w:r>
                <w:rPr>
                  <w:spacing w:val="-2"/>
                  <w:w w:val="110"/>
                  <w:sz w:val="13"/>
                </w:rPr>
                <w:t>(0.31)</w:t>
              </w:r>
            </w:ins>
          </w:p>
        </w:tc>
        <w:tc>
          <w:tcPr>
            <w:tcW w:w="581" w:type="dxa"/>
          </w:tcPr>
          <w:p w14:paraId="389E6AE2" w14:textId="77777777" w:rsidR="00382848" w:rsidRDefault="00382848">
            <w:pPr>
              <w:pStyle w:val="TableParagraph"/>
              <w:spacing w:before="20"/>
              <w:ind w:left="10" w:right="5"/>
              <w:rPr>
                <w:sz w:val="13"/>
              </w:rPr>
            </w:pPr>
            <w:ins w:id="4220" w:author="Mohamed SALEM" w:date="2024-01-16T13:33:00Z">
              <w:r>
                <w:rPr>
                  <w:spacing w:val="-2"/>
                  <w:w w:val="105"/>
                  <w:sz w:val="13"/>
                </w:rPr>
                <w:t>(0.92)</w:t>
              </w:r>
            </w:ins>
          </w:p>
        </w:tc>
        <w:tc>
          <w:tcPr>
            <w:tcW w:w="654" w:type="dxa"/>
          </w:tcPr>
          <w:p w14:paraId="30772CFB" w14:textId="77777777" w:rsidR="00382848" w:rsidRDefault="00382848">
            <w:pPr>
              <w:pStyle w:val="TableParagraph"/>
              <w:spacing w:before="20"/>
              <w:ind w:left="25" w:right="19"/>
              <w:rPr>
                <w:sz w:val="13"/>
              </w:rPr>
            </w:pPr>
            <w:ins w:id="4221" w:author="Mohamed SALEM" w:date="2024-01-16T13:33:00Z">
              <w:r>
                <w:rPr>
                  <w:spacing w:val="-2"/>
                  <w:w w:val="105"/>
                  <w:sz w:val="13"/>
                </w:rPr>
                <w:t>(0.36)</w:t>
              </w:r>
            </w:ins>
          </w:p>
        </w:tc>
        <w:tc>
          <w:tcPr>
            <w:tcW w:w="654" w:type="dxa"/>
          </w:tcPr>
          <w:p w14:paraId="67055A98" w14:textId="77777777" w:rsidR="00382848" w:rsidRDefault="00382848">
            <w:pPr>
              <w:pStyle w:val="TableParagraph"/>
              <w:spacing w:before="20"/>
              <w:ind w:left="25" w:right="17"/>
              <w:rPr>
                <w:sz w:val="13"/>
              </w:rPr>
            </w:pPr>
            <w:ins w:id="4222" w:author="Mohamed SALEM" w:date="2024-01-16T13:33:00Z">
              <w:r>
                <w:rPr>
                  <w:spacing w:val="-2"/>
                  <w:w w:val="105"/>
                  <w:sz w:val="13"/>
                </w:rPr>
                <w:t>(0.37)</w:t>
              </w:r>
            </w:ins>
          </w:p>
        </w:tc>
        <w:tc>
          <w:tcPr>
            <w:tcW w:w="581" w:type="dxa"/>
          </w:tcPr>
          <w:p w14:paraId="53716903" w14:textId="77777777" w:rsidR="00382848" w:rsidRDefault="00382848">
            <w:pPr>
              <w:pStyle w:val="TableParagraph"/>
              <w:spacing w:before="20"/>
              <w:ind w:left="10" w:right="1"/>
              <w:rPr>
                <w:sz w:val="13"/>
              </w:rPr>
            </w:pPr>
            <w:ins w:id="4223" w:author="Mohamed SALEM" w:date="2024-01-16T13:33:00Z">
              <w:r>
                <w:rPr>
                  <w:spacing w:val="-2"/>
                  <w:w w:val="105"/>
                  <w:sz w:val="13"/>
                </w:rPr>
                <w:t>(0.53)</w:t>
              </w:r>
            </w:ins>
          </w:p>
        </w:tc>
      </w:tr>
      <w:tr w:rsidR="00382848" w14:paraId="098B9457" w14:textId="77777777">
        <w:trPr>
          <w:trHeight w:val="163"/>
        </w:trPr>
        <w:tc>
          <w:tcPr>
            <w:tcW w:w="4342" w:type="dxa"/>
          </w:tcPr>
          <w:p w14:paraId="7DE9089D" w14:textId="77777777" w:rsidR="00382848" w:rsidRDefault="00382848">
            <w:pPr>
              <w:pStyle w:val="TableParagraph"/>
              <w:tabs>
                <w:tab w:val="right" w:pos="4041"/>
              </w:tabs>
              <w:spacing w:before="20"/>
              <w:ind w:right="194"/>
              <w:jc w:val="right"/>
              <w:rPr>
                <w:sz w:val="13"/>
              </w:rPr>
            </w:pPr>
            <w:ins w:id="4224" w:author="Mohamed SALEM" w:date="2024-01-16T13:33:00Z">
              <w:r>
                <w:rPr>
                  <w:sz w:val="13"/>
                </w:rPr>
                <w:t>Household</w:t>
              </w:r>
              <w:r>
                <w:rPr>
                  <w:spacing w:val="37"/>
                  <w:sz w:val="13"/>
                </w:rPr>
                <w:t xml:space="preserve"> </w:t>
              </w:r>
              <w:r>
                <w:rPr>
                  <w:sz w:val="13"/>
                </w:rPr>
                <w:t>head</w:t>
              </w:r>
              <w:r>
                <w:rPr>
                  <w:spacing w:val="37"/>
                  <w:sz w:val="13"/>
                </w:rPr>
                <w:t xml:space="preserve"> </w:t>
              </w:r>
              <w:r>
                <w:rPr>
                  <w:sz w:val="13"/>
                </w:rPr>
                <w:t>years</w:t>
              </w:r>
              <w:r>
                <w:rPr>
                  <w:spacing w:val="37"/>
                  <w:sz w:val="13"/>
                </w:rPr>
                <w:t xml:space="preserve"> </w:t>
              </w:r>
              <w:r>
                <w:rPr>
                  <w:sz w:val="13"/>
                </w:rPr>
                <w:t>of</w:t>
              </w:r>
              <w:r>
                <w:rPr>
                  <w:spacing w:val="37"/>
                  <w:sz w:val="13"/>
                </w:rPr>
                <w:t xml:space="preserve"> </w:t>
              </w:r>
              <w:r>
                <w:rPr>
                  <w:spacing w:val="-2"/>
                  <w:sz w:val="13"/>
                </w:rPr>
                <w:t>education</w:t>
              </w:r>
              <w:r>
                <w:rPr>
                  <w:rFonts w:ascii="Times New Roman"/>
                  <w:sz w:val="13"/>
                </w:rPr>
                <w:tab/>
              </w:r>
              <w:r>
                <w:rPr>
                  <w:spacing w:val="-4"/>
                  <w:sz w:val="13"/>
                </w:rPr>
                <w:t>7.69</w:t>
              </w:r>
            </w:ins>
          </w:p>
        </w:tc>
        <w:tc>
          <w:tcPr>
            <w:tcW w:w="654" w:type="dxa"/>
          </w:tcPr>
          <w:p w14:paraId="6FFC5E4D" w14:textId="77777777" w:rsidR="00382848" w:rsidRDefault="00382848">
            <w:pPr>
              <w:pStyle w:val="TableParagraph"/>
              <w:spacing w:before="20"/>
              <w:ind w:left="25" w:right="24"/>
              <w:rPr>
                <w:sz w:val="13"/>
              </w:rPr>
            </w:pPr>
            <w:ins w:id="4225" w:author="Mohamed SALEM" w:date="2024-01-16T13:33:00Z">
              <w:r>
                <w:rPr>
                  <w:spacing w:val="-4"/>
                  <w:w w:val="110"/>
                  <w:sz w:val="13"/>
                </w:rPr>
                <w:t>7.27</w:t>
              </w:r>
            </w:ins>
          </w:p>
        </w:tc>
        <w:tc>
          <w:tcPr>
            <w:tcW w:w="581" w:type="dxa"/>
          </w:tcPr>
          <w:p w14:paraId="3FBAA623" w14:textId="77777777" w:rsidR="00382848" w:rsidRDefault="00382848">
            <w:pPr>
              <w:pStyle w:val="TableParagraph"/>
              <w:spacing w:before="20"/>
              <w:ind w:left="10" w:right="8"/>
              <w:rPr>
                <w:sz w:val="13"/>
              </w:rPr>
            </w:pPr>
            <w:ins w:id="4226" w:author="Mohamed SALEM" w:date="2024-01-16T13:33:00Z">
              <w:r>
                <w:rPr>
                  <w:spacing w:val="-2"/>
                  <w:sz w:val="13"/>
                </w:rPr>
                <w:t>-</w:t>
              </w:r>
              <w:r>
                <w:rPr>
                  <w:spacing w:val="-4"/>
                  <w:sz w:val="13"/>
                </w:rPr>
                <w:t>0.42</w:t>
              </w:r>
            </w:ins>
          </w:p>
        </w:tc>
        <w:tc>
          <w:tcPr>
            <w:tcW w:w="654" w:type="dxa"/>
          </w:tcPr>
          <w:p w14:paraId="7684516C" w14:textId="77777777" w:rsidR="00382848" w:rsidRDefault="00382848">
            <w:pPr>
              <w:pStyle w:val="TableParagraph"/>
              <w:spacing w:before="20"/>
              <w:ind w:left="25" w:right="21"/>
              <w:rPr>
                <w:sz w:val="13"/>
              </w:rPr>
            </w:pPr>
            <w:ins w:id="4227" w:author="Mohamed SALEM" w:date="2024-01-16T13:33:00Z">
              <w:r>
                <w:rPr>
                  <w:spacing w:val="-4"/>
                  <w:w w:val="110"/>
                  <w:sz w:val="13"/>
                </w:rPr>
                <w:t>3.51</w:t>
              </w:r>
            </w:ins>
          </w:p>
        </w:tc>
        <w:tc>
          <w:tcPr>
            <w:tcW w:w="654" w:type="dxa"/>
          </w:tcPr>
          <w:p w14:paraId="4D348BBA" w14:textId="77777777" w:rsidR="00382848" w:rsidRDefault="00382848">
            <w:pPr>
              <w:pStyle w:val="TableParagraph"/>
              <w:spacing w:before="20"/>
              <w:ind w:left="25" w:right="20"/>
              <w:rPr>
                <w:sz w:val="13"/>
              </w:rPr>
            </w:pPr>
            <w:ins w:id="4228" w:author="Mohamed SALEM" w:date="2024-01-16T13:33:00Z">
              <w:r>
                <w:rPr>
                  <w:spacing w:val="-4"/>
                  <w:w w:val="105"/>
                  <w:sz w:val="13"/>
                </w:rPr>
                <w:t>3.10</w:t>
              </w:r>
            </w:ins>
          </w:p>
        </w:tc>
        <w:tc>
          <w:tcPr>
            <w:tcW w:w="581" w:type="dxa"/>
          </w:tcPr>
          <w:p w14:paraId="73E14332" w14:textId="77777777" w:rsidR="00382848" w:rsidRDefault="00382848">
            <w:pPr>
              <w:pStyle w:val="TableParagraph"/>
              <w:spacing w:before="20"/>
              <w:ind w:left="10" w:right="4"/>
              <w:rPr>
                <w:sz w:val="13"/>
              </w:rPr>
            </w:pPr>
            <w:ins w:id="4229" w:author="Mohamed SALEM" w:date="2024-01-16T13:33:00Z">
              <w:r>
                <w:rPr>
                  <w:w w:val="105"/>
                  <w:sz w:val="13"/>
                </w:rPr>
                <w:t>-</w:t>
              </w:r>
              <w:r>
                <w:rPr>
                  <w:spacing w:val="-4"/>
                  <w:w w:val="105"/>
                  <w:sz w:val="13"/>
                </w:rPr>
                <w:t>0.41</w:t>
              </w:r>
            </w:ins>
          </w:p>
        </w:tc>
        <w:tc>
          <w:tcPr>
            <w:tcW w:w="654" w:type="dxa"/>
          </w:tcPr>
          <w:p w14:paraId="23DBD332" w14:textId="77777777" w:rsidR="00382848" w:rsidRDefault="00382848">
            <w:pPr>
              <w:pStyle w:val="TableParagraph"/>
              <w:spacing w:before="20"/>
              <w:ind w:left="25" w:right="18"/>
              <w:rPr>
                <w:sz w:val="13"/>
              </w:rPr>
            </w:pPr>
            <w:ins w:id="4230" w:author="Mohamed SALEM" w:date="2024-01-16T13:33:00Z">
              <w:r>
                <w:rPr>
                  <w:spacing w:val="-4"/>
                  <w:w w:val="105"/>
                  <w:sz w:val="13"/>
                </w:rPr>
                <w:t>4.81</w:t>
              </w:r>
            </w:ins>
          </w:p>
        </w:tc>
        <w:tc>
          <w:tcPr>
            <w:tcW w:w="654" w:type="dxa"/>
          </w:tcPr>
          <w:p w14:paraId="4341ECB9" w14:textId="77777777" w:rsidR="00382848" w:rsidRDefault="00382848">
            <w:pPr>
              <w:pStyle w:val="TableParagraph"/>
              <w:spacing w:before="20"/>
              <w:ind w:left="25" w:right="16"/>
              <w:rPr>
                <w:sz w:val="13"/>
              </w:rPr>
            </w:pPr>
            <w:ins w:id="4231" w:author="Mohamed SALEM" w:date="2024-01-16T13:33:00Z">
              <w:r>
                <w:rPr>
                  <w:spacing w:val="-4"/>
                  <w:w w:val="110"/>
                  <w:sz w:val="13"/>
                </w:rPr>
                <w:t>4.31</w:t>
              </w:r>
            </w:ins>
          </w:p>
        </w:tc>
        <w:tc>
          <w:tcPr>
            <w:tcW w:w="581" w:type="dxa"/>
          </w:tcPr>
          <w:p w14:paraId="53233A97" w14:textId="77777777" w:rsidR="00382848" w:rsidRDefault="00382848">
            <w:pPr>
              <w:pStyle w:val="TableParagraph"/>
              <w:spacing w:before="20"/>
              <w:ind w:left="10"/>
              <w:rPr>
                <w:sz w:val="13"/>
              </w:rPr>
            </w:pPr>
            <w:ins w:id="4232" w:author="Mohamed SALEM" w:date="2024-01-16T13:33:00Z">
              <w:r>
                <w:rPr>
                  <w:spacing w:val="-2"/>
                  <w:sz w:val="13"/>
                </w:rPr>
                <w:t>-</w:t>
              </w:r>
              <w:r>
                <w:rPr>
                  <w:spacing w:val="-4"/>
                  <w:sz w:val="13"/>
                </w:rPr>
                <w:t>0.49</w:t>
              </w:r>
            </w:ins>
          </w:p>
        </w:tc>
      </w:tr>
      <w:tr w:rsidR="00382848" w14:paraId="00222021" w14:textId="77777777">
        <w:trPr>
          <w:trHeight w:val="163"/>
        </w:trPr>
        <w:tc>
          <w:tcPr>
            <w:tcW w:w="4342" w:type="dxa"/>
          </w:tcPr>
          <w:p w14:paraId="4AC68D25" w14:textId="77777777" w:rsidR="00382848" w:rsidRDefault="00382848">
            <w:pPr>
              <w:pStyle w:val="TableParagraph"/>
              <w:spacing w:before="20"/>
              <w:ind w:right="137"/>
              <w:jc w:val="right"/>
              <w:rPr>
                <w:sz w:val="13"/>
              </w:rPr>
            </w:pPr>
            <w:ins w:id="4233" w:author="Mohamed SALEM" w:date="2024-01-16T13:33:00Z">
              <w:r>
                <w:rPr>
                  <w:spacing w:val="-2"/>
                  <w:w w:val="110"/>
                  <w:sz w:val="13"/>
                </w:rPr>
                <w:t>(4.35)</w:t>
              </w:r>
            </w:ins>
          </w:p>
        </w:tc>
        <w:tc>
          <w:tcPr>
            <w:tcW w:w="654" w:type="dxa"/>
          </w:tcPr>
          <w:p w14:paraId="3E219F7B" w14:textId="77777777" w:rsidR="00382848" w:rsidRDefault="00382848">
            <w:pPr>
              <w:pStyle w:val="TableParagraph"/>
              <w:spacing w:before="20"/>
              <w:ind w:left="25" w:right="24"/>
              <w:rPr>
                <w:sz w:val="13"/>
              </w:rPr>
            </w:pPr>
            <w:ins w:id="4234" w:author="Mohamed SALEM" w:date="2024-01-16T13:33:00Z">
              <w:r>
                <w:rPr>
                  <w:spacing w:val="-2"/>
                  <w:w w:val="105"/>
                  <w:sz w:val="13"/>
                </w:rPr>
                <w:t>(4.66)</w:t>
              </w:r>
            </w:ins>
          </w:p>
        </w:tc>
        <w:tc>
          <w:tcPr>
            <w:tcW w:w="581" w:type="dxa"/>
          </w:tcPr>
          <w:p w14:paraId="2AEFFFC3" w14:textId="77777777" w:rsidR="00382848" w:rsidRDefault="00382848">
            <w:pPr>
              <w:pStyle w:val="TableParagraph"/>
              <w:spacing w:before="20"/>
              <w:ind w:left="10" w:right="8"/>
              <w:rPr>
                <w:sz w:val="13"/>
              </w:rPr>
            </w:pPr>
            <w:ins w:id="4235" w:author="Mohamed SALEM" w:date="2024-01-16T13:33:00Z">
              <w:r>
                <w:rPr>
                  <w:spacing w:val="-2"/>
                  <w:w w:val="110"/>
                  <w:sz w:val="13"/>
                </w:rPr>
                <w:t>(0.41)</w:t>
              </w:r>
            </w:ins>
          </w:p>
        </w:tc>
        <w:tc>
          <w:tcPr>
            <w:tcW w:w="654" w:type="dxa"/>
          </w:tcPr>
          <w:p w14:paraId="543399A8" w14:textId="77777777" w:rsidR="00382848" w:rsidRDefault="00382848">
            <w:pPr>
              <w:pStyle w:val="TableParagraph"/>
              <w:spacing w:before="20"/>
              <w:ind w:left="25" w:right="22"/>
              <w:rPr>
                <w:sz w:val="13"/>
              </w:rPr>
            </w:pPr>
            <w:ins w:id="4236" w:author="Mohamed SALEM" w:date="2024-01-16T13:33:00Z">
              <w:r>
                <w:rPr>
                  <w:spacing w:val="-2"/>
                  <w:w w:val="110"/>
                  <w:sz w:val="13"/>
                </w:rPr>
                <w:t>(3.31)</w:t>
              </w:r>
            </w:ins>
          </w:p>
        </w:tc>
        <w:tc>
          <w:tcPr>
            <w:tcW w:w="654" w:type="dxa"/>
          </w:tcPr>
          <w:p w14:paraId="5A9A9640" w14:textId="77777777" w:rsidR="00382848" w:rsidRDefault="00382848">
            <w:pPr>
              <w:pStyle w:val="TableParagraph"/>
              <w:spacing w:before="20"/>
              <w:ind w:left="25" w:right="21"/>
              <w:rPr>
                <w:sz w:val="13"/>
              </w:rPr>
            </w:pPr>
            <w:ins w:id="4237" w:author="Mohamed SALEM" w:date="2024-01-16T13:33:00Z">
              <w:r>
                <w:rPr>
                  <w:spacing w:val="-2"/>
                  <w:w w:val="110"/>
                  <w:sz w:val="13"/>
                </w:rPr>
                <w:t>(3.13)</w:t>
              </w:r>
            </w:ins>
          </w:p>
        </w:tc>
        <w:tc>
          <w:tcPr>
            <w:tcW w:w="581" w:type="dxa"/>
          </w:tcPr>
          <w:p w14:paraId="7782F561" w14:textId="77777777" w:rsidR="00382848" w:rsidRDefault="00382848">
            <w:pPr>
              <w:pStyle w:val="TableParagraph"/>
              <w:spacing w:before="20"/>
              <w:ind w:left="10" w:right="5"/>
              <w:rPr>
                <w:sz w:val="13"/>
              </w:rPr>
            </w:pPr>
            <w:ins w:id="4238" w:author="Mohamed SALEM" w:date="2024-01-16T13:33:00Z">
              <w:r>
                <w:rPr>
                  <w:spacing w:val="-2"/>
                  <w:sz w:val="13"/>
                </w:rPr>
                <w:t>(0.09)</w:t>
              </w:r>
            </w:ins>
          </w:p>
        </w:tc>
        <w:tc>
          <w:tcPr>
            <w:tcW w:w="654" w:type="dxa"/>
          </w:tcPr>
          <w:p w14:paraId="760C8C29" w14:textId="77777777" w:rsidR="00382848" w:rsidRDefault="00382848">
            <w:pPr>
              <w:pStyle w:val="TableParagraph"/>
              <w:spacing w:before="20"/>
              <w:ind w:left="25" w:right="19"/>
              <w:rPr>
                <w:sz w:val="13"/>
              </w:rPr>
            </w:pPr>
            <w:ins w:id="4239" w:author="Mohamed SALEM" w:date="2024-01-16T13:33:00Z">
              <w:r>
                <w:rPr>
                  <w:spacing w:val="-2"/>
                  <w:w w:val="110"/>
                  <w:sz w:val="13"/>
                </w:rPr>
                <w:t>(4.14)</w:t>
              </w:r>
            </w:ins>
          </w:p>
        </w:tc>
        <w:tc>
          <w:tcPr>
            <w:tcW w:w="654" w:type="dxa"/>
          </w:tcPr>
          <w:p w14:paraId="5A69FFE6" w14:textId="77777777" w:rsidR="00382848" w:rsidRDefault="00382848">
            <w:pPr>
              <w:pStyle w:val="TableParagraph"/>
              <w:spacing w:before="20"/>
              <w:ind w:left="25" w:right="17"/>
              <w:rPr>
                <w:sz w:val="13"/>
              </w:rPr>
            </w:pPr>
            <w:ins w:id="4240" w:author="Mohamed SALEM" w:date="2024-01-16T13:33:00Z">
              <w:r>
                <w:rPr>
                  <w:spacing w:val="-2"/>
                  <w:w w:val="110"/>
                  <w:sz w:val="13"/>
                </w:rPr>
                <w:t>(4.10)</w:t>
              </w:r>
            </w:ins>
          </w:p>
        </w:tc>
        <w:tc>
          <w:tcPr>
            <w:tcW w:w="581" w:type="dxa"/>
          </w:tcPr>
          <w:p w14:paraId="2F8AEFE6" w14:textId="77777777" w:rsidR="00382848" w:rsidRDefault="00382848">
            <w:pPr>
              <w:pStyle w:val="TableParagraph"/>
              <w:spacing w:before="20"/>
              <w:ind w:left="10" w:right="1"/>
              <w:rPr>
                <w:sz w:val="13"/>
              </w:rPr>
            </w:pPr>
            <w:ins w:id="4241" w:author="Mohamed SALEM" w:date="2024-01-16T13:33:00Z">
              <w:r>
                <w:rPr>
                  <w:spacing w:val="-2"/>
                  <w:sz w:val="13"/>
                </w:rPr>
                <w:t>(0.06)</w:t>
              </w:r>
            </w:ins>
          </w:p>
        </w:tc>
      </w:tr>
      <w:tr w:rsidR="00382848" w14:paraId="265D3D6F" w14:textId="77777777">
        <w:trPr>
          <w:trHeight w:val="163"/>
        </w:trPr>
        <w:tc>
          <w:tcPr>
            <w:tcW w:w="4342" w:type="dxa"/>
          </w:tcPr>
          <w:p w14:paraId="38372FBC" w14:textId="77777777" w:rsidR="00382848" w:rsidRDefault="00382848">
            <w:pPr>
              <w:pStyle w:val="TableParagraph"/>
              <w:tabs>
                <w:tab w:val="right" w:pos="4042"/>
              </w:tabs>
              <w:spacing w:before="20"/>
              <w:ind w:right="194"/>
              <w:jc w:val="right"/>
              <w:rPr>
                <w:sz w:val="13"/>
              </w:rPr>
            </w:pPr>
            <w:ins w:id="4242" w:author="Mohamed SALEM" w:date="2024-01-16T13:33:00Z">
              <w:r>
                <w:rPr>
                  <w:w w:val="110"/>
                  <w:sz w:val="13"/>
                </w:rPr>
                <w:t>Displaced</w:t>
              </w:r>
              <w:r>
                <w:rPr>
                  <w:spacing w:val="8"/>
                  <w:w w:val="110"/>
                  <w:sz w:val="13"/>
                </w:rPr>
                <w:t xml:space="preserve"> </w:t>
              </w:r>
              <w:r>
                <w:rPr>
                  <w:spacing w:val="-2"/>
                  <w:w w:val="110"/>
                  <w:sz w:val="13"/>
                </w:rPr>
                <w:t>household</w:t>
              </w:r>
              <w:r>
                <w:rPr>
                  <w:rFonts w:ascii="Times New Roman"/>
                  <w:sz w:val="13"/>
                </w:rPr>
                <w:tab/>
              </w:r>
              <w:r>
                <w:rPr>
                  <w:spacing w:val="-4"/>
                  <w:w w:val="110"/>
                  <w:sz w:val="13"/>
                </w:rPr>
                <w:t>0.11</w:t>
              </w:r>
            </w:ins>
          </w:p>
        </w:tc>
        <w:tc>
          <w:tcPr>
            <w:tcW w:w="654" w:type="dxa"/>
          </w:tcPr>
          <w:p w14:paraId="382F1D69" w14:textId="77777777" w:rsidR="00382848" w:rsidRDefault="00382848">
            <w:pPr>
              <w:pStyle w:val="TableParagraph"/>
              <w:spacing w:before="20"/>
              <w:ind w:left="25" w:right="24"/>
              <w:rPr>
                <w:sz w:val="13"/>
              </w:rPr>
            </w:pPr>
            <w:ins w:id="4243" w:author="Mohamed SALEM" w:date="2024-01-16T13:33:00Z">
              <w:r>
                <w:rPr>
                  <w:spacing w:val="-4"/>
                  <w:w w:val="105"/>
                  <w:sz w:val="13"/>
                </w:rPr>
                <w:t>0.12</w:t>
              </w:r>
            </w:ins>
          </w:p>
        </w:tc>
        <w:tc>
          <w:tcPr>
            <w:tcW w:w="581" w:type="dxa"/>
          </w:tcPr>
          <w:p w14:paraId="02880C68" w14:textId="77777777" w:rsidR="00382848" w:rsidRDefault="00382848">
            <w:pPr>
              <w:pStyle w:val="TableParagraph"/>
              <w:spacing w:before="20"/>
              <w:ind w:left="10" w:right="7"/>
              <w:rPr>
                <w:sz w:val="13"/>
              </w:rPr>
            </w:pPr>
            <w:ins w:id="4244" w:author="Mohamed SALEM" w:date="2024-01-16T13:33:00Z">
              <w:r>
                <w:rPr>
                  <w:spacing w:val="-4"/>
                  <w:w w:val="105"/>
                  <w:sz w:val="13"/>
                </w:rPr>
                <w:t>0.01</w:t>
              </w:r>
            </w:ins>
          </w:p>
        </w:tc>
        <w:tc>
          <w:tcPr>
            <w:tcW w:w="654" w:type="dxa"/>
          </w:tcPr>
          <w:p w14:paraId="38509B4B" w14:textId="77777777" w:rsidR="00382848" w:rsidRDefault="00382848">
            <w:pPr>
              <w:pStyle w:val="TableParagraph"/>
              <w:spacing w:before="20"/>
              <w:ind w:left="25" w:right="21"/>
              <w:rPr>
                <w:sz w:val="13"/>
              </w:rPr>
            </w:pPr>
            <w:ins w:id="4245" w:author="Mohamed SALEM" w:date="2024-01-16T13:33:00Z">
              <w:r>
                <w:rPr>
                  <w:spacing w:val="-4"/>
                  <w:sz w:val="13"/>
                </w:rPr>
                <w:t>0.04</w:t>
              </w:r>
            </w:ins>
          </w:p>
        </w:tc>
        <w:tc>
          <w:tcPr>
            <w:tcW w:w="654" w:type="dxa"/>
          </w:tcPr>
          <w:p w14:paraId="076257DB" w14:textId="77777777" w:rsidR="00382848" w:rsidRDefault="00382848">
            <w:pPr>
              <w:pStyle w:val="TableParagraph"/>
              <w:spacing w:before="20"/>
              <w:ind w:left="25" w:right="20"/>
              <w:rPr>
                <w:sz w:val="13"/>
              </w:rPr>
            </w:pPr>
            <w:ins w:id="4246" w:author="Mohamed SALEM" w:date="2024-01-16T13:33:00Z">
              <w:r>
                <w:rPr>
                  <w:spacing w:val="-4"/>
                  <w:sz w:val="13"/>
                </w:rPr>
                <w:t>0.03</w:t>
              </w:r>
            </w:ins>
          </w:p>
        </w:tc>
        <w:tc>
          <w:tcPr>
            <w:tcW w:w="581" w:type="dxa"/>
          </w:tcPr>
          <w:p w14:paraId="62D11B3D" w14:textId="77777777" w:rsidR="00382848" w:rsidRDefault="00382848">
            <w:pPr>
              <w:pStyle w:val="TableParagraph"/>
              <w:spacing w:before="20"/>
              <w:ind w:left="10" w:right="4"/>
              <w:rPr>
                <w:sz w:val="13"/>
              </w:rPr>
            </w:pPr>
            <w:ins w:id="4247" w:author="Mohamed SALEM" w:date="2024-01-16T13:33:00Z">
              <w:r>
                <w:rPr>
                  <w:sz w:val="13"/>
                </w:rPr>
                <w:t>-</w:t>
              </w:r>
              <w:r>
                <w:rPr>
                  <w:spacing w:val="-4"/>
                  <w:sz w:val="13"/>
                </w:rPr>
                <w:t>0.01</w:t>
              </w:r>
            </w:ins>
          </w:p>
        </w:tc>
        <w:tc>
          <w:tcPr>
            <w:tcW w:w="654" w:type="dxa"/>
          </w:tcPr>
          <w:p w14:paraId="0B0ED339" w14:textId="77777777" w:rsidR="00382848" w:rsidRDefault="00382848">
            <w:pPr>
              <w:pStyle w:val="TableParagraph"/>
              <w:spacing w:before="20"/>
              <w:ind w:left="25" w:right="17"/>
              <w:rPr>
                <w:sz w:val="13"/>
              </w:rPr>
            </w:pPr>
            <w:ins w:id="4248" w:author="Mohamed SALEM" w:date="2024-01-16T13:33:00Z">
              <w:r>
                <w:rPr>
                  <w:spacing w:val="-4"/>
                  <w:sz w:val="13"/>
                </w:rPr>
                <w:t>0.06</w:t>
              </w:r>
            </w:ins>
          </w:p>
        </w:tc>
        <w:tc>
          <w:tcPr>
            <w:tcW w:w="654" w:type="dxa"/>
          </w:tcPr>
          <w:p w14:paraId="52C9DFF0" w14:textId="77777777" w:rsidR="00382848" w:rsidRDefault="00382848">
            <w:pPr>
              <w:pStyle w:val="TableParagraph"/>
              <w:spacing w:before="20"/>
              <w:ind w:left="25" w:right="16"/>
              <w:rPr>
                <w:sz w:val="13"/>
              </w:rPr>
            </w:pPr>
            <w:ins w:id="4249" w:author="Mohamed SALEM" w:date="2024-01-16T13:33:00Z">
              <w:r>
                <w:rPr>
                  <w:spacing w:val="-4"/>
                  <w:sz w:val="13"/>
                </w:rPr>
                <w:t>0.05</w:t>
              </w:r>
            </w:ins>
          </w:p>
        </w:tc>
        <w:tc>
          <w:tcPr>
            <w:tcW w:w="581" w:type="dxa"/>
          </w:tcPr>
          <w:p w14:paraId="25A0D6CD" w14:textId="77777777" w:rsidR="00382848" w:rsidRDefault="00382848">
            <w:pPr>
              <w:pStyle w:val="TableParagraph"/>
              <w:spacing w:before="20"/>
              <w:ind w:left="10"/>
              <w:rPr>
                <w:sz w:val="13"/>
              </w:rPr>
            </w:pPr>
            <w:ins w:id="4250" w:author="Mohamed SALEM" w:date="2024-01-16T13:33:00Z">
              <w:r>
                <w:rPr>
                  <w:sz w:val="13"/>
                </w:rPr>
                <w:t>-</w:t>
              </w:r>
              <w:r>
                <w:rPr>
                  <w:spacing w:val="-4"/>
                  <w:sz w:val="13"/>
                </w:rPr>
                <w:t>0.01</w:t>
              </w:r>
            </w:ins>
          </w:p>
        </w:tc>
      </w:tr>
      <w:tr w:rsidR="00382848" w14:paraId="75198E40" w14:textId="77777777">
        <w:trPr>
          <w:trHeight w:val="163"/>
        </w:trPr>
        <w:tc>
          <w:tcPr>
            <w:tcW w:w="4342" w:type="dxa"/>
          </w:tcPr>
          <w:p w14:paraId="620A7F53" w14:textId="77777777" w:rsidR="00382848" w:rsidRDefault="00382848">
            <w:pPr>
              <w:pStyle w:val="TableParagraph"/>
              <w:spacing w:before="20"/>
              <w:ind w:right="137"/>
              <w:jc w:val="right"/>
              <w:rPr>
                <w:sz w:val="13"/>
              </w:rPr>
            </w:pPr>
            <w:ins w:id="4251" w:author="Mohamed SALEM" w:date="2024-01-16T13:33:00Z">
              <w:r>
                <w:rPr>
                  <w:spacing w:val="-2"/>
                  <w:w w:val="105"/>
                  <w:sz w:val="13"/>
                </w:rPr>
                <w:t>(0.32)</w:t>
              </w:r>
            </w:ins>
          </w:p>
        </w:tc>
        <w:tc>
          <w:tcPr>
            <w:tcW w:w="654" w:type="dxa"/>
          </w:tcPr>
          <w:p w14:paraId="47C36F3D" w14:textId="77777777" w:rsidR="00382848" w:rsidRDefault="00382848">
            <w:pPr>
              <w:pStyle w:val="TableParagraph"/>
              <w:spacing w:before="20"/>
              <w:ind w:left="25" w:right="24"/>
              <w:rPr>
                <w:sz w:val="13"/>
              </w:rPr>
            </w:pPr>
            <w:ins w:id="4252" w:author="Mohamed SALEM" w:date="2024-01-16T13:33:00Z">
              <w:r>
                <w:rPr>
                  <w:spacing w:val="-2"/>
                  <w:w w:val="105"/>
                  <w:sz w:val="13"/>
                </w:rPr>
                <w:t>(0.33)</w:t>
              </w:r>
            </w:ins>
          </w:p>
        </w:tc>
        <w:tc>
          <w:tcPr>
            <w:tcW w:w="581" w:type="dxa"/>
          </w:tcPr>
          <w:p w14:paraId="2F8F5A11" w14:textId="77777777" w:rsidR="00382848" w:rsidRDefault="00382848">
            <w:pPr>
              <w:pStyle w:val="TableParagraph"/>
              <w:spacing w:before="20"/>
              <w:ind w:left="10" w:right="8"/>
              <w:rPr>
                <w:sz w:val="13"/>
              </w:rPr>
            </w:pPr>
            <w:ins w:id="4253" w:author="Mohamed SALEM" w:date="2024-01-16T13:33:00Z">
              <w:r>
                <w:rPr>
                  <w:spacing w:val="-2"/>
                  <w:w w:val="110"/>
                  <w:sz w:val="13"/>
                </w:rPr>
                <w:t>(0.77)</w:t>
              </w:r>
            </w:ins>
          </w:p>
        </w:tc>
        <w:tc>
          <w:tcPr>
            <w:tcW w:w="654" w:type="dxa"/>
          </w:tcPr>
          <w:p w14:paraId="297F0F06" w14:textId="77777777" w:rsidR="00382848" w:rsidRDefault="00382848">
            <w:pPr>
              <w:pStyle w:val="TableParagraph"/>
              <w:spacing w:before="20"/>
              <w:ind w:left="25" w:right="22"/>
              <w:rPr>
                <w:sz w:val="13"/>
              </w:rPr>
            </w:pPr>
            <w:ins w:id="4254" w:author="Mohamed SALEM" w:date="2024-01-16T13:33:00Z">
              <w:r>
                <w:rPr>
                  <w:spacing w:val="-2"/>
                  <w:w w:val="110"/>
                  <w:sz w:val="13"/>
                </w:rPr>
                <w:t>(0.19)</w:t>
              </w:r>
            </w:ins>
          </w:p>
        </w:tc>
        <w:tc>
          <w:tcPr>
            <w:tcW w:w="654" w:type="dxa"/>
          </w:tcPr>
          <w:p w14:paraId="0A7032A6" w14:textId="77777777" w:rsidR="00382848" w:rsidRDefault="00382848">
            <w:pPr>
              <w:pStyle w:val="TableParagraph"/>
              <w:spacing w:before="20"/>
              <w:ind w:left="25" w:right="21"/>
              <w:rPr>
                <w:sz w:val="13"/>
              </w:rPr>
            </w:pPr>
            <w:ins w:id="4255" w:author="Mohamed SALEM" w:date="2024-01-16T13:33:00Z">
              <w:r>
                <w:rPr>
                  <w:spacing w:val="-2"/>
                  <w:w w:val="110"/>
                  <w:sz w:val="13"/>
                </w:rPr>
                <w:t>(0.16)</w:t>
              </w:r>
            </w:ins>
          </w:p>
        </w:tc>
        <w:tc>
          <w:tcPr>
            <w:tcW w:w="581" w:type="dxa"/>
          </w:tcPr>
          <w:p w14:paraId="0D53B923" w14:textId="77777777" w:rsidR="00382848" w:rsidRDefault="00382848">
            <w:pPr>
              <w:pStyle w:val="TableParagraph"/>
              <w:spacing w:before="20"/>
              <w:ind w:left="10" w:right="5"/>
              <w:rPr>
                <w:sz w:val="13"/>
              </w:rPr>
            </w:pPr>
            <w:ins w:id="4256" w:author="Mohamed SALEM" w:date="2024-01-16T13:33:00Z">
              <w:r>
                <w:rPr>
                  <w:spacing w:val="-2"/>
                  <w:w w:val="105"/>
                  <w:sz w:val="13"/>
                </w:rPr>
                <w:t>(0.29)</w:t>
              </w:r>
            </w:ins>
          </w:p>
        </w:tc>
        <w:tc>
          <w:tcPr>
            <w:tcW w:w="654" w:type="dxa"/>
          </w:tcPr>
          <w:p w14:paraId="5FF23B58" w14:textId="77777777" w:rsidR="00382848" w:rsidRDefault="00382848">
            <w:pPr>
              <w:pStyle w:val="TableParagraph"/>
              <w:spacing w:before="20"/>
              <w:ind w:left="25" w:right="19"/>
              <w:rPr>
                <w:sz w:val="13"/>
              </w:rPr>
            </w:pPr>
            <w:ins w:id="4257" w:author="Mohamed SALEM" w:date="2024-01-16T13:33:00Z">
              <w:r>
                <w:rPr>
                  <w:spacing w:val="-2"/>
                  <w:w w:val="105"/>
                  <w:sz w:val="13"/>
                </w:rPr>
                <w:t>(0.24)</w:t>
              </w:r>
            </w:ins>
          </w:p>
        </w:tc>
        <w:tc>
          <w:tcPr>
            <w:tcW w:w="654" w:type="dxa"/>
          </w:tcPr>
          <w:p w14:paraId="6ADB91AF" w14:textId="77777777" w:rsidR="00382848" w:rsidRDefault="00382848">
            <w:pPr>
              <w:pStyle w:val="TableParagraph"/>
              <w:spacing w:before="20"/>
              <w:ind w:left="25" w:right="17"/>
              <w:rPr>
                <w:sz w:val="13"/>
              </w:rPr>
            </w:pPr>
            <w:ins w:id="4258" w:author="Mohamed SALEM" w:date="2024-01-16T13:33:00Z">
              <w:r>
                <w:rPr>
                  <w:spacing w:val="-2"/>
                  <w:w w:val="105"/>
                  <w:sz w:val="13"/>
                </w:rPr>
                <w:t>(0.23)</w:t>
              </w:r>
            </w:ins>
          </w:p>
        </w:tc>
        <w:tc>
          <w:tcPr>
            <w:tcW w:w="581" w:type="dxa"/>
          </w:tcPr>
          <w:p w14:paraId="0470C3F0" w14:textId="77777777" w:rsidR="00382848" w:rsidRDefault="00382848">
            <w:pPr>
              <w:pStyle w:val="TableParagraph"/>
              <w:spacing w:before="20"/>
              <w:ind w:left="10" w:right="1"/>
              <w:rPr>
                <w:sz w:val="13"/>
              </w:rPr>
            </w:pPr>
            <w:ins w:id="4259" w:author="Mohamed SALEM" w:date="2024-01-16T13:33:00Z">
              <w:r>
                <w:rPr>
                  <w:spacing w:val="-2"/>
                  <w:w w:val="105"/>
                  <w:sz w:val="13"/>
                </w:rPr>
                <w:t>(0.58)</w:t>
              </w:r>
            </w:ins>
          </w:p>
        </w:tc>
      </w:tr>
      <w:tr w:rsidR="00382848" w14:paraId="54C1A05B" w14:textId="77777777">
        <w:trPr>
          <w:trHeight w:val="163"/>
        </w:trPr>
        <w:tc>
          <w:tcPr>
            <w:tcW w:w="4342" w:type="dxa"/>
          </w:tcPr>
          <w:p w14:paraId="707312B3" w14:textId="77777777" w:rsidR="00382848" w:rsidRDefault="00382848">
            <w:pPr>
              <w:pStyle w:val="TableParagraph"/>
              <w:tabs>
                <w:tab w:val="right" w:pos="4041"/>
              </w:tabs>
              <w:spacing w:before="20"/>
              <w:ind w:right="194"/>
              <w:jc w:val="right"/>
              <w:rPr>
                <w:sz w:val="13"/>
              </w:rPr>
            </w:pPr>
            <w:ins w:id="4260" w:author="Mohamed SALEM" w:date="2024-01-16T13:33:00Z">
              <w:r>
                <w:rPr>
                  <w:sz w:val="13"/>
                </w:rPr>
                <w:t>Household</w:t>
              </w:r>
              <w:r>
                <w:rPr>
                  <w:spacing w:val="48"/>
                  <w:sz w:val="13"/>
                </w:rPr>
                <w:t xml:space="preserve"> </w:t>
              </w:r>
              <w:r>
                <w:rPr>
                  <w:spacing w:val="-4"/>
                  <w:sz w:val="13"/>
                </w:rPr>
                <w:t>size</w:t>
              </w:r>
              <w:r>
                <w:rPr>
                  <w:rFonts w:ascii="Times New Roman"/>
                  <w:sz w:val="13"/>
                </w:rPr>
                <w:tab/>
              </w:r>
              <w:r>
                <w:rPr>
                  <w:spacing w:val="-4"/>
                  <w:sz w:val="13"/>
                </w:rPr>
                <w:t>7.99</w:t>
              </w:r>
            </w:ins>
          </w:p>
        </w:tc>
        <w:tc>
          <w:tcPr>
            <w:tcW w:w="654" w:type="dxa"/>
          </w:tcPr>
          <w:p w14:paraId="09A15B23" w14:textId="77777777" w:rsidR="00382848" w:rsidRDefault="00382848">
            <w:pPr>
              <w:pStyle w:val="TableParagraph"/>
              <w:spacing w:before="20"/>
              <w:ind w:left="25" w:right="24"/>
              <w:rPr>
                <w:sz w:val="13"/>
              </w:rPr>
            </w:pPr>
            <w:ins w:id="4261" w:author="Mohamed SALEM" w:date="2024-01-16T13:33:00Z">
              <w:r>
                <w:rPr>
                  <w:spacing w:val="-4"/>
                  <w:w w:val="105"/>
                  <w:sz w:val="13"/>
                </w:rPr>
                <w:t>7.92</w:t>
              </w:r>
            </w:ins>
          </w:p>
        </w:tc>
        <w:tc>
          <w:tcPr>
            <w:tcW w:w="581" w:type="dxa"/>
          </w:tcPr>
          <w:p w14:paraId="0E31F5CE" w14:textId="77777777" w:rsidR="00382848" w:rsidRDefault="00382848">
            <w:pPr>
              <w:pStyle w:val="TableParagraph"/>
              <w:spacing w:before="20"/>
              <w:ind w:left="10" w:right="7"/>
              <w:rPr>
                <w:sz w:val="13"/>
              </w:rPr>
            </w:pPr>
            <w:ins w:id="4262" w:author="Mohamed SALEM" w:date="2024-01-16T13:33:00Z">
              <w:r>
                <w:rPr>
                  <w:spacing w:val="-4"/>
                  <w:sz w:val="13"/>
                </w:rPr>
                <w:t>-0.07</w:t>
              </w:r>
            </w:ins>
          </w:p>
        </w:tc>
        <w:tc>
          <w:tcPr>
            <w:tcW w:w="654" w:type="dxa"/>
          </w:tcPr>
          <w:p w14:paraId="2DAF9A22" w14:textId="77777777" w:rsidR="00382848" w:rsidRDefault="00382848">
            <w:pPr>
              <w:pStyle w:val="TableParagraph"/>
              <w:spacing w:before="20"/>
              <w:ind w:left="25" w:right="21"/>
              <w:rPr>
                <w:sz w:val="13"/>
              </w:rPr>
            </w:pPr>
            <w:ins w:id="4263" w:author="Mohamed SALEM" w:date="2024-01-16T13:33:00Z">
              <w:r>
                <w:rPr>
                  <w:spacing w:val="-4"/>
                  <w:w w:val="110"/>
                  <w:sz w:val="13"/>
                </w:rPr>
                <w:t>5.91</w:t>
              </w:r>
            </w:ins>
          </w:p>
        </w:tc>
        <w:tc>
          <w:tcPr>
            <w:tcW w:w="654" w:type="dxa"/>
          </w:tcPr>
          <w:p w14:paraId="44B8C9F7" w14:textId="77777777" w:rsidR="00382848" w:rsidRDefault="00382848">
            <w:pPr>
              <w:pStyle w:val="TableParagraph"/>
              <w:spacing w:before="20"/>
              <w:ind w:left="25" w:right="20"/>
              <w:rPr>
                <w:sz w:val="13"/>
              </w:rPr>
            </w:pPr>
            <w:ins w:id="4264" w:author="Mohamed SALEM" w:date="2024-01-16T13:33:00Z">
              <w:r>
                <w:rPr>
                  <w:spacing w:val="-4"/>
                  <w:sz w:val="13"/>
                </w:rPr>
                <w:t>6.02</w:t>
              </w:r>
            </w:ins>
          </w:p>
        </w:tc>
        <w:tc>
          <w:tcPr>
            <w:tcW w:w="581" w:type="dxa"/>
          </w:tcPr>
          <w:p w14:paraId="0028EABE" w14:textId="77777777" w:rsidR="00382848" w:rsidRDefault="00382848">
            <w:pPr>
              <w:pStyle w:val="TableParagraph"/>
              <w:spacing w:before="20"/>
              <w:ind w:left="10" w:right="4"/>
              <w:rPr>
                <w:sz w:val="13"/>
              </w:rPr>
            </w:pPr>
            <w:ins w:id="4265" w:author="Mohamed SALEM" w:date="2024-01-16T13:33:00Z">
              <w:r>
                <w:rPr>
                  <w:spacing w:val="-4"/>
                  <w:w w:val="115"/>
                  <w:sz w:val="13"/>
                </w:rPr>
                <w:t>0.11</w:t>
              </w:r>
            </w:ins>
          </w:p>
        </w:tc>
        <w:tc>
          <w:tcPr>
            <w:tcW w:w="654" w:type="dxa"/>
          </w:tcPr>
          <w:p w14:paraId="3CC21E9D" w14:textId="77777777" w:rsidR="00382848" w:rsidRDefault="00382848">
            <w:pPr>
              <w:pStyle w:val="TableParagraph"/>
              <w:spacing w:before="20"/>
              <w:ind w:left="25" w:right="17"/>
              <w:rPr>
                <w:sz w:val="13"/>
              </w:rPr>
            </w:pPr>
            <w:ins w:id="4266" w:author="Mohamed SALEM" w:date="2024-01-16T13:33:00Z">
              <w:r>
                <w:rPr>
                  <w:spacing w:val="-4"/>
                  <w:w w:val="105"/>
                  <w:sz w:val="13"/>
                </w:rPr>
                <w:t>6.55</w:t>
              </w:r>
            </w:ins>
          </w:p>
        </w:tc>
        <w:tc>
          <w:tcPr>
            <w:tcW w:w="654" w:type="dxa"/>
          </w:tcPr>
          <w:p w14:paraId="7E1D5196" w14:textId="77777777" w:rsidR="00382848" w:rsidRDefault="00382848">
            <w:pPr>
              <w:pStyle w:val="TableParagraph"/>
              <w:spacing w:before="20"/>
              <w:ind w:left="25" w:right="16"/>
              <w:rPr>
                <w:sz w:val="13"/>
              </w:rPr>
            </w:pPr>
            <w:ins w:id="4267" w:author="Mohamed SALEM" w:date="2024-01-16T13:33:00Z">
              <w:r>
                <w:rPr>
                  <w:spacing w:val="-4"/>
                  <w:w w:val="105"/>
                  <w:sz w:val="13"/>
                </w:rPr>
                <w:t>6.57</w:t>
              </w:r>
            </w:ins>
          </w:p>
        </w:tc>
        <w:tc>
          <w:tcPr>
            <w:tcW w:w="581" w:type="dxa"/>
          </w:tcPr>
          <w:p w14:paraId="45CFECF0" w14:textId="77777777" w:rsidR="00382848" w:rsidRDefault="00382848">
            <w:pPr>
              <w:pStyle w:val="TableParagraph"/>
              <w:spacing w:before="20"/>
              <w:ind w:left="10"/>
              <w:rPr>
                <w:sz w:val="13"/>
              </w:rPr>
            </w:pPr>
            <w:ins w:id="4268" w:author="Mohamed SALEM" w:date="2024-01-16T13:33:00Z">
              <w:r>
                <w:rPr>
                  <w:spacing w:val="-4"/>
                  <w:sz w:val="13"/>
                </w:rPr>
                <w:t>0.02</w:t>
              </w:r>
            </w:ins>
          </w:p>
        </w:tc>
      </w:tr>
      <w:tr w:rsidR="00382848" w14:paraId="17CB7B4C" w14:textId="77777777">
        <w:trPr>
          <w:trHeight w:val="163"/>
        </w:trPr>
        <w:tc>
          <w:tcPr>
            <w:tcW w:w="4342" w:type="dxa"/>
          </w:tcPr>
          <w:p w14:paraId="2331B5DA" w14:textId="77777777" w:rsidR="00382848" w:rsidRDefault="00382848">
            <w:pPr>
              <w:pStyle w:val="TableParagraph"/>
              <w:spacing w:before="20"/>
              <w:ind w:right="137"/>
              <w:jc w:val="right"/>
              <w:rPr>
                <w:sz w:val="13"/>
              </w:rPr>
            </w:pPr>
            <w:ins w:id="4269" w:author="Mohamed SALEM" w:date="2024-01-16T13:33:00Z">
              <w:r>
                <w:rPr>
                  <w:spacing w:val="-2"/>
                  <w:w w:val="105"/>
                  <w:sz w:val="13"/>
                </w:rPr>
                <w:t>(3.30)</w:t>
              </w:r>
            </w:ins>
          </w:p>
        </w:tc>
        <w:tc>
          <w:tcPr>
            <w:tcW w:w="654" w:type="dxa"/>
          </w:tcPr>
          <w:p w14:paraId="451A2A29" w14:textId="77777777" w:rsidR="00382848" w:rsidRDefault="00382848">
            <w:pPr>
              <w:pStyle w:val="TableParagraph"/>
              <w:spacing w:before="20"/>
              <w:ind w:left="25" w:right="24"/>
              <w:rPr>
                <w:sz w:val="13"/>
              </w:rPr>
            </w:pPr>
            <w:ins w:id="4270" w:author="Mohamed SALEM" w:date="2024-01-16T13:33:00Z">
              <w:r>
                <w:rPr>
                  <w:spacing w:val="-2"/>
                  <w:w w:val="110"/>
                  <w:sz w:val="13"/>
                </w:rPr>
                <w:t>(4.57)</w:t>
              </w:r>
            </w:ins>
          </w:p>
        </w:tc>
        <w:tc>
          <w:tcPr>
            <w:tcW w:w="581" w:type="dxa"/>
          </w:tcPr>
          <w:p w14:paraId="17D0490E" w14:textId="77777777" w:rsidR="00382848" w:rsidRDefault="00382848">
            <w:pPr>
              <w:pStyle w:val="TableParagraph"/>
              <w:spacing w:before="20"/>
              <w:ind w:left="10" w:right="8"/>
              <w:rPr>
                <w:sz w:val="13"/>
              </w:rPr>
            </w:pPr>
            <w:ins w:id="4271" w:author="Mohamed SALEM" w:date="2024-01-16T13:33:00Z">
              <w:r>
                <w:rPr>
                  <w:spacing w:val="-2"/>
                  <w:sz w:val="13"/>
                </w:rPr>
                <w:t>(0.88)</w:t>
              </w:r>
            </w:ins>
          </w:p>
        </w:tc>
        <w:tc>
          <w:tcPr>
            <w:tcW w:w="654" w:type="dxa"/>
          </w:tcPr>
          <w:p w14:paraId="2C8F4F9D" w14:textId="77777777" w:rsidR="00382848" w:rsidRDefault="00382848">
            <w:pPr>
              <w:pStyle w:val="TableParagraph"/>
              <w:spacing w:before="20"/>
              <w:ind w:left="25" w:right="22"/>
              <w:rPr>
                <w:sz w:val="13"/>
              </w:rPr>
            </w:pPr>
            <w:ins w:id="4272" w:author="Mohamed SALEM" w:date="2024-01-16T13:33:00Z">
              <w:r>
                <w:rPr>
                  <w:spacing w:val="-2"/>
                  <w:w w:val="110"/>
                  <w:sz w:val="13"/>
                </w:rPr>
                <w:t>(2.79)</w:t>
              </w:r>
            </w:ins>
          </w:p>
        </w:tc>
        <w:tc>
          <w:tcPr>
            <w:tcW w:w="654" w:type="dxa"/>
          </w:tcPr>
          <w:p w14:paraId="10EE165A" w14:textId="77777777" w:rsidR="00382848" w:rsidRDefault="00382848">
            <w:pPr>
              <w:pStyle w:val="TableParagraph"/>
              <w:spacing w:before="20"/>
              <w:ind w:left="25" w:right="21"/>
              <w:rPr>
                <w:sz w:val="13"/>
              </w:rPr>
            </w:pPr>
            <w:ins w:id="4273" w:author="Mohamed SALEM" w:date="2024-01-16T13:33:00Z">
              <w:r>
                <w:rPr>
                  <w:spacing w:val="-2"/>
                  <w:w w:val="115"/>
                  <w:sz w:val="13"/>
                </w:rPr>
                <w:t>(2.51)</w:t>
              </w:r>
            </w:ins>
          </w:p>
        </w:tc>
        <w:tc>
          <w:tcPr>
            <w:tcW w:w="581" w:type="dxa"/>
          </w:tcPr>
          <w:p w14:paraId="18DC25C8" w14:textId="77777777" w:rsidR="00382848" w:rsidRDefault="00382848">
            <w:pPr>
              <w:pStyle w:val="TableParagraph"/>
              <w:spacing w:before="20"/>
              <w:ind w:left="10" w:right="5"/>
              <w:rPr>
                <w:sz w:val="13"/>
              </w:rPr>
            </w:pPr>
            <w:ins w:id="4274" w:author="Mohamed SALEM" w:date="2024-01-16T13:33:00Z">
              <w:r>
                <w:rPr>
                  <w:spacing w:val="-2"/>
                  <w:w w:val="105"/>
                  <w:sz w:val="13"/>
                </w:rPr>
                <w:t>(0.58)</w:t>
              </w:r>
            </w:ins>
          </w:p>
        </w:tc>
        <w:tc>
          <w:tcPr>
            <w:tcW w:w="654" w:type="dxa"/>
          </w:tcPr>
          <w:p w14:paraId="50A22E24" w14:textId="77777777" w:rsidR="00382848" w:rsidRDefault="00382848">
            <w:pPr>
              <w:pStyle w:val="TableParagraph"/>
              <w:spacing w:before="20"/>
              <w:ind w:left="25" w:right="19"/>
              <w:rPr>
                <w:sz w:val="13"/>
              </w:rPr>
            </w:pPr>
            <w:ins w:id="4275" w:author="Mohamed SALEM" w:date="2024-01-16T13:33:00Z">
              <w:r>
                <w:rPr>
                  <w:spacing w:val="-2"/>
                  <w:w w:val="120"/>
                  <w:sz w:val="13"/>
                </w:rPr>
                <w:t>(3.11)</w:t>
              </w:r>
            </w:ins>
          </w:p>
        </w:tc>
        <w:tc>
          <w:tcPr>
            <w:tcW w:w="654" w:type="dxa"/>
          </w:tcPr>
          <w:p w14:paraId="78D0F5AA" w14:textId="77777777" w:rsidR="00382848" w:rsidRDefault="00382848">
            <w:pPr>
              <w:pStyle w:val="TableParagraph"/>
              <w:spacing w:before="20"/>
              <w:ind w:left="25" w:right="17"/>
              <w:rPr>
                <w:sz w:val="13"/>
              </w:rPr>
            </w:pPr>
            <w:ins w:id="4276" w:author="Mohamed SALEM" w:date="2024-01-16T13:33:00Z">
              <w:r>
                <w:rPr>
                  <w:spacing w:val="-2"/>
                  <w:w w:val="105"/>
                  <w:sz w:val="13"/>
                </w:rPr>
                <w:t>(3.36)</w:t>
              </w:r>
            </w:ins>
          </w:p>
        </w:tc>
        <w:tc>
          <w:tcPr>
            <w:tcW w:w="581" w:type="dxa"/>
          </w:tcPr>
          <w:p w14:paraId="036D6BC1" w14:textId="77777777" w:rsidR="00382848" w:rsidRDefault="00382848">
            <w:pPr>
              <w:pStyle w:val="TableParagraph"/>
              <w:spacing w:before="20"/>
              <w:ind w:left="10" w:right="1"/>
              <w:rPr>
                <w:sz w:val="13"/>
              </w:rPr>
            </w:pPr>
            <w:ins w:id="4277" w:author="Mohamed SALEM" w:date="2024-01-16T13:33:00Z">
              <w:r>
                <w:rPr>
                  <w:spacing w:val="-2"/>
                  <w:w w:val="105"/>
                  <w:sz w:val="13"/>
                </w:rPr>
                <w:t>(0.93)</w:t>
              </w:r>
            </w:ins>
          </w:p>
        </w:tc>
      </w:tr>
      <w:tr w:rsidR="00382848" w14:paraId="7127EC7F" w14:textId="77777777">
        <w:trPr>
          <w:trHeight w:val="163"/>
        </w:trPr>
        <w:tc>
          <w:tcPr>
            <w:tcW w:w="4342" w:type="dxa"/>
          </w:tcPr>
          <w:p w14:paraId="7445BE37" w14:textId="77777777" w:rsidR="00382848" w:rsidRDefault="00382848">
            <w:pPr>
              <w:pStyle w:val="TableParagraph"/>
              <w:tabs>
                <w:tab w:val="right" w:pos="4041"/>
              </w:tabs>
              <w:spacing w:before="20"/>
              <w:ind w:right="194"/>
              <w:jc w:val="right"/>
              <w:rPr>
                <w:sz w:val="13"/>
              </w:rPr>
            </w:pPr>
            <w:ins w:id="4278" w:author="Mohamed SALEM" w:date="2024-01-16T13:33:00Z">
              <w:r>
                <w:rPr>
                  <w:sz w:val="13"/>
                </w:rPr>
                <w:t>Number</w:t>
              </w:r>
              <w:r>
                <w:rPr>
                  <w:spacing w:val="44"/>
                  <w:sz w:val="13"/>
                </w:rPr>
                <w:t xml:space="preserve"> </w:t>
              </w:r>
              <w:r>
                <w:rPr>
                  <w:sz w:val="13"/>
                </w:rPr>
                <w:t>of</w:t>
              </w:r>
              <w:r>
                <w:rPr>
                  <w:spacing w:val="45"/>
                  <w:sz w:val="13"/>
                </w:rPr>
                <w:t xml:space="preserve"> </w:t>
              </w:r>
              <w:r>
                <w:rPr>
                  <w:sz w:val="13"/>
                </w:rPr>
                <w:t>household</w:t>
              </w:r>
              <w:r>
                <w:rPr>
                  <w:spacing w:val="44"/>
                  <w:sz w:val="13"/>
                </w:rPr>
                <w:t xml:space="preserve"> </w:t>
              </w:r>
              <w:r>
                <w:rPr>
                  <w:sz w:val="13"/>
                </w:rPr>
                <w:t>member</w:t>
              </w:r>
              <w:r>
                <w:rPr>
                  <w:spacing w:val="45"/>
                  <w:sz w:val="13"/>
                </w:rPr>
                <w:t xml:space="preserve"> </w:t>
              </w:r>
              <w:r>
                <w:rPr>
                  <w:sz w:val="13"/>
                </w:rPr>
                <w:t>younger</w:t>
              </w:r>
              <w:r>
                <w:rPr>
                  <w:spacing w:val="44"/>
                  <w:sz w:val="13"/>
                </w:rPr>
                <w:t xml:space="preserve"> </w:t>
              </w:r>
              <w:r>
                <w:rPr>
                  <w:sz w:val="13"/>
                </w:rPr>
                <w:t>than</w:t>
              </w:r>
              <w:r>
                <w:rPr>
                  <w:spacing w:val="45"/>
                  <w:sz w:val="13"/>
                </w:rPr>
                <w:t xml:space="preserve"> </w:t>
              </w:r>
              <w:r>
                <w:rPr>
                  <w:spacing w:val="-5"/>
                  <w:sz w:val="13"/>
                </w:rPr>
                <w:t>15</w:t>
              </w:r>
              <w:r>
                <w:rPr>
                  <w:rFonts w:ascii="Times New Roman"/>
                  <w:sz w:val="13"/>
                </w:rPr>
                <w:tab/>
              </w:r>
              <w:r>
                <w:rPr>
                  <w:spacing w:val="-4"/>
                  <w:sz w:val="13"/>
                </w:rPr>
                <w:t>3.96</w:t>
              </w:r>
            </w:ins>
          </w:p>
        </w:tc>
        <w:tc>
          <w:tcPr>
            <w:tcW w:w="654" w:type="dxa"/>
          </w:tcPr>
          <w:p w14:paraId="329F393F" w14:textId="77777777" w:rsidR="00382848" w:rsidRDefault="00382848">
            <w:pPr>
              <w:pStyle w:val="TableParagraph"/>
              <w:spacing w:before="20"/>
              <w:ind w:left="25" w:right="24"/>
              <w:rPr>
                <w:sz w:val="13"/>
              </w:rPr>
            </w:pPr>
            <w:ins w:id="4279" w:author="Mohamed SALEM" w:date="2024-01-16T13:33:00Z">
              <w:r>
                <w:rPr>
                  <w:spacing w:val="-4"/>
                  <w:sz w:val="13"/>
                </w:rPr>
                <w:t>4.05</w:t>
              </w:r>
            </w:ins>
          </w:p>
        </w:tc>
        <w:tc>
          <w:tcPr>
            <w:tcW w:w="581" w:type="dxa"/>
          </w:tcPr>
          <w:p w14:paraId="2163E3B4" w14:textId="77777777" w:rsidR="00382848" w:rsidRDefault="00382848">
            <w:pPr>
              <w:pStyle w:val="TableParagraph"/>
              <w:spacing w:before="20"/>
              <w:ind w:left="10" w:right="8"/>
              <w:rPr>
                <w:sz w:val="13"/>
              </w:rPr>
            </w:pPr>
            <w:ins w:id="4280" w:author="Mohamed SALEM" w:date="2024-01-16T13:33:00Z">
              <w:r>
                <w:rPr>
                  <w:spacing w:val="-4"/>
                  <w:sz w:val="13"/>
                </w:rPr>
                <w:t>0.08</w:t>
              </w:r>
            </w:ins>
          </w:p>
        </w:tc>
        <w:tc>
          <w:tcPr>
            <w:tcW w:w="654" w:type="dxa"/>
          </w:tcPr>
          <w:p w14:paraId="1023449D" w14:textId="77777777" w:rsidR="00382848" w:rsidRDefault="00382848">
            <w:pPr>
              <w:pStyle w:val="TableParagraph"/>
              <w:spacing w:before="20"/>
              <w:ind w:left="25" w:right="22"/>
              <w:rPr>
                <w:sz w:val="13"/>
              </w:rPr>
            </w:pPr>
            <w:ins w:id="4281" w:author="Mohamed SALEM" w:date="2024-01-16T13:33:00Z">
              <w:r>
                <w:rPr>
                  <w:spacing w:val="-4"/>
                  <w:sz w:val="13"/>
                </w:rPr>
                <w:t>3.08</w:t>
              </w:r>
            </w:ins>
          </w:p>
        </w:tc>
        <w:tc>
          <w:tcPr>
            <w:tcW w:w="654" w:type="dxa"/>
          </w:tcPr>
          <w:p w14:paraId="340BF4CE" w14:textId="77777777" w:rsidR="00382848" w:rsidRDefault="00382848">
            <w:pPr>
              <w:pStyle w:val="TableParagraph"/>
              <w:spacing w:before="20"/>
              <w:ind w:left="25" w:right="20"/>
              <w:rPr>
                <w:sz w:val="13"/>
              </w:rPr>
            </w:pPr>
            <w:ins w:id="4282" w:author="Mohamed SALEM" w:date="2024-01-16T13:33:00Z">
              <w:r>
                <w:rPr>
                  <w:spacing w:val="-4"/>
                  <w:w w:val="115"/>
                  <w:sz w:val="13"/>
                </w:rPr>
                <w:t>3.17</w:t>
              </w:r>
            </w:ins>
          </w:p>
        </w:tc>
        <w:tc>
          <w:tcPr>
            <w:tcW w:w="581" w:type="dxa"/>
          </w:tcPr>
          <w:p w14:paraId="49BB5E66" w14:textId="77777777" w:rsidR="00382848" w:rsidRDefault="00382848">
            <w:pPr>
              <w:pStyle w:val="TableParagraph"/>
              <w:spacing w:before="20"/>
              <w:ind w:left="10" w:right="4"/>
              <w:rPr>
                <w:sz w:val="13"/>
              </w:rPr>
            </w:pPr>
            <w:ins w:id="4283" w:author="Mohamed SALEM" w:date="2024-01-16T13:33:00Z">
              <w:r>
                <w:rPr>
                  <w:spacing w:val="-4"/>
                  <w:sz w:val="13"/>
                </w:rPr>
                <w:t>0.08</w:t>
              </w:r>
            </w:ins>
          </w:p>
        </w:tc>
        <w:tc>
          <w:tcPr>
            <w:tcW w:w="654" w:type="dxa"/>
          </w:tcPr>
          <w:p w14:paraId="3421478C" w14:textId="77777777" w:rsidR="00382848" w:rsidRDefault="00382848">
            <w:pPr>
              <w:pStyle w:val="TableParagraph"/>
              <w:spacing w:before="20"/>
              <w:ind w:left="25" w:right="18"/>
              <w:rPr>
                <w:sz w:val="13"/>
              </w:rPr>
            </w:pPr>
            <w:ins w:id="4284" w:author="Mohamed SALEM" w:date="2024-01-16T13:33:00Z">
              <w:r>
                <w:rPr>
                  <w:spacing w:val="-4"/>
                  <w:w w:val="105"/>
                  <w:sz w:val="13"/>
                </w:rPr>
                <w:t>3.36</w:t>
              </w:r>
            </w:ins>
          </w:p>
        </w:tc>
        <w:tc>
          <w:tcPr>
            <w:tcW w:w="654" w:type="dxa"/>
          </w:tcPr>
          <w:p w14:paraId="7BC28D30" w14:textId="77777777" w:rsidR="00382848" w:rsidRDefault="00382848">
            <w:pPr>
              <w:pStyle w:val="TableParagraph"/>
              <w:spacing w:before="20"/>
              <w:ind w:left="25" w:right="16"/>
              <w:rPr>
                <w:sz w:val="13"/>
              </w:rPr>
            </w:pPr>
            <w:ins w:id="4285" w:author="Mohamed SALEM" w:date="2024-01-16T13:33:00Z">
              <w:r>
                <w:rPr>
                  <w:spacing w:val="-4"/>
                  <w:w w:val="105"/>
                  <w:sz w:val="13"/>
                </w:rPr>
                <w:t>3.42</w:t>
              </w:r>
            </w:ins>
          </w:p>
        </w:tc>
        <w:tc>
          <w:tcPr>
            <w:tcW w:w="581" w:type="dxa"/>
          </w:tcPr>
          <w:p w14:paraId="71AF67A4" w14:textId="77777777" w:rsidR="00382848" w:rsidRDefault="00382848">
            <w:pPr>
              <w:pStyle w:val="TableParagraph"/>
              <w:spacing w:before="20"/>
              <w:ind w:left="10"/>
              <w:rPr>
                <w:sz w:val="13"/>
              </w:rPr>
            </w:pPr>
            <w:ins w:id="4286" w:author="Mohamed SALEM" w:date="2024-01-16T13:33:00Z">
              <w:r>
                <w:rPr>
                  <w:spacing w:val="-4"/>
                  <w:sz w:val="13"/>
                </w:rPr>
                <w:t>0.07</w:t>
              </w:r>
            </w:ins>
          </w:p>
        </w:tc>
      </w:tr>
      <w:tr w:rsidR="00382848" w14:paraId="11972C71" w14:textId="77777777">
        <w:trPr>
          <w:trHeight w:val="163"/>
        </w:trPr>
        <w:tc>
          <w:tcPr>
            <w:tcW w:w="4342" w:type="dxa"/>
          </w:tcPr>
          <w:p w14:paraId="23A8AFF6" w14:textId="77777777" w:rsidR="00382848" w:rsidRDefault="00382848">
            <w:pPr>
              <w:pStyle w:val="TableParagraph"/>
              <w:spacing w:before="20"/>
              <w:ind w:right="137"/>
              <w:jc w:val="right"/>
              <w:rPr>
                <w:sz w:val="13"/>
              </w:rPr>
            </w:pPr>
            <w:ins w:id="4287" w:author="Mohamed SALEM" w:date="2024-01-16T13:33:00Z">
              <w:r>
                <w:rPr>
                  <w:spacing w:val="-2"/>
                  <w:w w:val="110"/>
                  <w:sz w:val="13"/>
                </w:rPr>
                <w:t>(2.01)</w:t>
              </w:r>
            </w:ins>
          </w:p>
        </w:tc>
        <w:tc>
          <w:tcPr>
            <w:tcW w:w="654" w:type="dxa"/>
          </w:tcPr>
          <w:p w14:paraId="19733288" w14:textId="77777777" w:rsidR="00382848" w:rsidRDefault="00382848">
            <w:pPr>
              <w:pStyle w:val="TableParagraph"/>
              <w:spacing w:before="20"/>
              <w:ind w:left="25" w:right="24"/>
              <w:rPr>
                <w:sz w:val="13"/>
              </w:rPr>
            </w:pPr>
            <w:ins w:id="4288" w:author="Mohamed SALEM" w:date="2024-01-16T13:33:00Z">
              <w:r>
                <w:rPr>
                  <w:spacing w:val="-2"/>
                  <w:w w:val="110"/>
                  <w:sz w:val="13"/>
                </w:rPr>
                <w:t>(2.25)</w:t>
              </w:r>
            </w:ins>
          </w:p>
        </w:tc>
        <w:tc>
          <w:tcPr>
            <w:tcW w:w="581" w:type="dxa"/>
          </w:tcPr>
          <w:p w14:paraId="73664DCA" w14:textId="77777777" w:rsidR="00382848" w:rsidRDefault="00382848">
            <w:pPr>
              <w:pStyle w:val="TableParagraph"/>
              <w:spacing w:before="20"/>
              <w:ind w:left="10" w:right="8"/>
              <w:rPr>
                <w:sz w:val="13"/>
              </w:rPr>
            </w:pPr>
            <w:ins w:id="4289" w:author="Mohamed SALEM" w:date="2024-01-16T13:33:00Z">
              <w:r>
                <w:rPr>
                  <w:spacing w:val="-2"/>
                  <w:w w:val="105"/>
                  <w:sz w:val="13"/>
                </w:rPr>
                <w:t>(0.73)</w:t>
              </w:r>
            </w:ins>
          </w:p>
        </w:tc>
        <w:tc>
          <w:tcPr>
            <w:tcW w:w="654" w:type="dxa"/>
          </w:tcPr>
          <w:p w14:paraId="36C33C0A" w14:textId="77777777" w:rsidR="00382848" w:rsidRDefault="00382848">
            <w:pPr>
              <w:pStyle w:val="TableParagraph"/>
              <w:spacing w:before="20"/>
              <w:ind w:left="25" w:right="22"/>
              <w:rPr>
                <w:sz w:val="13"/>
              </w:rPr>
            </w:pPr>
            <w:ins w:id="4290" w:author="Mohamed SALEM" w:date="2024-01-16T13:33:00Z">
              <w:r>
                <w:rPr>
                  <w:spacing w:val="-2"/>
                  <w:w w:val="105"/>
                  <w:sz w:val="13"/>
                </w:rPr>
                <w:t>(2.02)</w:t>
              </w:r>
            </w:ins>
          </w:p>
        </w:tc>
        <w:tc>
          <w:tcPr>
            <w:tcW w:w="654" w:type="dxa"/>
          </w:tcPr>
          <w:p w14:paraId="7AE316A2" w14:textId="77777777" w:rsidR="00382848" w:rsidRDefault="00382848">
            <w:pPr>
              <w:pStyle w:val="TableParagraph"/>
              <w:spacing w:before="20"/>
              <w:ind w:left="25" w:right="21"/>
              <w:rPr>
                <w:sz w:val="13"/>
              </w:rPr>
            </w:pPr>
            <w:ins w:id="4291" w:author="Mohamed SALEM" w:date="2024-01-16T13:33:00Z">
              <w:r>
                <w:rPr>
                  <w:spacing w:val="-2"/>
                  <w:w w:val="115"/>
                  <w:sz w:val="13"/>
                </w:rPr>
                <w:t>(1.76)</w:t>
              </w:r>
            </w:ins>
          </w:p>
        </w:tc>
        <w:tc>
          <w:tcPr>
            <w:tcW w:w="581" w:type="dxa"/>
          </w:tcPr>
          <w:p w14:paraId="74E83E3C" w14:textId="77777777" w:rsidR="00382848" w:rsidRDefault="00382848">
            <w:pPr>
              <w:pStyle w:val="TableParagraph"/>
              <w:spacing w:before="20"/>
              <w:ind w:left="10" w:right="5"/>
              <w:rPr>
                <w:sz w:val="13"/>
              </w:rPr>
            </w:pPr>
            <w:ins w:id="4292" w:author="Mohamed SALEM" w:date="2024-01-16T13:33:00Z">
              <w:r>
                <w:rPr>
                  <w:spacing w:val="-2"/>
                  <w:w w:val="105"/>
                  <w:sz w:val="13"/>
                </w:rPr>
                <w:t>(0.55)</w:t>
              </w:r>
            </w:ins>
          </w:p>
        </w:tc>
        <w:tc>
          <w:tcPr>
            <w:tcW w:w="654" w:type="dxa"/>
          </w:tcPr>
          <w:p w14:paraId="0CA86788" w14:textId="77777777" w:rsidR="00382848" w:rsidRDefault="00382848">
            <w:pPr>
              <w:pStyle w:val="TableParagraph"/>
              <w:spacing w:before="20"/>
              <w:ind w:left="25" w:right="19"/>
              <w:rPr>
                <w:sz w:val="13"/>
              </w:rPr>
            </w:pPr>
            <w:ins w:id="4293" w:author="Mohamed SALEM" w:date="2024-01-16T13:33:00Z">
              <w:r>
                <w:rPr>
                  <w:spacing w:val="-2"/>
                  <w:w w:val="105"/>
                  <w:sz w:val="13"/>
                </w:rPr>
                <w:t>(2.06)</w:t>
              </w:r>
            </w:ins>
          </w:p>
        </w:tc>
        <w:tc>
          <w:tcPr>
            <w:tcW w:w="654" w:type="dxa"/>
          </w:tcPr>
          <w:p w14:paraId="339876E4" w14:textId="77777777" w:rsidR="00382848" w:rsidRDefault="00382848">
            <w:pPr>
              <w:pStyle w:val="TableParagraph"/>
              <w:spacing w:before="20"/>
              <w:ind w:left="25" w:right="17"/>
              <w:rPr>
                <w:sz w:val="13"/>
              </w:rPr>
            </w:pPr>
            <w:ins w:id="4294" w:author="Mohamed SALEM" w:date="2024-01-16T13:33:00Z">
              <w:r>
                <w:rPr>
                  <w:spacing w:val="-2"/>
                  <w:w w:val="115"/>
                  <w:sz w:val="13"/>
                </w:rPr>
                <w:t>(1.95)</w:t>
              </w:r>
            </w:ins>
          </w:p>
        </w:tc>
        <w:tc>
          <w:tcPr>
            <w:tcW w:w="581" w:type="dxa"/>
          </w:tcPr>
          <w:p w14:paraId="7B15E24A" w14:textId="77777777" w:rsidR="00382848" w:rsidRDefault="00382848">
            <w:pPr>
              <w:pStyle w:val="TableParagraph"/>
              <w:spacing w:before="20"/>
              <w:ind w:left="10" w:right="1"/>
              <w:rPr>
                <w:sz w:val="13"/>
              </w:rPr>
            </w:pPr>
            <w:ins w:id="4295" w:author="Mohamed SALEM" w:date="2024-01-16T13:33:00Z">
              <w:r>
                <w:rPr>
                  <w:spacing w:val="-2"/>
                  <w:w w:val="105"/>
                  <w:sz w:val="13"/>
                </w:rPr>
                <w:t>(0.59)</w:t>
              </w:r>
            </w:ins>
          </w:p>
        </w:tc>
      </w:tr>
      <w:tr w:rsidR="00382848" w14:paraId="3327EA23" w14:textId="77777777">
        <w:trPr>
          <w:trHeight w:val="163"/>
        </w:trPr>
        <w:tc>
          <w:tcPr>
            <w:tcW w:w="4342" w:type="dxa"/>
          </w:tcPr>
          <w:p w14:paraId="6F90B2C1" w14:textId="77777777" w:rsidR="00382848" w:rsidRDefault="00382848">
            <w:pPr>
              <w:pStyle w:val="TableParagraph"/>
              <w:tabs>
                <w:tab w:val="right" w:pos="4041"/>
              </w:tabs>
              <w:spacing w:before="20"/>
              <w:ind w:right="194"/>
              <w:jc w:val="right"/>
              <w:rPr>
                <w:sz w:val="13"/>
              </w:rPr>
            </w:pPr>
            <w:ins w:id="4296" w:author="Mohamed SALEM" w:date="2024-01-16T13:33:00Z">
              <w:r>
                <w:rPr>
                  <w:sz w:val="13"/>
                </w:rPr>
                <w:t>Number</w:t>
              </w:r>
              <w:r>
                <w:rPr>
                  <w:spacing w:val="42"/>
                  <w:sz w:val="13"/>
                </w:rPr>
                <w:t xml:space="preserve"> </w:t>
              </w:r>
              <w:r>
                <w:rPr>
                  <w:sz w:val="13"/>
                </w:rPr>
                <w:t>of</w:t>
              </w:r>
              <w:r>
                <w:rPr>
                  <w:spacing w:val="42"/>
                  <w:sz w:val="13"/>
                </w:rPr>
                <w:t xml:space="preserve"> </w:t>
              </w:r>
              <w:r>
                <w:rPr>
                  <w:sz w:val="13"/>
                </w:rPr>
                <w:t>household</w:t>
              </w:r>
              <w:r>
                <w:rPr>
                  <w:spacing w:val="42"/>
                  <w:sz w:val="13"/>
                </w:rPr>
                <w:t xml:space="preserve"> </w:t>
              </w:r>
              <w:r>
                <w:rPr>
                  <w:sz w:val="13"/>
                </w:rPr>
                <w:t>member</w:t>
              </w:r>
              <w:r>
                <w:rPr>
                  <w:spacing w:val="42"/>
                  <w:sz w:val="13"/>
                </w:rPr>
                <w:t xml:space="preserve"> </w:t>
              </w:r>
              <w:r>
                <w:rPr>
                  <w:sz w:val="13"/>
                </w:rPr>
                <w:t>older</w:t>
              </w:r>
              <w:r>
                <w:rPr>
                  <w:spacing w:val="43"/>
                  <w:sz w:val="13"/>
                </w:rPr>
                <w:t xml:space="preserve"> </w:t>
              </w:r>
              <w:r>
                <w:rPr>
                  <w:sz w:val="13"/>
                </w:rPr>
                <w:t>than</w:t>
              </w:r>
              <w:r>
                <w:rPr>
                  <w:spacing w:val="42"/>
                  <w:sz w:val="13"/>
                </w:rPr>
                <w:t xml:space="preserve"> </w:t>
              </w:r>
              <w:r>
                <w:rPr>
                  <w:spacing w:val="-5"/>
                  <w:sz w:val="13"/>
                </w:rPr>
                <w:t>60</w:t>
              </w:r>
              <w:r>
                <w:rPr>
                  <w:rFonts w:ascii="Times New Roman"/>
                  <w:sz w:val="13"/>
                </w:rPr>
                <w:tab/>
              </w:r>
              <w:r>
                <w:rPr>
                  <w:spacing w:val="-4"/>
                  <w:sz w:val="13"/>
                </w:rPr>
                <w:t>0.24</w:t>
              </w:r>
            </w:ins>
          </w:p>
        </w:tc>
        <w:tc>
          <w:tcPr>
            <w:tcW w:w="654" w:type="dxa"/>
          </w:tcPr>
          <w:p w14:paraId="1D268FCD" w14:textId="77777777" w:rsidR="00382848" w:rsidRDefault="00382848">
            <w:pPr>
              <w:pStyle w:val="TableParagraph"/>
              <w:spacing w:before="20"/>
              <w:ind w:left="25" w:right="24"/>
              <w:rPr>
                <w:sz w:val="13"/>
              </w:rPr>
            </w:pPr>
            <w:ins w:id="4297" w:author="Mohamed SALEM" w:date="2024-01-16T13:33:00Z">
              <w:r>
                <w:rPr>
                  <w:spacing w:val="-4"/>
                  <w:sz w:val="13"/>
                </w:rPr>
                <w:t>0.20</w:t>
              </w:r>
            </w:ins>
          </w:p>
        </w:tc>
        <w:tc>
          <w:tcPr>
            <w:tcW w:w="581" w:type="dxa"/>
          </w:tcPr>
          <w:p w14:paraId="6B675E59" w14:textId="77777777" w:rsidR="00382848" w:rsidRDefault="00382848">
            <w:pPr>
              <w:pStyle w:val="TableParagraph"/>
              <w:spacing w:before="20"/>
              <w:ind w:left="10" w:right="8"/>
              <w:rPr>
                <w:sz w:val="13"/>
              </w:rPr>
            </w:pPr>
            <w:ins w:id="4298" w:author="Mohamed SALEM" w:date="2024-01-16T13:33:00Z">
              <w:r>
                <w:rPr>
                  <w:spacing w:val="-2"/>
                  <w:sz w:val="13"/>
                </w:rPr>
                <w:t>-</w:t>
              </w:r>
              <w:r>
                <w:rPr>
                  <w:spacing w:val="-4"/>
                  <w:sz w:val="13"/>
                </w:rPr>
                <w:t>0.04</w:t>
              </w:r>
            </w:ins>
          </w:p>
        </w:tc>
        <w:tc>
          <w:tcPr>
            <w:tcW w:w="654" w:type="dxa"/>
          </w:tcPr>
          <w:p w14:paraId="779B62FB" w14:textId="77777777" w:rsidR="00382848" w:rsidRDefault="00382848">
            <w:pPr>
              <w:pStyle w:val="TableParagraph"/>
              <w:spacing w:before="20"/>
              <w:ind w:left="25" w:right="22"/>
              <w:rPr>
                <w:sz w:val="13"/>
              </w:rPr>
            </w:pPr>
            <w:ins w:id="4299" w:author="Mohamed SALEM" w:date="2024-01-16T13:33:00Z">
              <w:r>
                <w:rPr>
                  <w:spacing w:val="-4"/>
                  <w:w w:val="105"/>
                  <w:sz w:val="13"/>
                </w:rPr>
                <w:t>0.14</w:t>
              </w:r>
            </w:ins>
          </w:p>
        </w:tc>
        <w:tc>
          <w:tcPr>
            <w:tcW w:w="654" w:type="dxa"/>
          </w:tcPr>
          <w:p w14:paraId="1F3131B2" w14:textId="77777777" w:rsidR="00382848" w:rsidRDefault="00382848">
            <w:pPr>
              <w:pStyle w:val="TableParagraph"/>
              <w:spacing w:before="20"/>
              <w:ind w:left="25" w:right="20"/>
              <w:rPr>
                <w:sz w:val="13"/>
              </w:rPr>
            </w:pPr>
            <w:ins w:id="4300" w:author="Mohamed SALEM" w:date="2024-01-16T13:33:00Z">
              <w:r>
                <w:rPr>
                  <w:spacing w:val="-4"/>
                  <w:sz w:val="13"/>
                </w:rPr>
                <w:t>0.22</w:t>
              </w:r>
            </w:ins>
          </w:p>
        </w:tc>
        <w:tc>
          <w:tcPr>
            <w:tcW w:w="581" w:type="dxa"/>
          </w:tcPr>
          <w:p w14:paraId="3D4C2C8A" w14:textId="77777777" w:rsidR="00382848" w:rsidRDefault="00382848">
            <w:pPr>
              <w:pStyle w:val="TableParagraph"/>
              <w:spacing w:before="20"/>
              <w:ind w:left="10" w:right="4"/>
              <w:rPr>
                <w:sz w:val="13"/>
              </w:rPr>
            </w:pPr>
            <w:ins w:id="4301" w:author="Mohamed SALEM" w:date="2024-01-16T13:33:00Z">
              <w:r>
                <w:rPr>
                  <w:spacing w:val="-4"/>
                  <w:w w:val="105"/>
                  <w:sz w:val="13"/>
                </w:rPr>
                <w:t>0.07*</w:t>
              </w:r>
            </w:ins>
          </w:p>
        </w:tc>
        <w:tc>
          <w:tcPr>
            <w:tcW w:w="654" w:type="dxa"/>
          </w:tcPr>
          <w:p w14:paraId="2E5590C9" w14:textId="77777777" w:rsidR="00382848" w:rsidRDefault="00382848">
            <w:pPr>
              <w:pStyle w:val="TableParagraph"/>
              <w:spacing w:before="20"/>
              <w:ind w:left="25" w:right="18"/>
              <w:rPr>
                <w:sz w:val="13"/>
              </w:rPr>
            </w:pPr>
            <w:ins w:id="4302" w:author="Mohamed SALEM" w:date="2024-01-16T13:33:00Z">
              <w:r>
                <w:rPr>
                  <w:spacing w:val="-4"/>
                  <w:w w:val="110"/>
                  <w:sz w:val="13"/>
                </w:rPr>
                <w:t>0.17</w:t>
              </w:r>
            </w:ins>
          </w:p>
        </w:tc>
        <w:tc>
          <w:tcPr>
            <w:tcW w:w="654" w:type="dxa"/>
          </w:tcPr>
          <w:p w14:paraId="23A04304" w14:textId="77777777" w:rsidR="00382848" w:rsidRDefault="00382848">
            <w:pPr>
              <w:pStyle w:val="TableParagraph"/>
              <w:spacing w:before="20"/>
              <w:ind w:left="25" w:right="16"/>
              <w:rPr>
                <w:sz w:val="13"/>
              </w:rPr>
            </w:pPr>
            <w:ins w:id="4303" w:author="Mohamed SALEM" w:date="2024-01-16T13:33:00Z">
              <w:r>
                <w:rPr>
                  <w:spacing w:val="-4"/>
                  <w:w w:val="105"/>
                  <w:sz w:val="13"/>
                </w:rPr>
                <w:t>0.21</w:t>
              </w:r>
            </w:ins>
          </w:p>
        </w:tc>
        <w:tc>
          <w:tcPr>
            <w:tcW w:w="581" w:type="dxa"/>
          </w:tcPr>
          <w:p w14:paraId="5637BBAE" w14:textId="77777777" w:rsidR="00382848" w:rsidRDefault="00382848">
            <w:pPr>
              <w:pStyle w:val="TableParagraph"/>
              <w:spacing w:before="20"/>
              <w:ind w:left="10"/>
              <w:rPr>
                <w:sz w:val="13"/>
              </w:rPr>
            </w:pPr>
            <w:ins w:id="4304" w:author="Mohamed SALEM" w:date="2024-01-16T13:33:00Z">
              <w:r>
                <w:rPr>
                  <w:spacing w:val="-4"/>
                  <w:sz w:val="13"/>
                </w:rPr>
                <w:t>0.04</w:t>
              </w:r>
            </w:ins>
          </w:p>
        </w:tc>
      </w:tr>
      <w:tr w:rsidR="00382848" w14:paraId="6A4A4052" w14:textId="77777777">
        <w:trPr>
          <w:trHeight w:val="163"/>
        </w:trPr>
        <w:tc>
          <w:tcPr>
            <w:tcW w:w="4342" w:type="dxa"/>
          </w:tcPr>
          <w:p w14:paraId="1D4E1815" w14:textId="77777777" w:rsidR="00382848" w:rsidRDefault="00382848">
            <w:pPr>
              <w:pStyle w:val="TableParagraph"/>
              <w:spacing w:before="20"/>
              <w:ind w:right="137"/>
              <w:jc w:val="right"/>
              <w:rPr>
                <w:sz w:val="13"/>
              </w:rPr>
            </w:pPr>
            <w:ins w:id="4305" w:author="Mohamed SALEM" w:date="2024-01-16T13:33:00Z">
              <w:r>
                <w:rPr>
                  <w:spacing w:val="-2"/>
                  <w:sz w:val="13"/>
                </w:rPr>
                <w:t>(0.60)</w:t>
              </w:r>
            </w:ins>
          </w:p>
        </w:tc>
        <w:tc>
          <w:tcPr>
            <w:tcW w:w="654" w:type="dxa"/>
          </w:tcPr>
          <w:p w14:paraId="57FEAF86" w14:textId="77777777" w:rsidR="00382848" w:rsidRDefault="00382848">
            <w:pPr>
              <w:pStyle w:val="TableParagraph"/>
              <w:spacing w:before="20"/>
              <w:ind w:left="25" w:right="24"/>
              <w:rPr>
                <w:sz w:val="13"/>
              </w:rPr>
            </w:pPr>
            <w:ins w:id="4306" w:author="Mohamed SALEM" w:date="2024-01-16T13:33:00Z">
              <w:r>
                <w:rPr>
                  <w:spacing w:val="-2"/>
                  <w:w w:val="105"/>
                  <w:sz w:val="13"/>
                </w:rPr>
                <w:t>(0.48)</w:t>
              </w:r>
            </w:ins>
          </w:p>
        </w:tc>
        <w:tc>
          <w:tcPr>
            <w:tcW w:w="581" w:type="dxa"/>
          </w:tcPr>
          <w:p w14:paraId="60A095F9" w14:textId="77777777" w:rsidR="00382848" w:rsidRDefault="00382848">
            <w:pPr>
              <w:pStyle w:val="TableParagraph"/>
              <w:spacing w:before="20"/>
              <w:ind w:left="10" w:right="8"/>
              <w:rPr>
                <w:sz w:val="13"/>
              </w:rPr>
            </w:pPr>
            <w:ins w:id="4307" w:author="Mohamed SALEM" w:date="2024-01-16T13:33:00Z">
              <w:r>
                <w:rPr>
                  <w:spacing w:val="-2"/>
                  <w:w w:val="105"/>
                  <w:sz w:val="13"/>
                </w:rPr>
                <w:t>(0.54)</w:t>
              </w:r>
            </w:ins>
          </w:p>
        </w:tc>
        <w:tc>
          <w:tcPr>
            <w:tcW w:w="654" w:type="dxa"/>
          </w:tcPr>
          <w:p w14:paraId="0BA659B0" w14:textId="77777777" w:rsidR="00382848" w:rsidRDefault="00382848">
            <w:pPr>
              <w:pStyle w:val="TableParagraph"/>
              <w:spacing w:before="20"/>
              <w:ind w:left="25" w:right="22"/>
              <w:rPr>
                <w:sz w:val="13"/>
              </w:rPr>
            </w:pPr>
            <w:ins w:id="4308" w:author="Mohamed SALEM" w:date="2024-01-16T13:33:00Z">
              <w:r>
                <w:rPr>
                  <w:spacing w:val="-2"/>
                  <w:sz w:val="13"/>
                </w:rPr>
                <w:t>(0.40)</w:t>
              </w:r>
            </w:ins>
          </w:p>
        </w:tc>
        <w:tc>
          <w:tcPr>
            <w:tcW w:w="654" w:type="dxa"/>
          </w:tcPr>
          <w:p w14:paraId="07CB5B74" w14:textId="77777777" w:rsidR="00382848" w:rsidRDefault="00382848">
            <w:pPr>
              <w:pStyle w:val="TableParagraph"/>
              <w:spacing w:before="20"/>
              <w:ind w:left="25" w:right="21"/>
              <w:rPr>
                <w:sz w:val="13"/>
              </w:rPr>
            </w:pPr>
            <w:ins w:id="4309" w:author="Mohamed SALEM" w:date="2024-01-16T13:33:00Z">
              <w:r>
                <w:rPr>
                  <w:spacing w:val="-2"/>
                  <w:w w:val="105"/>
                  <w:sz w:val="13"/>
                </w:rPr>
                <w:t>(0.55)</w:t>
              </w:r>
            </w:ins>
          </w:p>
        </w:tc>
        <w:tc>
          <w:tcPr>
            <w:tcW w:w="581" w:type="dxa"/>
          </w:tcPr>
          <w:p w14:paraId="1F80328E" w14:textId="77777777" w:rsidR="00382848" w:rsidRDefault="00382848">
            <w:pPr>
              <w:pStyle w:val="TableParagraph"/>
              <w:spacing w:before="20"/>
              <w:ind w:left="10" w:right="5"/>
              <w:rPr>
                <w:sz w:val="13"/>
              </w:rPr>
            </w:pPr>
            <w:ins w:id="4310" w:author="Mohamed SALEM" w:date="2024-01-16T13:33:00Z">
              <w:r>
                <w:rPr>
                  <w:spacing w:val="-2"/>
                  <w:sz w:val="13"/>
                </w:rPr>
                <w:t>(0.04)</w:t>
              </w:r>
            </w:ins>
          </w:p>
        </w:tc>
        <w:tc>
          <w:tcPr>
            <w:tcW w:w="654" w:type="dxa"/>
          </w:tcPr>
          <w:p w14:paraId="14203B05" w14:textId="77777777" w:rsidR="00382848" w:rsidRDefault="00382848">
            <w:pPr>
              <w:pStyle w:val="TableParagraph"/>
              <w:spacing w:before="20"/>
              <w:ind w:left="25" w:right="19"/>
              <w:rPr>
                <w:sz w:val="13"/>
              </w:rPr>
            </w:pPr>
            <w:ins w:id="4311" w:author="Mohamed SALEM" w:date="2024-01-16T13:33:00Z">
              <w:r>
                <w:rPr>
                  <w:spacing w:val="-2"/>
                  <w:w w:val="110"/>
                  <w:sz w:val="13"/>
                </w:rPr>
                <w:t>(0.47)</w:t>
              </w:r>
            </w:ins>
          </w:p>
        </w:tc>
        <w:tc>
          <w:tcPr>
            <w:tcW w:w="654" w:type="dxa"/>
          </w:tcPr>
          <w:p w14:paraId="3384E298" w14:textId="77777777" w:rsidR="00382848" w:rsidRDefault="00382848">
            <w:pPr>
              <w:pStyle w:val="TableParagraph"/>
              <w:spacing w:before="20"/>
              <w:ind w:left="25" w:right="17"/>
              <w:rPr>
                <w:sz w:val="13"/>
              </w:rPr>
            </w:pPr>
            <w:ins w:id="4312" w:author="Mohamed SALEM" w:date="2024-01-16T13:33:00Z">
              <w:r>
                <w:rPr>
                  <w:spacing w:val="-2"/>
                  <w:w w:val="105"/>
                  <w:sz w:val="13"/>
                </w:rPr>
                <w:t>(0.53)</w:t>
              </w:r>
            </w:ins>
          </w:p>
        </w:tc>
        <w:tc>
          <w:tcPr>
            <w:tcW w:w="581" w:type="dxa"/>
          </w:tcPr>
          <w:p w14:paraId="0BF5A867" w14:textId="77777777" w:rsidR="00382848" w:rsidRDefault="00382848">
            <w:pPr>
              <w:pStyle w:val="TableParagraph"/>
              <w:spacing w:before="20"/>
              <w:ind w:left="10" w:right="1"/>
              <w:rPr>
                <w:sz w:val="13"/>
              </w:rPr>
            </w:pPr>
            <w:ins w:id="4313" w:author="Mohamed SALEM" w:date="2024-01-16T13:33:00Z">
              <w:r>
                <w:rPr>
                  <w:spacing w:val="-2"/>
                  <w:w w:val="105"/>
                  <w:sz w:val="13"/>
                </w:rPr>
                <w:t>(0.22)</w:t>
              </w:r>
            </w:ins>
          </w:p>
        </w:tc>
      </w:tr>
      <w:tr w:rsidR="00382848" w14:paraId="521E9164" w14:textId="77777777">
        <w:trPr>
          <w:trHeight w:val="163"/>
        </w:trPr>
        <w:tc>
          <w:tcPr>
            <w:tcW w:w="4342" w:type="dxa"/>
          </w:tcPr>
          <w:p w14:paraId="3D927FE0" w14:textId="77777777" w:rsidR="00382848" w:rsidRDefault="00382848">
            <w:pPr>
              <w:pStyle w:val="TableParagraph"/>
              <w:tabs>
                <w:tab w:val="right" w:pos="4041"/>
              </w:tabs>
              <w:spacing w:before="20"/>
              <w:ind w:right="194"/>
              <w:jc w:val="right"/>
              <w:rPr>
                <w:sz w:val="13"/>
              </w:rPr>
            </w:pPr>
            <w:ins w:id="4314" w:author="Mohamed SALEM" w:date="2024-01-16T13:33:00Z">
              <w:r>
                <w:rPr>
                  <w:w w:val="110"/>
                  <w:sz w:val="13"/>
                </w:rPr>
                <w:t>Has</w:t>
              </w:r>
              <w:r>
                <w:rPr>
                  <w:spacing w:val="1"/>
                  <w:w w:val="110"/>
                  <w:sz w:val="13"/>
                </w:rPr>
                <w:t xml:space="preserve"> </w:t>
              </w:r>
              <w:r>
                <w:rPr>
                  <w:w w:val="110"/>
                  <w:sz w:val="13"/>
                </w:rPr>
                <w:t>household</w:t>
              </w:r>
              <w:r>
                <w:rPr>
                  <w:spacing w:val="1"/>
                  <w:w w:val="110"/>
                  <w:sz w:val="13"/>
                </w:rPr>
                <w:t xml:space="preserve"> </w:t>
              </w:r>
              <w:r>
                <w:rPr>
                  <w:w w:val="110"/>
                  <w:sz w:val="13"/>
                </w:rPr>
                <w:t>member</w:t>
              </w:r>
              <w:r>
                <w:rPr>
                  <w:spacing w:val="1"/>
                  <w:w w:val="110"/>
                  <w:sz w:val="13"/>
                </w:rPr>
                <w:t xml:space="preserve"> </w:t>
              </w:r>
              <w:r>
                <w:rPr>
                  <w:w w:val="110"/>
                  <w:sz w:val="13"/>
                </w:rPr>
                <w:t>with</w:t>
              </w:r>
              <w:r>
                <w:rPr>
                  <w:spacing w:val="1"/>
                  <w:w w:val="110"/>
                  <w:sz w:val="13"/>
                </w:rPr>
                <w:t xml:space="preserve"> </w:t>
              </w:r>
              <w:r>
                <w:rPr>
                  <w:w w:val="110"/>
                  <w:sz w:val="13"/>
                </w:rPr>
                <w:t>disability/chronic</w:t>
              </w:r>
              <w:r>
                <w:rPr>
                  <w:spacing w:val="1"/>
                  <w:w w:val="110"/>
                  <w:sz w:val="13"/>
                </w:rPr>
                <w:t xml:space="preserve"> </w:t>
              </w:r>
              <w:r>
                <w:rPr>
                  <w:spacing w:val="-2"/>
                  <w:w w:val="110"/>
                  <w:sz w:val="13"/>
                </w:rPr>
                <w:t>disease</w:t>
              </w:r>
              <w:r>
                <w:rPr>
                  <w:rFonts w:ascii="Times New Roman"/>
                  <w:sz w:val="13"/>
                </w:rPr>
                <w:tab/>
              </w:r>
              <w:r>
                <w:rPr>
                  <w:spacing w:val="-4"/>
                  <w:w w:val="110"/>
                  <w:sz w:val="13"/>
                </w:rPr>
                <w:t>0.24</w:t>
              </w:r>
            </w:ins>
          </w:p>
        </w:tc>
        <w:tc>
          <w:tcPr>
            <w:tcW w:w="654" w:type="dxa"/>
          </w:tcPr>
          <w:p w14:paraId="38409868" w14:textId="77777777" w:rsidR="00382848" w:rsidRDefault="00382848">
            <w:pPr>
              <w:pStyle w:val="TableParagraph"/>
              <w:spacing w:before="20"/>
              <w:ind w:left="25" w:right="23"/>
              <w:rPr>
                <w:sz w:val="13"/>
              </w:rPr>
            </w:pPr>
            <w:ins w:id="4315" w:author="Mohamed SALEM" w:date="2024-01-16T13:33:00Z">
              <w:r>
                <w:rPr>
                  <w:spacing w:val="-4"/>
                  <w:sz w:val="13"/>
                </w:rPr>
                <w:t>0.36</w:t>
              </w:r>
            </w:ins>
          </w:p>
        </w:tc>
        <w:tc>
          <w:tcPr>
            <w:tcW w:w="581" w:type="dxa"/>
          </w:tcPr>
          <w:p w14:paraId="21239411" w14:textId="77777777" w:rsidR="00382848" w:rsidRDefault="00382848">
            <w:pPr>
              <w:pStyle w:val="TableParagraph"/>
              <w:spacing w:before="20"/>
              <w:ind w:left="10" w:right="7"/>
              <w:rPr>
                <w:sz w:val="13"/>
              </w:rPr>
            </w:pPr>
            <w:ins w:id="4316" w:author="Mohamed SALEM" w:date="2024-01-16T13:33:00Z">
              <w:r>
                <w:rPr>
                  <w:spacing w:val="-2"/>
                  <w:w w:val="110"/>
                  <w:sz w:val="13"/>
                </w:rPr>
                <w:t>0.12*</w:t>
              </w:r>
            </w:ins>
          </w:p>
        </w:tc>
        <w:tc>
          <w:tcPr>
            <w:tcW w:w="654" w:type="dxa"/>
          </w:tcPr>
          <w:p w14:paraId="6CF4122F" w14:textId="77777777" w:rsidR="00382848" w:rsidRDefault="00382848">
            <w:pPr>
              <w:pStyle w:val="TableParagraph"/>
              <w:spacing w:before="20"/>
              <w:ind w:left="25" w:right="21"/>
              <w:rPr>
                <w:sz w:val="13"/>
              </w:rPr>
            </w:pPr>
            <w:ins w:id="4317" w:author="Mohamed SALEM" w:date="2024-01-16T13:33:00Z">
              <w:r>
                <w:rPr>
                  <w:spacing w:val="-4"/>
                  <w:w w:val="105"/>
                  <w:sz w:val="13"/>
                </w:rPr>
                <w:t>0.18</w:t>
              </w:r>
            </w:ins>
          </w:p>
        </w:tc>
        <w:tc>
          <w:tcPr>
            <w:tcW w:w="654" w:type="dxa"/>
          </w:tcPr>
          <w:p w14:paraId="6A6A9640" w14:textId="77777777" w:rsidR="00382848" w:rsidRDefault="00382848">
            <w:pPr>
              <w:pStyle w:val="TableParagraph"/>
              <w:spacing w:before="20"/>
              <w:ind w:left="25" w:right="20"/>
              <w:rPr>
                <w:sz w:val="13"/>
              </w:rPr>
            </w:pPr>
            <w:ins w:id="4318" w:author="Mohamed SALEM" w:date="2024-01-16T13:33:00Z">
              <w:r>
                <w:rPr>
                  <w:spacing w:val="-4"/>
                  <w:w w:val="110"/>
                  <w:sz w:val="13"/>
                </w:rPr>
                <w:t>0.15</w:t>
              </w:r>
            </w:ins>
          </w:p>
        </w:tc>
        <w:tc>
          <w:tcPr>
            <w:tcW w:w="581" w:type="dxa"/>
          </w:tcPr>
          <w:p w14:paraId="1612F4C9" w14:textId="77777777" w:rsidR="00382848" w:rsidRDefault="00382848">
            <w:pPr>
              <w:pStyle w:val="TableParagraph"/>
              <w:spacing w:before="20"/>
              <w:ind w:left="10" w:right="4"/>
              <w:rPr>
                <w:sz w:val="13"/>
              </w:rPr>
            </w:pPr>
            <w:ins w:id="4319" w:author="Mohamed SALEM" w:date="2024-01-16T13:33:00Z">
              <w:r>
                <w:rPr>
                  <w:spacing w:val="-4"/>
                  <w:sz w:val="13"/>
                </w:rPr>
                <w:t>-0.04</w:t>
              </w:r>
            </w:ins>
          </w:p>
        </w:tc>
        <w:tc>
          <w:tcPr>
            <w:tcW w:w="654" w:type="dxa"/>
          </w:tcPr>
          <w:p w14:paraId="70458D32" w14:textId="77777777" w:rsidR="00382848" w:rsidRDefault="00382848">
            <w:pPr>
              <w:pStyle w:val="TableParagraph"/>
              <w:spacing w:before="20"/>
              <w:ind w:left="25" w:right="18"/>
              <w:rPr>
                <w:sz w:val="13"/>
              </w:rPr>
            </w:pPr>
            <w:ins w:id="4320" w:author="Mohamed SALEM" w:date="2024-01-16T13:33:00Z">
              <w:r>
                <w:rPr>
                  <w:spacing w:val="-4"/>
                  <w:sz w:val="13"/>
                </w:rPr>
                <w:t>0.20</w:t>
              </w:r>
            </w:ins>
          </w:p>
        </w:tc>
        <w:tc>
          <w:tcPr>
            <w:tcW w:w="654" w:type="dxa"/>
          </w:tcPr>
          <w:p w14:paraId="3746B0A0" w14:textId="77777777" w:rsidR="00382848" w:rsidRDefault="00382848">
            <w:pPr>
              <w:pStyle w:val="TableParagraph"/>
              <w:spacing w:before="20"/>
              <w:ind w:left="25" w:right="16"/>
              <w:rPr>
                <w:sz w:val="13"/>
              </w:rPr>
            </w:pPr>
            <w:ins w:id="4321" w:author="Mohamed SALEM" w:date="2024-01-16T13:33:00Z">
              <w:r>
                <w:rPr>
                  <w:spacing w:val="-4"/>
                  <w:w w:val="105"/>
                  <w:sz w:val="13"/>
                </w:rPr>
                <w:t>0.21</w:t>
              </w:r>
            </w:ins>
          </w:p>
        </w:tc>
        <w:tc>
          <w:tcPr>
            <w:tcW w:w="581" w:type="dxa"/>
          </w:tcPr>
          <w:p w14:paraId="2DF2AE89" w14:textId="77777777" w:rsidR="00382848" w:rsidRDefault="00382848">
            <w:pPr>
              <w:pStyle w:val="TableParagraph"/>
              <w:spacing w:before="20"/>
              <w:ind w:left="10"/>
              <w:rPr>
                <w:sz w:val="13"/>
              </w:rPr>
            </w:pPr>
            <w:ins w:id="4322" w:author="Mohamed SALEM" w:date="2024-01-16T13:33:00Z">
              <w:r>
                <w:rPr>
                  <w:spacing w:val="-4"/>
                  <w:w w:val="105"/>
                  <w:sz w:val="13"/>
                </w:rPr>
                <w:t>0.01</w:t>
              </w:r>
            </w:ins>
          </w:p>
        </w:tc>
      </w:tr>
      <w:tr w:rsidR="00382848" w14:paraId="7E320C27" w14:textId="77777777">
        <w:trPr>
          <w:trHeight w:val="163"/>
        </w:trPr>
        <w:tc>
          <w:tcPr>
            <w:tcW w:w="4342" w:type="dxa"/>
          </w:tcPr>
          <w:p w14:paraId="79BC7813" w14:textId="77777777" w:rsidR="00382848" w:rsidRDefault="00382848">
            <w:pPr>
              <w:pStyle w:val="TableParagraph"/>
              <w:spacing w:before="20"/>
              <w:ind w:right="137"/>
              <w:jc w:val="right"/>
              <w:rPr>
                <w:sz w:val="13"/>
              </w:rPr>
            </w:pPr>
            <w:ins w:id="4323" w:author="Mohamed SALEM" w:date="2024-01-16T13:33:00Z">
              <w:r>
                <w:rPr>
                  <w:spacing w:val="-2"/>
                  <w:w w:val="105"/>
                  <w:sz w:val="13"/>
                </w:rPr>
                <w:t>(0.43)</w:t>
              </w:r>
            </w:ins>
          </w:p>
        </w:tc>
        <w:tc>
          <w:tcPr>
            <w:tcW w:w="654" w:type="dxa"/>
          </w:tcPr>
          <w:p w14:paraId="4E576D6F" w14:textId="77777777" w:rsidR="00382848" w:rsidRDefault="00382848">
            <w:pPr>
              <w:pStyle w:val="TableParagraph"/>
              <w:spacing w:before="20"/>
              <w:ind w:left="25" w:right="24"/>
              <w:rPr>
                <w:sz w:val="13"/>
              </w:rPr>
            </w:pPr>
            <w:ins w:id="4324" w:author="Mohamed SALEM" w:date="2024-01-16T13:33:00Z">
              <w:r>
                <w:rPr>
                  <w:spacing w:val="-2"/>
                  <w:w w:val="105"/>
                  <w:sz w:val="13"/>
                </w:rPr>
                <w:t>(0.48)</w:t>
              </w:r>
            </w:ins>
          </w:p>
        </w:tc>
        <w:tc>
          <w:tcPr>
            <w:tcW w:w="581" w:type="dxa"/>
          </w:tcPr>
          <w:p w14:paraId="0B0E10F9" w14:textId="77777777" w:rsidR="00382848" w:rsidRDefault="00382848">
            <w:pPr>
              <w:pStyle w:val="TableParagraph"/>
              <w:spacing w:before="20"/>
              <w:ind w:left="10" w:right="8"/>
              <w:rPr>
                <w:sz w:val="13"/>
              </w:rPr>
            </w:pPr>
            <w:ins w:id="4325" w:author="Mohamed SALEM" w:date="2024-01-16T13:33:00Z">
              <w:r>
                <w:rPr>
                  <w:spacing w:val="-2"/>
                  <w:sz w:val="13"/>
                </w:rPr>
                <w:t>(0.02)</w:t>
              </w:r>
            </w:ins>
          </w:p>
        </w:tc>
        <w:tc>
          <w:tcPr>
            <w:tcW w:w="654" w:type="dxa"/>
          </w:tcPr>
          <w:p w14:paraId="35ADC52C" w14:textId="77777777" w:rsidR="00382848" w:rsidRDefault="00382848">
            <w:pPr>
              <w:pStyle w:val="TableParagraph"/>
              <w:spacing w:before="20"/>
              <w:ind w:left="25" w:right="22"/>
              <w:rPr>
                <w:sz w:val="13"/>
              </w:rPr>
            </w:pPr>
            <w:ins w:id="4326" w:author="Mohamed SALEM" w:date="2024-01-16T13:33:00Z">
              <w:r>
                <w:rPr>
                  <w:spacing w:val="-2"/>
                  <w:w w:val="105"/>
                  <w:sz w:val="13"/>
                </w:rPr>
                <w:t>(0.39)</w:t>
              </w:r>
            </w:ins>
          </w:p>
        </w:tc>
        <w:tc>
          <w:tcPr>
            <w:tcW w:w="654" w:type="dxa"/>
          </w:tcPr>
          <w:p w14:paraId="667202F9" w14:textId="77777777" w:rsidR="00382848" w:rsidRDefault="00382848">
            <w:pPr>
              <w:pStyle w:val="TableParagraph"/>
              <w:spacing w:before="20"/>
              <w:ind w:left="25" w:right="21"/>
              <w:rPr>
                <w:sz w:val="13"/>
              </w:rPr>
            </w:pPr>
            <w:ins w:id="4327" w:author="Mohamed SALEM" w:date="2024-01-16T13:33:00Z">
              <w:r>
                <w:rPr>
                  <w:spacing w:val="-2"/>
                  <w:w w:val="105"/>
                  <w:sz w:val="13"/>
                </w:rPr>
                <w:t>(0.35)</w:t>
              </w:r>
            </w:ins>
          </w:p>
        </w:tc>
        <w:tc>
          <w:tcPr>
            <w:tcW w:w="581" w:type="dxa"/>
          </w:tcPr>
          <w:p w14:paraId="3EE8EA11" w14:textId="77777777" w:rsidR="00382848" w:rsidRDefault="00382848">
            <w:pPr>
              <w:pStyle w:val="TableParagraph"/>
              <w:spacing w:before="20"/>
              <w:ind w:left="10" w:right="5"/>
              <w:rPr>
                <w:sz w:val="13"/>
              </w:rPr>
            </w:pPr>
            <w:ins w:id="4328" w:author="Mohamed SALEM" w:date="2024-01-16T13:33:00Z">
              <w:r>
                <w:rPr>
                  <w:spacing w:val="-2"/>
                  <w:w w:val="110"/>
                  <w:sz w:val="13"/>
                </w:rPr>
                <w:t>(0.19)</w:t>
              </w:r>
            </w:ins>
          </w:p>
        </w:tc>
        <w:tc>
          <w:tcPr>
            <w:tcW w:w="654" w:type="dxa"/>
          </w:tcPr>
          <w:p w14:paraId="08685F54" w14:textId="77777777" w:rsidR="00382848" w:rsidRDefault="00382848">
            <w:pPr>
              <w:pStyle w:val="TableParagraph"/>
              <w:spacing w:before="20"/>
              <w:ind w:left="25" w:right="19"/>
              <w:rPr>
                <w:sz w:val="13"/>
              </w:rPr>
            </w:pPr>
            <w:ins w:id="4329" w:author="Mohamed SALEM" w:date="2024-01-16T13:33:00Z">
              <w:r>
                <w:rPr>
                  <w:spacing w:val="-2"/>
                  <w:w w:val="105"/>
                  <w:sz w:val="13"/>
                </w:rPr>
                <w:t>(0.40)</w:t>
              </w:r>
            </w:ins>
          </w:p>
        </w:tc>
        <w:tc>
          <w:tcPr>
            <w:tcW w:w="654" w:type="dxa"/>
          </w:tcPr>
          <w:p w14:paraId="271DC221" w14:textId="77777777" w:rsidR="00382848" w:rsidRDefault="00382848">
            <w:pPr>
              <w:pStyle w:val="TableParagraph"/>
              <w:spacing w:before="20"/>
              <w:ind w:left="25" w:right="17"/>
              <w:rPr>
                <w:sz w:val="13"/>
              </w:rPr>
            </w:pPr>
            <w:ins w:id="4330" w:author="Mohamed SALEM" w:date="2024-01-16T13:33:00Z">
              <w:r>
                <w:rPr>
                  <w:spacing w:val="-2"/>
                  <w:w w:val="110"/>
                  <w:sz w:val="13"/>
                </w:rPr>
                <w:t>(0.41)</w:t>
              </w:r>
            </w:ins>
          </w:p>
        </w:tc>
        <w:tc>
          <w:tcPr>
            <w:tcW w:w="581" w:type="dxa"/>
          </w:tcPr>
          <w:p w14:paraId="3BAD30B3" w14:textId="77777777" w:rsidR="00382848" w:rsidRDefault="00382848">
            <w:pPr>
              <w:pStyle w:val="TableParagraph"/>
              <w:spacing w:before="20"/>
              <w:ind w:left="10" w:right="1"/>
              <w:rPr>
                <w:sz w:val="13"/>
              </w:rPr>
            </w:pPr>
            <w:ins w:id="4331" w:author="Mohamed SALEM" w:date="2024-01-16T13:33:00Z">
              <w:r>
                <w:rPr>
                  <w:spacing w:val="-2"/>
                  <w:w w:val="105"/>
                  <w:sz w:val="13"/>
                </w:rPr>
                <w:t>(0.70)</w:t>
              </w:r>
            </w:ins>
          </w:p>
        </w:tc>
      </w:tr>
      <w:tr w:rsidR="00382848" w14:paraId="6A9CF369" w14:textId="77777777">
        <w:trPr>
          <w:trHeight w:val="163"/>
        </w:trPr>
        <w:tc>
          <w:tcPr>
            <w:tcW w:w="4342" w:type="dxa"/>
          </w:tcPr>
          <w:p w14:paraId="61093F29" w14:textId="77777777" w:rsidR="00382848" w:rsidRDefault="00382848">
            <w:pPr>
              <w:pStyle w:val="TableParagraph"/>
              <w:tabs>
                <w:tab w:val="right" w:pos="4041"/>
              </w:tabs>
              <w:spacing w:before="20"/>
              <w:ind w:right="194"/>
              <w:jc w:val="right"/>
              <w:rPr>
                <w:sz w:val="13"/>
              </w:rPr>
            </w:pPr>
            <w:ins w:id="4332" w:author="Mohamed SALEM" w:date="2024-01-16T13:33:00Z">
              <w:r>
                <w:rPr>
                  <w:sz w:val="13"/>
                </w:rPr>
                <w:t>Number</w:t>
              </w:r>
              <w:r>
                <w:rPr>
                  <w:spacing w:val="37"/>
                  <w:sz w:val="13"/>
                </w:rPr>
                <w:t xml:space="preserve"> </w:t>
              </w:r>
              <w:r>
                <w:rPr>
                  <w:sz w:val="13"/>
                </w:rPr>
                <w:t>of</w:t>
              </w:r>
              <w:r>
                <w:rPr>
                  <w:spacing w:val="37"/>
                  <w:sz w:val="13"/>
                </w:rPr>
                <w:t xml:space="preserve"> </w:t>
              </w:r>
              <w:r>
                <w:rPr>
                  <w:spacing w:val="-2"/>
                  <w:sz w:val="13"/>
                </w:rPr>
                <w:t>rooms</w:t>
              </w:r>
              <w:r>
                <w:rPr>
                  <w:rFonts w:ascii="Times New Roman"/>
                  <w:sz w:val="13"/>
                </w:rPr>
                <w:tab/>
              </w:r>
              <w:r>
                <w:rPr>
                  <w:spacing w:val="-4"/>
                  <w:sz w:val="13"/>
                </w:rPr>
                <w:t>3.04</w:t>
              </w:r>
            </w:ins>
          </w:p>
        </w:tc>
        <w:tc>
          <w:tcPr>
            <w:tcW w:w="654" w:type="dxa"/>
          </w:tcPr>
          <w:p w14:paraId="3AC8DFA3" w14:textId="77777777" w:rsidR="00382848" w:rsidRDefault="00382848">
            <w:pPr>
              <w:pStyle w:val="TableParagraph"/>
              <w:spacing w:before="20"/>
              <w:ind w:left="25" w:right="24"/>
              <w:rPr>
                <w:sz w:val="13"/>
              </w:rPr>
            </w:pPr>
            <w:ins w:id="4333" w:author="Mohamed SALEM" w:date="2024-01-16T13:33:00Z">
              <w:r>
                <w:rPr>
                  <w:spacing w:val="-4"/>
                  <w:w w:val="105"/>
                  <w:sz w:val="13"/>
                </w:rPr>
                <w:t>2.95</w:t>
              </w:r>
            </w:ins>
          </w:p>
        </w:tc>
        <w:tc>
          <w:tcPr>
            <w:tcW w:w="581" w:type="dxa"/>
          </w:tcPr>
          <w:p w14:paraId="47383E97" w14:textId="77777777" w:rsidR="00382848" w:rsidRDefault="00382848">
            <w:pPr>
              <w:pStyle w:val="TableParagraph"/>
              <w:spacing w:before="20"/>
              <w:ind w:left="10" w:right="8"/>
              <w:rPr>
                <w:sz w:val="13"/>
              </w:rPr>
            </w:pPr>
            <w:ins w:id="4334" w:author="Mohamed SALEM" w:date="2024-01-16T13:33:00Z">
              <w:r>
                <w:rPr>
                  <w:spacing w:val="-4"/>
                  <w:sz w:val="13"/>
                </w:rPr>
                <w:t>-0.09</w:t>
              </w:r>
            </w:ins>
          </w:p>
        </w:tc>
        <w:tc>
          <w:tcPr>
            <w:tcW w:w="654" w:type="dxa"/>
          </w:tcPr>
          <w:p w14:paraId="53C6008B" w14:textId="77777777" w:rsidR="00382848" w:rsidRDefault="00382848">
            <w:pPr>
              <w:pStyle w:val="TableParagraph"/>
              <w:spacing w:before="20"/>
              <w:ind w:left="25" w:right="22"/>
              <w:rPr>
                <w:sz w:val="13"/>
              </w:rPr>
            </w:pPr>
            <w:ins w:id="4335" w:author="Mohamed SALEM" w:date="2024-01-16T13:33:00Z">
              <w:r>
                <w:rPr>
                  <w:spacing w:val="-4"/>
                  <w:w w:val="105"/>
                  <w:sz w:val="13"/>
                </w:rPr>
                <w:t>1.89</w:t>
              </w:r>
            </w:ins>
          </w:p>
        </w:tc>
        <w:tc>
          <w:tcPr>
            <w:tcW w:w="654" w:type="dxa"/>
          </w:tcPr>
          <w:p w14:paraId="6E0FBE98" w14:textId="77777777" w:rsidR="00382848" w:rsidRDefault="00382848">
            <w:pPr>
              <w:pStyle w:val="TableParagraph"/>
              <w:spacing w:before="20"/>
              <w:ind w:left="25" w:right="20"/>
              <w:rPr>
                <w:sz w:val="13"/>
              </w:rPr>
            </w:pPr>
            <w:ins w:id="4336" w:author="Mohamed SALEM" w:date="2024-01-16T13:33:00Z">
              <w:r>
                <w:rPr>
                  <w:spacing w:val="-4"/>
                  <w:w w:val="110"/>
                  <w:sz w:val="13"/>
                </w:rPr>
                <w:t>1.94</w:t>
              </w:r>
            </w:ins>
          </w:p>
        </w:tc>
        <w:tc>
          <w:tcPr>
            <w:tcW w:w="581" w:type="dxa"/>
          </w:tcPr>
          <w:p w14:paraId="6D0FAED9" w14:textId="77777777" w:rsidR="00382848" w:rsidRDefault="00382848">
            <w:pPr>
              <w:pStyle w:val="TableParagraph"/>
              <w:spacing w:before="20"/>
              <w:ind w:left="10" w:right="4"/>
              <w:rPr>
                <w:sz w:val="13"/>
              </w:rPr>
            </w:pPr>
            <w:ins w:id="4337" w:author="Mohamed SALEM" w:date="2024-01-16T13:33:00Z">
              <w:r>
                <w:rPr>
                  <w:spacing w:val="-4"/>
                  <w:sz w:val="13"/>
                </w:rPr>
                <w:t>0.06</w:t>
              </w:r>
            </w:ins>
          </w:p>
        </w:tc>
        <w:tc>
          <w:tcPr>
            <w:tcW w:w="654" w:type="dxa"/>
          </w:tcPr>
          <w:p w14:paraId="0DB3AEC0" w14:textId="77777777" w:rsidR="00382848" w:rsidRDefault="00382848">
            <w:pPr>
              <w:pStyle w:val="TableParagraph"/>
              <w:spacing w:before="20"/>
              <w:ind w:left="25" w:right="18"/>
              <w:rPr>
                <w:sz w:val="13"/>
              </w:rPr>
            </w:pPr>
            <w:ins w:id="4338" w:author="Mohamed SALEM" w:date="2024-01-16T13:33:00Z">
              <w:r>
                <w:rPr>
                  <w:spacing w:val="-4"/>
                  <w:sz w:val="13"/>
                </w:rPr>
                <w:t>2.24</w:t>
              </w:r>
            </w:ins>
          </w:p>
        </w:tc>
        <w:tc>
          <w:tcPr>
            <w:tcW w:w="654" w:type="dxa"/>
          </w:tcPr>
          <w:p w14:paraId="4143AF3A" w14:textId="77777777" w:rsidR="00382848" w:rsidRDefault="00382848">
            <w:pPr>
              <w:pStyle w:val="TableParagraph"/>
              <w:spacing w:before="20"/>
              <w:ind w:left="25" w:right="17"/>
              <w:rPr>
                <w:sz w:val="13"/>
              </w:rPr>
            </w:pPr>
            <w:ins w:id="4339" w:author="Mohamed SALEM" w:date="2024-01-16T13:33:00Z">
              <w:r>
                <w:rPr>
                  <w:spacing w:val="-4"/>
                  <w:w w:val="105"/>
                  <w:sz w:val="13"/>
                </w:rPr>
                <w:t>2.23</w:t>
              </w:r>
            </w:ins>
          </w:p>
        </w:tc>
        <w:tc>
          <w:tcPr>
            <w:tcW w:w="581" w:type="dxa"/>
          </w:tcPr>
          <w:p w14:paraId="5CA615BE" w14:textId="77777777" w:rsidR="00382848" w:rsidRDefault="00382848">
            <w:pPr>
              <w:pStyle w:val="TableParagraph"/>
              <w:spacing w:before="20"/>
              <w:ind w:left="10"/>
              <w:rPr>
                <w:sz w:val="13"/>
              </w:rPr>
            </w:pPr>
            <w:ins w:id="4340" w:author="Mohamed SALEM" w:date="2024-01-16T13:33:00Z">
              <w:r>
                <w:rPr>
                  <w:sz w:val="13"/>
                </w:rPr>
                <w:t>-</w:t>
              </w:r>
              <w:r>
                <w:rPr>
                  <w:spacing w:val="-4"/>
                  <w:sz w:val="13"/>
                </w:rPr>
                <w:t>0.01</w:t>
              </w:r>
            </w:ins>
          </w:p>
        </w:tc>
      </w:tr>
      <w:tr w:rsidR="00382848" w14:paraId="70CE51A5" w14:textId="77777777">
        <w:trPr>
          <w:trHeight w:val="163"/>
        </w:trPr>
        <w:tc>
          <w:tcPr>
            <w:tcW w:w="4342" w:type="dxa"/>
          </w:tcPr>
          <w:p w14:paraId="2232F7BC" w14:textId="77777777" w:rsidR="00382848" w:rsidRDefault="00382848">
            <w:pPr>
              <w:pStyle w:val="TableParagraph"/>
              <w:spacing w:before="20"/>
              <w:ind w:right="137"/>
              <w:jc w:val="right"/>
              <w:rPr>
                <w:sz w:val="13"/>
              </w:rPr>
            </w:pPr>
            <w:ins w:id="4341" w:author="Mohamed SALEM" w:date="2024-01-16T13:33:00Z">
              <w:r>
                <w:rPr>
                  <w:spacing w:val="-2"/>
                  <w:w w:val="110"/>
                  <w:sz w:val="13"/>
                </w:rPr>
                <w:t>(1.39)</w:t>
              </w:r>
            </w:ins>
          </w:p>
        </w:tc>
        <w:tc>
          <w:tcPr>
            <w:tcW w:w="654" w:type="dxa"/>
          </w:tcPr>
          <w:p w14:paraId="1856B30D" w14:textId="77777777" w:rsidR="00382848" w:rsidRDefault="00382848">
            <w:pPr>
              <w:pStyle w:val="TableParagraph"/>
              <w:spacing w:before="20"/>
              <w:ind w:left="25" w:right="24"/>
              <w:rPr>
                <w:sz w:val="13"/>
              </w:rPr>
            </w:pPr>
            <w:ins w:id="4342" w:author="Mohamed SALEM" w:date="2024-01-16T13:33:00Z">
              <w:r>
                <w:rPr>
                  <w:spacing w:val="-2"/>
                  <w:w w:val="110"/>
                  <w:sz w:val="13"/>
                </w:rPr>
                <w:t>(1.29)</w:t>
              </w:r>
            </w:ins>
          </w:p>
        </w:tc>
        <w:tc>
          <w:tcPr>
            <w:tcW w:w="581" w:type="dxa"/>
          </w:tcPr>
          <w:p w14:paraId="511FC5B3" w14:textId="77777777" w:rsidR="00382848" w:rsidRDefault="00382848">
            <w:pPr>
              <w:pStyle w:val="TableParagraph"/>
              <w:spacing w:before="20"/>
              <w:ind w:left="10" w:right="8"/>
              <w:rPr>
                <w:sz w:val="13"/>
              </w:rPr>
            </w:pPr>
            <w:ins w:id="4343" w:author="Mohamed SALEM" w:date="2024-01-16T13:33:00Z">
              <w:r>
                <w:rPr>
                  <w:spacing w:val="-2"/>
                  <w:w w:val="105"/>
                  <w:sz w:val="13"/>
                </w:rPr>
                <w:t>(0.55)</w:t>
              </w:r>
            </w:ins>
          </w:p>
        </w:tc>
        <w:tc>
          <w:tcPr>
            <w:tcW w:w="654" w:type="dxa"/>
          </w:tcPr>
          <w:p w14:paraId="4AF044E9" w14:textId="77777777" w:rsidR="00382848" w:rsidRDefault="00382848">
            <w:pPr>
              <w:pStyle w:val="TableParagraph"/>
              <w:spacing w:before="20"/>
              <w:ind w:left="25" w:right="22"/>
              <w:rPr>
                <w:sz w:val="13"/>
              </w:rPr>
            </w:pPr>
            <w:ins w:id="4344" w:author="Mohamed SALEM" w:date="2024-01-16T13:33:00Z">
              <w:r>
                <w:rPr>
                  <w:spacing w:val="-2"/>
                  <w:w w:val="115"/>
                  <w:sz w:val="13"/>
                </w:rPr>
                <w:t>(1.10)</w:t>
              </w:r>
            </w:ins>
          </w:p>
        </w:tc>
        <w:tc>
          <w:tcPr>
            <w:tcW w:w="654" w:type="dxa"/>
          </w:tcPr>
          <w:p w14:paraId="7E907329" w14:textId="77777777" w:rsidR="00382848" w:rsidRDefault="00382848">
            <w:pPr>
              <w:pStyle w:val="TableParagraph"/>
              <w:spacing w:before="20"/>
              <w:ind w:left="25" w:right="21"/>
              <w:rPr>
                <w:sz w:val="13"/>
              </w:rPr>
            </w:pPr>
            <w:ins w:id="4345" w:author="Mohamed SALEM" w:date="2024-01-16T13:33:00Z">
              <w:r>
                <w:rPr>
                  <w:spacing w:val="-2"/>
                  <w:w w:val="110"/>
                  <w:sz w:val="13"/>
                </w:rPr>
                <w:t>(1.07)</w:t>
              </w:r>
            </w:ins>
          </w:p>
        </w:tc>
        <w:tc>
          <w:tcPr>
            <w:tcW w:w="581" w:type="dxa"/>
          </w:tcPr>
          <w:p w14:paraId="069EE7E8" w14:textId="77777777" w:rsidR="00382848" w:rsidRDefault="00382848">
            <w:pPr>
              <w:pStyle w:val="TableParagraph"/>
              <w:spacing w:before="20"/>
              <w:ind w:left="10" w:right="5"/>
              <w:rPr>
                <w:sz w:val="13"/>
              </w:rPr>
            </w:pPr>
            <w:ins w:id="4346" w:author="Mohamed SALEM" w:date="2024-01-16T13:33:00Z">
              <w:r>
                <w:rPr>
                  <w:spacing w:val="-2"/>
                  <w:w w:val="105"/>
                  <w:sz w:val="13"/>
                </w:rPr>
                <w:t>(0.49)</w:t>
              </w:r>
            </w:ins>
          </w:p>
        </w:tc>
        <w:tc>
          <w:tcPr>
            <w:tcW w:w="654" w:type="dxa"/>
          </w:tcPr>
          <w:p w14:paraId="19335413" w14:textId="77777777" w:rsidR="00382848" w:rsidRDefault="00382848">
            <w:pPr>
              <w:pStyle w:val="TableParagraph"/>
              <w:spacing w:before="20"/>
              <w:ind w:left="25" w:right="19"/>
              <w:rPr>
                <w:sz w:val="13"/>
              </w:rPr>
            </w:pPr>
            <w:ins w:id="4347" w:author="Mohamed SALEM" w:date="2024-01-16T13:33:00Z">
              <w:r>
                <w:rPr>
                  <w:spacing w:val="-2"/>
                  <w:w w:val="120"/>
                  <w:sz w:val="13"/>
                </w:rPr>
                <w:t>(1.31)</w:t>
              </w:r>
            </w:ins>
          </w:p>
        </w:tc>
        <w:tc>
          <w:tcPr>
            <w:tcW w:w="654" w:type="dxa"/>
          </w:tcPr>
          <w:p w14:paraId="612D177F" w14:textId="77777777" w:rsidR="00382848" w:rsidRDefault="00382848">
            <w:pPr>
              <w:pStyle w:val="TableParagraph"/>
              <w:spacing w:before="20"/>
              <w:ind w:left="25" w:right="17"/>
              <w:rPr>
                <w:sz w:val="13"/>
              </w:rPr>
            </w:pPr>
            <w:ins w:id="4348" w:author="Mohamed SALEM" w:date="2024-01-16T13:33:00Z">
              <w:r>
                <w:rPr>
                  <w:spacing w:val="-2"/>
                  <w:w w:val="110"/>
                  <w:sz w:val="13"/>
                </w:rPr>
                <w:t>(1.23)</w:t>
              </w:r>
            </w:ins>
          </w:p>
        </w:tc>
        <w:tc>
          <w:tcPr>
            <w:tcW w:w="581" w:type="dxa"/>
          </w:tcPr>
          <w:p w14:paraId="19EB3EA0" w14:textId="77777777" w:rsidR="00382848" w:rsidRDefault="00382848">
            <w:pPr>
              <w:pStyle w:val="TableParagraph"/>
              <w:spacing w:before="20"/>
              <w:ind w:left="10" w:right="1"/>
              <w:rPr>
                <w:sz w:val="13"/>
              </w:rPr>
            </w:pPr>
            <w:ins w:id="4349" w:author="Mohamed SALEM" w:date="2024-01-16T13:33:00Z">
              <w:r>
                <w:rPr>
                  <w:spacing w:val="-2"/>
                  <w:w w:val="110"/>
                  <w:sz w:val="13"/>
                </w:rPr>
                <w:t>(0.91)</w:t>
              </w:r>
            </w:ins>
          </w:p>
        </w:tc>
      </w:tr>
      <w:tr w:rsidR="00382848" w14:paraId="156CF444" w14:textId="77777777">
        <w:trPr>
          <w:trHeight w:val="163"/>
        </w:trPr>
        <w:tc>
          <w:tcPr>
            <w:tcW w:w="4342" w:type="dxa"/>
          </w:tcPr>
          <w:p w14:paraId="361F18C2" w14:textId="77777777" w:rsidR="00382848" w:rsidRDefault="00382848">
            <w:pPr>
              <w:pStyle w:val="TableParagraph"/>
              <w:tabs>
                <w:tab w:val="right" w:pos="4041"/>
              </w:tabs>
              <w:spacing w:before="20"/>
              <w:ind w:right="194"/>
              <w:jc w:val="right"/>
              <w:rPr>
                <w:sz w:val="13"/>
              </w:rPr>
            </w:pPr>
            <w:ins w:id="4350" w:author="Mohamed SALEM" w:date="2024-01-16T13:33:00Z">
              <w:r>
                <w:rPr>
                  <w:sz w:val="13"/>
                </w:rPr>
                <w:t>Household</w:t>
              </w:r>
              <w:r>
                <w:rPr>
                  <w:spacing w:val="58"/>
                  <w:sz w:val="13"/>
                </w:rPr>
                <w:t xml:space="preserve"> </w:t>
              </w:r>
              <w:r>
                <w:rPr>
                  <w:sz w:val="13"/>
                </w:rPr>
                <w:t>Crowding</w:t>
              </w:r>
              <w:r>
                <w:rPr>
                  <w:spacing w:val="59"/>
                  <w:sz w:val="13"/>
                </w:rPr>
                <w:t xml:space="preserve"> </w:t>
              </w:r>
              <w:r>
                <w:rPr>
                  <w:spacing w:val="-2"/>
                  <w:sz w:val="13"/>
                </w:rPr>
                <w:t>Index</w:t>
              </w:r>
              <w:r>
                <w:rPr>
                  <w:rFonts w:ascii="Times New Roman"/>
                  <w:sz w:val="13"/>
                </w:rPr>
                <w:tab/>
              </w:r>
              <w:r>
                <w:rPr>
                  <w:spacing w:val="-4"/>
                  <w:sz w:val="13"/>
                </w:rPr>
                <w:t>2.95</w:t>
              </w:r>
            </w:ins>
          </w:p>
        </w:tc>
        <w:tc>
          <w:tcPr>
            <w:tcW w:w="654" w:type="dxa"/>
          </w:tcPr>
          <w:p w14:paraId="6205A104" w14:textId="77777777" w:rsidR="00382848" w:rsidRDefault="00382848">
            <w:pPr>
              <w:pStyle w:val="TableParagraph"/>
              <w:spacing w:before="20"/>
              <w:ind w:left="25" w:right="24"/>
              <w:rPr>
                <w:sz w:val="13"/>
              </w:rPr>
            </w:pPr>
            <w:ins w:id="4351" w:author="Mohamed SALEM" w:date="2024-01-16T13:33:00Z">
              <w:r>
                <w:rPr>
                  <w:spacing w:val="-4"/>
                  <w:sz w:val="13"/>
                </w:rPr>
                <w:t>3.06</w:t>
              </w:r>
            </w:ins>
          </w:p>
        </w:tc>
        <w:tc>
          <w:tcPr>
            <w:tcW w:w="581" w:type="dxa"/>
          </w:tcPr>
          <w:p w14:paraId="0CFF0ECB" w14:textId="77777777" w:rsidR="00382848" w:rsidRDefault="00382848">
            <w:pPr>
              <w:pStyle w:val="TableParagraph"/>
              <w:spacing w:before="20"/>
              <w:ind w:left="10" w:right="8"/>
              <w:rPr>
                <w:sz w:val="13"/>
              </w:rPr>
            </w:pPr>
            <w:ins w:id="4352" w:author="Mohamed SALEM" w:date="2024-01-16T13:33:00Z">
              <w:r>
                <w:rPr>
                  <w:spacing w:val="-4"/>
                  <w:w w:val="115"/>
                  <w:sz w:val="13"/>
                </w:rPr>
                <w:t>0.11</w:t>
              </w:r>
            </w:ins>
          </w:p>
        </w:tc>
        <w:tc>
          <w:tcPr>
            <w:tcW w:w="654" w:type="dxa"/>
          </w:tcPr>
          <w:p w14:paraId="2FE72A49" w14:textId="77777777" w:rsidR="00382848" w:rsidRDefault="00382848">
            <w:pPr>
              <w:pStyle w:val="TableParagraph"/>
              <w:spacing w:before="20"/>
              <w:ind w:left="25" w:right="22"/>
              <w:rPr>
                <w:sz w:val="13"/>
              </w:rPr>
            </w:pPr>
            <w:ins w:id="4353" w:author="Mohamed SALEM" w:date="2024-01-16T13:33:00Z">
              <w:r>
                <w:rPr>
                  <w:spacing w:val="-4"/>
                  <w:sz w:val="13"/>
                </w:rPr>
                <w:t>4.07</w:t>
              </w:r>
            </w:ins>
          </w:p>
        </w:tc>
        <w:tc>
          <w:tcPr>
            <w:tcW w:w="654" w:type="dxa"/>
          </w:tcPr>
          <w:p w14:paraId="524DF042" w14:textId="77777777" w:rsidR="00382848" w:rsidRDefault="00382848">
            <w:pPr>
              <w:pStyle w:val="TableParagraph"/>
              <w:spacing w:before="20"/>
              <w:ind w:left="25" w:right="20"/>
              <w:rPr>
                <w:sz w:val="13"/>
              </w:rPr>
            </w:pPr>
            <w:ins w:id="4354" w:author="Mohamed SALEM" w:date="2024-01-16T13:33:00Z">
              <w:r>
                <w:rPr>
                  <w:spacing w:val="-4"/>
                  <w:sz w:val="13"/>
                </w:rPr>
                <w:t>3.94</w:t>
              </w:r>
            </w:ins>
          </w:p>
        </w:tc>
        <w:tc>
          <w:tcPr>
            <w:tcW w:w="581" w:type="dxa"/>
          </w:tcPr>
          <w:p w14:paraId="13070798" w14:textId="77777777" w:rsidR="00382848" w:rsidRDefault="00382848">
            <w:pPr>
              <w:pStyle w:val="TableParagraph"/>
              <w:spacing w:before="20"/>
              <w:ind w:left="10" w:right="4"/>
              <w:rPr>
                <w:sz w:val="13"/>
              </w:rPr>
            </w:pPr>
            <w:ins w:id="4355" w:author="Mohamed SALEM" w:date="2024-01-16T13:33:00Z">
              <w:r>
                <w:rPr>
                  <w:w w:val="105"/>
                  <w:sz w:val="13"/>
                </w:rPr>
                <w:t>-</w:t>
              </w:r>
              <w:r>
                <w:rPr>
                  <w:spacing w:val="-4"/>
                  <w:w w:val="105"/>
                  <w:sz w:val="13"/>
                </w:rPr>
                <w:t>0.13</w:t>
              </w:r>
            </w:ins>
          </w:p>
        </w:tc>
        <w:tc>
          <w:tcPr>
            <w:tcW w:w="654" w:type="dxa"/>
          </w:tcPr>
          <w:p w14:paraId="0FBB101D" w14:textId="77777777" w:rsidR="00382848" w:rsidRDefault="00382848">
            <w:pPr>
              <w:pStyle w:val="TableParagraph"/>
              <w:spacing w:before="20"/>
              <w:ind w:left="25" w:right="18"/>
              <w:rPr>
                <w:sz w:val="13"/>
              </w:rPr>
            </w:pPr>
            <w:ins w:id="4356" w:author="Mohamed SALEM" w:date="2024-01-16T13:33:00Z">
              <w:r>
                <w:rPr>
                  <w:spacing w:val="-4"/>
                  <w:w w:val="105"/>
                  <w:sz w:val="13"/>
                </w:rPr>
                <w:t>3.72</w:t>
              </w:r>
            </w:ins>
          </w:p>
        </w:tc>
        <w:tc>
          <w:tcPr>
            <w:tcW w:w="654" w:type="dxa"/>
          </w:tcPr>
          <w:p w14:paraId="1665DD5D" w14:textId="77777777" w:rsidR="00382848" w:rsidRDefault="00382848">
            <w:pPr>
              <w:pStyle w:val="TableParagraph"/>
              <w:spacing w:before="20"/>
              <w:ind w:left="25" w:right="16"/>
              <w:rPr>
                <w:sz w:val="13"/>
              </w:rPr>
            </w:pPr>
            <w:ins w:id="4357" w:author="Mohamed SALEM" w:date="2024-01-16T13:33:00Z">
              <w:r>
                <w:rPr>
                  <w:spacing w:val="-4"/>
                  <w:sz w:val="13"/>
                </w:rPr>
                <w:t>3.68</w:t>
              </w:r>
            </w:ins>
          </w:p>
        </w:tc>
        <w:tc>
          <w:tcPr>
            <w:tcW w:w="581" w:type="dxa"/>
          </w:tcPr>
          <w:p w14:paraId="5CE9EE6F" w14:textId="77777777" w:rsidR="00382848" w:rsidRDefault="00382848">
            <w:pPr>
              <w:pStyle w:val="TableParagraph"/>
              <w:spacing w:before="20"/>
              <w:ind w:left="10"/>
              <w:rPr>
                <w:sz w:val="13"/>
              </w:rPr>
            </w:pPr>
            <w:ins w:id="4358" w:author="Mohamed SALEM" w:date="2024-01-16T13:33:00Z">
              <w:r>
                <w:rPr>
                  <w:spacing w:val="-2"/>
                  <w:sz w:val="13"/>
                </w:rPr>
                <w:t>-</w:t>
              </w:r>
              <w:r>
                <w:rPr>
                  <w:spacing w:val="-4"/>
                  <w:sz w:val="13"/>
                </w:rPr>
                <w:t>0.04</w:t>
              </w:r>
            </w:ins>
          </w:p>
        </w:tc>
      </w:tr>
      <w:tr w:rsidR="00382848" w14:paraId="35FFE6F9" w14:textId="77777777">
        <w:trPr>
          <w:trHeight w:val="163"/>
        </w:trPr>
        <w:tc>
          <w:tcPr>
            <w:tcW w:w="4342" w:type="dxa"/>
          </w:tcPr>
          <w:p w14:paraId="0FE38350" w14:textId="77777777" w:rsidR="00382848" w:rsidRDefault="00382848">
            <w:pPr>
              <w:pStyle w:val="TableParagraph"/>
              <w:spacing w:before="20"/>
              <w:ind w:right="137"/>
              <w:jc w:val="right"/>
              <w:rPr>
                <w:sz w:val="13"/>
              </w:rPr>
            </w:pPr>
            <w:ins w:id="4359" w:author="Mohamed SALEM" w:date="2024-01-16T13:33:00Z">
              <w:r>
                <w:rPr>
                  <w:spacing w:val="-2"/>
                  <w:w w:val="110"/>
                  <w:sz w:val="13"/>
                </w:rPr>
                <w:t>(1.29)</w:t>
              </w:r>
            </w:ins>
          </w:p>
        </w:tc>
        <w:tc>
          <w:tcPr>
            <w:tcW w:w="654" w:type="dxa"/>
          </w:tcPr>
          <w:p w14:paraId="263146CA" w14:textId="77777777" w:rsidR="00382848" w:rsidRDefault="00382848">
            <w:pPr>
              <w:pStyle w:val="TableParagraph"/>
              <w:spacing w:before="20"/>
              <w:ind w:left="25" w:right="24"/>
              <w:rPr>
                <w:sz w:val="13"/>
              </w:rPr>
            </w:pPr>
            <w:ins w:id="4360" w:author="Mohamed SALEM" w:date="2024-01-16T13:33:00Z">
              <w:r>
                <w:rPr>
                  <w:spacing w:val="-2"/>
                  <w:w w:val="110"/>
                  <w:sz w:val="13"/>
                </w:rPr>
                <w:t>(1.96)</w:t>
              </w:r>
            </w:ins>
          </w:p>
        </w:tc>
        <w:tc>
          <w:tcPr>
            <w:tcW w:w="581" w:type="dxa"/>
          </w:tcPr>
          <w:p w14:paraId="4B758C19" w14:textId="77777777" w:rsidR="00382848" w:rsidRDefault="00382848">
            <w:pPr>
              <w:pStyle w:val="TableParagraph"/>
              <w:spacing w:before="20"/>
              <w:ind w:left="10" w:right="8"/>
              <w:rPr>
                <w:sz w:val="13"/>
              </w:rPr>
            </w:pPr>
            <w:ins w:id="4361" w:author="Mohamed SALEM" w:date="2024-01-16T13:33:00Z">
              <w:r>
                <w:rPr>
                  <w:spacing w:val="-2"/>
                  <w:w w:val="105"/>
                  <w:sz w:val="13"/>
                </w:rPr>
                <w:t>(0.56)</w:t>
              </w:r>
            </w:ins>
          </w:p>
        </w:tc>
        <w:tc>
          <w:tcPr>
            <w:tcW w:w="654" w:type="dxa"/>
          </w:tcPr>
          <w:p w14:paraId="778C7751" w14:textId="77777777" w:rsidR="00382848" w:rsidRDefault="00382848">
            <w:pPr>
              <w:pStyle w:val="TableParagraph"/>
              <w:spacing w:before="20"/>
              <w:ind w:left="25" w:right="22"/>
              <w:rPr>
                <w:sz w:val="13"/>
              </w:rPr>
            </w:pPr>
            <w:ins w:id="4362" w:author="Mohamed SALEM" w:date="2024-01-16T13:33:00Z">
              <w:r>
                <w:rPr>
                  <w:spacing w:val="-2"/>
                  <w:w w:val="105"/>
                  <w:sz w:val="13"/>
                </w:rPr>
                <w:t>(3.09)</w:t>
              </w:r>
            </w:ins>
          </w:p>
        </w:tc>
        <w:tc>
          <w:tcPr>
            <w:tcW w:w="654" w:type="dxa"/>
          </w:tcPr>
          <w:p w14:paraId="62CA4F44" w14:textId="77777777" w:rsidR="00382848" w:rsidRDefault="00382848">
            <w:pPr>
              <w:pStyle w:val="TableParagraph"/>
              <w:spacing w:before="20"/>
              <w:ind w:left="25" w:right="21"/>
              <w:rPr>
                <w:sz w:val="13"/>
              </w:rPr>
            </w:pPr>
            <w:ins w:id="4363" w:author="Mohamed SALEM" w:date="2024-01-16T13:33:00Z">
              <w:r>
                <w:rPr>
                  <w:spacing w:val="-2"/>
                  <w:w w:val="105"/>
                  <w:sz w:val="13"/>
                </w:rPr>
                <w:t>(2.84)</w:t>
              </w:r>
            </w:ins>
          </w:p>
        </w:tc>
        <w:tc>
          <w:tcPr>
            <w:tcW w:w="581" w:type="dxa"/>
          </w:tcPr>
          <w:p w14:paraId="064FD2D3" w14:textId="77777777" w:rsidR="00382848" w:rsidRDefault="00382848">
            <w:pPr>
              <w:pStyle w:val="TableParagraph"/>
              <w:spacing w:before="20"/>
              <w:ind w:left="10" w:right="5"/>
              <w:rPr>
                <w:sz w:val="13"/>
              </w:rPr>
            </w:pPr>
            <w:ins w:id="4364" w:author="Mohamed SALEM" w:date="2024-01-16T13:33:00Z">
              <w:r>
                <w:rPr>
                  <w:spacing w:val="-2"/>
                  <w:w w:val="105"/>
                  <w:sz w:val="13"/>
                </w:rPr>
                <w:t>(0.55)</w:t>
              </w:r>
            </w:ins>
          </w:p>
        </w:tc>
        <w:tc>
          <w:tcPr>
            <w:tcW w:w="654" w:type="dxa"/>
          </w:tcPr>
          <w:p w14:paraId="3F57AA71" w14:textId="77777777" w:rsidR="00382848" w:rsidRDefault="00382848">
            <w:pPr>
              <w:pStyle w:val="TableParagraph"/>
              <w:spacing w:before="20"/>
              <w:ind w:left="25" w:right="19"/>
              <w:rPr>
                <w:sz w:val="13"/>
              </w:rPr>
            </w:pPr>
            <w:ins w:id="4365" w:author="Mohamed SALEM" w:date="2024-01-16T13:33:00Z">
              <w:r>
                <w:rPr>
                  <w:spacing w:val="-2"/>
                  <w:w w:val="115"/>
                  <w:sz w:val="13"/>
                </w:rPr>
                <w:t>(2.71)</w:t>
              </w:r>
            </w:ins>
          </w:p>
        </w:tc>
        <w:tc>
          <w:tcPr>
            <w:tcW w:w="654" w:type="dxa"/>
          </w:tcPr>
          <w:p w14:paraId="213276F6" w14:textId="77777777" w:rsidR="00382848" w:rsidRDefault="00382848">
            <w:pPr>
              <w:pStyle w:val="TableParagraph"/>
              <w:spacing w:before="20"/>
              <w:ind w:left="25" w:right="17"/>
              <w:rPr>
                <w:sz w:val="13"/>
              </w:rPr>
            </w:pPr>
            <w:ins w:id="4366" w:author="Mohamed SALEM" w:date="2024-01-16T13:33:00Z">
              <w:r>
                <w:rPr>
                  <w:spacing w:val="-2"/>
                  <w:w w:val="105"/>
                  <w:sz w:val="13"/>
                </w:rPr>
                <w:t>(2.65)</w:t>
              </w:r>
            </w:ins>
          </w:p>
        </w:tc>
        <w:tc>
          <w:tcPr>
            <w:tcW w:w="581" w:type="dxa"/>
          </w:tcPr>
          <w:p w14:paraId="280A80E7" w14:textId="77777777" w:rsidR="00382848" w:rsidRDefault="00382848">
            <w:pPr>
              <w:pStyle w:val="TableParagraph"/>
              <w:spacing w:before="20"/>
              <w:ind w:left="10" w:right="1"/>
              <w:rPr>
                <w:sz w:val="13"/>
              </w:rPr>
            </w:pPr>
            <w:ins w:id="4367" w:author="Mohamed SALEM" w:date="2024-01-16T13:33:00Z">
              <w:r>
                <w:rPr>
                  <w:spacing w:val="-2"/>
                  <w:w w:val="110"/>
                  <w:sz w:val="13"/>
                </w:rPr>
                <w:t>(0.81)</w:t>
              </w:r>
            </w:ins>
          </w:p>
        </w:tc>
      </w:tr>
      <w:tr w:rsidR="00382848" w14:paraId="0450DCC6" w14:textId="77777777">
        <w:trPr>
          <w:trHeight w:val="163"/>
        </w:trPr>
        <w:tc>
          <w:tcPr>
            <w:tcW w:w="4342" w:type="dxa"/>
          </w:tcPr>
          <w:p w14:paraId="354CBC1E" w14:textId="77777777" w:rsidR="00382848" w:rsidRDefault="00382848">
            <w:pPr>
              <w:pStyle w:val="TableParagraph"/>
              <w:tabs>
                <w:tab w:val="right" w:pos="4041"/>
              </w:tabs>
              <w:spacing w:before="20"/>
              <w:ind w:right="194"/>
              <w:jc w:val="right"/>
              <w:rPr>
                <w:sz w:val="13"/>
              </w:rPr>
            </w:pPr>
            <w:ins w:id="4368" w:author="Mohamed SALEM" w:date="2024-01-16T13:33:00Z">
              <w:r>
                <w:rPr>
                  <w:sz w:val="13"/>
                </w:rPr>
                <w:t>Household</w:t>
              </w:r>
              <w:r>
                <w:rPr>
                  <w:spacing w:val="47"/>
                  <w:sz w:val="13"/>
                </w:rPr>
                <w:t xml:space="preserve"> </w:t>
              </w:r>
              <w:r>
                <w:rPr>
                  <w:sz w:val="13"/>
                </w:rPr>
                <w:t>has</w:t>
              </w:r>
              <w:r>
                <w:rPr>
                  <w:spacing w:val="47"/>
                  <w:sz w:val="13"/>
                </w:rPr>
                <w:t xml:space="preserve"> </w:t>
              </w:r>
              <w:r>
                <w:rPr>
                  <w:sz w:val="13"/>
                </w:rPr>
                <w:t>impoverished</w:t>
              </w:r>
              <w:r>
                <w:rPr>
                  <w:spacing w:val="48"/>
                  <w:sz w:val="13"/>
                </w:rPr>
                <w:t xml:space="preserve"> </w:t>
              </w:r>
              <w:r>
                <w:rPr>
                  <w:spacing w:val="-4"/>
                  <w:sz w:val="13"/>
                </w:rPr>
                <w:t>roof</w:t>
              </w:r>
              <w:r>
                <w:rPr>
                  <w:rFonts w:ascii="Times New Roman"/>
                  <w:sz w:val="13"/>
                </w:rPr>
                <w:tab/>
              </w:r>
              <w:r>
                <w:rPr>
                  <w:spacing w:val="-4"/>
                  <w:sz w:val="13"/>
                </w:rPr>
                <w:t>0.66</w:t>
              </w:r>
            </w:ins>
          </w:p>
        </w:tc>
        <w:tc>
          <w:tcPr>
            <w:tcW w:w="654" w:type="dxa"/>
          </w:tcPr>
          <w:p w14:paraId="5BD9A6AF" w14:textId="77777777" w:rsidR="00382848" w:rsidRDefault="00382848">
            <w:pPr>
              <w:pStyle w:val="TableParagraph"/>
              <w:spacing w:before="20"/>
              <w:ind w:left="25" w:right="24"/>
              <w:rPr>
                <w:sz w:val="13"/>
              </w:rPr>
            </w:pPr>
            <w:ins w:id="4369" w:author="Mohamed SALEM" w:date="2024-01-16T13:33:00Z">
              <w:r>
                <w:rPr>
                  <w:spacing w:val="-4"/>
                  <w:sz w:val="13"/>
                </w:rPr>
                <w:t>0.65</w:t>
              </w:r>
            </w:ins>
          </w:p>
        </w:tc>
        <w:tc>
          <w:tcPr>
            <w:tcW w:w="581" w:type="dxa"/>
          </w:tcPr>
          <w:p w14:paraId="47DC74F8" w14:textId="77777777" w:rsidR="00382848" w:rsidRDefault="00382848">
            <w:pPr>
              <w:pStyle w:val="TableParagraph"/>
              <w:spacing w:before="20"/>
              <w:ind w:left="10" w:right="8"/>
              <w:rPr>
                <w:sz w:val="13"/>
              </w:rPr>
            </w:pPr>
            <w:ins w:id="4370" w:author="Mohamed SALEM" w:date="2024-01-16T13:33:00Z">
              <w:r>
                <w:rPr>
                  <w:sz w:val="13"/>
                </w:rPr>
                <w:t>-</w:t>
              </w:r>
              <w:r>
                <w:rPr>
                  <w:spacing w:val="-4"/>
                  <w:sz w:val="13"/>
                </w:rPr>
                <w:t>0.01</w:t>
              </w:r>
            </w:ins>
          </w:p>
        </w:tc>
        <w:tc>
          <w:tcPr>
            <w:tcW w:w="654" w:type="dxa"/>
          </w:tcPr>
          <w:p w14:paraId="6F802F6C" w14:textId="77777777" w:rsidR="00382848" w:rsidRDefault="00382848">
            <w:pPr>
              <w:pStyle w:val="TableParagraph"/>
              <w:spacing w:before="20"/>
              <w:ind w:left="25" w:right="21"/>
              <w:rPr>
                <w:sz w:val="13"/>
              </w:rPr>
            </w:pPr>
            <w:ins w:id="4371" w:author="Mohamed SALEM" w:date="2024-01-16T13:33:00Z">
              <w:r>
                <w:rPr>
                  <w:spacing w:val="-4"/>
                  <w:sz w:val="13"/>
                </w:rPr>
                <w:t>0.85</w:t>
              </w:r>
            </w:ins>
          </w:p>
        </w:tc>
        <w:tc>
          <w:tcPr>
            <w:tcW w:w="654" w:type="dxa"/>
          </w:tcPr>
          <w:p w14:paraId="23A84091" w14:textId="77777777" w:rsidR="00382848" w:rsidRDefault="00382848">
            <w:pPr>
              <w:pStyle w:val="TableParagraph"/>
              <w:spacing w:before="20"/>
              <w:ind w:left="25" w:right="20"/>
              <w:rPr>
                <w:sz w:val="13"/>
              </w:rPr>
            </w:pPr>
            <w:ins w:id="4372" w:author="Mohamed SALEM" w:date="2024-01-16T13:33:00Z">
              <w:r>
                <w:rPr>
                  <w:spacing w:val="-4"/>
                  <w:sz w:val="13"/>
                </w:rPr>
                <w:t>0.86</w:t>
              </w:r>
            </w:ins>
          </w:p>
        </w:tc>
        <w:tc>
          <w:tcPr>
            <w:tcW w:w="581" w:type="dxa"/>
          </w:tcPr>
          <w:p w14:paraId="08C1B7BF" w14:textId="77777777" w:rsidR="00382848" w:rsidRDefault="00382848">
            <w:pPr>
              <w:pStyle w:val="TableParagraph"/>
              <w:spacing w:before="20"/>
              <w:ind w:left="10" w:right="4"/>
              <w:rPr>
                <w:sz w:val="13"/>
              </w:rPr>
            </w:pPr>
            <w:ins w:id="4373" w:author="Mohamed SALEM" w:date="2024-01-16T13:33:00Z">
              <w:r>
                <w:rPr>
                  <w:spacing w:val="-4"/>
                  <w:w w:val="105"/>
                  <w:sz w:val="13"/>
                </w:rPr>
                <w:t>0.01</w:t>
              </w:r>
            </w:ins>
          </w:p>
        </w:tc>
        <w:tc>
          <w:tcPr>
            <w:tcW w:w="654" w:type="dxa"/>
          </w:tcPr>
          <w:p w14:paraId="0AB2CF4A" w14:textId="77777777" w:rsidR="00382848" w:rsidRDefault="00382848">
            <w:pPr>
              <w:pStyle w:val="TableParagraph"/>
              <w:spacing w:before="20"/>
              <w:ind w:left="25" w:right="18"/>
              <w:rPr>
                <w:sz w:val="13"/>
              </w:rPr>
            </w:pPr>
            <w:ins w:id="4374" w:author="Mohamed SALEM" w:date="2024-01-16T13:33:00Z">
              <w:r>
                <w:rPr>
                  <w:spacing w:val="-4"/>
                  <w:sz w:val="13"/>
                </w:rPr>
                <w:t>0.79</w:t>
              </w:r>
            </w:ins>
          </w:p>
        </w:tc>
        <w:tc>
          <w:tcPr>
            <w:tcW w:w="654" w:type="dxa"/>
          </w:tcPr>
          <w:p w14:paraId="08C70681" w14:textId="77777777" w:rsidR="00382848" w:rsidRDefault="00382848">
            <w:pPr>
              <w:pStyle w:val="TableParagraph"/>
              <w:spacing w:before="20"/>
              <w:ind w:left="25" w:right="16"/>
              <w:rPr>
                <w:sz w:val="13"/>
              </w:rPr>
            </w:pPr>
            <w:ins w:id="4375" w:author="Mohamed SALEM" w:date="2024-01-16T13:33:00Z">
              <w:r>
                <w:rPr>
                  <w:spacing w:val="-4"/>
                  <w:sz w:val="13"/>
                </w:rPr>
                <w:t>0.80</w:t>
              </w:r>
            </w:ins>
          </w:p>
        </w:tc>
        <w:tc>
          <w:tcPr>
            <w:tcW w:w="581" w:type="dxa"/>
          </w:tcPr>
          <w:p w14:paraId="56513451" w14:textId="77777777" w:rsidR="00382848" w:rsidRDefault="00382848">
            <w:pPr>
              <w:pStyle w:val="TableParagraph"/>
              <w:spacing w:before="20"/>
              <w:ind w:left="10"/>
              <w:rPr>
                <w:sz w:val="13"/>
              </w:rPr>
            </w:pPr>
            <w:ins w:id="4376" w:author="Mohamed SALEM" w:date="2024-01-16T13:33:00Z">
              <w:r>
                <w:rPr>
                  <w:spacing w:val="-4"/>
                  <w:w w:val="105"/>
                  <w:sz w:val="13"/>
                </w:rPr>
                <w:t>0.01</w:t>
              </w:r>
            </w:ins>
          </w:p>
        </w:tc>
      </w:tr>
      <w:tr w:rsidR="00382848" w14:paraId="13FA5F5D" w14:textId="77777777">
        <w:trPr>
          <w:trHeight w:val="163"/>
        </w:trPr>
        <w:tc>
          <w:tcPr>
            <w:tcW w:w="4342" w:type="dxa"/>
          </w:tcPr>
          <w:p w14:paraId="2D324723" w14:textId="77777777" w:rsidR="00382848" w:rsidRDefault="00382848">
            <w:pPr>
              <w:pStyle w:val="TableParagraph"/>
              <w:spacing w:before="20"/>
              <w:ind w:right="137"/>
              <w:jc w:val="right"/>
              <w:rPr>
                <w:sz w:val="13"/>
              </w:rPr>
            </w:pPr>
            <w:ins w:id="4377" w:author="Mohamed SALEM" w:date="2024-01-16T13:33:00Z">
              <w:r>
                <w:rPr>
                  <w:spacing w:val="-2"/>
                  <w:w w:val="105"/>
                  <w:sz w:val="13"/>
                </w:rPr>
                <w:t>(0.48)</w:t>
              </w:r>
            </w:ins>
          </w:p>
        </w:tc>
        <w:tc>
          <w:tcPr>
            <w:tcW w:w="654" w:type="dxa"/>
          </w:tcPr>
          <w:p w14:paraId="7CDFCDD2" w14:textId="77777777" w:rsidR="00382848" w:rsidRDefault="00382848">
            <w:pPr>
              <w:pStyle w:val="TableParagraph"/>
              <w:spacing w:before="20"/>
              <w:ind w:left="25" w:right="24"/>
              <w:rPr>
                <w:sz w:val="13"/>
              </w:rPr>
            </w:pPr>
            <w:ins w:id="4378" w:author="Mohamed SALEM" w:date="2024-01-16T13:33:00Z">
              <w:r>
                <w:rPr>
                  <w:spacing w:val="-2"/>
                  <w:w w:val="105"/>
                  <w:sz w:val="13"/>
                </w:rPr>
                <w:t>(0.48)</w:t>
              </w:r>
            </w:ins>
          </w:p>
        </w:tc>
        <w:tc>
          <w:tcPr>
            <w:tcW w:w="581" w:type="dxa"/>
          </w:tcPr>
          <w:p w14:paraId="30E7F5C3" w14:textId="77777777" w:rsidR="00382848" w:rsidRDefault="00382848">
            <w:pPr>
              <w:pStyle w:val="TableParagraph"/>
              <w:spacing w:before="20"/>
              <w:ind w:left="10" w:right="8"/>
              <w:rPr>
                <w:sz w:val="13"/>
              </w:rPr>
            </w:pPr>
            <w:ins w:id="4379" w:author="Mohamed SALEM" w:date="2024-01-16T13:33:00Z">
              <w:r>
                <w:rPr>
                  <w:spacing w:val="-2"/>
                  <w:w w:val="105"/>
                  <w:sz w:val="13"/>
                </w:rPr>
                <w:t>(0.92)</w:t>
              </w:r>
            </w:ins>
          </w:p>
        </w:tc>
        <w:tc>
          <w:tcPr>
            <w:tcW w:w="654" w:type="dxa"/>
          </w:tcPr>
          <w:p w14:paraId="4DCC1913" w14:textId="77777777" w:rsidR="00382848" w:rsidRDefault="00382848">
            <w:pPr>
              <w:pStyle w:val="TableParagraph"/>
              <w:spacing w:before="20"/>
              <w:ind w:left="25" w:right="22"/>
              <w:rPr>
                <w:sz w:val="13"/>
              </w:rPr>
            </w:pPr>
            <w:ins w:id="4380" w:author="Mohamed SALEM" w:date="2024-01-16T13:33:00Z">
              <w:r>
                <w:rPr>
                  <w:spacing w:val="-2"/>
                  <w:w w:val="105"/>
                  <w:sz w:val="13"/>
                </w:rPr>
                <w:t>(0.36)</w:t>
              </w:r>
            </w:ins>
          </w:p>
        </w:tc>
        <w:tc>
          <w:tcPr>
            <w:tcW w:w="654" w:type="dxa"/>
          </w:tcPr>
          <w:p w14:paraId="29EAC293" w14:textId="77777777" w:rsidR="00382848" w:rsidRDefault="00382848">
            <w:pPr>
              <w:pStyle w:val="TableParagraph"/>
              <w:spacing w:before="20"/>
              <w:ind w:left="25" w:right="21"/>
              <w:rPr>
                <w:sz w:val="13"/>
              </w:rPr>
            </w:pPr>
            <w:ins w:id="4381" w:author="Mohamed SALEM" w:date="2024-01-16T13:33:00Z">
              <w:r>
                <w:rPr>
                  <w:spacing w:val="-2"/>
                  <w:w w:val="105"/>
                  <w:sz w:val="13"/>
                </w:rPr>
                <w:t>(0.34)</w:t>
              </w:r>
            </w:ins>
          </w:p>
        </w:tc>
        <w:tc>
          <w:tcPr>
            <w:tcW w:w="581" w:type="dxa"/>
          </w:tcPr>
          <w:p w14:paraId="2E373E9F" w14:textId="77777777" w:rsidR="00382848" w:rsidRDefault="00382848">
            <w:pPr>
              <w:pStyle w:val="TableParagraph"/>
              <w:spacing w:before="20"/>
              <w:ind w:left="10" w:right="5"/>
              <w:rPr>
                <w:sz w:val="13"/>
              </w:rPr>
            </w:pPr>
            <w:ins w:id="4382" w:author="Mohamed SALEM" w:date="2024-01-16T13:33:00Z">
              <w:r>
                <w:rPr>
                  <w:spacing w:val="-2"/>
                  <w:w w:val="105"/>
                  <w:sz w:val="13"/>
                </w:rPr>
                <w:t>(0.68)</w:t>
              </w:r>
            </w:ins>
          </w:p>
        </w:tc>
        <w:tc>
          <w:tcPr>
            <w:tcW w:w="654" w:type="dxa"/>
          </w:tcPr>
          <w:p w14:paraId="186A1C9A" w14:textId="77777777" w:rsidR="00382848" w:rsidRDefault="00382848">
            <w:pPr>
              <w:pStyle w:val="TableParagraph"/>
              <w:spacing w:before="20"/>
              <w:ind w:left="25" w:right="19"/>
              <w:rPr>
                <w:sz w:val="13"/>
              </w:rPr>
            </w:pPr>
            <w:ins w:id="4383" w:author="Mohamed SALEM" w:date="2024-01-16T13:33:00Z">
              <w:r>
                <w:rPr>
                  <w:spacing w:val="-2"/>
                  <w:w w:val="110"/>
                  <w:sz w:val="13"/>
                </w:rPr>
                <w:t>(0.41)</w:t>
              </w:r>
            </w:ins>
          </w:p>
        </w:tc>
        <w:tc>
          <w:tcPr>
            <w:tcW w:w="654" w:type="dxa"/>
          </w:tcPr>
          <w:p w14:paraId="39D7F452" w14:textId="77777777" w:rsidR="00382848" w:rsidRDefault="00382848">
            <w:pPr>
              <w:pStyle w:val="TableParagraph"/>
              <w:spacing w:before="20"/>
              <w:ind w:left="25" w:right="17"/>
              <w:rPr>
                <w:sz w:val="13"/>
              </w:rPr>
            </w:pPr>
            <w:ins w:id="4384" w:author="Mohamed SALEM" w:date="2024-01-16T13:33:00Z">
              <w:r>
                <w:rPr>
                  <w:spacing w:val="-2"/>
                  <w:sz w:val="13"/>
                </w:rPr>
                <w:t>(0.40)</w:t>
              </w:r>
            </w:ins>
          </w:p>
        </w:tc>
        <w:tc>
          <w:tcPr>
            <w:tcW w:w="581" w:type="dxa"/>
          </w:tcPr>
          <w:p w14:paraId="2CC4C65B" w14:textId="77777777" w:rsidR="00382848" w:rsidRDefault="00382848">
            <w:pPr>
              <w:pStyle w:val="TableParagraph"/>
              <w:spacing w:before="20"/>
              <w:ind w:left="10" w:right="1"/>
              <w:rPr>
                <w:sz w:val="13"/>
              </w:rPr>
            </w:pPr>
            <w:ins w:id="4385" w:author="Mohamed SALEM" w:date="2024-01-16T13:33:00Z">
              <w:r>
                <w:rPr>
                  <w:spacing w:val="-2"/>
                  <w:w w:val="105"/>
                  <w:sz w:val="13"/>
                </w:rPr>
                <w:t>(0.70)</w:t>
              </w:r>
            </w:ins>
          </w:p>
        </w:tc>
      </w:tr>
      <w:tr w:rsidR="00382848" w14:paraId="0F7DEA3B" w14:textId="77777777">
        <w:trPr>
          <w:trHeight w:val="163"/>
        </w:trPr>
        <w:tc>
          <w:tcPr>
            <w:tcW w:w="4342" w:type="dxa"/>
          </w:tcPr>
          <w:p w14:paraId="07291F26" w14:textId="77777777" w:rsidR="00382848" w:rsidRDefault="00382848">
            <w:pPr>
              <w:pStyle w:val="TableParagraph"/>
              <w:tabs>
                <w:tab w:val="right" w:pos="4041"/>
              </w:tabs>
              <w:spacing w:before="20"/>
              <w:ind w:right="194"/>
              <w:jc w:val="right"/>
              <w:rPr>
                <w:sz w:val="13"/>
              </w:rPr>
            </w:pPr>
            <w:ins w:id="4386" w:author="Mohamed SALEM" w:date="2024-01-16T13:33:00Z">
              <w:r>
                <w:rPr>
                  <w:sz w:val="13"/>
                </w:rPr>
                <w:t>Household</w:t>
              </w:r>
              <w:r>
                <w:rPr>
                  <w:spacing w:val="47"/>
                  <w:sz w:val="13"/>
                </w:rPr>
                <w:t xml:space="preserve"> </w:t>
              </w:r>
              <w:r>
                <w:rPr>
                  <w:sz w:val="13"/>
                </w:rPr>
                <w:t>has</w:t>
              </w:r>
              <w:r>
                <w:rPr>
                  <w:spacing w:val="47"/>
                  <w:sz w:val="13"/>
                </w:rPr>
                <w:t xml:space="preserve"> </w:t>
              </w:r>
              <w:r>
                <w:rPr>
                  <w:sz w:val="13"/>
                </w:rPr>
                <w:t>impoverished</w:t>
              </w:r>
              <w:r>
                <w:rPr>
                  <w:spacing w:val="48"/>
                  <w:sz w:val="13"/>
                </w:rPr>
                <w:t xml:space="preserve"> </w:t>
              </w:r>
              <w:r>
                <w:rPr>
                  <w:spacing w:val="-4"/>
                  <w:sz w:val="13"/>
                </w:rPr>
                <w:t>floor</w:t>
              </w:r>
              <w:r>
                <w:rPr>
                  <w:rFonts w:ascii="Times New Roman"/>
                  <w:sz w:val="13"/>
                </w:rPr>
                <w:tab/>
              </w:r>
              <w:r>
                <w:rPr>
                  <w:spacing w:val="-4"/>
                  <w:sz w:val="13"/>
                </w:rPr>
                <w:t>0.94</w:t>
              </w:r>
            </w:ins>
          </w:p>
        </w:tc>
        <w:tc>
          <w:tcPr>
            <w:tcW w:w="654" w:type="dxa"/>
          </w:tcPr>
          <w:p w14:paraId="4F9C964C" w14:textId="77777777" w:rsidR="00382848" w:rsidRDefault="00382848">
            <w:pPr>
              <w:pStyle w:val="TableParagraph"/>
              <w:spacing w:before="20"/>
              <w:ind w:left="25" w:right="24"/>
              <w:rPr>
                <w:sz w:val="13"/>
              </w:rPr>
            </w:pPr>
            <w:ins w:id="4387" w:author="Mohamed SALEM" w:date="2024-01-16T13:33:00Z">
              <w:r>
                <w:rPr>
                  <w:spacing w:val="-4"/>
                  <w:sz w:val="13"/>
                </w:rPr>
                <w:t>0.88</w:t>
              </w:r>
            </w:ins>
          </w:p>
        </w:tc>
        <w:tc>
          <w:tcPr>
            <w:tcW w:w="581" w:type="dxa"/>
          </w:tcPr>
          <w:p w14:paraId="453EC2DE" w14:textId="77777777" w:rsidR="00382848" w:rsidRDefault="00382848">
            <w:pPr>
              <w:pStyle w:val="TableParagraph"/>
              <w:spacing w:before="20"/>
              <w:ind w:left="10" w:right="7"/>
              <w:rPr>
                <w:sz w:val="13"/>
              </w:rPr>
            </w:pPr>
            <w:ins w:id="4388" w:author="Mohamed SALEM" w:date="2024-01-16T13:33:00Z">
              <w:r>
                <w:rPr>
                  <w:spacing w:val="-2"/>
                  <w:sz w:val="13"/>
                </w:rPr>
                <w:t>-</w:t>
              </w:r>
              <w:r>
                <w:rPr>
                  <w:spacing w:val="-4"/>
                  <w:sz w:val="13"/>
                </w:rPr>
                <w:t>0.06</w:t>
              </w:r>
            </w:ins>
          </w:p>
        </w:tc>
        <w:tc>
          <w:tcPr>
            <w:tcW w:w="654" w:type="dxa"/>
          </w:tcPr>
          <w:p w14:paraId="13C68FA6" w14:textId="77777777" w:rsidR="00382848" w:rsidRDefault="00382848">
            <w:pPr>
              <w:pStyle w:val="TableParagraph"/>
              <w:spacing w:before="20"/>
              <w:ind w:left="25" w:right="21"/>
              <w:rPr>
                <w:sz w:val="13"/>
              </w:rPr>
            </w:pPr>
            <w:ins w:id="4389" w:author="Mohamed SALEM" w:date="2024-01-16T13:33:00Z">
              <w:r>
                <w:rPr>
                  <w:spacing w:val="-4"/>
                  <w:sz w:val="13"/>
                </w:rPr>
                <w:t>0.97</w:t>
              </w:r>
            </w:ins>
          </w:p>
        </w:tc>
        <w:tc>
          <w:tcPr>
            <w:tcW w:w="654" w:type="dxa"/>
          </w:tcPr>
          <w:p w14:paraId="43819458" w14:textId="77777777" w:rsidR="00382848" w:rsidRDefault="00382848">
            <w:pPr>
              <w:pStyle w:val="TableParagraph"/>
              <w:spacing w:before="20"/>
              <w:ind w:left="25" w:right="20"/>
              <w:rPr>
                <w:sz w:val="13"/>
              </w:rPr>
            </w:pPr>
            <w:ins w:id="4390" w:author="Mohamed SALEM" w:date="2024-01-16T13:33:00Z">
              <w:r>
                <w:rPr>
                  <w:spacing w:val="-4"/>
                  <w:sz w:val="13"/>
                </w:rPr>
                <w:t>0.96</w:t>
              </w:r>
            </w:ins>
          </w:p>
        </w:tc>
        <w:tc>
          <w:tcPr>
            <w:tcW w:w="581" w:type="dxa"/>
          </w:tcPr>
          <w:p w14:paraId="5D24C0EB" w14:textId="77777777" w:rsidR="00382848" w:rsidRDefault="00382848">
            <w:pPr>
              <w:pStyle w:val="TableParagraph"/>
              <w:spacing w:before="20"/>
              <w:ind w:left="10" w:right="4"/>
              <w:rPr>
                <w:sz w:val="13"/>
              </w:rPr>
            </w:pPr>
            <w:ins w:id="4391" w:author="Mohamed SALEM" w:date="2024-01-16T13:33:00Z">
              <w:r>
                <w:rPr>
                  <w:spacing w:val="-4"/>
                  <w:sz w:val="13"/>
                </w:rPr>
                <w:t>-0.01</w:t>
              </w:r>
            </w:ins>
          </w:p>
        </w:tc>
        <w:tc>
          <w:tcPr>
            <w:tcW w:w="654" w:type="dxa"/>
          </w:tcPr>
          <w:p w14:paraId="6609E61D" w14:textId="77777777" w:rsidR="00382848" w:rsidRDefault="00382848">
            <w:pPr>
              <w:pStyle w:val="TableParagraph"/>
              <w:spacing w:before="20"/>
              <w:ind w:left="25" w:right="18"/>
              <w:rPr>
                <w:sz w:val="13"/>
              </w:rPr>
            </w:pPr>
            <w:ins w:id="4392" w:author="Mohamed SALEM" w:date="2024-01-16T13:33:00Z">
              <w:r>
                <w:rPr>
                  <w:spacing w:val="-4"/>
                  <w:sz w:val="13"/>
                </w:rPr>
                <w:t>0.96</w:t>
              </w:r>
            </w:ins>
          </w:p>
        </w:tc>
        <w:tc>
          <w:tcPr>
            <w:tcW w:w="654" w:type="dxa"/>
          </w:tcPr>
          <w:p w14:paraId="24CDD236" w14:textId="77777777" w:rsidR="00382848" w:rsidRDefault="00382848">
            <w:pPr>
              <w:pStyle w:val="TableParagraph"/>
              <w:spacing w:before="20"/>
              <w:ind w:left="25" w:right="16"/>
              <w:rPr>
                <w:sz w:val="13"/>
              </w:rPr>
            </w:pPr>
            <w:ins w:id="4393" w:author="Mohamed SALEM" w:date="2024-01-16T13:33:00Z">
              <w:r>
                <w:rPr>
                  <w:spacing w:val="-4"/>
                  <w:sz w:val="13"/>
                </w:rPr>
                <w:t>0.94</w:t>
              </w:r>
            </w:ins>
          </w:p>
        </w:tc>
        <w:tc>
          <w:tcPr>
            <w:tcW w:w="581" w:type="dxa"/>
          </w:tcPr>
          <w:p w14:paraId="070615C5" w14:textId="77777777" w:rsidR="00382848" w:rsidRDefault="00382848">
            <w:pPr>
              <w:pStyle w:val="TableParagraph"/>
              <w:spacing w:before="20"/>
              <w:ind w:left="10"/>
              <w:rPr>
                <w:sz w:val="13"/>
              </w:rPr>
            </w:pPr>
            <w:ins w:id="4394" w:author="Mohamed SALEM" w:date="2024-01-16T13:33:00Z">
              <w:r>
                <w:rPr>
                  <w:spacing w:val="-2"/>
                  <w:sz w:val="13"/>
                </w:rPr>
                <w:t>-</w:t>
              </w:r>
              <w:r>
                <w:rPr>
                  <w:spacing w:val="-4"/>
                  <w:sz w:val="13"/>
                </w:rPr>
                <w:t>0.02</w:t>
              </w:r>
            </w:ins>
          </w:p>
        </w:tc>
      </w:tr>
      <w:tr w:rsidR="00382848" w14:paraId="5F24F099" w14:textId="77777777">
        <w:trPr>
          <w:trHeight w:val="174"/>
        </w:trPr>
        <w:tc>
          <w:tcPr>
            <w:tcW w:w="4342" w:type="dxa"/>
            <w:tcBorders>
              <w:bottom w:val="single" w:sz="4" w:space="0" w:color="000000"/>
            </w:tcBorders>
          </w:tcPr>
          <w:p w14:paraId="6C8F8DBB" w14:textId="77777777" w:rsidR="00382848" w:rsidRDefault="00382848">
            <w:pPr>
              <w:pStyle w:val="TableParagraph"/>
              <w:spacing w:before="20" w:line="147" w:lineRule="exact"/>
              <w:ind w:right="137"/>
              <w:jc w:val="right"/>
              <w:rPr>
                <w:sz w:val="13"/>
              </w:rPr>
            </w:pPr>
            <w:ins w:id="4395" w:author="Mohamed SALEM" w:date="2024-01-16T13:33:00Z">
              <w:r>
                <w:rPr>
                  <w:spacing w:val="-2"/>
                  <w:w w:val="105"/>
                  <w:sz w:val="13"/>
                </w:rPr>
                <w:t>(0.24)</w:t>
              </w:r>
            </w:ins>
          </w:p>
        </w:tc>
        <w:tc>
          <w:tcPr>
            <w:tcW w:w="654" w:type="dxa"/>
            <w:tcBorders>
              <w:bottom w:val="single" w:sz="4" w:space="0" w:color="000000"/>
            </w:tcBorders>
          </w:tcPr>
          <w:p w14:paraId="5A3D36E4" w14:textId="77777777" w:rsidR="00382848" w:rsidRDefault="00382848">
            <w:pPr>
              <w:pStyle w:val="TableParagraph"/>
              <w:spacing w:before="20" w:line="147" w:lineRule="exact"/>
              <w:ind w:left="25" w:right="24"/>
              <w:rPr>
                <w:sz w:val="13"/>
              </w:rPr>
            </w:pPr>
            <w:ins w:id="4396" w:author="Mohamed SALEM" w:date="2024-01-16T13:33:00Z">
              <w:r>
                <w:rPr>
                  <w:spacing w:val="-2"/>
                  <w:w w:val="105"/>
                  <w:sz w:val="13"/>
                </w:rPr>
                <w:t>(0.33)</w:t>
              </w:r>
            </w:ins>
          </w:p>
        </w:tc>
        <w:tc>
          <w:tcPr>
            <w:tcW w:w="581" w:type="dxa"/>
            <w:tcBorders>
              <w:bottom w:val="single" w:sz="4" w:space="0" w:color="000000"/>
            </w:tcBorders>
          </w:tcPr>
          <w:p w14:paraId="796FC1AF" w14:textId="77777777" w:rsidR="00382848" w:rsidRDefault="00382848">
            <w:pPr>
              <w:pStyle w:val="TableParagraph"/>
              <w:spacing w:before="20" w:line="147" w:lineRule="exact"/>
              <w:ind w:left="10" w:right="8"/>
              <w:rPr>
                <w:sz w:val="13"/>
              </w:rPr>
            </w:pPr>
            <w:ins w:id="4397" w:author="Mohamed SALEM" w:date="2024-01-16T13:33:00Z">
              <w:r>
                <w:rPr>
                  <w:spacing w:val="-2"/>
                  <w:w w:val="105"/>
                  <w:sz w:val="13"/>
                </w:rPr>
                <w:t>(0.07)</w:t>
              </w:r>
            </w:ins>
          </w:p>
        </w:tc>
        <w:tc>
          <w:tcPr>
            <w:tcW w:w="654" w:type="dxa"/>
            <w:tcBorders>
              <w:bottom w:val="single" w:sz="4" w:space="0" w:color="000000"/>
            </w:tcBorders>
          </w:tcPr>
          <w:p w14:paraId="4F665640" w14:textId="77777777" w:rsidR="00382848" w:rsidRDefault="00382848">
            <w:pPr>
              <w:pStyle w:val="TableParagraph"/>
              <w:spacing w:before="20" w:line="147" w:lineRule="exact"/>
              <w:ind w:left="25" w:right="22"/>
              <w:rPr>
                <w:sz w:val="13"/>
              </w:rPr>
            </w:pPr>
            <w:ins w:id="4398" w:author="Mohamed SALEM" w:date="2024-01-16T13:33:00Z">
              <w:r>
                <w:rPr>
                  <w:spacing w:val="-2"/>
                  <w:w w:val="110"/>
                  <w:sz w:val="13"/>
                </w:rPr>
                <w:t>(0.18)</w:t>
              </w:r>
            </w:ins>
          </w:p>
        </w:tc>
        <w:tc>
          <w:tcPr>
            <w:tcW w:w="654" w:type="dxa"/>
            <w:tcBorders>
              <w:bottom w:val="single" w:sz="4" w:space="0" w:color="000000"/>
            </w:tcBorders>
          </w:tcPr>
          <w:p w14:paraId="2407C2DF" w14:textId="77777777" w:rsidR="00382848" w:rsidRDefault="00382848">
            <w:pPr>
              <w:pStyle w:val="TableParagraph"/>
              <w:spacing w:before="20" w:line="147" w:lineRule="exact"/>
              <w:ind w:left="25" w:right="21"/>
              <w:rPr>
                <w:sz w:val="13"/>
              </w:rPr>
            </w:pPr>
            <w:ins w:id="4399" w:author="Mohamed SALEM" w:date="2024-01-16T13:33:00Z">
              <w:r>
                <w:rPr>
                  <w:spacing w:val="-2"/>
                  <w:w w:val="110"/>
                  <w:sz w:val="13"/>
                </w:rPr>
                <w:t>(0.19)</w:t>
              </w:r>
            </w:ins>
          </w:p>
        </w:tc>
        <w:tc>
          <w:tcPr>
            <w:tcW w:w="581" w:type="dxa"/>
            <w:tcBorders>
              <w:bottom w:val="single" w:sz="4" w:space="0" w:color="000000"/>
            </w:tcBorders>
          </w:tcPr>
          <w:p w14:paraId="58CBB4E2" w14:textId="77777777" w:rsidR="00382848" w:rsidRDefault="00382848">
            <w:pPr>
              <w:pStyle w:val="TableParagraph"/>
              <w:spacing w:before="20" w:line="147" w:lineRule="exact"/>
              <w:ind w:left="10" w:right="5"/>
              <w:rPr>
                <w:sz w:val="13"/>
              </w:rPr>
            </w:pPr>
            <w:ins w:id="4400" w:author="Mohamed SALEM" w:date="2024-01-16T13:33:00Z">
              <w:r>
                <w:rPr>
                  <w:spacing w:val="-2"/>
                  <w:w w:val="105"/>
                  <w:sz w:val="13"/>
                </w:rPr>
                <w:t>(0.68)</w:t>
              </w:r>
            </w:ins>
          </w:p>
        </w:tc>
        <w:tc>
          <w:tcPr>
            <w:tcW w:w="654" w:type="dxa"/>
            <w:tcBorders>
              <w:bottom w:val="single" w:sz="4" w:space="0" w:color="000000"/>
            </w:tcBorders>
          </w:tcPr>
          <w:p w14:paraId="19E73412" w14:textId="77777777" w:rsidR="00382848" w:rsidRDefault="00382848">
            <w:pPr>
              <w:pStyle w:val="TableParagraph"/>
              <w:spacing w:before="20" w:line="147" w:lineRule="exact"/>
              <w:ind w:left="25" w:right="19"/>
              <w:rPr>
                <w:sz w:val="13"/>
              </w:rPr>
            </w:pPr>
            <w:ins w:id="4401" w:author="Mohamed SALEM" w:date="2024-01-16T13:33:00Z">
              <w:r>
                <w:rPr>
                  <w:spacing w:val="-2"/>
                  <w:w w:val="105"/>
                  <w:sz w:val="13"/>
                </w:rPr>
                <w:t>(0.20)</w:t>
              </w:r>
            </w:ins>
          </w:p>
        </w:tc>
        <w:tc>
          <w:tcPr>
            <w:tcW w:w="654" w:type="dxa"/>
            <w:tcBorders>
              <w:bottom w:val="single" w:sz="4" w:space="0" w:color="000000"/>
            </w:tcBorders>
          </w:tcPr>
          <w:p w14:paraId="55C55494" w14:textId="77777777" w:rsidR="00382848" w:rsidRDefault="00382848">
            <w:pPr>
              <w:pStyle w:val="TableParagraph"/>
              <w:spacing w:before="20" w:line="147" w:lineRule="exact"/>
              <w:ind w:left="25" w:right="17"/>
              <w:rPr>
                <w:sz w:val="13"/>
              </w:rPr>
            </w:pPr>
            <w:ins w:id="4402" w:author="Mohamed SALEM" w:date="2024-01-16T13:33:00Z">
              <w:r>
                <w:rPr>
                  <w:spacing w:val="-2"/>
                  <w:w w:val="105"/>
                  <w:sz w:val="13"/>
                </w:rPr>
                <w:t>(0.24)</w:t>
              </w:r>
            </w:ins>
          </w:p>
        </w:tc>
        <w:tc>
          <w:tcPr>
            <w:tcW w:w="581" w:type="dxa"/>
            <w:tcBorders>
              <w:bottom w:val="single" w:sz="4" w:space="0" w:color="000000"/>
            </w:tcBorders>
          </w:tcPr>
          <w:p w14:paraId="0E4A9AE5" w14:textId="77777777" w:rsidR="00382848" w:rsidRDefault="00382848">
            <w:pPr>
              <w:pStyle w:val="TableParagraph"/>
              <w:spacing w:before="20" w:line="147" w:lineRule="exact"/>
              <w:ind w:left="10" w:right="1"/>
              <w:rPr>
                <w:sz w:val="13"/>
              </w:rPr>
            </w:pPr>
            <w:ins w:id="4403" w:author="Mohamed SALEM" w:date="2024-01-16T13:33:00Z">
              <w:r>
                <w:rPr>
                  <w:spacing w:val="-2"/>
                  <w:w w:val="110"/>
                  <w:sz w:val="13"/>
                </w:rPr>
                <w:t>(0.13)</w:t>
              </w:r>
            </w:ins>
          </w:p>
        </w:tc>
      </w:tr>
      <w:tr w:rsidR="00382848" w14:paraId="5043F6FE" w14:textId="77777777">
        <w:trPr>
          <w:trHeight w:val="183"/>
        </w:trPr>
        <w:tc>
          <w:tcPr>
            <w:tcW w:w="9355" w:type="dxa"/>
            <w:gridSpan w:val="9"/>
            <w:tcBorders>
              <w:top w:val="single" w:sz="4" w:space="0" w:color="000000"/>
              <w:bottom w:val="double" w:sz="4" w:space="0" w:color="000000"/>
            </w:tcBorders>
          </w:tcPr>
          <w:p w14:paraId="272EFA45" w14:textId="77777777" w:rsidR="00382848" w:rsidRDefault="00382848">
            <w:pPr>
              <w:pStyle w:val="TableParagraph"/>
              <w:tabs>
                <w:tab w:val="left" w:pos="3904"/>
                <w:tab w:val="left" w:pos="4559"/>
                <w:tab w:val="left" w:pos="5177"/>
                <w:tab w:val="left" w:pos="5795"/>
                <w:tab w:val="left" w:pos="6450"/>
                <w:tab w:val="left" w:pos="7068"/>
                <w:tab w:val="left" w:pos="7686"/>
                <w:tab w:val="left" w:pos="8340"/>
                <w:tab w:val="left" w:pos="8901"/>
              </w:tabs>
              <w:spacing w:line="142" w:lineRule="exact"/>
              <w:ind w:left="103"/>
              <w:jc w:val="left"/>
              <w:rPr>
                <w:sz w:val="13"/>
              </w:rPr>
            </w:pPr>
            <w:ins w:id="4404" w:author="Mohamed SALEM" w:date="2024-01-16T13:33:00Z">
              <w:r>
                <w:rPr>
                  <w:spacing w:val="-2"/>
                  <w:w w:val="110"/>
                  <w:sz w:val="13"/>
                </w:rPr>
                <w:t>Observations</w:t>
              </w:r>
              <w:r>
                <w:rPr>
                  <w:sz w:val="13"/>
                </w:rPr>
                <w:tab/>
              </w:r>
              <w:r>
                <w:rPr>
                  <w:spacing w:val="-5"/>
                  <w:w w:val="110"/>
                  <w:sz w:val="13"/>
                </w:rPr>
                <w:t>161</w:t>
              </w:r>
              <w:r>
                <w:rPr>
                  <w:sz w:val="13"/>
                </w:rPr>
                <w:tab/>
              </w:r>
              <w:r>
                <w:rPr>
                  <w:spacing w:val="-5"/>
                  <w:w w:val="110"/>
                  <w:sz w:val="13"/>
                </w:rPr>
                <w:t>147</w:t>
              </w:r>
              <w:r>
                <w:rPr>
                  <w:sz w:val="13"/>
                </w:rPr>
                <w:tab/>
              </w:r>
              <w:r>
                <w:rPr>
                  <w:spacing w:val="-5"/>
                  <w:w w:val="110"/>
                  <w:sz w:val="13"/>
                </w:rPr>
                <w:t>308</w:t>
              </w:r>
              <w:r>
                <w:rPr>
                  <w:sz w:val="13"/>
                </w:rPr>
                <w:tab/>
              </w:r>
              <w:r>
                <w:rPr>
                  <w:spacing w:val="-5"/>
                  <w:w w:val="110"/>
                  <w:sz w:val="13"/>
                </w:rPr>
                <w:t>358</w:t>
              </w:r>
              <w:r>
                <w:rPr>
                  <w:sz w:val="13"/>
                </w:rPr>
                <w:tab/>
              </w:r>
              <w:r>
                <w:rPr>
                  <w:spacing w:val="-5"/>
                  <w:w w:val="110"/>
                  <w:sz w:val="13"/>
                </w:rPr>
                <w:t>357</w:t>
              </w:r>
              <w:r>
                <w:rPr>
                  <w:sz w:val="13"/>
                </w:rPr>
                <w:tab/>
              </w:r>
              <w:r>
                <w:rPr>
                  <w:spacing w:val="-5"/>
                  <w:w w:val="110"/>
                  <w:sz w:val="13"/>
                </w:rPr>
                <w:t>715</w:t>
              </w:r>
              <w:r>
                <w:rPr>
                  <w:sz w:val="13"/>
                </w:rPr>
                <w:tab/>
              </w:r>
              <w:r>
                <w:rPr>
                  <w:spacing w:val="-5"/>
                  <w:w w:val="110"/>
                  <w:sz w:val="13"/>
                </w:rPr>
                <w:t>519</w:t>
              </w:r>
              <w:r>
                <w:rPr>
                  <w:sz w:val="13"/>
                </w:rPr>
                <w:tab/>
              </w:r>
              <w:r>
                <w:rPr>
                  <w:spacing w:val="-5"/>
                  <w:w w:val="110"/>
                  <w:sz w:val="13"/>
                </w:rPr>
                <w:t>504</w:t>
              </w:r>
              <w:r>
                <w:rPr>
                  <w:sz w:val="13"/>
                </w:rPr>
                <w:tab/>
              </w:r>
              <w:r>
                <w:rPr>
                  <w:spacing w:val="-2"/>
                  <w:w w:val="110"/>
                  <w:sz w:val="13"/>
                </w:rPr>
                <w:t>1,023</w:t>
              </w:r>
            </w:ins>
          </w:p>
        </w:tc>
      </w:tr>
    </w:tbl>
    <w:p w14:paraId="5A674484" w14:textId="77777777" w:rsidR="00382848" w:rsidRDefault="00382848" w:rsidP="00382848">
      <w:pPr>
        <w:spacing w:before="66"/>
        <w:ind w:left="573"/>
        <w:rPr>
          <w:ins w:id="4405" w:author="Mohamed SALEM" w:date="2024-01-16T13:33:00Z"/>
          <w:sz w:val="13"/>
        </w:rPr>
      </w:pPr>
      <w:ins w:id="4406" w:author="Mohamed SALEM" w:date="2024-01-16T13:33:00Z">
        <w:r>
          <w:rPr>
            <w:w w:val="115"/>
            <w:sz w:val="13"/>
          </w:rPr>
          <w:t>Note:</w:t>
        </w:r>
        <w:r>
          <w:rPr>
            <w:spacing w:val="10"/>
            <w:w w:val="115"/>
            <w:sz w:val="13"/>
          </w:rPr>
          <w:t xml:space="preserve"> </w:t>
        </w:r>
        <w:r>
          <w:rPr>
            <w:w w:val="115"/>
            <w:sz w:val="13"/>
          </w:rPr>
          <w:t>Robust</w:t>
        </w:r>
        <w:r>
          <w:rPr>
            <w:spacing w:val="-2"/>
            <w:w w:val="115"/>
            <w:sz w:val="13"/>
          </w:rPr>
          <w:t xml:space="preserve"> </w:t>
        </w:r>
        <w:r>
          <w:rPr>
            <w:w w:val="115"/>
            <w:sz w:val="13"/>
          </w:rPr>
          <w:t>standard</w:t>
        </w:r>
        <w:r>
          <w:rPr>
            <w:spacing w:val="-1"/>
            <w:w w:val="115"/>
            <w:sz w:val="13"/>
          </w:rPr>
          <w:t xml:space="preserve"> </w:t>
        </w:r>
        <w:r>
          <w:rPr>
            <w:w w:val="115"/>
            <w:sz w:val="13"/>
          </w:rPr>
          <w:t>errors</w:t>
        </w:r>
        <w:r>
          <w:rPr>
            <w:spacing w:val="-1"/>
            <w:w w:val="115"/>
            <w:sz w:val="13"/>
          </w:rPr>
          <w:t xml:space="preserve"> </w:t>
        </w:r>
        <w:r>
          <w:rPr>
            <w:w w:val="115"/>
            <w:sz w:val="13"/>
          </w:rPr>
          <w:t>in</w:t>
        </w:r>
        <w:r>
          <w:rPr>
            <w:spacing w:val="-2"/>
            <w:w w:val="115"/>
            <w:sz w:val="13"/>
          </w:rPr>
          <w:t xml:space="preserve"> </w:t>
        </w:r>
        <w:r>
          <w:rPr>
            <w:w w:val="115"/>
            <w:sz w:val="13"/>
          </w:rPr>
          <w:t>parentheses;</w:t>
        </w:r>
        <w:r>
          <w:rPr>
            <w:spacing w:val="-1"/>
            <w:w w:val="115"/>
            <w:sz w:val="13"/>
          </w:rPr>
          <w:t xml:space="preserve"> </w:t>
        </w:r>
        <w:r>
          <w:rPr>
            <w:w w:val="115"/>
            <w:sz w:val="13"/>
          </w:rPr>
          <w:t>*</w:t>
        </w:r>
        <w:r>
          <w:rPr>
            <w:spacing w:val="-1"/>
            <w:w w:val="115"/>
            <w:sz w:val="13"/>
          </w:rPr>
          <w:t xml:space="preserve"> </w:t>
        </w:r>
        <w:r>
          <w:rPr>
            <w:w w:val="115"/>
            <w:sz w:val="13"/>
          </w:rPr>
          <w:t>p</w:t>
        </w:r>
        <w:r>
          <w:rPr>
            <w:rFonts w:ascii="Calibri"/>
            <w:i/>
            <w:w w:val="115"/>
            <w:sz w:val="13"/>
          </w:rPr>
          <w:t>&lt;</w:t>
        </w:r>
        <w:r>
          <w:rPr>
            <w:w w:val="115"/>
            <w:sz w:val="13"/>
          </w:rPr>
          <w:t>0.1,</w:t>
        </w:r>
        <w:r>
          <w:rPr>
            <w:spacing w:val="-2"/>
            <w:w w:val="115"/>
            <w:sz w:val="13"/>
          </w:rPr>
          <w:t xml:space="preserve"> </w:t>
        </w:r>
        <w:r>
          <w:rPr>
            <w:w w:val="115"/>
            <w:sz w:val="13"/>
          </w:rPr>
          <w:t>**</w:t>
        </w:r>
        <w:r>
          <w:rPr>
            <w:spacing w:val="-1"/>
            <w:w w:val="115"/>
            <w:sz w:val="13"/>
          </w:rPr>
          <w:t xml:space="preserve"> </w:t>
        </w:r>
        <w:r>
          <w:rPr>
            <w:w w:val="115"/>
            <w:sz w:val="13"/>
          </w:rPr>
          <w:t>p</w:t>
        </w:r>
        <w:r>
          <w:rPr>
            <w:rFonts w:ascii="Calibri"/>
            <w:i/>
            <w:w w:val="115"/>
            <w:sz w:val="13"/>
          </w:rPr>
          <w:t>&lt;</w:t>
        </w:r>
        <w:r>
          <w:rPr>
            <w:w w:val="115"/>
            <w:sz w:val="13"/>
          </w:rPr>
          <w:t>0.05,</w:t>
        </w:r>
        <w:r>
          <w:rPr>
            <w:spacing w:val="-2"/>
            <w:w w:val="115"/>
            <w:sz w:val="13"/>
          </w:rPr>
          <w:t xml:space="preserve"> </w:t>
        </w:r>
        <w:r>
          <w:rPr>
            <w:w w:val="115"/>
            <w:sz w:val="13"/>
          </w:rPr>
          <w:t>***</w:t>
        </w:r>
        <w:r>
          <w:rPr>
            <w:spacing w:val="-1"/>
            <w:w w:val="115"/>
            <w:sz w:val="13"/>
          </w:rPr>
          <w:t xml:space="preserve"> </w:t>
        </w:r>
        <w:r>
          <w:rPr>
            <w:spacing w:val="-2"/>
            <w:w w:val="115"/>
            <w:sz w:val="13"/>
          </w:rPr>
          <w:t>p</w:t>
        </w:r>
        <w:r>
          <w:rPr>
            <w:rFonts w:ascii="Calibri"/>
            <w:i/>
            <w:spacing w:val="-2"/>
            <w:w w:val="115"/>
            <w:sz w:val="13"/>
          </w:rPr>
          <w:t>&lt;</w:t>
        </w:r>
        <w:r>
          <w:rPr>
            <w:spacing w:val="-2"/>
            <w:w w:val="115"/>
            <w:sz w:val="13"/>
          </w:rPr>
          <w:t>0.01.</w:t>
        </w:r>
      </w:ins>
    </w:p>
    <w:p w14:paraId="620DDE99" w14:textId="27E21715" w:rsidR="008515C5" w:rsidRDefault="008515C5" w:rsidP="00382848">
      <w:pPr>
        <w:pStyle w:val="Heading3"/>
        <w:tabs>
          <w:tab w:val="left" w:pos="1152"/>
        </w:tabs>
        <w:spacing w:before="139"/>
        <w:ind w:left="0" w:firstLine="0"/>
        <w:rPr>
          <w:del w:id="4407" w:author="Mohamed SALEM" w:date="2024-01-16T13:30:00Z"/>
        </w:rPr>
        <w:pPrChange w:id="4408" w:author="Mohamed SALEM" w:date="2024-01-16T13:22:00Z">
          <w:pPr>
            <w:pStyle w:val="Heading3"/>
            <w:numPr>
              <w:ilvl w:val="1"/>
              <w:numId w:val="8"/>
            </w:numPr>
            <w:tabs>
              <w:tab w:val="left" w:pos="1152"/>
            </w:tabs>
            <w:spacing w:before="139"/>
            <w:ind w:hanging="613"/>
          </w:pPr>
        </w:pPrChange>
      </w:pPr>
    </w:p>
    <w:p w14:paraId="41201582" w14:textId="318A1ED3" w:rsidR="00D62403" w:rsidRDefault="006956EF" w:rsidP="00D62403">
      <w:pPr>
        <w:rPr>
          <w:sz w:val="13"/>
        </w:rPr>
        <w:sectPr w:rsidR="00D62403">
          <w:pgSz w:w="12240" w:h="15840"/>
          <w:pgMar w:top="1300" w:right="1020" w:bottom="1080" w:left="900" w:header="0" w:footer="888" w:gutter="0"/>
          <w:cols w:space="720"/>
        </w:sectPr>
      </w:pPr>
      <w:ins w:id="4409" w:author="Mohamed SALEM" w:date="2024-01-16T13:29:00Z">
        <w:r>
          <w:t>,</w:t>
        </w:r>
      </w:ins>
    </w:p>
    <w:p w14:paraId="06E5ECC7" w14:textId="77777777" w:rsidR="00D62403" w:rsidRDefault="00D62403" w:rsidP="00D62403">
      <w:pPr>
        <w:pStyle w:val="Heading3"/>
        <w:numPr>
          <w:ilvl w:val="1"/>
          <w:numId w:val="8"/>
        </w:numPr>
        <w:tabs>
          <w:tab w:val="left" w:pos="1152"/>
        </w:tabs>
        <w:spacing w:before="139"/>
        <w:ind w:hanging="612"/>
      </w:pPr>
      <w:bookmarkStart w:id="4410" w:name="Regression_table_for_a_typical_CATI_samp"/>
      <w:bookmarkStart w:id="4411" w:name="_bookmark28"/>
      <w:bookmarkEnd w:id="4410"/>
      <w:bookmarkEnd w:id="4411"/>
      <w:r>
        <w:rPr>
          <w:spacing w:val="-4"/>
        </w:rPr>
        <w:t>Regression</w:t>
      </w:r>
      <w:r>
        <w:rPr>
          <w:spacing w:val="4"/>
        </w:rPr>
        <w:t xml:space="preserve"> </w:t>
      </w:r>
      <w:r>
        <w:rPr>
          <w:spacing w:val="-4"/>
        </w:rPr>
        <w:t>table</w:t>
      </w:r>
      <w:r>
        <w:rPr>
          <w:spacing w:val="5"/>
        </w:rPr>
        <w:t xml:space="preserve"> </w:t>
      </w:r>
      <w:r>
        <w:rPr>
          <w:spacing w:val="-4"/>
        </w:rPr>
        <w:t>for</w:t>
      </w:r>
      <w:r>
        <w:rPr>
          <w:spacing w:val="4"/>
        </w:rPr>
        <w:t xml:space="preserve"> </w:t>
      </w:r>
      <w:r>
        <w:rPr>
          <w:spacing w:val="-4"/>
        </w:rPr>
        <w:t>a</w:t>
      </w:r>
      <w:r>
        <w:rPr>
          <w:spacing w:val="5"/>
        </w:rPr>
        <w:t xml:space="preserve"> </w:t>
      </w:r>
      <w:r>
        <w:rPr>
          <w:spacing w:val="-4"/>
        </w:rPr>
        <w:t>typical</w:t>
      </w:r>
      <w:r>
        <w:rPr>
          <w:spacing w:val="4"/>
        </w:rPr>
        <w:t xml:space="preserve"> </w:t>
      </w:r>
      <w:r>
        <w:rPr>
          <w:spacing w:val="-4"/>
        </w:rPr>
        <w:t>CATI</w:t>
      </w:r>
      <w:r>
        <w:rPr>
          <w:spacing w:val="5"/>
        </w:rPr>
        <w:t xml:space="preserve"> </w:t>
      </w:r>
      <w:r>
        <w:rPr>
          <w:spacing w:val="-4"/>
        </w:rPr>
        <w:t>sample</w:t>
      </w:r>
      <w:r>
        <w:rPr>
          <w:spacing w:val="4"/>
        </w:rPr>
        <w:t xml:space="preserve"> </w:t>
      </w:r>
      <w:r>
        <w:rPr>
          <w:spacing w:val="-4"/>
        </w:rPr>
        <w:t>with</w:t>
      </w:r>
      <w:r>
        <w:rPr>
          <w:spacing w:val="5"/>
        </w:rPr>
        <w:t xml:space="preserve"> </w:t>
      </w:r>
      <w:r>
        <w:rPr>
          <w:spacing w:val="-5"/>
        </w:rPr>
        <w:t>F2F</w:t>
      </w:r>
    </w:p>
    <w:p w14:paraId="3DB94BE2" w14:textId="6637AA01" w:rsidR="00D62403" w:rsidRDefault="00D62403" w:rsidP="00D62403">
      <w:pPr>
        <w:pStyle w:val="BodyText"/>
        <w:spacing w:before="242"/>
        <w:ind w:left="630" w:right="511"/>
        <w:jc w:val="center"/>
      </w:pPr>
      <w:r>
        <w:t>Table</w:t>
      </w:r>
      <w:r>
        <w:rPr>
          <w:spacing w:val="-6"/>
        </w:rPr>
        <w:t xml:space="preserve"> </w:t>
      </w:r>
      <w:r>
        <w:t>24:</w:t>
      </w:r>
      <w:r>
        <w:rPr>
          <w:spacing w:val="11"/>
        </w:rPr>
        <w:t xml:space="preserve"> </w:t>
      </w:r>
      <w:r>
        <w:t>Logit</w:t>
      </w:r>
      <w:r>
        <w:rPr>
          <w:spacing w:val="-5"/>
        </w:rPr>
        <w:t xml:space="preserve"> </w:t>
      </w:r>
      <w:r>
        <w:t>Regression</w:t>
      </w:r>
      <w:r>
        <w:rPr>
          <w:spacing w:val="-5"/>
        </w:rPr>
        <w:t xml:space="preserve"> </w:t>
      </w:r>
      <w:r>
        <w:t>on</w:t>
      </w:r>
      <w:r>
        <w:rPr>
          <w:spacing w:val="-5"/>
        </w:rPr>
        <w:t xml:space="preserve"> </w:t>
      </w:r>
      <w:r>
        <w:t>Food</w:t>
      </w:r>
      <w:r>
        <w:rPr>
          <w:spacing w:val="-6"/>
        </w:rPr>
        <w:t xml:space="preserve"> </w:t>
      </w:r>
      <w:r>
        <w:t>Security</w:t>
      </w:r>
      <w:r>
        <w:rPr>
          <w:spacing w:val="-5"/>
        </w:rPr>
        <w:t xml:space="preserve"> </w:t>
      </w:r>
      <w:r>
        <w:t>based</w:t>
      </w:r>
      <w:r>
        <w:rPr>
          <w:spacing w:val="-5"/>
        </w:rPr>
        <w:t xml:space="preserve"> </w:t>
      </w:r>
      <w:r>
        <w:t>Outcomes</w:t>
      </w:r>
      <w:r>
        <w:rPr>
          <w:spacing w:val="-5"/>
        </w:rPr>
        <w:t xml:space="preserve"> </w:t>
      </w:r>
      <w:r>
        <w:t>on</w:t>
      </w:r>
      <w:r>
        <w:rPr>
          <w:spacing w:val="-5"/>
        </w:rPr>
        <w:t xml:space="preserve"> </w:t>
      </w:r>
      <w:r>
        <w:t>CATI</w:t>
      </w:r>
      <w:r>
        <w:rPr>
          <w:spacing w:val="-5"/>
        </w:rPr>
        <w:t xml:space="preserve"> </w:t>
      </w:r>
      <w:r>
        <w:rPr>
          <w:spacing w:val="-2"/>
        </w:rPr>
        <w:t>Sample</w:t>
      </w:r>
    </w:p>
    <w:p w14:paraId="08A102C8" w14:textId="2F4787F6" w:rsidR="00D62403" w:rsidRDefault="005E2F96" w:rsidP="00D62403">
      <w:pPr>
        <w:pStyle w:val="BodyText"/>
        <w:spacing w:before="4"/>
        <w:rPr>
          <w:sz w:val="18"/>
        </w:rPr>
      </w:pPr>
      <w:r>
        <w:rPr>
          <w:noProof/>
        </w:rPr>
        <mc:AlternateContent>
          <mc:Choice Requires="wpg">
            <w:drawing>
              <wp:anchor distT="0" distB="0" distL="0" distR="0" simplePos="0" relativeHeight="251658271" behindDoc="1" locked="0" layoutInCell="1" allowOverlap="1" wp14:anchorId="6B310AC3" wp14:editId="7F2D7E48">
                <wp:simplePos x="0" y="0"/>
                <wp:positionH relativeFrom="page">
                  <wp:posOffset>940981</wp:posOffset>
                </wp:positionH>
                <wp:positionV relativeFrom="paragraph">
                  <wp:posOffset>147760</wp:posOffset>
                </wp:positionV>
                <wp:extent cx="5890895" cy="3556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0895" cy="35560"/>
                          <a:chOff x="0" y="0"/>
                          <a:chExt cx="5890895" cy="35560"/>
                        </a:xfrm>
                      </wpg:grpSpPr>
                      <wps:wsp>
                        <wps:cNvPr id="64" name="Graphic 64"/>
                        <wps:cNvSpPr/>
                        <wps:spPr>
                          <a:xfrm>
                            <a:off x="0" y="2527"/>
                            <a:ext cx="5890895" cy="1270"/>
                          </a:xfrm>
                          <a:custGeom>
                            <a:avLst/>
                            <a:gdLst/>
                            <a:ahLst/>
                            <a:cxnLst/>
                            <a:rect l="l" t="t" r="r" b="b"/>
                            <a:pathLst>
                              <a:path w="5890895">
                                <a:moveTo>
                                  <a:pt x="0" y="0"/>
                                </a:moveTo>
                                <a:lnTo>
                                  <a:pt x="5890425" y="0"/>
                                </a:lnTo>
                              </a:path>
                            </a:pathLst>
                          </a:custGeom>
                          <a:ln w="5054">
                            <a:solidFill>
                              <a:srgbClr val="000000"/>
                            </a:solidFill>
                            <a:prstDash val="solid"/>
                          </a:ln>
                        </wps:spPr>
                        <wps:bodyPr wrap="square" lIns="0" tIns="0" rIns="0" bIns="0" rtlCol="0">
                          <a:prstTxWarp prst="textNoShape">
                            <a:avLst/>
                          </a:prstTxWarp>
                          <a:noAutofit/>
                        </wps:bodyPr>
                      </wps:wsp>
                      <wps:wsp>
                        <wps:cNvPr id="65" name="Graphic 65"/>
                        <wps:cNvSpPr/>
                        <wps:spPr>
                          <a:xfrm>
                            <a:off x="0" y="32905"/>
                            <a:ext cx="5890895" cy="1270"/>
                          </a:xfrm>
                          <a:custGeom>
                            <a:avLst/>
                            <a:gdLst/>
                            <a:ahLst/>
                            <a:cxnLst/>
                            <a:rect l="l" t="t" r="r" b="b"/>
                            <a:pathLst>
                              <a:path w="5890895">
                                <a:moveTo>
                                  <a:pt x="0" y="0"/>
                                </a:moveTo>
                                <a:lnTo>
                                  <a:pt x="5890425" y="0"/>
                                </a:lnTo>
                              </a:path>
                            </a:pathLst>
                          </a:custGeom>
                          <a:ln w="5054">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473C9DD7" id="Group 63" o:spid="_x0000_s1026" style="position:absolute;margin-left:74.1pt;margin-top:11.65pt;width:463.85pt;height:2.8pt;z-index:-251658209;mso-wrap-distance-left:0;mso-wrap-distance-right:0;mso-position-horizontal-relative:page;mso-width-relative:margin;mso-height-relative:margin" coordsize="58908,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">
                <v:shape id="Graphic 64" o:spid="_x0000_s1027" style="position:absolute;top:25;width:58908;height:12;visibility:visible;mso-wrap-style:square;v-text-anchor:top" coordsize="5890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" path="m,l5890425,e" filled="f" strokeweight=".14039mm">
                  <v:path arrowok="t"/>
                </v:shape>
                <v:shape id="Graphic 65" o:spid="_x0000_s1028" style="position:absolute;top:329;width:58908;height:12;visibility:visible;mso-wrap-style:square;v-text-anchor:top" coordsize="5890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" path="m,l5890425,e" filled="f" strokeweight=".14039mm">
                  <v:path arrowok="t"/>
                </v:shape>
                <w10:wrap type="topAndBottom" anchorx="page"/>
              </v:group>
            </w:pict>
          </mc:Fallback>
        </mc:AlternateContent>
      </w:r>
    </w:p>
    <w:p w14:paraId="23F478CB" w14:textId="77777777" w:rsidR="00D62403" w:rsidRDefault="00D62403" w:rsidP="00D62403">
      <w:pPr>
        <w:tabs>
          <w:tab w:val="left" w:pos="7601"/>
        </w:tabs>
        <w:spacing w:after="48"/>
        <w:ind w:left="5199"/>
        <w:rPr>
          <w:sz w:val="16"/>
        </w:rPr>
      </w:pPr>
      <w:r>
        <w:rPr>
          <w:sz w:val="16"/>
        </w:rPr>
        <w:t>Food</w:t>
      </w:r>
      <w:r>
        <w:rPr>
          <w:spacing w:val="23"/>
          <w:sz w:val="16"/>
        </w:rPr>
        <w:t xml:space="preserve"> </w:t>
      </w:r>
      <w:r>
        <w:rPr>
          <w:sz w:val="16"/>
        </w:rPr>
        <w:t>Insecure</w:t>
      </w:r>
      <w:r>
        <w:rPr>
          <w:spacing w:val="22"/>
          <w:sz w:val="16"/>
        </w:rPr>
        <w:t xml:space="preserve"> </w:t>
      </w:r>
      <w:r>
        <w:rPr>
          <w:sz w:val="16"/>
        </w:rPr>
        <w:t>with</w:t>
      </w:r>
      <w:r>
        <w:rPr>
          <w:spacing w:val="22"/>
          <w:sz w:val="16"/>
        </w:rPr>
        <w:t xml:space="preserve"> </w:t>
      </w:r>
      <w:r>
        <w:rPr>
          <w:spacing w:val="-5"/>
          <w:sz w:val="16"/>
        </w:rPr>
        <w:t>FES</w:t>
      </w:r>
      <w:r>
        <w:rPr>
          <w:sz w:val="16"/>
        </w:rPr>
        <w:tab/>
        <w:t>Food</w:t>
      </w:r>
      <w:r>
        <w:rPr>
          <w:spacing w:val="23"/>
          <w:sz w:val="16"/>
        </w:rPr>
        <w:t xml:space="preserve"> </w:t>
      </w:r>
      <w:r>
        <w:rPr>
          <w:sz w:val="16"/>
        </w:rPr>
        <w:t>Insecure</w:t>
      </w:r>
      <w:r>
        <w:rPr>
          <w:spacing w:val="22"/>
          <w:sz w:val="16"/>
        </w:rPr>
        <w:t xml:space="preserve"> </w:t>
      </w:r>
      <w:r>
        <w:rPr>
          <w:sz w:val="16"/>
        </w:rPr>
        <w:t>with</w:t>
      </w:r>
      <w:r>
        <w:rPr>
          <w:spacing w:val="22"/>
          <w:sz w:val="16"/>
        </w:rPr>
        <w:t xml:space="preserve"> </w:t>
      </w:r>
      <w:r>
        <w:rPr>
          <w:spacing w:val="-2"/>
          <w:sz w:val="16"/>
        </w:rPr>
        <w:t>Income</w:t>
      </w:r>
    </w:p>
    <w:tbl>
      <w:tblPr>
        <w:tblW w:w="0" w:type="auto"/>
        <w:tblInd w:w="589" w:type="dxa"/>
        <w:tblLayout w:type="fixed"/>
        <w:tblCellMar>
          <w:left w:w="0" w:type="dxa"/>
          <w:right w:w="0" w:type="dxa"/>
        </w:tblCellMar>
        <w:tblLook w:val="01E0" w:firstRow="1" w:lastRow="1" w:firstColumn="1" w:lastColumn="1" w:noHBand="0" w:noVBand="0"/>
      </w:tblPr>
      <w:tblGrid>
        <w:gridCol w:w="4371"/>
        <w:gridCol w:w="722"/>
        <w:gridCol w:w="836"/>
        <w:gridCol w:w="732"/>
        <w:gridCol w:w="219"/>
        <w:gridCol w:w="723"/>
        <w:gridCol w:w="837"/>
        <w:gridCol w:w="733"/>
      </w:tblGrid>
      <w:tr w:rsidR="00D62403" w14:paraId="59798760" w14:textId="77777777">
        <w:trPr>
          <w:trHeight w:val="233"/>
        </w:trPr>
        <w:tc>
          <w:tcPr>
            <w:tcW w:w="4371" w:type="dxa"/>
            <w:tcBorders>
              <w:bottom w:val="single" w:sz="4" w:space="0" w:color="000000"/>
            </w:tcBorders>
          </w:tcPr>
          <w:p w14:paraId="74CAB7D2" w14:textId="77777777" w:rsidR="00D62403" w:rsidRDefault="00D62403">
            <w:pPr>
              <w:pStyle w:val="TableParagraph"/>
              <w:spacing w:line="240" w:lineRule="auto"/>
              <w:jc w:val="left"/>
              <w:rPr>
                <w:rFonts w:ascii="Times New Roman"/>
                <w:sz w:val="16"/>
              </w:rPr>
            </w:pPr>
          </w:p>
        </w:tc>
        <w:tc>
          <w:tcPr>
            <w:tcW w:w="722" w:type="dxa"/>
            <w:tcBorders>
              <w:top w:val="single" w:sz="4" w:space="0" w:color="000000"/>
              <w:bottom w:val="single" w:sz="4" w:space="0" w:color="000000"/>
            </w:tcBorders>
          </w:tcPr>
          <w:p w14:paraId="1FFAD659" w14:textId="77777777" w:rsidR="00D62403" w:rsidRDefault="00D62403">
            <w:pPr>
              <w:pStyle w:val="TableParagraph"/>
              <w:spacing w:before="45" w:line="240" w:lineRule="auto"/>
              <w:ind w:right="102"/>
              <w:rPr>
                <w:sz w:val="16"/>
              </w:rPr>
            </w:pPr>
            <w:r>
              <w:rPr>
                <w:spacing w:val="-5"/>
                <w:w w:val="115"/>
                <w:sz w:val="16"/>
              </w:rPr>
              <w:t>(1)</w:t>
            </w:r>
          </w:p>
        </w:tc>
        <w:tc>
          <w:tcPr>
            <w:tcW w:w="836" w:type="dxa"/>
            <w:tcBorders>
              <w:top w:val="single" w:sz="4" w:space="0" w:color="000000"/>
              <w:bottom w:val="single" w:sz="4" w:space="0" w:color="000000"/>
            </w:tcBorders>
          </w:tcPr>
          <w:p w14:paraId="74FDCCE6" w14:textId="77777777" w:rsidR="00D62403" w:rsidRDefault="00D62403">
            <w:pPr>
              <w:pStyle w:val="TableParagraph"/>
              <w:spacing w:before="45" w:line="240" w:lineRule="auto"/>
              <w:ind w:left="9" w:right="1"/>
              <w:rPr>
                <w:sz w:val="16"/>
              </w:rPr>
            </w:pPr>
            <w:r>
              <w:rPr>
                <w:spacing w:val="-5"/>
                <w:w w:val="105"/>
                <w:sz w:val="16"/>
              </w:rPr>
              <w:t>(2)</w:t>
            </w:r>
          </w:p>
        </w:tc>
        <w:tc>
          <w:tcPr>
            <w:tcW w:w="732" w:type="dxa"/>
            <w:tcBorders>
              <w:top w:val="single" w:sz="4" w:space="0" w:color="000000"/>
              <w:bottom w:val="single" w:sz="4" w:space="0" w:color="000000"/>
            </w:tcBorders>
          </w:tcPr>
          <w:p w14:paraId="47AA9914" w14:textId="77777777" w:rsidR="00D62403" w:rsidRDefault="00D62403">
            <w:pPr>
              <w:pStyle w:val="TableParagraph"/>
              <w:spacing w:before="45" w:line="240" w:lineRule="auto"/>
              <w:ind w:left="112"/>
              <w:rPr>
                <w:sz w:val="16"/>
              </w:rPr>
            </w:pPr>
            <w:r>
              <w:rPr>
                <w:spacing w:val="-5"/>
                <w:w w:val="105"/>
                <w:sz w:val="16"/>
              </w:rPr>
              <w:t>(3)</w:t>
            </w:r>
          </w:p>
        </w:tc>
        <w:tc>
          <w:tcPr>
            <w:tcW w:w="219" w:type="dxa"/>
            <w:tcBorders>
              <w:bottom w:val="single" w:sz="4" w:space="0" w:color="000000"/>
            </w:tcBorders>
          </w:tcPr>
          <w:p w14:paraId="76BF621D" w14:textId="77777777" w:rsidR="00D62403" w:rsidRDefault="00D62403">
            <w:pPr>
              <w:pStyle w:val="TableParagraph"/>
              <w:spacing w:line="240" w:lineRule="auto"/>
              <w:jc w:val="left"/>
              <w:rPr>
                <w:rFonts w:ascii="Times New Roman"/>
                <w:sz w:val="16"/>
              </w:rPr>
            </w:pPr>
          </w:p>
        </w:tc>
        <w:tc>
          <w:tcPr>
            <w:tcW w:w="723" w:type="dxa"/>
            <w:tcBorders>
              <w:top w:val="single" w:sz="4" w:space="0" w:color="000000"/>
              <w:bottom w:val="single" w:sz="4" w:space="0" w:color="000000"/>
            </w:tcBorders>
          </w:tcPr>
          <w:p w14:paraId="2723E82D" w14:textId="77777777" w:rsidR="00D62403" w:rsidRDefault="00D62403">
            <w:pPr>
              <w:pStyle w:val="TableParagraph"/>
              <w:spacing w:before="45" w:line="240" w:lineRule="auto"/>
              <w:ind w:left="198"/>
              <w:jc w:val="left"/>
              <w:rPr>
                <w:sz w:val="16"/>
              </w:rPr>
            </w:pPr>
            <w:r>
              <w:rPr>
                <w:spacing w:val="-5"/>
                <w:sz w:val="16"/>
              </w:rPr>
              <w:t>(4)</w:t>
            </w:r>
          </w:p>
        </w:tc>
        <w:tc>
          <w:tcPr>
            <w:tcW w:w="837" w:type="dxa"/>
            <w:tcBorders>
              <w:top w:val="single" w:sz="4" w:space="0" w:color="000000"/>
              <w:bottom w:val="single" w:sz="4" w:space="0" w:color="000000"/>
            </w:tcBorders>
          </w:tcPr>
          <w:p w14:paraId="278EC0B8" w14:textId="77777777" w:rsidR="00D62403" w:rsidRDefault="00D62403">
            <w:pPr>
              <w:pStyle w:val="TableParagraph"/>
              <w:spacing w:before="45" w:line="240" w:lineRule="auto"/>
              <w:ind w:left="7" w:right="5"/>
              <w:rPr>
                <w:sz w:val="16"/>
              </w:rPr>
            </w:pPr>
            <w:r>
              <w:rPr>
                <w:spacing w:val="-5"/>
                <w:w w:val="105"/>
                <w:sz w:val="16"/>
              </w:rPr>
              <w:t>(5)</w:t>
            </w:r>
          </w:p>
        </w:tc>
        <w:tc>
          <w:tcPr>
            <w:tcW w:w="733" w:type="dxa"/>
            <w:tcBorders>
              <w:top w:val="single" w:sz="4" w:space="0" w:color="000000"/>
              <w:bottom w:val="single" w:sz="4" w:space="0" w:color="000000"/>
            </w:tcBorders>
          </w:tcPr>
          <w:p w14:paraId="2A84196E" w14:textId="77777777" w:rsidR="00D62403" w:rsidRDefault="00D62403">
            <w:pPr>
              <w:pStyle w:val="TableParagraph"/>
              <w:spacing w:before="45" w:line="240" w:lineRule="auto"/>
              <w:ind w:left="103"/>
              <w:rPr>
                <w:sz w:val="16"/>
              </w:rPr>
            </w:pPr>
            <w:r>
              <w:rPr>
                <w:spacing w:val="-5"/>
                <w:sz w:val="16"/>
              </w:rPr>
              <w:t>(6)</w:t>
            </w:r>
          </w:p>
        </w:tc>
      </w:tr>
      <w:tr w:rsidR="00D62403" w14:paraId="11451891" w14:textId="77777777">
        <w:trPr>
          <w:trHeight w:val="173"/>
        </w:trPr>
        <w:tc>
          <w:tcPr>
            <w:tcW w:w="4371" w:type="dxa"/>
            <w:tcBorders>
              <w:top w:val="single" w:sz="4" w:space="0" w:color="000000"/>
            </w:tcBorders>
          </w:tcPr>
          <w:p w14:paraId="264B4EE9" w14:textId="77777777" w:rsidR="00D62403" w:rsidRDefault="00D62403">
            <w:pPr>
              <w:pStyle w:val="TableParagraph"/>
              <w:spacing w:line="140" w:lineRule="exact"/>
              <w:ind w:left="119"/>
              <w:jc w:val="left"/>
              <w:rPr>
                <w:sz w:val="16"/>
              </w:rPr>
            </w:pPr>
            <w:r>
              <w:rPr>
                <w:sz w:val="16"/>
              </w:rPr>
              <w:t>Household</w:t>
            </w:r>
            <w:r>
              <w:rPr>
                <w:spacing w:val="9"/>
                <w:sz w:val="16"/>
              </w:rPr>
              <w:t xml:space="preserve"> </w:t>
            </w:r>
            <w:r>
              <w:rPr>
                <w:sz w:val="16"/>
              </w:rPr>
              <w:t>owns</w:t>
            </w:r>
            <w:r>
              <w:rPr>
                <w:spacing w:val="10"/>
                <w:sz w:val="16"/>
              </w:rPr>
              <w:t xml:space="preserve"> </w:t>
            </w:r>
            <w:r>
              <w:rPr>
                <w:spacing w:val="-2"/>
                <w:sz w:val="16"/>
              </w:rPr>
              <w:t>phone</w:t>
            </w:r>
          </w:p>
        </w:tc>
        <w:tc>
          <w:tcPr>
            <w:tcW w:w="722" w:type="dxa"/>
            <w:tcBorders>
              <w:top w:val="single" w:sz="4" w:space="0" w:color="000000"/>
            </w:tcBorders>
          </w:tcPr>
          <w:p w14:paraId="321EFCBD" w14:textId="77777777" w:rsidR="00D62403" w:rsidRDefault="00D62403">
            <w:pPr>
              <w:pStyle w:val="TableParagraph"/>
              <w:spacing w:line="140" w:lineRule="exact"/>
              <w:ind w:right="112"/>
              <w:rPr>
                <w:rFonts w:ascii="Lucida Sans Unicode" w:hAnsi="Lucida Sans Unicode"/>
                <w:sz w:val="12"/>
              </w:rPr>
            </w:pPr>
            <w:r>
              <w:rPr>
                <w:w w:val="95"/>
                <w:sz w:val="16"/>
              </w:rPr>
              <w:t>-</w:t>
            </w:r>
            <w:r>
              <w:rPr>
                <w:spacing w:val="-2"/>
                <w:w w:val="90"/>
                <w:sz w:val="16"/>
              </w:rPr>
              <w:t>0.21</w:t>
            </w:r>
            <w:r>
              <w:rPr>
                <w:rFonts w:ascii="Lucida Sans Unicode" w:hAnsi="Lucida Sans Unicode"/>
                <w:spacing w:val="-2"/>
                <w:w w:val="90"/>
                <w:position w:val="6"/>
                <w:sz w:val="12"/>
              </w:rPr>
              <w:t>∗∗∗</w:t>
            </w:r>
          </w:p>
        </w:tc>
        <w:tc>
          <w:tcPr>
            <w:tcW w:w="836" w:type="dxa"/>
            <w:tcBorders>
              <w:top w:val="single" w:sz="4" w:space="0" w:color="000000"/>
            </w:tcBorders>
          </w:tcPr>
          <w:p w14:paraId="69D2AC0F" w14:textId="77777777" w:rsidR="00D62403" w:rsidRDefault="00D62403">
            <w:pPr>
              <w:pStyle w:val="TableParagraph"/>
              <w:spacing w:line="140" w:lineRule="exact"/>
              <w:ind w:left="9" w:right="10"/>
              <w:rPr>
                <w:rFonts w:ascii="Lucida Sans Unicode" w:hAnsi="Lucida Sans Unicode"/>
                <w:sz w:val="12"/>
              </w:rPr>
            </w:pPr>
            <w:r>
              <w:rPr>
                <w:sz w:val="16"/>
              </w:rPr>
              <w:t>-</w:t>
            </w:r>
            <w:r>
              <w:rPr>
                <w:spacing w:val="-2"/>
                <w:sz w:val="16"/>
              </w:rPr>
              <w:t>0.15</w:t>
            </w:r>
            <w:r>
              <w:rPr>
                <w:rFonts w:ascii="Lucida Sans Unicode" w:hAnsi="Lucida Sans Unicode"/>
                <w:spacing w:val="-2"/>
                <w:position w:val="6"/>
                <w:sz w:val="12"/>
              </w:rPr>
              <w:t>∗∗∗</w:t>
            </w:r>
          </w:p>
        </w:tc>
        <w:tc>
          <w:tcPr>
            <w:tcW w:w="732" w:type="dxa"/>
            <w:tcBorders>
              <w:top w:val="single" w:sz="4" w:space="0" w:color="000000"/>
            </w:tcBorders>
          </w:tcPr>
          <w:p w14:paraId="521FADA4" w14:textId="77777777" w:rsidR="00D62403" w:rsidRDefault="00D62403">
            <w:pPr>
              <w:pStyle w:val="TableParagraph"/>
              <w:spacing w:line="140" w:lineRule="exact"/>
              <w:ind w:left="102"/>
              <w:rPr>
                <w:rFonts w:ascii="Lucida Sans Unicode" w:hAnsi="Lucida Sans Unicode"/>
                <w:sz w:val="12"/>
              </w:rPr>
            </w:pPr>
            <w:r>
              <w:rPr>
                <w:sz w:val="16"/>
              </w:rPr>
              <w:t>-</w:t>
            </w:r>
            <w:r>
              <w:rPr>
                <w:spacing w:val="-4"/>
                <w:sz w:val="16"/>
              </w:rPr>
              <w:t>0.15</w:t>
            </w:r>
            <w:r>
              <w:rPr>
                <w:rFonts w:ascii="Lucida Sans Unicode" w:hAnsi="Lucida Sans Unicode"/>
                <w:spacing w:val="-4"/>
                <w:position w:val="6"/>
                <w:sz w:val="12"/>
              </w:rPr>
              <w:t>∗∗∗</w:t>
            </w:r>
          </w:p>
        </w:tc>
        <w:tc>
          <w:tcPr>
            <w:tcW w:w="219" w:type="dxa"/>
            <w:tcBorders>
              <w:top w:val="single" w:sz="4" w:space="0" w:color="000000"/>
            </w:tcBorders>
          </w:tcPr>
          <w:p w14:paraId="24553F87" w14:textId="77777777" w:rsidR="00D62403" w:rsidRDefault="00D62403">
            <w:pPr>
              <w:pStyle w:val="TableParagraph"/>
              <w:spacing w:line="240" w:lineRule="auto"/>
              <w:jc w:val="left"/>
              <w:rPr>
                <w:rFonts w:ascii="Times New Roman"/>
                <w:sz w:val="10"/>
              </w:rPr>
            </w:pPr>
          </w:p>
        </w:tc>
        <w:tc>
          <w:tcPr>
            <w:tcW w:w="723" w:type="dxa"/>
            <w:tcBorders>
              <w:top w:val="single" w:sz="4" w:space="0" w:color="000000"/>
            </w:tcBorders>
          </w:tcPr>
          <w:p w14:paraId="7572D470" w14:textId="77777777" w:rsidR="00D62403" w:rsidRDefault="00D62403">
            <w:pPr>
              <w:pStyle w:val="TableParagraph"/>
              <w:spacing w:line="140" w:lineRule="exact"/>
              <w:ind w:right="125"/>
              <w:jc w:val="right"/>
              <w:rPr>
                <w:rFonts w:ascii="Lucida Sans Unicode" w:hAnsi="Lucida Sans Unicode"/>
                <w:sz w:val="12"/>
              </w:rPr>
            </w:pPr>
            <w:r>
              <w:rPr>
                <w:w w:val="90"/>
                <w:sz w:val="16"/>
              </w:rPr>
              <w:t>-</w:t>
            </w:r>
            <w:r>
              <w:rPr>
                <w:spacing w:val="-2"/>
                <w:w w:val="85"/>
                <w:sz w:val="16"/>
              </w:rPr>
              <w:t>0.29</w:t>
            </w:r>
            <w:r>
              <w:rPr>
                <w:rFonts w:ascii="Lucida Sans Unicode" w:hAnsi="Lucida Sans Unicode"/>
                <w:spacing w:val="-2"/>
                <w:w w:val="85"/>
                <w:position w:val="6"/>
                <w:sz w:val="12"/>
              </w:rPr>
              <w:t>∗∗∗</w:t>
            </w:r>
          </w:p>
        </w:tc>
        <w:tc>
          <w:tcPr>
            <w:tcW w:w="837" w:type="dxa"/>
            <w:tcBorders>
              <w:top w:val="single" w:sz="4" w:space="0" w:color="000000"/>
            </w:tcBorders>
          </w:tcPr>
          <w:p w14:paraId="514CC7F2" w14:textId="77777777" w:rsidR="00D62403" w:rsidRDefault="00D62403">
            <w:pPr>
              <w:pStyle w:val="TableParagraph"/>
              <w:spacing w:line="140" w:lineRule="exact"/>
              <w:ind w:left="2" w:right="7"/>
              <w:rPr>
                <w:rFonts w:ascii="Lucida Sans Unicode" w:hAnsi="Lucida Sans Unicode"/>
                <w:sz w:val="12"/>
              </w:rPr>
            </w:pPr>
            <w:r>
              <w:rPr>
                <w:spacing w:val="-2"/>
                <w:sz w:val="16"/>
              </w:rPr>
              <w:t>-0.19</w:t>
            </w:r>
            <w:r>
              <w:rPr>
                <w:rFonts w:ascii="Lucida Sans Unicode" w:hAnsi="Lucida Sans Unicode"/>
                <w:spacing w:val="-2"/>
                <w:position w:val="6"/>
                <w:sz w:val="12"/>
              </w:rPr>
              <w:t>∗∗∗</w:t>
            </w:r>
          </w:p>
        </w:tc>
        <w:tc>
          <w:tcPr>
            <w:tcW w:w="733" w:type="dxa"/>
            <w:tcBorders>
              <w:top w:val="single" w:sz="4" w:space="0" w:color="000000"/>
            </w:tcBorders>
          </w:tcPr>
          <w:p w14:paraId="099F611D" w14:textId="77777777" w:rsidR="00D62403" w:rsidRDefault="00D62403">
            <w:pPr>
              <w:pStyle w:val="TableParagraph"/>
              <w:spacing w:line="140" w:lineRule="exact"/>
              <w:ind w:left="93"/>
              <w:rPr>
                <w:rFonts w:ascii="Lucida Sans Unicode" w:hAnsi="Lucida Sans Unicode"/>
                <w:sz w:val="12"/>
              </w:rPr>
            </w:pPr>
            <w:r>
              <w:rPr>
                <w:spacing w:val="-2"/>
                <w:sz w:val="16"/>
              </w:rPr>
              <w:t>-</w:t>
            </w:r>
            <w:r>
              <w:rPr>
                <w:spacing w:val="-4"/>
                <w:sz w:val="16"/>
              </w:rPr>
              <w:t>0.19</w:t>
            </w:r>
            <w:r>
              <w:rPr>
                <w:rFonts w:ascii="Lucida Sans Unicode" w:hAnsi="Lucida Sans Unicode"/>
                <w:spacing w:val="-4"/>
                <w:position w:val="6"/>
                <w:sz w:val="12"/>
              </w:rPr>
              <w:t>∗∗∗</w:t>
            </w:r>
          </w:p>
        </w:tc>
      </w:tr>
      <w:tr w:rsidR="00D62403" w14:paraId="6403E8FB" w14:textId="77777777">
        <w:trPr>
          <w:trHeight w:val="189"/>
        </w:trPr>
        <w:tc>
          <w:tcPr>
            <w:tcW w:w="4371" w:type="dxa"/>
          </w:tcPr>
          <w:p w14:paraId="22CC1AB1" w14:textId="77777777" w:rsidR="00D62403" w:rsidRDefault="00D62403">
            <w:pPr>
              <w:pStyle w:val="TableParagraph"/>
              <w:spacing w:line="240" w:lineRule="auto"/>
              <w:jc w:val="left"/>
              <w:rPr>
                <w:rFonts w:ascii="Times New Roman"/>
                <w:sz w:val="12"/>
              </w:rPr>
            </w:pPr>
          </w:p>
        </w:tc>
        <w:tc>
          <w:tcPr>
            <w:tcW w:w="722" w:type="dxa"/>
          </w:tcPr>
          <w:p w14:paraId="0B28ABA1" w14:textId="77777777" w:rsidR="00D62403" w:rsidRDefault="00D62403">
            <w:pPr>
              <w:pStyle w:val="TableParagraph"/>
              <w:spacing w:before="14" w:line="155" w:lineRule="exact"/>
              <w:ind w:right="102"/>
              <w:rPr>
                <w:sz w:val="16"/>
              </w:rPr>
            </w:pPr>
            <w:r>
              <w:rPr>
                <w:spacing w:val="-2"/>
                <w:sz w:val="16"/>
              </w:rPr>
              <w:t>(0.03)</w:t>
            </w:r>
          </w:p>
        </w:tc>
        <w:tc>
          <w:tcPr>
            <w:tcW w:w="836" w:type="dxa"/>
          </w:tcPr>
          <w:p w14:paraId="324D033A" w14:textId="77777777" w:rsidR="00D62403" w:rsidRDefault="00D62403">
            <w:pPr>
              <w:pStyle w:val="TableParagraph"/>
              <w:spacing w:before="14" w:line="155" w:lineRule="exact"/>
              <w:ind w:left="9" w:right="1"/>
              <w:rPr>
                <w:sz w:val="16"/>
              </w:rPr>
            </w:pPr>
            <w:r>
              <w:rPr>
                <w:spacing w:val="-2"/>
                <w:sz w:val="16"/>
              </w:rPr>
              <w:t>(0.02)</w:t>
            </w:r>
          </w:p>
        </w:tc>
        <w:tc>
          <w:tcPr>
            <w:tcW w:w="732" w:type="dxa"/>
          </w:tcPr>
          <w:p w14:paraId="4F818357" w14:textId="77777777" w:rsidR="00D62403" w:rsidRDefault="00D62403">
            <w:pPr>
              <w:pStyle w:val="TableParagraph"/>
              <w:spacing w:before="14" w:line="155" w:lineRule="exact"/>
              <w:ind w:left="111"/>
              <w:rPr>
                <w:sz w:val="16"/>
              </w:rPr>
            </w:pPr>
            <w:r>
              <w:rPr>
                <w:spacing w:val="-2"/>
                <w:sz w:val="16"/>
              </w:rPr>
              <w:t>(0.02)</w:t>
            </w:r>
          </w:p>
        </w:tc>
        <w:tc>
          <w:tcPr>
            <w:tcW w:w="219" w:type="dxa"/>
          </w:tcPr>
          <w:p w14:paraId="36986E15" w14:textId="77777777" w:rsidR="00D62403" w:rsidRDefault="00D62403">
            <w:pPr>
              <w:pStyle w:val="TableParagraph"/>
              <w:spacing w:line="240" w:lineRule="auto"/>
              <w:jc w:val="left"/>
              <w:rPr>
                <w:rFonts w:ascii="Times New Roman"/>
                <w:sz w:val="12"/>
              </w:rPr>
            </w:pPr>
          </w:p>
        </w:tc>
        <w:tc>
          <w:tcPr>
            <w:tcW w:w="723" w:type="dxa"/>
          </w:tcPr>
          <w:p w14:paraId="10C3EE6E" w14:textId="77777777" w:rsidR="00D62403" w:rsidRDefault="00D62403">
            <w:pPr>
              <w:pStyle w:val="TableParagraph"/>
              <w:spacing w:before="14" w:line="155" w:lineRule="exact"/>
              <w:ind w:right="197"/>
              <w:jc w:val="right"/>
              <w:rPr>
                <w:sz w:val="16"/>
              </w:rPr>
            </w:pPr>
            <w:r>
              <w:rPr>
                <w:spacing w:val="-2"/>
                <w:sz w:val="16"/>
              </w:rPr>
              <w:t>(0.04)</w:t>
            </w:r>
          </w:p>
        </w:tc>
        <w:tc>
          <w:tcPr>
            <w:tcW w:w="837" w:type="dxa"/>
          </w:tcPr>
          <w:p w14:paraId="479E9A6C" w14:textId="77777777" w:rsidR="00D62403" w:rsidRDefault="00D62403">
            <w:pPr>
              <w:pStyle w:val="TableParagraph"/>
              <w:spacing w:before="14" w:line="155" w:lineRule="exact"/>
              <w:ind w:left="7" w:right="5"/>
              <w:rPr>
                <w:sz w:val="16"/>
              </w:rPr>
            </w:pPr>
            <w:r>
              <w:rPr>
                <w:spacing w:val="-2"/>
                <w:sz w:val="16"/>
              </w:rPr>
              <w:t>(0.04)</w:t>
            </w:r>
          </w:p>
        </w:tc>
        <w:tc>
          <w:tcPr>
            <w:tcW w:w="733" w:type="dxa"/>
          </w:tcPr>
          <w:p w14:paraId="2A96FE5F" w14:textId="77777777" w:rsidR="00D62403" w:rsidRDefault="00D62403">
            <w:pPr>
              <w:pStyle w:val="TableParagraph"/>
              <w:spacing w:before="14" w:line="155" w:lineRule="exact"/>
              <w:ind w:left="103"/>
              <w:rPr>
                <w:sz w:val="16"/>
              </w:rPr>
            </w:pPr>
            <w:r>
              <w:rPr>
                <w:spacing w:val="-2"/>
                <w:sz w:val="16"/>
              </w:rPr>
              <w:t>(0.04)</w:t>
            </w:r>
          </w:p>
        </w:tc>
      </w:tr>
      <w:tr w:rsidR="00D62403" w14:paraId="5C0DF257" w14:textId="77777777">
        <w:trPr>
          <w:trHeight w:val="189"/>
        </w:trPr>
        <w:tc>
          <w:tcPr>
            <w:tcW w:w="4371" w:type="dxa"/>
          </w:tcPr>
          <w:p w14:paraId="050DC3F9" w14:textId="77777777" w:rsidR="00D62403" w:rsidRDefault="00D62403">
            <w:pPr>
              <w:pStyle w:val="TableParagraph"/>
              <w:spacing w:before="14" w:line="155" w:lineRule="exact"/>
              <w:ind w:left="119"/>
              <w:jc w:val="left"/>
              <w:rPr>
                <w:sz w:val="16"/>
              </w:rPr>
            </w:pPr>
            <w:r>
              <w:rPr>
                <w:w w:val="105"/>
                <w:sz w:val="16"/>
              </w:rPr>
              <w:t>Remote</w:t>
            </w:r>
            <w:r>
              <w:rPr>
                <w:spacing w:val="4"/>
                <w:w w:val="105"/>
                <w:sz w:val="16"/>
              </w:rPr>
              <w:t xml:space="preserve"> </w:t>
            </w:r>
            <w:r>
              <w:rPr>
                <w:spacing w:val="-2"/>
                <w:w w:val="105"/>
                <w:sz w:val="16"/>
              </w:rPr>
              <w:t>Modality</w:t>
            </w:r>
          </w:p>
        </w:tc>
        <w:tc>
          <w:tcPr>
            <w:tcW w:w="722" w:type="dxa"/>
          </w:tcPr>
          <w:p w14:paraId="7C23D250" w14:textId="77777777" w:rsidR="00D62403" w:rsidRDefault="00D62403">
            <w:pPr>
              <w:pStyle w:val="TableParagraph"/>
              <w:spacing w:before="14" w:line="155" w:lineRule="exact"/>
              <w:ind w:right="102"/>
              <w:rPr>
                <w:sz w:val="16"/>
              </w:rPr>
            </w:pPr>
            <w:r>
              <w:rPr>
                <w:spacing w:val="-4"/>
                <w:sz w:val="16"/>
              </w:rPr>
              <w:t>0.01</w:t>
            </w:r>
          </w:p>
        </w:tc>
        <w:tc>
          <w:tcPr>
            <w:tcW w:w="836" w:type="dxa"/>
          </w:tcPr>
          <w:p w14:paraId="0548435F" w14:textId="77777777" w:rsidR="00D62403" w:rsidRDefault="00D62403">
            <w:pPr>
              <w:pStyle w:val="TableParagraph"/>
              <w:spacing w:before="14" w:line="155" w:lineRule="exact"/>
              <w:ind w:left="10" w:right="1"/>
              <w:rPr>
                <w:sz w:val="16"/>
              </w:rPr>
            </w:pPr>
            <w:r>
              <w:rPr>
                <w:spacing w:val="-4"/>
                <w:sz w:val="16"/>
              </w:rPr>
              <w:t>0.02</w:t>
            </w:r>
          </w:p>
        </w:tc>
        <w:tc>
          <w:tcPr>
            <w:tcW w:w="732" w:type="dxa"/>
          </w:tcPr>
          <w:p w14:paraId="404D542D" w14:textId="77777777" w:rsidR="00D62403" w:rsidRDefault="00D62403">
            <w:pPr>
              <w:pStyle w:val="TableParagraph"/>
              <w:spacing w:before="14" w:line="155" w:lineRule="exact"/>
              <w:ind w:left="112"/>
              <w:rPr>
                <w:sz w:val="16"/>
              </w:rPr>
            </w:pPr>
            <w:r>
              <w:rPr>
                <w:spacing w:val="-4"/>
                <w:sz w:val="16"/>
              </w:rPr>
              <w:t>0.02</w:t>
            </w:r>
          </w:p>
        </w:tc>
        <w:tc>
          <w:tcPr>
            <w:tcW w:w="219" w:type="dxa"/>
          </w:tcPr>
          <w:p w14:paraId="71A312D1" w14:textId="77777777" w:rsidR="00D62403" w:rsidRDefault="00D62403">
            <w:pPr>
              <w:pStyle w:val="TableParagraph"/>
              <w:spacing w:line="240" w:lineRule="auto"/>
              <w:jc w:val="left"/>
              <w:rPr>
                <w:rFonts w:ascii="Times New Roman"/>
                <w:sz w:val="12"/>
              </w:rPr>
            </w:pPr>
          </w:p>
        </w:tc>
        <w:tc>
          <w:tcPr>
            <w:tcW w:w="723" w:type="dxa"/>
          </w:tcPr>
          <w:p w14:paraId="1815DF47" w14:textId="77777777" w:rsidR="00D62403" w:rsidRDefault="00D62403">
            <w:pPr>
              <w:pStyle w:val="TableParagraph"/>
              <w:spacing w:before="14" w:line="155" w:lineRule="exact"/>
              <w:ind w:left="156"/>
              <w:jc w:val="left"/>
              <w:rPr>
                <w:sz w:val="16"/>
              </w:rPr>
            </w:pPr>
            <w:r>
              <w:rPr>
                <w:spacing w:val="-4"/>
                <w:sz w:val="16"/>
              </w:rPr>
              <w:t>0.00</w:t>
            </w:r>
          </w:p>
        </w:tc>
        <w:tc>
          <w:tcPr>
            <w:tcW w:w="837" w:type="dxa"/>
          </w:tcPr>
          <w:p w14:paraId="1A236A4E" w14:textId="77777777" w:rsidR="00D62403" w:rsidRDefault="00D62403">
            <w:pPr>
              <w:pStyle w:val="TableParagraph"/>
              <w:spacing w:before="14" w:line="155" w:lineRule="exact"/>
              <w:ind w:left="7" w:right="5"/>
              <w:rPr>
                <w:sz w:val="16"/>
              </w:rPr>
            </w:pPr>
            <w:r>
              <w:rPr>
                <w:spacing w:val="-4"/>
                <w:sz w:val="16"/>
              </w:rPr>
              <w:t>0.02</w:t>
            </w:r>
          </w:p>
        </w:tc>
        <w:tc>
          <w:tcPr>
            <w:tcW w:w="733" w:type="dxa"/>
          </w:tcPr>
          <w:p w14:paraId="5BB1FF10" w14:textId="77777777" w:rsidR="00D62403" w:rsidRDefault="00D62403">
            <w:pPr>
              <w:pStyle w:val="TableParagraph"/>
              <w:spacing w:before="14" w:line="155" w:lineRule="exact"/>
              <w:ind w:left="104"/>
              <w:rPr>
                <w:sz w:val="16"/>
              </w:rPr>
            </w:pPr>
            <w:r>
              <w:rPr>
                <w:spacing w:val="-4"/>
                <w:sz w:val="16"/>
              </w:rPr>
              <w:t>0.03</w:t>
            </w:r>
          </w:p>
        </w:tc>
      </w:tr>
      <w:tr w:rsidR="00D62403" w14:paraId="58904AA4" w14:textId="77777777">
        <w:trPr>
          <w:trHeight w:val="189"/>
        </w:trPr>
        <w:tc>
          <w:tcPr>
            <w:tcW w:w="4371" w:type="dxa"/>
          </w:tcPr>
          <w:p w14:paraId="1E16CCFF" w14:textId="77777777" w:rsidR="00D62403" w:rsidRDefault="00D62403">
            <w:pPr>
              <w:pStyle w:val="TableParagraph"/>
              <w:spacing w:line="240" w:lineRule="auto"/>
              <w:jc w:val="left"/>
              <w:rPr>
                <w:rFonts w:ascii="Times New Roman"/>
                <w:sz w:val="12"/>
              </w:rPr>
            </w:pPr>
          </w:p>
        </w:tc>
        <w:tc>
          <w:tcPr>
            <w:tcW w:w="722" w:type="dxa"/>
          </w:tcPr>
          <w:p w14:paraId="6BC320DC" w14:textId="77777777" w:rsidR="00D62403" w:rsidRDefault="00D62403">
            <w:pPr>
              <w:pStyle w:val="TableParagraph"/>
              <w:spacing w:before="14" w:line="155" w:lineRule="exact"/>
              <w:ind w:right="102"/>
              <w:rPr>
                <w:sz w:val="16"/>
              </w:rPr>
            </w:pPr>
            <w:r>
              <w:rPr>
                <w:spacing w:val="-2"/>
                <w:sz w:val="16"/>
              </w:rPr>
              <w:t>(0.04)</w:t>
            </w:r>
          </w:p>
        </w:tc>
        <w:tc>
          <w:tcPr>
            <w:tcW w:w="836" w:type="dxa"/>
          </w:tcPr>
          <w:p w14:paraId="37D08A0A" w14:textId="77777777" w:rsidR="00D62403" w:rsidRDefault="00D62403">
            <w:pPr>
              <w:pStyle w:val="TableParagraph"/>
              <w:spacing w:before="14" w:line="155" w:lineRule="exact"/>
              <w:ind w:left="9" w:right="1"/>
              <w:rPr>
                <w:sz w:val="16"/>
              </w:rPr>
            </w:pPr>
            <w:r>
              <w:rPr>
                <w:spacing w:val="-2"/>
                <w:sz w:val="16"/>
              </w:rPr>
              <w:t>(0.04)</w:t>
            </w:r>
          </w:p>
        </w:tc>
        <w:tc>
          <w:tcPr>
            <w:tcW w:w="732" w:type="dxa"/>
          </w:tcPr>
          <w:p w14:paraId="564C6DAF" w14:textId="77777777" w:rsidR="00D62403" w:rsidRDefault="00D62403">
            <w:pPr>
              <w:pStyle w:val="TableParagraph"/>
              <w:spacing w:before="14" w:line="155" w:lineRule="exact"/>
              <w:ind w:left="111"/>
              <w:rPr>
                <w:sz w:val="16"/>
              </w:rPr>
            </w:pPr>
            <w:r>
              <w:rPr>
                <w:spacing w:val="-2"/>
                <w:sz w:val="16"/>
              </w:rPr>
              <w:t>(0.04)</w:t>
            </w:r>
          </w:p>
        </w:tc>
        <w:tc>
          <w:tcPr>
            <w:tcW w:w="219" w:type="dxa"/>
          </w:tcPr>
          <w:p w14:paraId="4D18BA6D" w14:textId="77777777" w:rsidR="00D62403" w:rsidRDefault="00D62403">
            <w:pPr>
              <w:pStyle w:val="TableParagraph"/>
              <w:spacing w:line="240" w:lineRule="auto"/>
              <w:jc w:val="left"/>
              <w:rPr>
                <w:rFonts w:ascii="Times New Roman"/>
                <w:sz w:val="12"/>
              </w:rPr>
            </w:pPr>
          </w:p>
        </w:tc>
        <w:tc>
          <w:tcPr>
            <w:tcW w:w="723" w:type="dxa"/>
          </w:tcPr>
          <w:p w14:paraId="48B4B7FF" w14:textId="77777777" w:rsidR="00D62403" w:rsidRDefault="00D62403">
            <w:pPr>
              <w:pStyle w:val="TableParagraph"/>
              <w:spacing w:before="14" w:line="155" w:lineRule="exact"/>
              <w:ind w:right="197"/>
              <w:jc w:val="right"/>
              <w:rPr>
                <w:sz w:val="16"/>
              </w:rPr>
            </w:pPr>
            <w:r>
              <w:rPr>
                <w:spacing w:val="-2"/>
                <w:sz w:val="16"/>
              </w:rPr>
              <w:t>(0.05)</w:t>
            </w:r>
          </w:p>
        </w:tc>
        <w:tc>
          <w:tcPr>
            <w:tcW w:w="837" w:type="dxa"/>
          </w:tcPr>
          <w:p w14:paraId="580387A7" w14:textId="77777777" w:rsidR="00D62403" w:rsidRDefault="00D62403">
            <w:pPr>
              <w:pStyle w:val="TableParagraph"/>
              <w:spacing w:before="14" w:line="155" w:lineRule="exact"/>
              <w:ind w:left="7" w:right="5"/>
              <w:rPr>
                <w:sz w:val="16"/>
              </w:rPr>
            </w:pPr>
            <w:r>
              <w:rPr>
                <w:spacing w:val="-2"/>
                <w:sz w:val="16"/>
              </w:rPr>
              <w:t>(0.06)</w:t>
            </w:r>
          </w:p>
        </w:tc>
        <w:tc>
          <w:tcPr>
            <w:tcW w:w="733" w:type="dxa"/>
          </w:tcPr>
          <w:p w14:paraId="1A77FF97" w14:textId="77777777" w:rsidR="00D62403" w:rsidRDefault="00D62403">
            <w:pPr>
              <w:pStyle w:val="TableParagraph"/>
              <w:spacing w:before="14" w:line="155" w:lineRule="exact"/>
              <w:ind w:left="103"/>
              <w:rPr>
                <w:sz w:val="16"/>
              </w:rPr>
            </w:pPr>
            <w:r>
              <w:rPr>
                <w:spacing w:val="-2"/>
                <w:sz w:val="16"/>
              </w:rPr>
              <w:t>(0.06)</w:t>
            </w:r>
          </w:p>
        </w:tc>
      </w:tr>
      <w:tr w:rsidR="00D62403" w14:paraId="05DD3C78" w14:textId="77777777">
        <w:trPr>
          <w:trHeight w:val="189"/>
        </w:trPr>
        <w:tc>
          <w:tcPr>
            <w:tcW w:w="4371" w:type="dxa"/>
          </w:tcPr>
          <w:p w14:paraId="328C5B7B" w14:textId="77777777" w:rsidR="00D62403" w:rsidRDefault="00D62403">
            <w:pPr>
              <w:pStyle w:val="TableParagraph"/>
              <w:spacing w:before="14" w:line="155" w:lineRule="exact"/>
              <w:ind w:left="119"/>
              <w:jc w:val="left"/>
              <w:rPr>
                <w:sz w:val="16"/>
              </w:rPr>
            </w:pPr>
            <w:r>
              <w:rPr>
                <w:w w:val="105"/>
                <w:sz w:val="16"/>
              </w:rPr>
              <w:t>List</w:t>
            </w:r>
            <w:r>
              <w:rPr>
                <w:spacing w:val="-3"/>
                <w:w w:val="105"/>
                <w:sz w:val="16"/>
              </w:rPr>
              <w:t xml:space="preserve"> </w:t>
            </w:r>
            <w:r>
              <w:rPr>
                <w:w w:val="105"/>
                <w:sz w:val="16"/>
              </w:rPr>
              <w:t>respondent</w:t>
            </w:r>
            <w:r>
              <w:rPr>
                <w:spacing w:val="-3"/>
                <w:w w:val="105"/>
                <w:sz w:val="16"/>
              </w:rPr>
              <w:t xml:space="preserve"> </w:t>
            </w:r>
            <w:r>
              <w:rPr>
                <w:spacing w:val="-5"/>
                <w:w w:val="105"/>
                <w:sz w:val="16"/>
              </w:rPr>
              <w:t>age</w:t>
            </w:r>
          </w:p>
        </w:tc>
        <w:tc>
          <w:tcPr>
            <w:tcW w:w="722" w:type="dxa"/>
          </w:tcPr>
          <w:p w14:paraId="4D9E58B9" w14:textId="77777777" w:rsidR="00D62403" w:rsidRDefault="00D62403">
            <w:pPr>
              <w:pStyle w:val="TableParagraph"/>
              <w:spacing w:line="240" w:lineRule="auto"/>
              <w:jc w:val="left"/>
              <w:rPr>
                <w:rFonts w:ascii="Times New Roman"/>
                <w:sz w:val="12"/>
              </w:rPr>
            </w:pPr>
          </w:p>
        </w:tc>
        <w:tc>
          <w:tcPr>
            <w:tcW w:w="836" w:type="dxa"/>
          </w:tcPr>
          <w:p w14:paraId="4EBE7F48" w14:textId="77777777" w:rsidR="00D62403" w:rsidRDefault="00D62403">
            <w:pPr>
              <w:pStyle w:val="TableParagraph"/>
              <w:spacing w:before="14" w:line="155" w:lineRule="exact"/>
              <w:ind w:left="10" w:right="1"/>
              <w:rPr>
                <w:sz w:val="16"/>
              </w:rPr>
            </w:pPr>
            <w:r>
              <w:rPr>
                <w:spacing w:val="-4"/>
                <w:sz w:val="16"/>
              </w:rPr>
              <w:t>0.00</w:t>
            </w:r>
          </w:p>
        </w:tc>
        <w:tc>
          <w:tcPr>
            <w:tcW w:w="732" w:type="dxa"/>
          </w:tcPr>
          <w:p w14:paraId="7D25D155" w14:textId="77777777" w:rsidR="00D62403" w:rsidRDefault="00D62403">
            <w:pPr>
              <w:pStyle w:val="TableParagraph"/>
              <w:spacing w:before="14" w:line="155" w:lineRule="exact"/>
              <w:ind w:left="112"/>
              <w:rPr>
                <w:sz w:val="16"/>
              </w:rPr>
            </w:pPr>
            <w:r>
              <w:rPr>
                <w:spacing w:val="-4"/>
                <w:sz w:val="16"/>
              </w:rPr>
              <w:t>0.00</w:t>
            </w:r>
          </w:p>
        </w:tc>
        <w:tc>
          <w:tcPr>
            <w:tcW w:w="219" w:type="dxa"/>
          </w:tcPr>
          <w:p w14:paraId="2EDCA477" w14:textId="77777777" w:rsidR="00D62403" w:rsidRDefault="00D62403">
            <w:pPr>
              <w:pStyle w:val="TableParagraph"/>
              <w:spacing w:line="240" w:lineRule="auto"/>
              <w:jc w:val="left"/>
              <w:rPr>
                <w:rFonts w:ascii="Times New Roman"/>
                <w:sz w:val="12"/>
              </w:rPr>
            </w:pPr>
          </w:p>
        </w:tc>
        <w:tc>
          <w:tcPr>
            <w:tcW w:w="723" w:type="dxa"/>
          </w:tcPr>
          <w:p w14:paraId="619E2300" w14:textId="77777777" w:rsidR="00D62403" w:rsidRDefault="00D62403">
            <w:pPr>
              <w:pStyle w:val="TableParagraph"/>
              <w:spacing w:line="240" w:lineRule="auto"/>
              <w:jc w:val="left"/>
              <w:rPr>
                <w:rFonts w:ascii="Times New Roman"/>
                <w:sz w:val="12"/>
              </w:rPr>
            </w:pPr>
          </w:p>
        </w:tc>
        <w:tc>
          <w:tcPr>
            <w:tcW w:w="837" w:type="dxa"/>
          </w:tcPr>
          <w:p w14:paraId="0AB19291" w14:textId="77777777" w:rsidR="00D62403" w:rsidRDefault="00D62403">
            <w:pPr>
              <w:pStyle w:val="TableParagraph"/>
              <w:spacing w:before="14" w:line="155" w:lineRule="exact"/>
              <w:ind w:left="7" w:right="5"/>
              <w:rPr>
                <w:sz w:val="16"/>
              </w:rPr>
            </w:pPr>
            <w:r>
              <w:rPr>
                <w:spacing w:val="-4"/>
                <w:sz w:val="16"/>
              </w:rPr>
              <w:t>0.00</w:t>
            </w:r>
          </w:p>
        </w:tc>
        <w:tc>
          <w:tcPr>
            <w:tcW w:w="733" w:type="dxa"/>
          </w:tcPr>
          <w:p w14:paraId="595076CD" w14:textId="77777777" w:rsidR="00D62403" w:rsidRDefault="00D62403">
            <w:pPr>
              <w:pStyle w:val="TableParagraph"/>
              <w:spacing w:before="14" w:line="155" w:lineRule="exact"/>
              <w:ind w:left="104"/>
              <w:rPr>
                <w:sz w:val="16"/>
              </w:rPr>
            </w:pPr>
            <w:r>
              <w:rPr>
                <w:spacing w:val="-4"/>
                <w:sz w:val="16"/>
              </w:rPr>
              <w:t>0.00</w:t>
            </w:r>
          </w:p>
        </w:tc>
      </w:tr>
      <w:tr w:rsidR="00D62403" w14:paraId="53853877" w14:textId="77777777">
        <w:trPr>
          <w:trHeight w:val="189"/>
        </w:trPr>
        <w:tc>
          <w:tcPr>
            <w:tcW w:w="4371" w:type="dxa"/>
          </w:tcPr>
          <w:p w14:paraId="136568CA" w14:textId="77777777" w:rsidR="00D62403" w:rsidRDefault="00D62403">
            <w:pPr>
              <w:pStyle w:val="TableParagraph"/>
              <w:spacing w:line="240" w:lineRule="auto"/>
              <w:jc w:val="left"/>
              <w:rPr>
                <w:rFonts w:ascii="Times New Roman"/>
                <w:sz w:val="12"/>
              </w:rPr>
            </w:pPr>
          </w:p>
        </w:tc>
        <w:tc>
          <w:tcPr>
            <w:tcW w:w="722" w:type="dxa"/>
          </w:tcPr>
          <w:p w14:paraId="3471D2C4" w14:textId="77777777" w:rsidR="00D62403" w:rsidRDefault="00D62403">
            <w:pPr>
              <w:pStyle w:val="TableParagraph"/>
              <w:spacing w:line="240" w:lineRule="auto"/>
              <w:jc w:val="left"/>
              <w:rPr>
                <w:rFonts w:ascii="Times New Roman"/>
                <w:sz w:val="12"/>
              </w:rPr>
            </w:pPr>
          </w:p>
        </w:tc>
        <w:tc>
          <w:tcPr>
            <w:tcW w:w="836" w:type="dxa"/>
          </w:tcPr>
          <w:p w14:paraId="0DAF8AB0" w14:textId="77777777" w:rsidR="00D62403" w:rsidRDefault="00D62403">
            <w:pPr>
              <w:pStyle w:val="TableParagraph"/>
              <w:spacing w:before="14" w:line="155" w:lineRule="exact"/>
              <w:ind w:left="9" w:right="1"/>
              <w:rPr>
                <w:sz w:val="16"/>
              </w:rPr>
            </w:pPr>
            <w:r>
              <w:rPr>
                <w:spacing w:val="-2"/>
                <w:sz w:val="16"/>
              </w:rPr>
              <w:t>(0.00)</w:t>
            </w:r>
          </w:p>
        </w:tc>
        <w:tc>
          <w:tcPr>
            <w:tcW w:w="732" w:type="dxa"/>
          </w:tcPr>
          <w:p w14:paraId="2268417B" w14:textId="77777777" w:rsidR="00D62403" w:rsidRDefault="00D62403">
            <w:pPr>
              <w:pStyle w:val="TableParagraph"/>
              <w:spacing w:before="14" w:line="155" w:lineRule="exact"/>
              <w:ind w:left="112"/>
              <w:rPr>
                <w:sz w:val="16"/>
              </w:rPr>
            </w:pPr>
            <w:r>
              <w:rPr>
                <w:spacing w:val="-2"/>
                <w:sz w:val="16"/>
              </w:rPr>
              <w:t>(0.00)</w:t>
            </w:r>
          </w:p>
        </w:tc>
        <w:tc>
          <w:tcPr>
            <w:tcW w:w="219" w:type="dxa"/>
          </w:tcPr>
          <w:p w14:paraId="14A4C05C" w14:textId="77777777" w:rsidR="00D62403" w:rsidRDefault="00D62403">
            <w:pPr>
              <w:pStyle w:val="TableParagraph"/>
              <w:spacing w:line="240" w:lineRule="auto"/>
              <w:jc w:val="left"/>
              <w:rPr>
                <w:rFonts w:ascii="Times New Roman"/>
                <w:sz w:val="12"/>
              </w:rPr>
            </w:pPr>
          </w:p>
        </w:tc>
        <w:tc>
          <w:tcPr>
            <w:tcW w:w="723" w:type="dxa"/>
          </w:tcPr>
          <w:p w14:paraId="0F745780" w14:textId="77777777" w:rsidR="00D62403" w:rsidRDefault="00D62403">
            <w:pPr>
              <w:pStyle w:val="TableParagraph"/>
              <w:spacing w:line="240" w:lineRule="auto"/>
              <w:jc w:val="left"/>
              <w:rPr>
                <w:rFonts w:ascii="Times New Roman"/>
                <w:sz w:val="12"/>
              </w:rPr>
            </w:pPr>
          </w:p>
        </w:tc>
        <w:tc>
          <w:tcPr>
            <w:tcW w:w="837" w:type="dxa"/>
          </w:tcPr>
          <w:p w14:paraId="7D4D8750" w14:textId="77777777" w:rsidR="00D62403" w:rsidRDefault="00D62403">
            <w:pPr>
              <w:pStyle w:val="TableParagraph"/>
              <w:spacing w:before="14" w:line="155" w:lineRule="exact"/>
              <w:ind w:left="7" w:right="5"/>
              <w:rPr>
                <w:sz w:val="16"/>
              </w:rPr>
            </w:pPr>
            <w:r>
              <w:rPr>
                <w:spacing w:val="-2"/>
                <w:sz w:val="16"/>
              </w:rPr>
              <w:t>(0.00)</w:t>
            </w:r>
          </w:p>
        </w:tc>
        <w:tc>
          <w:tcPr>
            <w:tcW w:w="733" w:type="dxa"/>
          </w:tcPr>
          <w:p w14:paraId="224D02A6" w14:textId="77777777" w:rsidR="00D62403" w:rsidRDefault="00D62403">
            <w:pPr>
              <w:pStyle w:val="TableParagraph"/>
              <w:spacing w:before="14" w:line="155" w:lineRule="exact"/>
              <w:ind w:left="103"/>
              <w:rPr>
                <w:sz w:val="16"/>
              </w:rPr>
            </w:pPr>
            <w:r>
              <w:rPr>
                <w:spacing w:val="-2"/>
                <w:sz w:val="16"/>
              </w:rPr>
              <w:t>(0.00)</w:t>
            </w:r>
          </w:p>
        </w:tc>
      </w:tr>
      <w:tr w:rsidR="00D62403" w14:paraId="3161B0DC" w14:textId="77777777">
        <w:trPr>
          <w:trHeight w:val="189"/>
        </w:trPr>
        <w:tc>
          <w:tcPr>
            <w:tcW w:w="4371" w:type="dxa"/>
          </w:tcPr>
          <w:p w14:paraId="38D405DF" w14:textId="77777777" w:rsidR="00D62403" w:rsidRDefault="00D62403">
            <w:pPr>
              <w:pStyle w:val="TableParagraph"/>
              <w:spacing w:before="14" w:line="155" w:lineRule="exact"/>
              <w:ind w:left="119"/>
              <w:jc w:val="left"/>
              <w:rPr>
                <w:sz w:val="16"/>
              </w:rPr>
            </w:pPr>
            <w:r>
              <w:rPr>
                <w:sz w:val="16"/>
              </w:rPr>
              <w:t>Household</w:t>
            </w:r>
            <w:r>
              <w:rPr>
                <w:spacing w:val="17"/>
                <w:sz w:val="16"/>
              </w:rPr>
              <w:t xml:space="preserve"> </w:t>
            </w:r>
            <w:r>
              <w:rPr>
                <w:sz w:val="16"/>
              </w:rPr>
              <w:t>head</w:t>
            </w:r>
            <w:r>
              <w:rPr>
                <w:spacing w:val="18"/>
                <w:sz w:val="16"/>
              </w:rPr>
              <w:t xml:space="preserve"> </w:t>
            </w:r>
            <w:r>
              <w:rPr>
                <w:sz w:val="16"/>
              </w:rPr>
              <w:t>is</w:t>
            </w:r>
            <w:r>
              <w:rPr>
                <w:spacing w:val="18"/>
                <w:sz w:val="16"/>
              </w:rPr>
              <w:t xml:space="preserve"> </w:t>
            </w:r>
            <w:r>
              <w:rPr>
                <w:sz w:val="16"/>
              </w:rPr>
              <w:t>the</w:t>
            </w:r>
            <w:r>
              <w:rPr>
                <w:spacing w:val="18"/>
                <w:sz w:val="16"/>
              </w:rPr>
              <w:t xml:space="preserve"> </w:t>
            </w:r>
            <w:r>
              <w:rPr>
                <w:spacing w:val="-2"/>
                <w:sz w:val="16"/>
              </w:rPr>
              <w:t>respondent</w:t>
            </w:r>
          </w:p>
        </w:tc>
        <w:tc>
          <w:tcPr>
            <w:tcW w:w="722" w:type="dxa"/>
          </w:tcPr>
          <w:p w14:paraId="38F21148" w14:textId="77777777" w:rsidR="00D62403" w:rsidRDefault="00D62403">
            <w:pPr>
              <w:pStyle w:val="TableParagraph"/>
              <w:spacing w:line="240" w:lineRule="auto"/>
              <w:jc w:val="left"/>
              <w:rPr>
                <w:rFonts w:ascii="Times New Roman"/>
                <w:sz w:val="12"/>
              </w:rPr>
            </w:pPr>
          </w:p>
        </w:tc>
        <w:tc>
          <w:tcPr>
            <w:tcW w:w="836" w:type="dxa"/>
          </w:tcPr>
          <w:p w14:paraId="398DC5C2" w14:textId="77777777" w:rsidR="00D62403" w:rsidRDefault="00D62403">
            <w:pPr>
              <w:pStyle w:val="TableParagraph"/>
              <w:spacing w:before="14" w:line="155" w:lineRule="exact"/>
              <w:ind w:left="10" w:right="1"/>
              <w:rPr>
                <w:sz w:val="16"/>
              </w:rPr>
            </w:pPr>
            <w:r>
              <w:rPr>
                <w:spacing w:val="-4"/>
                <w:sz w:val="16"/>
              </w:rPr>
              <w:t>0.02</w:t>
            </w:r>
          </w:p>
        </w:tc>
        <w:tc>
          <w:tcPr>
            <w:tcW w:w="732" w:type="dxa"/>
          </w:tcPr>
          <w:p w14:paraId="0EE86BB6" w14:textId="77777777" w:rsidR="00D62403" w:rsidRDefault="00D62403">
            <w:pPr>
              <w:pStyle w:val="TableParagraph"/>
              <w:spacing w:before="14" w:line="155" w:lineRule="exact"/>
              <w:ind w:left="112"/>
              <w:rPr>
                <w:sz w:val="16"/>
              </w:rPr>
            </w:pPr>
            <w:r>
              <w:rPr>
                <w:spacing w:val="-4"/>
                <w:sz w:val="16"/>
              </w:rPr>
              <w:t>0.02</w:t>
            </w:r>
          </w:p>
        </w:tc>
        <w:tc>
          <w:tcPr>
            <w:tcW w:w="219" w:type="dxa"/>
          </w:tcPr>
          <w:p w14:paraId="0578DC7E" w14:textId="77777777" w:rsidR="00D62403" w:rsidRDefault="00D62403">
            <w:pPr>
              <w:pStyle w:val="TableParagraph"/>
              <w:spacing w:line="240" w:lineRule="auto"/>
              <w:jc w:val="left"/>
              <w:rPr>
                <w:rFonts w:ascii="Times New Roman"/>
                <w:sz w:val="12"/>
              </w:rPr>
            </w:pPr>
          </w:p>
        </w:tc>
        <w:tc>
          <w:tcPr>
            <w:tcW w:w="723" w:type="dxa"/>
          </w:tcPr>
          <w:p w14:paraId="08AF8A2B" w14:textId="77777777" w:rsidR="00D62403" w:rsidRDefault="00D62403">
            <w:pPr>
              <w:pStyle w:val="TableParagraph"/>
              <w:spacing w:line="240" w:lineRule="auto"/>
              <w:jc w:val="left"/>
              <w:rPr>
                <w:rFonts w:ascii="Times New Roman"/>
                <w:sz w:val="12"/>
              </w:rPr>
            </w:pPr>
          </w:p>
        </w:tc>
        <w:tc>
          <w:tcPr>
            <w:tcW w:w="837" w:type="dxa"/>
          </w:tcPr>
          <w:p w14:paraId="51545688" w14:textId="77777777" w:rsidR="00D62403" w:rsidRDefault="00D62403">
            <w:pPr>
              <w:pStyle w:val="TableParagraph"/>
              <w:spacing w:line="169" w:lineRule="exact"/>
              <w:ind w:left="2" w:right="7"/>
              <w:rPr>
                <w:rFonts w:ascii="Lucida Sans Unicode" w:hAnsi="Lucida Sans Unicode"/>
                <w:sz w:val="12"/>
              </w:rPr>
            </w:pPr>
            <w:r>
              <w:rPr>
                <w:w w:val="90"/>
                <w:sz w:val="16"/>
              </w:rPr>
              <w:t>-</w:t>
            </w:r>
            <w:r>
              <w:rPr>
                <w:spacing w:val="-4"/>
                <w:w w:val="95"/>
                <w:sz w:val="16"/>
              </w:rPr>
              <w:t>0.07</w:t>
            </w:r>
            <w:r>
              <w:rPr>
                <w:rFonts w:ascii="Lucida Sans Unicode" w:hAnsi="Lucida Sans Unicode"/>
                <w:spacing w:val="-4"/>
                <w:w w:val="95"/>
                <w:position w:val="6"/>
                <w:sz w:val="12"/>
              </w:rPr>
              <w:t>∗</w:t>
            </w:r>
          </w:p>
        </w:tc>
        <w:tc>
          <w:tcPr>
            <w:tcW w:w="733" w:type="dxa"/>
          </w:tcPr>
          <w:p w14:paraId="2B88811D" w14:textId="77777777" w:rsidR="00D62403" w:rsidRDefault="00D62403">
            <w:pPr>
              <w:pStyle w:val="TableParagraph"/>
              <w:spacing w:line="169" w:lineRule="exact"/>
              <w:ind w:left="93"/>
              <w:rPr>
                <w:rFonts w:ascii="Lucida Sans Unicode" w:hAnsi="Lucida Sans Unicode"/>
                <w:sz w:val="12"/>
              </w:rPr>
            </w:pPr>
            <w:r>
              <w:rPr>
                <w:w w:val="90"/>
                <w:sz w:val="16"/>
              </w:rPr>
              <w:t>-</w:t>
            </w:r>
            <w:r>
              <w:rPr>
                <w:spacing w:val="-4"/>
                <w:w w:val="95"/>
                <w:sz w:val="16"/>
              </w:rPr>
              <w:t>0.07</w:t>
            </w:r>
            <w:r>
              <w:rPr>
                <w:rFonts w:ascii="Lucida Sans Unicode" w:hAnsi="Lucida Sans Unicode"/>
                <w:spacing w:val="-4"/>
                <w:w w:val="95"/>
                <w:position w:val="6"/>
                <w:sz w:val="12"/>
              </w:rPr>
              <w:t>∗</w:t>
            </w:r>
          </w:p>
        </w:tc>
      </w:tr>
      <w:tr w:rsidR="00D62403" w14:paraId="49FC27D0" w14:textId="77777777">
        <w:trPr>
          <w:trHeight w:val="189"/>
        </w:trPr>
        <w:tc>
          <w:tcPr>
            <w:tcW w:w="4371" w:type="dxa"/>
          </w:tcPr>
          <w:p w14:paraId="0BCAB720" w14:textId="77777777" w:rsidR="00D62403" w:rsidRDefault="00D62403">
            <w:pPr>
              <w:pStyle w:val="TableParagraph"/>
              <w:spacing w:line="240" w:lineRule="auto"/>
              <w:jc w:val="left"/>
              <w:rPr>
                <w:rFonts w:ascii="Times New Roman"/>
                <w:sz w:val="12"/>
              </w:rPr>
            </w:pPr>
          </w:p>
        </w:tc>
        <w:tc>
          <w:tcPr>
            <w:tcW w:w="722" w:type="dxa"/>
          </w:tcPr>
          <w:p w14:paraId="7ADFF9DF" w14:textId="77777777" w:rsidR="00D62403" w:rsidRDefault="00D62403">
            <w:pPr>
              <w:pStyle w:val="TableParagraph"/>
              <w:spacing w:line="240" w:lineRule="auto"/>
              <w:jc w:val="left"/>
              <w:rPr>
                <w:rFonts w:ascii="Times New Roman"/>
                <w:sz w:val="12"/>
              </w:rPr>
            </w:pPr>
          </w:p>
        </w:tc>
        <w:tc>
          <w:tcPr>
            <w:tcW w:w="836" w:type="dxa"/>
          </w:tcPr>
          <w:p w14:paraId="7D81E980" w14:textId="77777777" w:rsidR="00D62403" w:rsidRDefault="00D62403">
            <w:pPr>
              <w:pStyle w:val="TableParagraph"/>
              <w:spacing w:before="14" w:line="155" w:lineRule="exact"/>
              <w:ind w:left="9" w:right="1"/>
              <w:rPr>
                <w:sz w:val="16"/>
              </w:rPr>
            </w:pPr>
            <w:r>
              <w:rPr>
                <w:spacing w:val="-2"/>
                <w:sz w:val="16"/>
              </w:rPr>
              <w:t>(0.02)</w:t>
            </w:r>
          </w:p>
        </w:tc>
        <w:tc>
          <w:tcPr>
            <w:tcW w:w="732" w:type="dxa"/>
          </w:tcPr>
          <w:p w14:paraId="7BE7DFB0" w14:textId="77777777" w:rsidR="00D62403" w:rsidRDefault="00D62403">
            <w:pPr>
              <w:pStyle w:val="TableParagraph"/>
              <w:spacing w:before="14" w:line="155" w:lineRule="exact"/>
              <w:ind w:left="112"/>
              <w:rPr>
                <w:sz w:val="16"/>
              </w:rPr>
            </w:pPr>
            <w:r>
              <w:rPr>
                <w:spacing w:val="-2"/>
                <w:sz w:val="16"/>
              </w:rPr>
              <w:t>(0.02)</w:t>
            </w:r>
          </w:p>
        </w:tc>
        <w:tc>
          <w:tcPr>
            <w:tcW w:w="219" w:type="dxa"/>
          </w:tcPr>
          <w:p w14:paraId="097D5D73" w14:textId="77777777" w:rsidR="00D62403" w:rsidRDefault="00D62403">
            <w:pPr>
              <w:pStyle w:val="TableParagraph"/>
              <w:spacing w:line="240" w:lineRule="auto"/>
              <w:jc w:val="left"/>
              <w:rPr>
                <w:rFonts w:ascii="Times New Roman"/>
                <w:sz w:val="12"/>
              </w:rPr>
            </w:pPr>
          </w:p>
        </w:tc>
        <w:tc>
          <w:tcPr>
            <w:tcW w:w="723" w:type="dxa"/>
          </w:tcPr>
          <w:p w14:paraId="2976B7A8" w14:textId="77777777" w:rsidR="00D62403" w:rsidRDefault="00D62403">
            <w:pPr>
              <w:pStyle w:val="TableParagraph"/>
              <w:spacing w:line="240" w:lineRule="auto"/>
              <w:jc w:val="left"/>
              <w:rPr>
                <w:rFonts w:ascii="Times New Roman"/>
                <w:sz w:val="12"/>
              </w:rPr>
            </w:pPr>
          </w:p>
        </w:tc>
        <w:tc>
          <w:tcPr>
            <w:tcW w:w="837" w:type="dxa"/>
          </w:tcPr>
          <w:p w14:paraId="4A706852" w14:textId="77777777" w:rsidR="00D62403" w:rsidRDefault="00D62403">
            <w:pPr>
              <w:pStyle w:val="TableParagraph"/>
              <w:spacing w:before="14" w:line="155" w:lineRule="exact"/>
              <w:ind w:left="7" w:right="5"/>
              <w:rPr>
                <w:sz w:val="16"/>
              </w:rPr>
            </w:pPr>
            <w:r>
              <w:rPr>
                <w:spacing w:val="-2"/>
                <w:sz w:val="16"/>
              </w:rPr>
              <w:t>(0.03)</w:t>
            </w:r>
          </w:p>
        </w:tc>
        <w:tc>
          <w:tcPr>
            <w:tcW w:w="733" w:type="dxa"/>
          </w:tcPr>
          <w:p w14:paraId="555EE5C8" w14:textId="77777777" w:rsidR="00D62403" w:rsidRDefault="00D62403">
            <w:pPr>
              <w:pStyle w:val="TableParagraph"/>
              <w:spacing w:before="14" w:line="155" w:lineRule="exact"/>
              <w:ind w:left="103"/>
              <w:rPr>
                <w:sz w:val="16"/>
              </w:rPr>
            </w:pPr>
            <w:r>
              <w:rPr>
                <w:spacing w:val="-2"/>
                <w:sz w:val="16"/>
              </w:rPr>
              <w:t>(0.03)</w:t>
            </w:r>
          </w:p>
        </w:tc>
      </w:tr>
      <w:tr w:rsidR="00D62403" w14:paraId="079DA328" w14:textId="77777777">
        <w:trPr>
          <w:trHeight w:val="189"/>
        </w:trPr>
        <w:tc>
          <w:tcPr>
            <w:tcW w:w="4371" w:type="dxa"/>
          </w:tcPr>
          <w:p w14:paraId="69902DED" w14:textId="77777777" w:rsidR="00D62403" w:rsidRDefault="00D62403">
            <w:pPr>
              <w:pStyle w:val="TableParagraph"/>
              <w:spacing w:before="14" w:line="155" w:lineRule="exact"/>
              <w:ind w:left="119"/>
              <w:jc w:val="left"/>
              <w:rPr>
                <w:sz w:val="16"/>
              </w:rPr>
            </w:pPr>
            <w:r>
              <w:rPr>
                <w:sz w:val="16"/>
              </w:rPr>
              <w:t>Female</w:t>
            </w:r>
            <w:r>
              <w:rPr>
                <w:spacing w:val="13"/>
                <w:sz w:val="16"/>
              </w:rPr>
              <w:t xml:space="preserve"> </w:t>
            </w:r>
            <w:r>
              <w:rPr>
                <w:sz w:val="16"/>
              </w:rPr>
              <w:t>Household</w:t>
            </w:r>
            <w:r>
              <w:rPr>
                <w:spacing w:val="12"/>
                <w:sz w:val="16"/>
              </w:rPr>
              <w:t xml:space="preserve"> </w:t>
            </w:r>
            <w:r>
              <w:rPr>
                <w:spacing w:val="-4"/>
                <w:sz w:val="16"/>
              </w:rPr>
              <w:t>Head</w:t>
            </w:r>
          </w:p>
        </w:tc>
        <w:tc>
          <w:tcPr>
            <w:tcW w:w="722" w:type="dxa"/>
          </w:tcPr>
          <w:p w14:paraId="5B3ED55B" w14:textId="77777777" w:rsidR="00D62403" w:rsidRDefault="00D62403">
            <w:pPr>
              <w:pStyle w:val="TableParagraph"/>
              <w:spacing w:line="240" w:lineRule="auto"/>
              <w:jc w:val="left"/>
              <w:rPr>
                <w:rFonts w:ascii="Times New Roman"/>
                <w:sz w:val="12"/>
              </w:rPr>
            </w:pPr>
          </w:p>
        </w:tc>
        <w:tc>
          <w:tcPr>
            <w:tcW w:w="836" w:type="dxa"/>
          </w:tcPr>
          <w:p w14:paraId="148BF25B" w14:textId="77777777" w:rsidR="00D62403" w:rsidRDefault="00D62403">
            <w:pPr>
              <w:pStyle w:val="TableParagraph"/>
              <w:spacing w:before="14" w:line="155" w:lineRule="exact"/>
              <w:ind w:left="10" w:right="1"/>
              <w:rPr>
                <w:sz w:val="16"/>
              </w:rPr>
            </w:pPr>
            <w:r>
              <w:rPr>
                <w:spacing w:val="-4"/>
                <w:sz w:val="16"/>
              </w:rPr>
              <w:t>0.00</w:t>
            </w:r>
          </w:p>
        </w:tc>
        <w:tc>
          <w:tcPr>
            <w:tcW w:w="732" w:type="dxa"/>
          </w:tcPr>
          <w:p w14:paraId="57DD4EEB" w14:textId="77777777" w:rsidR="00D62403" w:rsidRDefault="00D62403">
            <w:pPr>
              <w:pStyle w:val="TableParagraph"/>
              <w:spacing w:before="14" w:line="155" w:lineRule="exact"/>
              <w:ind w:left="112"/>
              <w:rPr>
                <w:sz w:val="16"/>
              </w:rPr>
            </w:pPr>
            <w:r>
              <w:rPr>
                <w:spacing w:val="-4"/>
                <w:sz w:val="16"/>
              </w:rPr>
              <w:t>0.00</w:t>
            </w:r>
          </w:p>
        </w:tc>
        <w:tc>
          <w:tcPr>
            <w:tcW w:w="219" w:type="dxa"/>
          </w:tcPr>
          <w:p w14:paraId="6029809C" w14:textId="77777777" w:rsidR="00D62403" w:rsidRDefault="00D62403">
            <w:pPr>
              <w:pStyle w:val="TableParagraph"/>
              <w:spacing w:line="240" w:lineRule="auto"/>
              <w:jc w:val="left"/>
              <w:rPr>
                <w:rFonts w:ascii="Times New Roman"/>
                <w:sz w:val="12"/>
              </w:rPr>
            </w:pPr>
          </w:p>
        </w:tc>
        <w:tc>
          <w:tcPr>
            <w:tcW w:w="723" w:type="dxa"/>
          </w:tcPr>
          <w:p w14:paraId="3337C873" w14:textId="77777777" w:rsidR="00D62403" w:rsidRDefault="00D62403">
            <w:pPr>
              <w:pStyle w:val="TableParagraph"/>
              <w:spacing w:line="240" w:lineRule="auto"/>
              <w:jc w:val="left"/>
              <w:rPr>
                <w:rFonts w:ascii="Times New Roman"/>
                <w:sz w:val="12"/>
              </w:rPr>
            </w:pPr>
          </w:p>
        </w:tc>
        <w:tc>
          <w:tcPr>
            <w:tcW w:w="837" w:type="dxa"/>
          </w:tcPr>
          <w:p w14:paraId="7E11AD34" w14:textId="77777777" w:rsidR="00D62403" w:rsidRDefault="00D62403">
            <w:pPr>
              <w:pStyle w:val="TableParagraph"/>
              <w:spacing w:before="14" w:line="155" w:lineRule="exact"/>
              <w:ind w:left="7" w:right="5"/>
              <w:rPr>
                <w:sz w:val="16"/>
              </w:rPr>
            </w:pPr>
            <w:r>
              <w:rPr>
                <w:w w:val="90"/>
                <w:sz w:val="16"/>
              </w:rPr>
              <w:t>-</w:t>
            </w:r>
            <w:r>
              <w:rPr>
                <w:spacing w:val="-4"/>
                <w:sz w:val="16"/>
              </w:rPr>
              <w:t>0.02</w:t>
            </w:r>
          </w:p>
        </w:tc>
        <w:tc>
          <w:tcPr>
            <w:tcW w:w="733" w:type="dxa"/>
          </w:tcPr>
          <w:p w14:paraId="072EA465" w14:textId="77777777" w:rsidR="00D62403" w:rsidRDefault="00D62403">
            <w:pPr>
              <w:pStyle w:val="TableParagraph"/>
              <w:spacing w:before="14" w:line="155" w:lineRule="exact"/>
              <w:ind w:left="104"/>
              <w:rPr>
                <w:sz w:val="16"/>
              </w:rPr>
            </w:pPr>
            <w:r>
              <w:rPr>
                <w:w w:val="90"/>
                <w:sz w:val="16"/>
              </w:rPr>
              <w:t>-</w:t>
            </w:r>
            <w:r>
              <w:rPr>
                <w:spacing w:val="-4"/>
                <w:sz w:val="16"/>
              </w:rPr>
              <w:t>0.02</w:t>
            </w:r>
          </w:p>
        </w:tc>
      </w:tr>
      <w:tr w:rsidR="00D62403" w14:paraId="740C0099" w14:textId="77777777">
        <w:trPr>
          <w:trHeight w:val="189"/>
        </w:trPr>
        <w:tc>
          <w:tcPr>
            <w:tcW w:w="4371" w:type="dxa"/>
          </w:tcPr>
          <w:p w14:paraId="4588DAC5" w14:textId="77777777" w:rsidR="00D62403" w:rsidRDefault="00D62403">
            <w:pPr>
              <w:pStyle w:val="TableParagraph"/>
              <w:spacing w:line="240" w:lineRule="auto"/>
              <w:jc w:val="left"/>
              <w:rPr>
                <w:rFonts w:ascii="Times New Roman"/>
                <w:sz w:val="12"/>
              </w:rPr>
            </w:pPr>
          </w:p>
        </w:tc>
        <w:tc>
          <w:tcPr>
            <w:tcW w:w="722" w:type="dxa"/>
          </w:tcPr>
          <w:p w14:paraId="2E3D9BF9" w14:textId="77777777" w:rsidR="00D62403" w:rsidRDefault="00D62403">
            <w:pPr>
              <w:pStyle w:val="TableParagraph"/>
              <w:spacing w:line="240" w:lineRule="auto"/>
              <w:jc w:val="left"/>
              <w:rPr>
                <w:rFonts w:ascii="Times New Roman"/>
                <w:sz w:val="12"/>
              </w:rPr>
            </w:pPr>
          </w:p>
        </w:tc>
        <w:tc>
          <w:tcPr>
            <w:tcW w:w="836" w:type="dxa"/>
          </w:tcPr>
          <w:p w14:paraId="0C956239" w14:textId="77777777" w:rsidR="00D62403" w:rsidRDefault="00D62403">
            <w:pPr>
              <w:pStyle w:val="TableParagraph"/>
              <w:spacing w:before="14" w:line="155" w:lineRule="exact"/>
              <w:ind w:left="9" w:right="1"/>
              <w:rPr>
                <w:sz w:val="16"/>
              </w:rPr>
            </w:pPr>
            <w:r>
              <w:rPr>
                <w:spacing w:val="-2"/>
                <w:sz w:val="16"/>
              </w:rPr>
              <w:t>(0.02)</w:t>
            </w:r>
          </w:p>
        </w:tc>
        <w:tc>
          <w:tcPr>
            <w:tcW w:w="732" w:type="dxa"/>
          </w:tcPr>
          <w:p w14:paraId="59E5D21D" w14:textId="77777777" w:rsidR="00D62403" w:rsidRDefault="00D62403">
            <w:pPr>
              <w:pStyle w:val="TableParagraph"/>
              <w:spacing w:before="14" w:line="155" w:lineRule="exact"/>
              <w:ind w:left="112"/>
              <w:rPr>
                <w:sz w:val="16"/>
              </w:rPr>
            </w:pPr>
            <w:r>
              <w:rPr>
                <w:spacing w:val="-2"/>
                <w:sz w:val="16"/>
              </w:rPr>
              <w:t>(0.02)</w:t>
            </w:r>
          </w:p>
        </w:tc>
        <w:tc>
          <w:tcPr>
            <w:tcW w:w="219" w:type="dxa"/>
          </w:tcPr>
          <w:p w14:paraId="60BA7F38" w14:textId="77777777" w:rsidR="00D62403" w:rsidRDefault="00D62403">
            <w:pPr>
              <w:pStyle w:val="TableParagraph"/>
              <w:spacing w:line="240" w:lineRule="auto"/>
              <w:jc w:val="left"/>
              <w:rPr>
                <w:rFonts w:ascii="Times New Roman"/>
                <w:sz w:val="12"/>
              </w:rPr>
            </w:pPr>
          </w:p>
        </w:tc>
        <w:tc>
          <w:tcPr>
            <w:tcW w:w="723" w:type="dxa"/>
          </w:tcPr>
          <w:p w14:paraId="6DAF7BA1" w14:textId="77777777" w:rsidR="00D62403" w:rsidRDefault="00D62403">
            <w:pPr>
              <w:pStyle w:val="TableParagraph"/>
              <w:spacing w:line="240" w:lineRule="auto"/>
              <w:jc w:val="left"/>
              <w:rPr>
                <w:rFonts w:ascii="Times New Roman"/>
                <w:sz w:val="12"/>
              </w:rPr>
            </w:pPr>
          </w:p>
        </w:tc>
        <w:tc>
          <w:tcPr>
            <w:tcW w:w="837" w:type="dxa"/>
          </w:tcPr>
          <w:p w14:paraId="0026CC19" w14:textId="77777777" w:rsidR="00D62403" w:rsidRDefault="00D62403">
            <w:pPr>
              <w:pStyle w:val="TableParagraph"/>
              <w:spacing w:before="14" w:line="155" w:lineRule="exact"/>
              <w:ind w:left="7" w:right="5"/>
              <w:rPr>
                <w:sz w:val="16"/>
              </w:rPr>
            </w:pPr>
            <w:r>
              <w:rPr>
                <w:spacing w:val="-2"/>
                <w:sz w:val="16"/>
              </w:rPr>
              <w:t>(0.04)</w:t>
            </w:r>
          </w:p>
        </w:tc>
        <w:tc>
          <w:tcPr>
            <w:tcW w:w="733" w:type="dxa"/>
          </w:tcPr>
          <w:p w14:paraId="6B709141" w14:textId="77777777" w:rsidR="00D62403" w:rsidRDefault="00D62403">
            <w:pPr>
              <w:pStyle w:val="TableParagraph"/>
              <w:spacing w:before="14" w:line="155" w:lineRule="exact"/>
              <w:ind w:left="103"/>
              <w:rPr>
                <w:sz w:val="16"/>
              </w:rPr>
            </w:pPr>
            <w:r>
              <w:rPr>
                <w:spacing w:val="-2"/>
                <w:sz w:val="16"/>
              </w:rPr>
              <w:t>(0.04)</w:t>
            </w:r>
          </w:p>
        </w:tc>
      </w:tr>
      <w:tr w:rsidR="00D62403" w14:paraId="1CF7F18F" w14:textId="77777777">
        <w:trPr>
          <w:trHeight w:val="189"/>
        </w:trPr>
        <w:tc>
          <w:tcPr>
            <w:tcW w:w="4371" w:type="dxa"/>
          </w:tcPr>
          <w:p w14:paraId="0B7FEADE" w14:textId="77777777" w:rsidR="00D62403" w:rsidRDefault="00D62403">
            <w:pPr>
              <w:pStyle w:val="TableParagraph"/>
              <w:spacing w:before="14" w:line="155" w:lineRule="exact"/>
              <w:ind w:left="119"/>
              <w:jc w:val="left"/>
              <w:rPr>
                <w:sz w:val="16"/>
              </w:rPr>
            </w:pPr>
            <w:r>
              <w:rPr>
                <w:sz w:val="16"/>
              </w:rPr>
              <w:t>Married</w:t>
            </w:r>
            <w:r>
              <w:rPr>
                <w:spacing w:val="18"/>
                <w:sz w:val="16"/>
              </w:rPr>
              <w:t xml:space="preserve"> </w:t>
            </w:r>
            <w:r>
              <w:rPr>
                <w:sz w:val="16"/>
              </w:rPr>
              <w:t>Household</w:t>
            </w:r>
            <w:r>
              <w:rPr>
                <w:spacing w:val="19"/>
                <w:sz w:val="16"/>
              </w:rPr>
              <w:t xml:space="preserve"> </w:t>
            </w:r>
            <w:r>
              <w:rPr>
                <w:spacing w:val="-4"/>
                <w:sz w:val="16"/>
              </w:rPr>
              <w:t>Head</w:t>
            </w:r>
          </w:p>
        </w:tc>
        <w:tc>
          <w:tcPr>
            <w:tcW w:w="722" w:type="dxa"/>
          </w:tcPr>
          <w:p w14:paraId="4561EEBC" w14:textId="77777777" w:rsidR="00D62403" w:rsidRDefault="00D62403">
            <w:pPr>
              <w:pStyle w:val="TableParagraph"/>
              <w:spacing w:line="240" w:lineRule="auto"/>
              <w:jc w:val="left"/>
              <w:rPr>
                <w:rFonts w:ascii="Times New Roman"/>
                <w:sz w:val="12"/>
              </w:rPr>
            </w:pPr>
          </w:p>
        </w:tc>
        <w:tc>
          <w:tcPr>
            <w:tcW w:w="836" w:type="dxa"/>
          </w:tcPr>
          <w:p w14:paraId="591082F4" w14:textId="77777777" w:rsidR="00D62403" w:rsidRDefault="00D62403">
            <w:pPr>
              <w:pStyle w:val="TableParagraph"/>
              <w:spacing w:before="14" w:line="155" w:lineRule="exact"/>
              <w:ind w:left="10" w:right="1"/>
              <w:rPr>
                <w:sz w:val="16"/>
              </w:rPr>
            </w:pPr>
            <w:r>
              <w:rPr>
                <w:w w:val="90"/>
                <w:sz w:val="16"/>
              </w:rPr>
              <w:t>-</w:t>
            </w:r>
            <w:r>
              <w:rPr>
                <w:spacing w:val="-4"/>
                <w:sz w:val="16"/>
              </w:rPr>
              <w:t>0.02</w:t>
            </w:r>
          </w:p>
        </w:tc>
        <w:tc>
          <w:tcPr>
            <w:tcW w:w="732" w:type="dxa"/>
          </w:tcPr>
          <w:p w14:paraId="697CB09E" w14:textId="77777777" w:rsidR="00D62403" w:rsidRDefault="00D62403">
            <w:pPr>
              <w:pStyle w:val="TableParagraph"/>
              <w:spacing w:before="14" w:line="155" w:lineRule="exact"/>
              <w:ind w:left="113"/>
              <w:rPr>
                <w:sz w:val="16"/>
              </w:rPr>
            </w:pPr>
            <w:r>
              <w:rPr>
                <w:w w:val="90"/>
                <w:sz w:val="16"/>
              </w:rPr>
              <w:t>-</w:t>
            </w:r>
            <w:r>
              <w:rPr>
                <w:spacing w:val="-4"/>
                <w:sz w:val="16"/>
              </w:rPr>
              <w:t>0.02</w:t>
            </w:r>
          </w:p>
        </w:tc>
        <w:tc>
          <w:tcPr>
            <w:tcW w:w="219" w:type="dxa"/>
          </w:tcPr>
          <w:p w14:paraId="6F907F67" w14:textId="77777777" w:rsidR="00D62403" w:rsidRDefault="00D62403">
            <w:pPr>
              <w:pStyle w:val="TableParagraph"/>
              <w:spacing w:line="240" w:lineRule="auto"/>
              <w:jc w:val="left"/>
              <w:rPr>
                <w:rFonts w:ascii="Times New Roman"/>
                <w:sz w:val="12"/>
              </w:rPr>
            </w:pPr>
          </w:p>
        </w:tc>
        <w:tc>
          <w:tcPr>
            <w:tcW w:w="723" w:type="dxa"/>
          </w:tcPr>
          <w:p w14:paraId="157482BD" w14:textId="77777777" w:rsidR="00D62403" w:rsidRDefault="00D62403">
            <w:pPr>
              <w:pStyle w:val="TableParagraph"/>
              <w:spacing w:line="240" w:lineRule="auto"/>
              <w:jc w:val="left"/>
              <w:rPr>
                <w:rFonts w:ascii="Times New Roman"/>
                <w:sz w:val="12"/>
              </w:rPr>
            </w:pPr>
          </w:p>
        </w:tc>
        <w:tc>
          <w:tcPr>
            <w:tcW w:w="837" w:type="dxa"/>
          </w:tcPr>
          <w:p w14:paraId="31C84AED" w14:textId="77777777" w:rsidR="00D62403" w:rsidRDefault="00D62403">
            <w:pPr>
              <w:pStyle w:val="TableParagraph"/>
              <w:spacing w:line="169" w:lineRule="exact"/>
              <w:ind w:left="2" w:right="7"/>
              <w:rPr>
                <w:rFonts w:ascii="Lucida Sans Unicode" w:hAnsi="Lucida Sans Unicode"/>
                <w:sz w:val="12"/>
              </w:rPr>
            </w:pPr>
            <w:r>
              <w:rPr>
                <w:spacing w:val="-2"/>
                <w:sz w:val="16"/>
              </w:rPr>
              <w:t>-0.13</w:t>
            </w:r>
            <w:r>
              <w:rPr>
                <w:rFonts w:ascii="Lucida Sans Unicode" w:hAnsi="Lucida Sans Unicode"/>
                <w:spacing w:val="-2"/>
                <w:position w:val="6"/>
                <w:sz w:val="12"/>
              </w:rPr>
              <w:t>∗∗∗</w:t>
            </w:r>
          </w:p>
        </w:tc>
        <w:tc>
          <w:tcPr>
            <w:tcW w:w="733" w:type="dxa"/>
          </w:tcPr>
          <w:p w14:paraId="6BEF3DC3" w14:textId="77777777" w:rsidR="00D62403" w:rsidRDefault="00D62403">
            <w:pPr>
              <w:pStyle w:val="TableParagraph"/>
              <w:spacing w:line="169" w:lineRule="exact"/>
              <w:ind w:left="93"/>
              <w:rPr>
                <w:rFonts w:ascii="Lucida Sans Unicode" w:hAnsi="Lucida Sans Unicode"/>
                <w:sz w:val="12"/>
              </w:rPr>
            </w:pPr>
            <w:r>
              <w:rPr>
                <w:spacing w:val="-2"/>
                <w:sz w:val="16"/>
              </w:rPr>
              <w:t>-0.13</w:t>
            </w:r>
            <w:r>
              <w:rPr>
                <w:rFonts w:ascii="Lucida Sans Unicode" w:hAnsi="Lucida Sans Unicode"/>
                <w:spacing w:val="-2"/>
                <w:position w:val="6"/>
                <w:sz w:val="12"/>
              </w:rPr>
              <w:t>∗∗∗</w:t>
            </w:r>
          </w:p>
        </w:tc>
      </w:tr>
      <w:tr w:rsidR="00D62403" w14:paraId="4F7381D2" w14:textId="77777777">
        <w:trPr>
          <w:trHeight w:val="189"/>
        </w:trPr>
        <w:tc>
          <w:tcPr>
            <w:tcW w:w="4371" w:type="dxa"/>
          </w:tcPr>
          <w:p w14:paraId="6EFAC547" w14:textId="77777777" w:rsidR="00D62403" w:rsidRDefault="00D62403">
            <w:pPr>
              <w:pStyle w:val="TableParagraph"/>
              <w:spacing w:line="240" w:lineRule="auto"/>
              <w:jc w:val="left"/>
              <w:rPr>
                <w:rFonts w:ascii="Times New Roman"/>
                <w:sz w:val="12"/>
              </w:rPr>
            </w:pPr>
          </w:p>
        </w:tc>
        <w:tc>
          <w:tcPr>
            <w:tcW w:w="722" w:type="dxa"/>
          </w:tcPr>
          <w:p w14:paraId="256F15D4" w14:textId="77777777" w:rsidR="00D62403" w:rsidRDefault="00D62403">
            <w:pPr>
              <w:pStyle w:val="TableParagraph"/>
              <w:spacing w:line="240" w:lineRule="auto"/>
              <w:jc w:val="left"/>
              <w:rPr>
                <w:rFonts w:ascii="Times New Roman"/>
                <w:sz w:val="12"/>
              </w:rPr>
            </w:pPr>
          </w:p>
        </w:tc>
        <w:tc>
          <w:tcPr>
            <w:tcW w:w="836" w:type="dxa"/>
          </w:tcPr>
          <w:p w14:paraId="31A5222F" w14:textId="77777777" w:rsidR="00D62403" w:rsidRDefault="00D62403">
            <w:pPr>
              <w:pStyle w:val="TableParagraph"/>
              <w:spacing w:before="14" w:line="155" w:lineRule="exact"/>
              <w:ind w:left="9" w:right="1"/>
              <w:rPr>
                <w:sz w:val="16"/>
              </w:rPr>
            </w:pPr>
            <w:r>
              <w:rPr>
                <w:spacing w:val="-2"/>
                <w:sz w:val="16"/>
              </w:rPr>
              <w:t>(0.03)</w:t>
            </w:r>
          </w:p>
        </w:tc>
        <w:tc>
          <w:tcPr>
            <w:tcW w:w="732" w:type="dxa"/>
          </w:tcPr>
          <w:p w14:paraId="271D3972" w14:textId="77777777" w:rsidR="00D62403" w:rsidRDefault="00D62403">
            <w:pPr>
              <w:pStyle w:val="TableParagraph"/>
              <w:spacing w:before="14" w:line="155" w:lineRule="exact"/>
              <w:ind w:left="112"/>
              <w:rPr>
                <w:sz w:val="16"/>
              </w:rPr>
            </w:pPr>
            <w:r>
              <w:rPr>
                <w:spacing w:val="-2"/>
                <w:sz w:val="16"/>
              </w:rPr>
              <w:t>(0.03)</w:t>
            </w:r>
          </w:p>
        </w:tc>
        <w:tc>
          <w:tcPr>
            <w:tcW w:w="219" w:type="dxa"/>
          </w:tcPr>
          <w:p w14:paraId="2731921F" w14:textId="77777777" w:rsidR="00D62403" w:rsidRDefault="00D62403">
            <w:pPr>
              <w:pStyle w:val="TableParagraph"/>
              <w:spacing w:line="240" w:lineRule="auto"/>
              <w:jc w:val="left"/>
              <w:rPr>
                <w:rFonts w:ascii="Times New Roman"/>
                <w:sz w:val="12"/>
              </w:rPr>
            </w:pPr>
          </w:p>
        </w:tc>
        <w:tc>
          <w:tcPr>
            <w:tcW w:w="723" w:type="dxa"/>
          </w:tcPr>
          <w:p w14:paraId="33BF8295" w14:textId="77777777" w:rsidR="00D62403" w:rsidRDefault="00D62403">
            <w:pPr>
              <w:pStyle w:val="TableParagraph"/>
              <w:spacing w:line="240" w:lineRule="auto"/>
              <w:jc w:val="left"/>
              <w:rPr>
                <w:rFonts w:ascii="Times New Roman"/>
                <w:sz w:val="12"/>
              </w:rPr>
            </w:pPr>
          </w:p>
        </w:tc>
        <w:tc>
          <w:tcPr>
            <w:tcW w:w="837" w:type="dxa"/>
          </w:tcPr>
          <w:p w14:paraId="5501675E" w14:textId="77777777" w:rsidR="00D62403" w:rsidRDefault="00D62403">
            <w:pPr>
              <w:pStyle w:val="TableParagraph"/>
              <w:spacing w:before="14" w:line="155" w:lineRule="exact"/>
              <w:ind w:left="7" w:right="5"/>
              <w:rPr>
                <w:sz w:val="16"/>
              </w:rPr>
            </w:pPr>
            <w:r>
              <w:rPr>
                <w:spacing w:val="-2"/>
                <w:sz w:val="16"/>
              </w:rPr>
              <w:t>(0.04)</w:t>
            </w:r>
          </w:p>
        </w:tc>
        <w:tc>
          <w:tcPr>
            <w:tcW w:w="733" w:type="dxa"/>
          </w:tcPr>
          <w:p w14:paraId="31E767CD" w14:textId="77777777" w:rsidR="00D62403" w:rsidRDefault="00D62403">
            <w:pPr>
              <w:pStyle w:val="TableParagraph"/>
              <w:spacing w:before="14" w:line="155" w:lineRule="exact"/>
              <w:ind w:left="103"/>
              <w:rPr>
                <w:sz w:val="16"/>
              </w:rPr>
            </w:pPr>
            <w:r>
              <w:rPr>
                <w:spacing w:val="-2"/>
                <w:sz w:val="16"/>
              </w:rPr>
              <w:t>(0.04)</w:t>
            </w:r>
          </w:p>
        </w:tc>
      </w:tr>
      <w:tr w:rsidR="00D62403" w14:paraId="5095936A" w14:textId="77777777">
        <w:trPr>
          <w:trHeight w:val="189"/>
        </w:trPr>
        <w:tc>
          <w:tcPr>
            <w:tcW w:w="4371" w:type="dxa"/>
          </w:tcPr>
          <w:p w14:paraId="1D483D38" w14:textId="77777777" w:rsidR="00D62403" w:rsidRDefault="00D62403">
            <w:pPr>
              <w:pStyle w:val="TableParagraph"/>
              <w:spacing w:before="14" w:line="155" w:lineRule="exact"/>
              <w:ind w:left="119"/>
              <w:jc w:val="left"/>
              <w:rPr>
                <w:sz w:val="16"/>
              </w:rPr>
            </w:pPr>
            <w:r>
              <w:rPr>
                <w:sz w:val="16"/>
              </w:rPr>
              <w:t>Household</w:t>
            </w:r>
            <w:r>
              <w:rPr>
                <w:spacing w:val="16"/>
                <w:sz w:val="16"/>
              </w:rPr>
              <w:t xml:space="preserve"> </w:t>
            </w:r>
            <w:r>
              <w:rPr>
                <w:sz w:val="16"/>
              </w:rPr>
              <w:t>head</w:t>
            </w:r>
            <w:r>
              <w:rPr>
                <w:spacing w:val="16"/>
                <w:sz w:val="16"/>
              </w:rPr>
              <w:t xml:space="preserve"> </w:t>
            </w:r>
            <w:r>
              <w:rPr>
                <w:sz w:val="16"/>
              </w:rPr>
              <w:t>years</w:t>
            </w:r>
            <w:r>
              <w:rPr>
                <w:spacing w:val="16"/>
                <w:sz w:val="16"/>
              </w:rPr>
              <w:t xml:space="preserve"> </w:t>
            </w:r>
            <w:r>
              <w:rPr>
                <w:sz w:val="16"/>
              </w:rPr>
              <w:t>of</w:t>
            </w:r>
            <w:r>
              <w:rPr>
                <w:spacing w:val="17"/>
                <w:sz w:val="16"/>
              </w:rPr>
              <w:t xml:space="preserve"> </w:t>
            </w:r>
            <w:r>
              <w:rPr>
                <w:spacing w:val="-2"/>
                <w:sz w:val="16"/>
              </w:rPr>
              <w:t>education</w:t>
            </w:r>
          </w:p>
        </w:tc>
        <w:tc>
          <w:tcPr>
            <w:tcW w:w="722" w:type="dxa"/>
          </w:tcPr>
          <w:p w14:paraId="77613E58" w14:textId="77777777" w:rsidR="00D62403" w:rsidRDefault="00D62403">
            <w:pPr>
              <w:pStyle w:val="TableParagraph"/>
              <w:spacing w:line="240" w:lineRule="auto"/>
              <w:jc w:val="left"/>
              <w:rPr>
                <w:rFonts w:ascii="Times New Roman"/>
                <w:sz w:val="12"/>
              </w:rPr>
            </w:pPr>
          </w:p>
        </w:tc>
        <w:tc>
          <w:tcPr>
            <w:tcW w:w="836" w:type="dxa"/>
          </w:tcPr>
          <w:p w14:paraId="68A1AE3A" w14:textId="77777777" w:rsidR="00D62403" w:rsidRDefault="00D62403">
            <w:pPr>
              <w:pStyle w:val="TableParagraph"/>
              <w:spacing w:line="169" w:lineRule="exact"/>
              <w:ind w:left="9" w:right="10"/>
              <w:rPr>
                <w:rFonts w:ascii="Lucida Sans Unicode" w:hAnsi="Lucida Sans Unicode"/>
                <w:sz w:val="12"/>
              </w:rPr>
            </w:pPr>
            <w:r>
              <w:rPr>
                <w:w w:val="85"/>
                <w:sz w:val="16"/>
              </w:rPr>
              <w:t>-</w:t>
            </w:r>
            <w:r>
              <w:rPr>
                <w:spacing w:val="-4"/>
                <w:w w:val="95"/>
                <w:sz w:val="16"/>
              </w:rPr>
              <w:t>0.00</w:t>
            </w:r>
            <w:r>
              <w:rPr>
                <w:rFonts w:ascii="Lucida Sans Unicode" w:hAnsi="Lucida Sans Unicode"/>
                <w:spacing w:val="-4"/>
                <w:w w:val="95"/>
                <w:position w:val="6"/>
                <w:sz w:val="12"/>
              </w:rPr>
              <w:t>∗</w:t>
            </w:r>
          </w:p>
        </w:tc>
        <w:tc>
          <w:tcPr>
            <w:tcW w:w="732" w:type="dxa"/>
          </w:tcPr>
          <w:p w14:paraId="1DA5D571" w14:textId="77777777" w:rsidR="00D62403" w:rsidRDefault="00D62403">
            <w:pPr>
              <w:pStyle w:val="TableParagraph"/>
              <w:spacing w:line="169" w:lineRule="exact"/>
              <w:ind w:left="102"/>
              <w:rPr>
                <w:rFonts w:ascii="Lucida Sans Unicode" w:hAnsi="Lucida Sans Unicode"/>
                <w:sz w:val="12"/>
              </w:rPr>
            </w:pPr>
            <w:r>
              <w:rPr>
                <w:spacing w:val="-2"/>
                <w:sz w:val="16"/>
              </w:rPr>
              <w:t>-0.01</w:t>
            </w:r>
            <w:r>
              <w:rPr>
                <w:rFonts w:ascii="Lucida Sans Unicode" w:hAnsi="Lucida Sans Unicode"/>
                <w:spacing w:val="-2"/>
                <w:position w:val="6"/>
                <w:sz w:val="12"/>
              </w:rPr>
              <w:t>∗</w:t>
            </w:r>
          </w:p>
        </w:tc>
        <w:tc>
          <w:tcPr>
            <w:tcW w:w="219" w:type="dxa"/>
          </w:tcPr>
          <w:p w14:paraId="7DFA18E1" w14:textId="77777777" w:rsidR="00D62403" w:rsidRDefault="00D62403">
            <w:pPr>
              <w:pStyle w:val="TableParagraph"/>
              <w:spacing w:line="240" w:lineRule="auto"/>
              <w:jc w:val="left"/>
              <w:rPr>
                <w:rFonts w:ascii="Times New Roman"/>
                <w:sz w:val="12"/>
              </w:rPr>
            </w:pPr>
          </w:p>
        </w:tc>
        <w:tc>
          <w:tcPr>
            <w:tcW w:w="723" w:type="dxa"/>
          </w:tcPr>
          <w:p w14:paraId="7E995EDA" w14:textId="77777777" w:rsidR="00D62403" w:rsidRDefault="00D62403">
            <w:pPr>
              <w:pStyle w:val="TableParagraph"/>
              <w:spacing w:line="240" w:lineRule="auto"/>
              <w:jc w:val="left"/>
              <w:rPr>
                <w:rFonts w:ascii="Times New Roman"/>
                <w:sz w:val="12"/>
              </w:rPr>
            </w:pPr>
          </w:p>
        </w:tc>
        <w:tc>
          <w:tcPr>
            <w:tcW w:w="837" w:type="dxa"/>
          </w:tcPr>
          <w:p w14:paraId="5CD8DFC8" w14:textId="77777777" w:rsidR="00D62403" w:rsidRDefault="00D62403">
            <w:pPr>
              <w:pStyle w:val="TableParagraph"/>
              <w:spacing w:line="169" w:lineRule="exact"/>
              <w:ind w:left="2" w:right="7"/>
              <w:rPr>
                <w:rFonts w:ascii="Lucida Sans Unicode" w:hAnsi="Lucida Sans Unicode"/>
                <w:sz w:val="12"/>
              </w:rPr>
            </w:pPr>
            <w:r>
              <w:rPr>
                <w:spacing w:val="-2"/>
                <w:sz w:val="16"/>
              </w:rPr>
              <w:t>-0.01</w:t>
            </w:r>
            <w:r>
              <w:rPr>
                <w:rFonts w:ascii="Lucida Sans Unicode" w:hAnsi="Lucida Sans Unicode"/>
                <w:spacing w:val="-2"/>
                <w:position w:val="6"/>
                <w:sz w:val="12"/>
              </w:rPr>
              <w:t>∗</w:t>
            </w:r>
          </w:p>
        </w:tc>
        <w:tc>
          <w:tcPr>
            <w:tcW w:w="733" w:type="dxa"/>
          </w:tcPr>
          <w:p w14:paraId="070DEEFA" w14:textId="77777777" w:rsidR="00D62403" w:rsidRDefault="00D62403">
            <w:pPr>
              <w:pStyle w:val="TableParagraph"/>
              <w:spacing w:line="169" w:lineRule="exact"/>
              <w:ind w:left="93"/>
              <w:rPr>
                <w:rFonts w:ascii="Lucida Sans Unicode" w:hAnsi="Lucida Sans Unicode"/>
                <w:sz w:val="12"/>
              </w:rPr>
            </w:pPr>
            <w:r>
              <w:rPr>
                <w:spacing w:val="-2"/>
                <w:sz w:val="16"/>
              </w:rPr>
              <w:t>-0.01</w:t>
            </w:r>
            <w:r>
              <w:rPr>
                <w:rFonts w:ascii="Lucida Sans Unicode" w:hAnsi="Lucida Sans Unicode"/>
                <w:spacing w:val="-2"/>
                <w:position w:val="6"/>
                <w:sz w:val="12"/>
              </w:rPr>
              <w:t>∗</w:t>
            </w:r>
          </w:p>
        </w:tc>
      </w:tr>
      <w:tr w:rsidR="00D62403" w14:paraId="2ABD59A8" w14:textId="77777777">
        <w:trPr>
          <w:trHeight w:val="189"/>
        </w:trPr>
        <w:tc>
          <w:tcPr>
            <w:tcW w:w="4371" w:type="dxa"/>
          </w:tcPr>
          <w:p w14:paraId="15452406" w14:textId="77777777" w:rsidR="00D62403" w:rsidRDefault="00D62403">
            <w:pPr>
              <w:pStyle w:val="TableParagraph"/>
              <w:spacing w:line="240" w:lineRule="auto"/>
              <w:jc w:val="left"/>
              <w:rPr>
                <w:rFonts w:ascii="Times New Roman"/>
                <w:sz w:val="12"/>
              </w:rPr>
            </w:pPr>
          </w:p>
        </w:tc>
        <w:tc>
          <w:tcPr>
            <w:tcW w:w="722" w:type="dxa"/>
          </w:tcPr>
          <w:p w14:paraId="1883BDD8" w14:textId="77777777" w:rsidR="00D62403" w:rsidRDefault="00D62403">
            <w:pPr>
              <w:pStyle w:val="TableParagraph"/>
              <w:spacing w:line="240" w:lineRule="auto"/>
              <w:jc w:val="left"/>
              <w:rPr>
                <w:rFonts w:ascii="Times New Roman"/>
                <w:sz w:val="12"/>
              </w:rPr>
            </w:pPr>
          </w:p>
        </w:tc>
        <w:tc>
          <w:tcPr>
            <w:tcW w:w="836" w:type="dxa"/>
          </w:tcPr>
          <w:p w14:paraId="1116BBC6" w14:textId="77777777" w:rsidR="00D62403" w:rsidRDefault="00D62403">
            <w:pPr>
              <w:pStyle w:val="TableParagraph"/>
              <w:spacing w:before="14" w:line="155" w:lineRule="exact"/>
              <w:ind w:left="9" w:right="1"/>
              <w:rPr>
                <w:sz w:val="16"/>
              </w:rPr>
            </w:pPr>
            <w:r>
              <w:rPr>
                <w:spacing w:val="-2"/>
                <w:sz w:val="16"/>
              </w:rPr>
              <w:t>(0.00)</w:t>
            </w:r>
          </w:p>
        </w:tc>
        <w:tc>
          <w:tcPr>
            <w:tcW w:w="732" w:type="dxa"/>
          </w:tcPr>
          <w:p w14:paraId="302E462A" w14:textId="77777777" w:rsidR="00D62403" w:rsidRDefault="00D62403">
            <w:pPr>
              <w:pStyle w:val="TableParagraph"/>
              <w:spacing w:before="14" w:line="155" w:lineRule="exact"/>
              <w:ind w:left="112"/>
              <w:rPr>
                <w:sz w:val="16"/>
              </w:rPr>
            </w:pPr>
            <w:r>
              <w:rPr>
                <w:spacing w:val="-2"/>
                <w:sz w:val="16"/>
              </w:rPr>
              <w:t>(0.00)</w:t>
            </w:r>
          </w:p>
        </w:tc>
        <w:tc>
          <w:tcPr>
            <w:tcW w:w="219" w:type="dxa"/>
          </w:tcPr>
          <w:p w14:paraId="7A468BAD" w14:textId="77777777" w:rsidR="00D62403" w:rsidRDefault="00D62403">
            <w:pPr>
              <w:pStyle w:val="TableParagraph"/>
              <w:spacing w:line="240" w:lineRule="auto"/>
              <w:jc w:val="left"/>
              <w:rPr>
                <w:rFonts w:ascii="Times New Roman"/>
                <w:sz w:val="12"/>
              </w:rPr>
            </w:pPr>
          </w:p>
        </w:tc>
        <w:tc>
          <w:tcPr>
            <w:tcW w:w="723" w:type="dxa"/>
          </w:tcPr>
          <w:p w14:paraId="7F69648E" w14:textId="77777777" w:rsidR="00D62403" w:rsidRDefault="00D62403">
            <w:pPr>
              <w:pStyle w:val="TableParagraph"/>
              <w:spacing w:line="240" w:lineRule="auto"/>
              <w:jc w:val="left"/>
              <w:rPr>
                <w:rFonts w:ascii="Times New Roman"/>
                <w:sz w:val="12"/>
              </w:rPr>
            </w:pPr>
          </w:p>
        </w:tc>
        <w:tc>
          <w:tcPr>
            <w:tcW w:w="837" w:type="dxa"/>
          </w:tcPr>
          <w:p w14:paraId="09438D68" w14:textId="77777777" w:rsidR="00D62403" w:rsidRDefault="00D62403">
            <w:pPr>
              <w:pStyle w:val="TableParagraph"/>
              <w:spacing w:before="14" w:line="155" w:lineRule="exact"/>
              <w:ind w:left="7" w:right="5"/>
              <w:rPr>
                <w:sz w:val="16"/>
              </w:rPr>
            </w:pPr>
            <w:r>
              <w:rPr>
                <w:spacing w:val="-2"/>
                <w:sz w:val="16"/>
              </w:rPr>
              <w:t>(0.00)</w:t>
            </w:r>
          </w:p>
        </w:tc>
        <w:tc>
          <w:tcPr>
            <w:tcW w:w="733" w:type="dxa"/>
          </w:tcPr>
          <w:p w14:paraId="7F947EF5" w14:textId="77777777" w:rsidR="00D62403" w:rsidRDefault="00D62403">
            <w:pPr>
              <w:pStyle w:val="TableParagraph"/>
              <w:spacing w:before="14" w:line="155" w:lineRule="exact"/>
              <w:ind w:left="103"/>
              <w:rPr>
                <w:sz w:val="16"/>
              </w:rPr>
            </w:pPr>
            <w:r>
              <w:rPr>
                <w:spacing w:val="-2"/>
                <w:sz w:val="16"/>
              </w:rPr>
              <w:t>(0.00)</w:t>
            </w:r>
          </w:p>
        </w:tc>
      </w:tr>
      <w:tr w:rsidR="00D62403" w14:paraId="69F4468D" w14:textId="77777777">
        <w:trPr>
          <w:trHeight w:val="189"/>
        </w:trPr>
        <w:tc>
          <w:tcPr>
            <w:tcW w:w="4371" w:type="dxa"/>
          </w:tcPr>
          <w:p w14:paraId="3D254DC9" w14:textId="77777777" w:rsidR="00D62403" w:rsidRDefault="00D62403">
            <w:pPr>
              <w:pStyle w:val="TableParagraph"/>
              <w:spacing w:before="14" w:line="155" w:lineRule="exact"/>
              <w:ind w:left="119"/>
              <w:jc w:val="left"/>
              <w:rPr>
                <w:sz w:val="16"/>
              </w:rPr>
            </w:pPr>
            <w:r>
              <w:rPr>
                <w:sz w:val="16"/>
              </w:rPr>
              <w:t>Household</w:t>
            </w:r>
            <w:r>
              <w:rPr>
                <w:spacing w:val="9"/>
                <w:sz w:val="16"/>
              </w:rPr>
              <w:t xml:space="preserve"> </w:t>
            </w:r>
            <w:r>
              <w:rPr>
                <w:spacing w:val="-4"/>
                <w:sz w:val="16"/>
              </w:rPr>
              <w:t>size</w:t>
            </w:r>
          </w:p>
        </w:tc>
        <w:tc>
          <w:tcPr>
            <w:tcW w:w="722" w:type="dxa"/>
          </w:tcPr>
          <w:p w14:paraId="5B25E3FF" w14:textId="77777777" w:rsidR="00D62403" w:rsidRDefault="00D62403">
            <w:pPr>
              <w:pStyle w:val="TableParagraph"/>
              <w:spacing w:line="240" w:lineRule="auto"/>
              <w:jc w:val="left"/>
              <w:rPr>
                <w:rFonts w:ascii="Times New Roman"/>
                <w:sz w:val="12"/>
              </w:rPr>
            </w:pPr>
          </w:p>
        </w:tc>
        <w:tc>
          <w:tcPr>
            <w:tcW w:w="836" w:type="dxa"/>
          </w:tcPr>
          <w:p w14:paraId="57A88E85" w14:textId="77777777" w:rsidR="00D62403" w:rsidRDefault="00D62403">
            <w:pPr>
              <w:pStyle w:val="TableParagraph"/>
              <w:spacing w:before="14" w:line="155" w:lineRule="exact"/>
              <w:ind w:left="9" w:right="1"/>
              <w:rPr>
                <w:sz w:val="16"/>
              </w:rPr>
            </w:pPr>
            <w:r>
              <w:rPr>
                <w:spacing w:val="-4"/>
                <w:sz w:val="16"/>
              </w:rPr>
              <w:t>0.00</w:t>
            </w:r>
          </w:p>
        </w:tc>
        <w:tc>
          <w:tcPr>
            <w:tcW w:w="732" w:type="dxa"/>
          </w:tcPr>
          <w:p w14:paraId="787058D5" w14:textId="77777777" w:rsidR="00D62403" w:rsidRDefault="00D62403">
            <w:pPr>
              <w:pStyle w:val="TableParagraph"/>
              <w:spacing w:before="14" w:line="155" w:lineRule="exact"/>
              <w:ind w:left="112"/>
              <w:rPr>
                <w:sz w:val="16"/>
              </w:rPr>
            </w:pPr>
            <w:r>
              <w:rPr>
                <w:spacing w:val="-4"/>
                <w:sz w:val="16"/>
              </w:rPr>
              <w:t>0.00</w:t>
            </w:r>
          </w:p>
        </w:tc>
        <w:tc>
          <w:tcPr>
            <w:tcW w:w="219" w:type="dxa"/>
          </w:tcPr>
          <w:p w14:paraId="090CDF64" w14:textId="77777777" w:rsidR="00D62403" w:rsidRDefault="00D62403">
            <w:pPr>
              <w:pStyle w:val="TableParagraph"/>
              <w:spacing w:line="240" w:lineRule="auto"/>
              <w:jc w:val="left"/>
              <w:rPr>
                <w:rFonts w:ascii="Times New Roman"/>
                <w:sz w:val="12"/>
              </w:rPr>
            </w:pPr>
          </w:p>
        </w:tc>
        <w:tc>
          <w:tcPr>
            <w:tcW w:w="723" w:type="dxa"/>
          </w:tcPr>
          <w:p w14:paraId="4DE2A41E" w14:textId="77777777" w:rsidR="00D62403" w:rsidRDefault="00D62403">
            <w:pPr>
              <w:pStyle w:val="TableParagraph"/>
              <w:spacing w:line="240" w:lineRule="auto"/>
              <w:jc w:val="left"/>
              <w:rPr>
                <w:rFonts w:ascii="Times New Roman"/>
                <w:sz w:val="12"/>
              </w:rPr>
            </w:pPr>
          </w:p>
        </w:tc>
        <w:tc>
          <w:tcPr>
            <w:tcW w:w="837" w:type="dxa"/>
          </w:tcPr>
          <w:p w14:paraId="0ABEF3DC" w14:textId="77777777" w:rsidR="00D62403" w:rsidRDefault="00D62403">
            <w:pPr>
              <w:pStyle w:val="TableParagraph"/>
              <w:spacing w:before="14" w:line="155" w:lineRule="exact"/>
              <w:ind w:left="7" w:right="5"/>
              <w:rPr>
                <w:sz w:val="16"/>
              </w:rPr>
            </w:pPr>
            <w:r>
              <w:rPr>
                <w:w w:val="85"/>
                <w:sz w:val="16"/>
              </w:rPr>
              <w:t>-</w:t>
            </w:r>
            <w:r>
              <w:rPr>
                <w:spacing w:val="-4"/>
                <w:w w:val="95"/>
                <w:sz w:val="16"/>
              </w:rPr>
              <w:t>0.01</w:t>
            </w:r>
          </w:p>
        </w:tc>
        <w:tc>
          <w:tcPr>
            <w:tcW w:w="733" w:type="dxa"/>
          </w:tcPr>
          <w:p w14:paraId="5A9DF40B" w14:textId="77777777" w:rsidR="00D62403" w:rsidRDefault="00D62403">
            <w:pPr>
              <w:pStyle w:val="TableParagraph"/>
              <w:spacing w:before="14" w:line="155" w:lineRule="exact"/>
              <w:ind w:left="104"/>
              <w:rPr>
                <w:sz w:val="16"/>
              </w:rPr>
            </w:pPr>
            <w:r>
              <w:rPr>
                <w:spacing w:val="-2"/>
                <w:sz w:val="16"/>
              </w:rPr>
              <w:t>-</w:t>
            </w:r>
            <w:r>
              <w:rPr>
                <w:spacing w:val="-4"/>
                <w:sz w:val="16"/>
              </w:rPr>
              <w:t>0.01</w:t>
            </w:r>
          </w:p>
        </w:tc>
      </w:tr>
      <w:tr w:rsidR="00D62403" w14:paraId="31EBF00E" w14:textId="77777777">
        <w:trPr>
          <w:trHeight w:val="189"/>
        </w:trPr>
        <w:tc>
          <w:tcPr>
            <w:tcW w:w="4371" w:type="dxa"/>
          </w:tcPr>
          <w:p w14:paraId="5B438C20" w14:textId="77777777" w:rsidR="00D62403" w:rsidRDefault="00D62403">
            <w:pPr>
              <w:pStyle w:val="TableParagraph"/>
              <w:spacing w:line="240" w:lineRule="auto"/>
              <w:jc w:val="left"/>
              <w:rPr>
                <w:rFonts w:ascii="Times New Roman"/>
                <w:sz w:val="12"/>
              </w:rPr>
            </w:pPr>
          </w:p>
        </w:tc>
        <w:tc>
          <w:tcPr>
            <w:tcW w:w="722" w:type="dxa"/>
          </w:tcPr>
          <w:p w14:paraId="49639FF6" w14:textId="77777777" w:rsidR="00D62403" w:rsidRDefault="00D62403">
            <w:pPr>
              <w:pStyle w:val="TableParagraph"/>
              <w:spacing w:line="240" w:lineRule="auto"/>
              <w:jc w:val="left"/>
              <w:rPr>
                <w:rFonts w:ascii="Times New Roman"/>
                <w:sz w:val="12"/>
              </w:rPr>
            </w:pPr>
          </w:p>
        </w:tc>
        <w:tc>
          <w:tcPr>
            <w:tcW w:w="836" w:type="dxa"/>
          </w:tcPr>
          <w:p w14:paraId="0DFC6F45" w14:textId="77777777" w:rsidR="00D62403" w:rsidRDefault="00D62403">
            <w:pPr>
              <w:pStyle w:val="TableParagraph"/>
              <w:spacing w:before="14" w:line="155" w:lineRule="exact"/>
              <w:ind w:left="9" w:right="1"/>
              <w:rPr>
                <w:sz w:val="16"/>
              </w:rPr>
            </w:pPr>
            <w:r>
              <w:rPr>
                <w:spacing w:val="-2"/>
                <w:sz w:val="16"/>
              </w:rPr>
              <w:t>(0.00)</w:t>
            </w:r>
          </w:p>
        </w:tc>
        <w:tc>
          <w:tcPr>
            <w:tcW w:w="732" w:type="dxa"/>
          </w:tcPr>
          <w:p w14:paraId="284567CF" w14:textId="77777777" w:rsidR="00D62403" w:rsidRDefault="00D62403">
            <w:pPr>
              <w:pStyle w:val="TableParagraph"/>
              <w:spacing w:before="14" w:line="155" w:lineRule="exact"/>
              <w:ind w:left="112"/>
              <w:rPr>
                <w:sz w:val="16"/>
              </w:rPr>
            </w:pPr>
            <w:r>
              <w:rPr>
                <w:spacing w:val="-2"/>
                <w:sz w:val="16"/>
              </w:rPr>
              <w:t>(0.00)</w:t>
            </w:r>
          </w:p>
        </w:tc>
        <w:tc>
          <w:tcPr>
            <w:tcW w:w="219" w:type="dxa"/>
          </w:tcPr>
          <w:p w14:paraId="09AC3D74" w14:textId="77777777" w:rsidR="00D62403" w:rsidRDefault="00D62403">
            <w:pPr>
              <w:pStyle w:val="TableParagraph"/>
              <w:spacing w:line="240" w:lineRule="auto"/>
              <w:jc w:val="left"/>
              <w:rPr>
                <w:rFonts w:ascii="Times New Roman"/>
                <w:sz w:val="12"/>
              </w:rPr>
            </w:pPr>
          </w:p>
        </w:tc>
        <w:tc>
          <w:tcPr>
            <w:tcW w:w="723" w:type="dxa"/>
          </w:tcPr>
          <w:p w14:paraId="2FBE4908" w14:textId="77777777" w:rsidR="00D62403" w:rsidRDefault="00D62403">
            <w:pPr>
              <w:pStyle w:val="TableParagraph"/>
              <w:spacing w:line="240" w:lineRule="auto"/>
              <w:jc w:val="left"/>
              <w:rPr>
                <w:rFonts w:ascii="Times New Roman"/>
                <w:sz w:val="12"/>
              </w:rPr>
            </w:pPr>
          </w:p>
        </w:tc>
        <w:tc>
          <w:tcPr>
            <w:tcW w:w="837" w:type="dxa"/>
          </w:tcPr>
          <w:p w14:paraId="32049318" w14:textId="77777777" w:rsidR="00D62403" w:rsidRDefault="00D62403">
            <w:pPr>
              <w:pStyle w:val="TableParagraph"/>
              <w:spacing w:before="14" w:line="155" w:lineRule="exact"/>
              <w:ind w:left="7" w:right="5"/>
              <w:rPr>
                <w:sz w:val="16"/>
              </w:rPr>
            </w:pPr>
            <w:r>
              <w:rPr>
                <w:spacing w:val="-2"/>
                <w:sz w:val="16"/>
              </w:rPr>
              <w:t>(0.01)</w:t>
            </w:r>
          </w:p>
        </w:tc>
        <w:tc>
          <w:tcPr>
            <w:tcW w:w="733" w:type="dxa"/>
          </w:tcPr>
          <w:p w14:paraId="748BDBBA" w14:textId="77777777" w:rsidR="00D62403" w:rsidRDefault="00D62403">
            <w:pPr>
              <w:pStyle w:val="TableParagraph"/>
              <w:spacing w:before="14" w:line="155" w:lineRule="exact"/>
              <w:ind w:left="103"/>
              <w:rPr>
                <w:sz w:val="16"/>
              </w:rPr>
            </w:pPr>
            <w:r>
              <w:rPr>
                <w:spacing w:val="-2"/>
                <w:sz w:val="16"/>
              </w:rPr>
              <w:t>(0.01)</w:t>
            </w:r>
          </w:p>
        </w:tc>
      </w:tr>
      <w:tr w:rsidR="00D62403" w14:paraId="3A6F65DC" w14:textId="77777777">
        <w:trPr>
          <w:trHeight w:val="189"/>
        </w:trPr>
        <w:tc>
          <w:tcPr>
            <w:tcW w:w="4371" w:type="dxa"/>
          </w:tcPr>
          <w:p w14:paraId="43652925" w14:textId="77777777" w:rsidR="00D62403" w:rsidRDefault="00D62403">
            <w:pPr>
              <w:pStyle w:val="TableParagraph"/>
              <w:spacing w:before="14" w:line="155" w:lineRule="exact"/>
              <w:ind w:left="119"/>
              <w:jc w:val="left"/>
              <w:rPr>
                <w:sz w:val="16"/>
              </w:rPr>
            </w:pPr>
            <w:r>
              <w:rPr>
                <w:sz w:val="16"/>
              </w:rPr>
              <w:t>Number</w:t>
            </w:r>
            <w:r>
              <w:rPr>
                <w:spacing w:val="18"/>
                <w:sz w:val="16"/>
              </w:rPr>
              <w:t xml:space="preserve"> </w:t>
            </w:r>
            <w:r>
              <w:rPr>
                <w:sz w:val="16"/>
              </w:rPr>
              <w:t>of</w:t>
            </w:r>
            <w:r>
              <w:rPr>
                <w:spacing w:val="18"/>
                <w:sz w:val="16"/>
              </w:rPr>
              <w:t xml:space="preserve"> </w:t>
            </w:r>
            <w:r>
              <w:rPr>
                <w:sz w:val="16"/>
              </w:rPr>
              <w:t>household</w:t>
            </w:r>
            <w:r>
              <w:rPr>
                <w:spacing w:val="18"/>
                <w:sz w:val="16"/>
              </w:rPr>
              <w:t xml:space="preserve"> </w:t>
            </w:r>
            <w:r>
              <w:rPr>
                <w:sz w:val="16"/>
              </w:rPr>
              <w:t>member</w:t>
            </w:r>
            <w:r>
              <w:rPr>
                <w:spacing w:val="19"/>
                <w:sz w:val="16"/>
              </w:rPr>
              <w:t xml:space="preserve"> </w:t>
            </w:r>
            <w:r>
              <w:rPr>
                <w:sz w:val="16"/>
              </w:rPr>
              <w:t>younger</w:t>
            </w:r>
            <w:r>
              <w:rPr>
                <w:spacing w:val="18"/>
                <w:sz w:val="16"/>
              </w:rPr>
              <w:t xml:space="preserve"> </w:t>
            </w:r>
            <w:r>
              <w:rPr>
                <w:sz w:val="16"/>
              </w:rPr>
              <w:t>than</w:t>
            </w:r>
            <w:r>
              <w:rPr>
                <w:spacing w:val="18"/>
                <w:sz w:val="16"/>
              </w:rPr>
              <w:t xml:space="preserve"> </w:t>
            </w:r>
            <w:r>
              <w:rPr>
                <w:spacing w:val="-5"/>
                <w:sz w:val="16"/>
              </w:rPr>
              <w:t>15</w:t>
            </w:r>
          </w:p>
        </w:tc>
        <w:tc>
          <w:tcPr>
            <w:tcW w:w="722" w:type="dxa"/>
          </w:tcPr>
          <w:p w14:paraId="1AE8450A" w14:textId="77777777" w:rsidR="00D62403" w:rsidRDefault="00D62403">
            <w:pPr>
              <w:pStyle w:val="TableParagraph"/>
              <w:spacing w:line="240" w:lineRule="auto"/>
              <w:jc w:val="left"/>
              <w:rPr>
                <w:rFonts w:ascii="Times New Roman"/>
                <w:sz w:val="12"/>
              </w:rPr>
            </w:pPr>
          </w:p>
        </w:tc>
        <w:tc>
          <w:tcPr>
            <w:tcW w:w="836" w:type="dxa"/>
          </w:tcPr>
          <w:p w14:paraId="5BAD46E1" w14:textId="77777777" w:rsidR="00D62403" w:rsidRDefault="00D62403">
            <w:pPr>
              <w:pStyle w:val="TableParagraph"/>
              <w:spacing w:before="14" w:line="155" w:lineRule="exact"/>
              <w:ind w:left="9" w:right="1"/>
              <w:rPr>
                <w:sz w:val="16"/>
              </w:rPr>
            </w:pPr>
            <w:r>
              <w:rPr>
                <w:spacing w:val="-2"/>
                <w:sz w:val="16"/>
              </w:rPr>
              <w:t>-</w:t>
            </w:r>
            <w:r>
              <w:rPr>
                <w:spacing w:val="-4"/>
                <w:sz w:val="16"/>
              </w:rPr>
              <w:t>0.01</w:t>
            </w:r>
          </w:p>
        </w:tc>
        <w:tc>
          <w:tcPr>
            <w:tcW w:w="732" w:type="dxa"/>
          </w:tcPr>
          <w:p w14:paraId="21851310" w14:textId="77777777" w:rsidR="00D62403" w:rsidRDefault="00D62403">
            <w:pPr>
              <w:pStyle w:val="TableParagraph"/>
              <w:spacing w:before="14" w:line="155" w:lineRule="exact"/>
              <w:ind w:left="112"/>
              <w:rPr>
                <w:sz w:val="16"/>
              </w:rPr>
            </w:pPr>
            <w:r>
              <w:rPr>
                <w:spacing w:val="-2"/>
                <w:sz w:val="16"/>
              </w:rPr>
              <w:t>-</w:t>
            </w:r>
            <w:r>
              <w:rPr>
                <w:spacing w:val="-4"/>
                <w:sz w:val="16"/>
              </w:rPr>
              <w:t>0.01</w:t>
            </w:r>
          </w:p>
        </w:tc>
        <w:tc>
          <w:tcPr>
            <w:tcW w:w="219" w:type="dxa"/>
          </w:tcPr>
          <w:p w14:paraId="093900D1" w14:textId="77777777" w:rsidR="00D62403" w:rsidRDefault="00D62403">
            <w:pPr>
              <w:pStyle w:val="TableParagraph"/>
              <w:spacing w:line="240" w:lineRule="auto"/>
              <w:jc w:val="left"/>
              <w:rPr>
                <w:rFonts w:ascii="Times New Roman"/>
                <w:sz w:val="12"/>
              </w:rPr>
            </w:pPr>
          </w:p>
        </w:tc>
        <w:tc>
          <w:tcPr>
            <w:tcW w:w="723" w:type="dxa"/>
          </w:tcPr>
          <w:p w14:paraId="6AE107A6" w14:textId="77777777" w:rsidR="00D62403" w:rsidRDefault="00D62403">
            <w:pPr>
              <w:pStyle w:val="TableParagraph"/>
              <w:spacing w:line="240" w:lineRule="auto"/>
              <w:jc w:val="left"/>
              <w:rPr>
                <w:rFonts w:ascii="Times New Roman"/>
                <w:sz w:val="12"/>
              </w:rPr>
            </w:pPr>
          </w:p>
        </w:tc>
        <w:tc>
          <w:tcPr>
            <w:tcW w:w="837" w:type="dxa"/>
          </w:tcPr>
          <w:p w14:paraId="55EF4E36" w14:textId="77777777" w:rsidR="00D62403" w:rsidRDefault="00D62403">
            <w:pPr>
              <w:pStyle w:val="TableParagraph"/>
              <w:spacing w:before="14" w:line="155" w:lineRule="exact"/>
              <w:ind w:left="7" w:right="5"/>
              <w:rPr>
                <w:sz w:val="16"/>
              </w:rPr>
            </w:pPr>
            <w:r>
              <w:rPr>
                <w:w w:val="90"/>
                <w:sz w:val="16"/>
              </w:rPr>
              <w:t>-</w:t>
            </w:r>
            <w:r>
              <w:rPr>
                <w:spacing w:val="-4"/>
                <w:sz w:val="16"/>
              </w:rPr>
              <w:t>0.02</w:t>
            </w:r>
          </w:p>
        </w:tc>
        <w:tc>
          <w:tcPr>
            <w:tcW w:w="733" w:type="dxa"/>
          </w:tcPr>
          <w:p w14:paraId="58983E77" w14:textId="77777777" w:rsidR="00D62403" w:rsidRDefault="00D62403">
            <w:pPr>
              <w:pStyle w:val="TableParagraph"/>
              <w:spacing w:before="14" w:line="155" w:lineRule="exact"/>
              <w:ind w:left="103"/>
              <w:rPr>
                <w:sz w:val="16"/>
              </w:rPr>
            </w:pPr>
            <w:r>
              <w:rPr>
                <w:w w:val="90"/>
                <w:sz w:val="16"/>
              </w:rPr>
              <w:t>-</w:t>
            </w:r>
            <w:r>
              <w:rPr>
                <w:spacing w:val="-4"/>
                <w:w w:val="95"/>
                <w:sz w:val="16"/>
              </w:rPr>
              <w:t>0.02</w:t>
            </w:r>
          </w:p>
        </w:tc>
      </w:tr>
      <w:tr w:rsidR="00D62403" w14:paraId="0B96DE5F" w14:textId="77777777">
        <w:trPr>
          <w:trHeight w:val="189"/>
        </w:trPr>
        <w:tc>
          <w:tcPr>
            <w:tcW w:w="4371" w:type="dxa"/>
          </w:tcPr>
          <w:p w14:paraId="5EA3708D" w14:textId="77777777" w:rsidR="00D62403" w:rsidRDefault="00D62403">
            <w:pPr>
              <w:pStyle w:val="TableParagraph"/>
              <w:spacing w:line="240" w:lineRule="auto"/>
              <w:jc w:val="left"/>
              <w:rPr>
                <w:rFonts w:ascii="Times New Roman"/>
                <w:sz w:val="12"/>
              </w:rPr>
            </w:pPr>
          </w:p>
        </w:tc>
        <w:tc>
          <w:tcPr>
            <w:tcW w:w="722" w:type="dxa"/>
          </w:tcPr>
          <w:p w14:paraId="3F21C3F0" w14:textId="77777777" w:rsidR="00D62403" w:rsidRDefault="00D62403">
            <w:pPr>
              <w:pStyle w:val="TableParagraph"/>
              <w:spacing w:line="240" w:lineRule="auto"/>
              <w:jc w:val="left"/>
              <w:rPr>
                <w:rFonts w:ascii="Times New Roman"/>
                <w:sz w:val="12"/>
              </w:rPr>
            </w:pPr>
          </w:p>
        </w:tc>
        <w:tc>
          <w:tcPr>
            <w:tcW w:w="836" w:type="dxa"/>
          </w:tcPr>
          <w:p w14:paraId="0D66AB8D" w14:textId="77777777" w:rsidR="00D62403" w:rsidRDefault="00D62403">
            <w:pPr>
              <w:pStyle w:val="TableParagraph"/>
              <w:spacing w:before="14" w:line="155" w:lineRule="exact"/>
              <w:ind w:left="9" w:right="1"/>
              <w:rPr>
                <w:sz w:val="16"/>
              </w:rPr>
            </w:pPr>
            <w:r>
              <w:rPr>
                <w:spacing w:val="-2"/>
                <w:sz w:val="16"/>
              </w:rPr>
              <w:t>(0.01)</w:t>
            </w:r>
          </w:p>
        </w:tc>
        <w:tc>
          <w:tcPr>
            <w:tcW w:w="732" w:type="dxa"/>
          </w:tcPr>
          <w:p w14:paraId="36D00023" w14:textId="77777777" w:rsidR="00D62403" w:rsidRDefault="00D62403">
            <w:pPr>
              <w:pStyle w:val="TableParagraph"/>
              <w:spacing w:before="14" w:line="155" w:lineRule="exact"/>
              <w:ind w:left="112"/>
              <w:rPr>
                <w:sz w:val="16"/>
              </w:rPr>
            </w:pPr>
            <w:r>
              <w:rPr>
                <w:spacing w:val="-2"/>
                <w:sz w:val="16"/>
              </w:rPr>
              <w:t>(0.01)</w:t>
            </w:r>
          </w:p>
        </w:tc>
        <w:tc>
          <w:tcPr>
            <w:tcW w:w="219" w:type="dxa"/>
          </w:tcPr>
          <w:p w14:paraId="64A2163B" w14:textId="77777777" w:rsidR="00D62403" w:rsidRDefault="00D62403">
            <w:pPr>
              <w:pStyle w:val="TableParagraph"/>
              <w:spacing w:line="240" w:lineRule="auto"/>
              <w:jc w:val="left"/>
              <w:rPr>
                <w:rFonts w:ascii="Times New Roman"/>
                <w:sz w:val="12"/>
              </w:rPr>
            </w:pPr>
          </w:p>
        </w:tc>
        <w:tc>
          <w:tcPr>
            <w:tcW w:w="723" w:type="dxa"/>
          </w:tcPr>
          <w:p w14:paraId="393BB545" w14:textId="77777777" w:rsidR="00D62403" w:rsidRDefault="00D62403">
            <w:pPr>
              <w:pStyle w:val="TableParagraph"/>
              <w:spacing w:line="240" w:lineRule="auto"/>
              <w:jc w:val="left"/>
              <w:rPr>
                <w:rFonts w:ascii="Times New Roman"/>
                <w:sz w:val="12"/>
              </w:rPr>
            </w:pPr>
          </w:p>
        </w:tc>
        <w:tc>
          <w:tcPr>
            <w:tcW w:w="837" w:type="dxa"/>
          </w:tcPr>
          <w:p w14:paraId="42A5D7C1" w14:textId="77777777" w:rsidR="00D62403" w:rsidRDefault="00D62403">
            <w:pPr>
              <w:pStyle w:val="TableParagraph"/>
              <w:spacing w:before="14" w:line="155" w:lineRule="exact"/>
              <w:ind w:left="7" w:right="5"/>
              <w:rPr>
                <w:sz w:val="16"/>
              </w:rPr>
            </w:pPr>
            <w:r>
              <w:rPr>
                <w:spacing w:val="-2"/>
                <w:sz w:val="16"/>
              </w:rPr>
              <w:t>(0.01)</w:t>
            </w:r>
          </w:p>
        </w:tc>
        <w:tc>
          <w:tcPr>
            <w:tcW w:w="733" w:type="dxa"/>
          </w:tcPr>
          <w:p w14:paraId="6F52F016" w14:textId="77777777" w:rsidR="00D62403" w:rsidRDefault="00D62403">
            <w:pPr>
              <w:pStyle w:val="TableParagraph"/>
              <w:spacing w:before="14" w:line="155" w:lineRule="exact"/>
              <w:ind w:left="103"/>
              <w:rPr>
                <w:sz w:val="16"/>
              </w:rPr>
            </w:pPr>
            <w:r>
              <w:rPr>
                <w:spacing w:val="-2"/>
                <w:sz w:val="16"/>
              </w:rPr>
              <w:t>(0.01)</w:t>
            </w:r>
          </w:p>
        </w:tc>
      </w:tr>
      <w:tr w:rsidR="00D62403" w14:paraId="24E3CCDE" w14:textId="77777777">
        <w:trPr>
          <w:trHeight w:val="189"/>
        </w:trPr>
        <w:tc>
          <w:tcPr>
            <w:tcW w:w="4371" w:type="dxa"/>
          </w:tcPr>
          <w:p w14:paraId="35DD8953" w14:textId="77777777" w:rsidR="00D62403" w:rsidRDefault="00D62403">
            <w:pPr>
              <w:pStyle w:val="TableParagraph"/>
              <w:spacing w:before="14" w:line="155" w:lineRule="exact"/>
              <w:ind w:left="119"/>
              <w:jc w:val="left"/>
              <w:rPr>
                <w:sz w:val="16"/>
              </w:rPr>
            </w:pPr>
            <w:r>
              <w:rPr>
                <w:sz w:val="16"/>
              </w:rPr>
              <w:t>Number</w:t>
            </w:r>
            <w:r>
              <w:rPr>
                <w:spacing w:val="17"/>
                <w:sz w:val="16"/>
              </w:rPr>
              <w:t xml:space="preserve"> </w:t>
            </w:r>
            <w:r>
              <w:rPr>
                <w:sz w:val="16"/>
              </w:rPr>
              <w:t>of</w:t>
            </w:r>
            <w:r>
              <w:rPr>
                <w:spacing w:val="17"/>
                <w:sz w:val="16"/>
              </w:rPr>
              <w:t xml:space="preserve"> </w:t>
            </w:r>
            <w:r>
              <w:rPr>
                <w:sz w:val="16"/>
              </w:rPr>
              <w:t>household</w:t>
            </w:r>
            <w:r>
              <w:rPr>
                <w:spacing w:val="18"/>
                <w:sz w:val="16"/>
              </w:rPr>
              <w:t xml:space="preserve"> </w:t>
            </w:r>
            <w:r>
              <w:rPr>
                <w:sz w:val="16"/>
              </w:rPr>
              <w:t>member</w:t>
            </w:r>
            <w:r>
              <w:rPr>
                <w:spacing w:val="17"/>
                <w:sz w:val="16"/>
              </w:rPr>
              <w:t xml:space="preserve"> </w:t>
            </w:r>
            <w:r>
              <w:rPr>
                <w:sz w:val="16"/>
              </w:rPr>
              <w:t>older</w:t>
            </w:r>
            <w:r>
              <w:rPr>
                <w:spacing w:val="18"/>
                <w:sz w:val="16"/>
              </w:rPr>
              <w:t xml:space="preserve"> </w:t>
            </w:r>
            <w:r>
              <w:rPr>
                <w:sz w:val="16"/>
              </w:rPr>
              <w:t>than</w:t>
            </w:r>
            <w:r>
              <w:rPr>
                <w:spacing w:val="17"/>
                <w:sz w:val="16"/>
              </w:rPr>
              <w:t xml:space="preserve"> </w:t>
            </w:r>
            <w:r>
              <w:rPr>
                <w:spacing w:val="-5"/>
                <w:sz w:val="16"/>
              </w:rPr>
              <w:t>60</w:t>
            </w:r>
          </w:p>
        </w:tc>
        <w:tc>
          <w:tcPr>
            <w:tcW w:w="722" w:type="dxa"/>
          </w:tcPr>
          <w:p w14:paraId="0EEA1271" w14:textId="77777777" w:rsidR="00D62403" w:rsidRDefault="00D62403">
            <w:pPr>
              <w:pStyle w:val="TableParagraph"/>
              <w:spacing w:line="240" w:lineRule="auto"/>
              <w:jc w:val="left"/>
              <w:rPr>
                <w:rFonts w:ascii="Times New Roman"/>
                <w:sz w:val="12"/>
              </w:rPr>
            </w:pPr>
          </w:p>
        </w:tc>
        <w:tc>
          <w:tcPr>
            <w:tcW w:w="836" w:type="dxa"/>
          </w:tcPr>
          <w:p w14:paraId="44D231FF" w14:textId="77777777" w:rsidR="00D62403" w:rsidRDefault="00D62403">
            <w:pPr>
              <w:pStyle w:val="TableParagraph"/>
              <w:spacing w:before="14" w:line="155" w:lineRule="exact"/>
              <w:ind w:left="9" w:right="1"/>
              <w:rPr>
                <w:sz w:val="16"/>
              </w:rPr>
            </w:pPr>
            <w:r>
              <w:rPr>
                <w:spacing w:val="-4"/>
                <w:sz w:val="16"/>
              </w:rPr>
              <w:t>0.02</w:t>
            </w:r>
          </w:p>
        </w:tc>
        <w:tc>
          <w:tcPr>
            <w:tcW w:w="732" w:type="dxa"/>
          </w:tcPr>
          <w:p w14:paraId="4ED4DF46" w14:textId="77777777" w:rsidR="00D62403" w:rsidRDefault="00D62403">
            <w:pPr>
              <w:pStyle w:val="TableParagraph"/>
              <w:spacing w:before="14" w:line="155" w:lineRule="exact"/>
              <w:ind w:left="112"/>
              <w:rPr>
                <w:sz w:val="16"/>
              </w:rPr>
            </w:pPr>
            <w:r>
              <w:rPr>
                <w:spacing w:val="-4"/>
                <w:sz w:val="16"/>
              </w:rPr>
              <w:t>0.02</w:t>
            </w:r>
          </w:p>
        </w:tc>
        <w:tc>
          <w:tcPr>
            <w:tcW w:w="219" w:type="dxa"/>
          </w:tcPr>
          <w:p w14:paraId="57865FE3" w14:textId="77777777" w:rsidR="00D62403" w:rsidRDefault="00D62403">
            <w:pPr>
              <w:pStyle w:val="TableParagraph"/>
              <w:spacing w:line="240" w:lineRule="auto"/>
              <w:jc w:val="left"/>
              <w:rPr>
                <w:rFonts w:ascii="Times New Roman"/>
                <w:sz w:val="12"/>
              </w:rPr>
            </w:pPr>
          </w:p>
        </w:tc>
        <w:tc>
          <w:tcPr>
            <w:tcW w:w="723" w:type="dxa"/>
          </w:tcPr>
          <w:p w14:paraId="5919710A" w14:textId="77777777" w:rsidR="00D62403" w:rsidRDefault="00D62403">
            <w:pPr>
              <w:pStyle w:val="TableParagraph"/>
              <w:spacing w:line="240" w:lineRule="auto"/>
              <w:jc w:val="left"/>
              <w:rPr>
                <w:rFonts w:ascii="Times New Roman"/>
                <w:sz w:val="12"/>
              </w:rPr>
            </w:pPr>
          </w:p>
        </w:tc>
        <w:tc>
          <w:tcPr>
            <w:tcW w:w="837" w:type="dxa"/>
          </w:tcPr>
          <w:p w14:paraId="401263DA" w14:textId="77777777" w:rsidR="00D62403" w:rsidRDefault="00D62403">
            <w:pPr>
              <w:pStyle w:val="TableParagraph"/>
              <w:spacing w:before="14" w:line="155" w:lineRule="exact"/>
              <w:ind w:left="7" w:right="5"/>
              <w:rPr>
                <w:sz w:val="16"/>
              </w:rPr>
            </w:pPr>
            <w:r>
              <w:rPr>
                <w:spacing w:val="-4"/>
                <w:sz w:val="16"/>
              </w:rPr>
              <w:t>0.04</w:t>
            </w:r>
          </w:p>
        </w:tc>
        <w:tc>
          <w:tcPr>
            <w:tcW w:w="733" w:type="dxa"/>
          </w:tcPr>
          <w:p w14:paraId="1C8D6628" w14:textId="77777777" w:rsidR="00D62403" w:rsidRDefault="00D62403">
            <w:pPr>
              <w:pStyle w:val="TableParagraph"/>
              <w:spacing w:before="14" w:line="155" w:lineRule="exact"/>
              <w:ind w:left="103"/>
              <w:rPr>
                <w:sz w:val="16"/>
              </w:rPr>
            </w:pPr>
            <w:r>
              <w:rPr>
                <w:spacing w:val="-4"/>
                <w:sz w:val="16"/>
              </w:rPr>
              <w:t>0.04</w:t>
            </w:r>
          </w:p>
        </w:tc>
      </w:tr>
      <w:tr w:rsidR="00D62403" w14:paraId="553D3885" w14:textId="77777777">
        <w:trPr>
          <w:trHeight w:val="189"/>
        </w:trPr>
        <w:tc>
          <w:tcPr>
            <w:tcW w:w="4371" w:type="dxa"/>
          </w:tcPr>
          <w:p w14:paraId="523734A4" w14:textId="77777777" w:rsidR="00D62403" w:rsidRDefault="00D62403">
            <w:pPr>
              <w:pStyle w:val="TableParagraph"/>
              <w:spacing w:line="240" w:lineRule="auto"/>
              <w:jc w:val="left"/>
              <w:rPr>
                <w:rFonts w:ascii="Times New Roman"/>
                <w:sz w:val="12"/>
              </w:rPr>
            </w:pPr>
          </w:p>
        </w:tc>
        <w:tc>
          <w:tcPr>
            <w:tcW w:w="722" w:type="dxa"/>
          </w:tcPr>
          <w:p w14:paraId="2AEB692C" w14:textId="77777777" w:rsidR="00D62403" w:rsidRDefault="00D62403">
            <w:pPr>
              <w:pStyle w:val="TableParagraph"/>
              <w:spacing w:line="240" w:lineRule="auto"/>
              <w:jc w:val="left"/>
              <w:rPr>
                <w:rFonts w:ascii="Times New Roman"/>
                <w:sz w:val="12"/>
              </w:rPr>
            </w:pPr>
          </w:p>
        </w:tc>
        <w:tc>
          <w:tcPr>
            <w:tcW w:w="836" w:type="dxa"/>
          </w:tcPr>
          <w:p w14:paraId="242E7E8C" w14:textId="77777777" w:rsidR="00D62403" w:rsidRDefault="00D62403">
            <w:pPr>
              <w:pStyle w:val="TableParagraph"/>
              <w:spacing w:before="14" w:line="155" w:lineRule="exact"/>
              <w:ind w:left="9" w:right="1"/>
              <w:rPr>
                <w:sz w:val="16"/>
              </w:rPr>
            </w:pPr>
            <w:r>
              <w:rPr>
                <w:spacing w:val="-2"/>
                <w:sz w:val="16"/>
              </w:rPr>
              <w:t>(0.02)</w:t>
            </w:r>
          </w:p>
        </w:tc>
        <w:tc>
          <w:tcPr>
            <w:tcW w:w="732" w:type="dxa"/>
          </w:tcPr>
          <w:p w14:paraId="26B9983A" w14:textId="77777777" w:rsidR="00D62403" w:rsidRDefault="00D62403">
            <w:pPr>
              <w:pStyle w:val="TableParagraph"/>
              <w:spacing w:before="14" w:line="155" w:lineRule="exact"/>
              <w:ind w:left="112"/>
              <w:rPr>
                <w:sz w:val="16"/>
              </w:rPr>
            </w:pPr>
            <w:r>
              <w:rPr>
                <w:spacing w:val="-2"/>
                <w:sz w:val="16"/>
              </w:rPr>
              <w:t>(0.02)</w:t>
            </w:r>
          </w:p>
        </w:tc>
        <w:tc>
          <w:tcPr>
            <w:tcW w:w="219" w:type="dxa"/>
          </w:tcPr>
          <w:p w14:paraId="3911BAF8" w14:textId="77777777" w:rsidR="00D62403" w:rsidRDefault="00D62403">
            <w:pPr>
              <w:pStyle w:val="TableParagraph"/>
              <w:spacing w:line="240" w:lineRule="auto"/>
              <w:jc w:val="left"/>
              <w:rPr>
                <w:rFonts w:ascii="Times New Roman"/>
                <w:sz w:val="12"/>
              </w:rPr>
            </w:pPr>
          </w:p>
        </w:tc>
        <w:tc>
          <w:tcPr>
            <w:tcW w:w="723" w:type="dxa"/>
          </w:tcPr>
          <w:p w14:paraId="783E8406" w14:textId="77777777" w:rsidR="00D62403" w:rsidRDefault="00D62403">
            <w:pPr>
              <w:pStyle w:val="TableParagraph"/>
              <w:spacing w:line="240" w:lineRule="auto"/>
              <w:jc w:val="left"/>
              <w:rPr>
                <w:rFonts w:ascii="Times New Roman"/>
                <w:sz w:val="12"/>
              </w:rPr>
            </w:pPr>
          </w:p>
        </w:tc>
        <w:tc>
          <w:tcPr>
            <w:tcW w:w="837" w:type="dxa"/>
          </w:tcPr>
          <w:p w14:paraId="115BC268" w14:textId="77777777" w:rsidR="00D62403" w:rsidRDefault="00D62403">
            <w:pPr>
              <w:pStyle w:val="TableParagraph"/>
              <w:spacing w:before="14" w:line="155" w:lineRule="exact"/>
              <w:ind w:left="7" w:right="5"/>
              <w:rPr>
                <w:sz w:val="16"/>
              </w:rPr>
            </w:pPr>
            <w:r>
              <w:rPr>
                <w:spacing w:val="-2"/>
                <w:sz w:val="16"/>
              </w:rPr>
              <w:t>(0.04)</w:t>
            </w:r>
          </w:p>
        </w:tc>
        <w:tc>
          <w:tcPr>
            <w:tcW w:w="733" w:type="dxa"/>
          </w:tcPr>
          <w:p w14:paraId="083DDCBD" w14:textId="77777777" w:rsidR="00D62403" w:rsidRDefault="00D62403">
            <w:pPr>
              <w:pStyle w:val="TableParagraph"/>
              <w:spacing w:before="14" w:line="155" w:lineRule="exact"/>
              <w:ind w:left="103"/>
              <w:rPr>
                <w:sz w:val="16"/>
              </w:rPr>
            </w:pPr>
            <w:r>
              <w:rPr>
                <w:spacing w:val="-2"/>
                <w:sz w:val="16"/>
              </w:rPr>
              <w:t>(0.04)</w:t>
            </w:r>
          </w:p>
        </w:tc>
      </w:tr>
      <w:tr w:rsidR="00D62403" w14:paraId="4F5D8527" w14:textId="77777777">
        <w:trPr>
          <w:trHeight w:val="189"/>
        </w:trPr>
        <w:tc>
          <w:tcPr>
            <w:tcW w:w="4371" w:type="dxa"/>
          </w:tcPr>
          <w:p w14:paraId="28AE20D5" w14:textId="77777777" w:rsidR="00D62403" w:rsidRDefault="00D62403">
            <w:pPr>
              <w:pStyle w:val="TableParagraph"/>
              <w:spacing w:before="14" w:line="155" w:lineRule="exact"/>
              <w:ind w:left="119"/>
              <w:jc w:val="left"/>
              <w:rPr>
                <w:sz w:val="16"/>
              </w:rPr>
            </w:pPr>
            <w:r>
              <w:rPr>
                <w:sz w:val="16"/>
              </w:rPr>
              <w:t>Has</w:t>
            </w:r>
            <w:r>
              <w:rPr>
                <w:spacing w:val="23"/>
                <w:sz w:val="16"/>
              </w:rPr>
              <w:t xml:space="preserve"> </w:t>
            </w:r>
            <w:r>
              <w:rPr>
                <w:sz w:val="16"/>
              </w:rPr>
              <w:t>household</w:t>
            </w:r>
            <w:r>
              <w:rPr>
                <w:spacing w:val="23"/>
                <w:sz w:val="16"/>
              </w:rPr>
              <w:t xml:space="preserve"> </w:t>
            </w:r>
            <w:r>
              <w:rPr>
                <w:sz w:val="16"/>
              </w:rPr>
              <w:t>member</w:t>
            </w:r>
            <w:r>
              <w:rPr>
                <w:spacing w:val="24"/>
                <w:sz w:val="16"/>
              </w:rPr>
              <w:t xml:space="preserve"> </w:t>
            </w:r>
            <w:r>
              <w:rPr>
                <w:sz w:val="16"/>
              </w:rPr>
              <w:t>with</w:t>
            </w:r>
            <w:r>
              <w:rPr>
                <w:spacing w:val="24"/>
                <w:sz w:val="16"/>
              </w:rPr>
              <w:t xml:space="preserve"> </w:t>
            </w:r>
            <w:r>
              <w:rPr>
                <w:sz w:val="16"/>
              </w:rPr>
              <w:t>disability/chronic</w:t>
            </w:r>
            <w:r>
              <w:rPr>
                <w:spacing w:val="23"/>
                <w:sz w:val="16"/>
              </w:rPr>
              <w:t xml:space="preserve"> </w:t>
            </w:r>
            <w:r>
              <w:rPr>
                <w:spacing w:val="-2"/>
                <w:sz w:val="16"/>
              </w:rPr>
              <w:t>disease</w:t>
            </w:r>
          </w:p>
        </w:tc>
        <w:tc>
          <w:tcPr>
            <w:tcW w:w="722" w:type="dxa"/>
          </w:tcPr>
          <w:p w14:paraId="3B2E4F0A" w14:textId="77777777" w:rsidR="00D62403" w:rsidRDefault="00D62403">
            <w:pPr>
              <w:pStyle w:val="TableParagraph"/>
              <w:spacing w:line="240" w:lineRule="auto"/>
              <w:jc w:val="left"/>
              <w:rPr>
                <w:rFonts w:ascii="Times New Roman"/>
                <w:sz w:val="12"/>
              </w:rPr>
            </w:pPr>
          </w:p>
        </w:tc>
        <w:tc>
          <w:tcPr>
            <w:tcW w:w="836" w:type="dxa"/>
          </w:tcPr>
          <w:p w14:paraId="7A9B0D4B" w14:textId="77777777" w:rsidR="00D62403" w:rsidRDefault="00D62403">
            <w:pPr>
              <w:pStyle w:val="TableParagraph"/>
              <w:spacing w:line="169" w:lineRule="exact"/>
              <w:ind w:left="9" w:right="10"/>
              <w:rPr>
                <w:rFonts w:ascii="Lucida Sans Unicode" w:hAnsi="Lucida Sans Unicode"/>
                <w:sz w:val="12"/>
              </w:rPr>
            </w:pPr>
            <w:r>
              <w:rPr>
                <w:w w:val="90"/>
                <w:sz w:val="16"/>
              </w:rPr>
              <w:t>-</w:t>
            </w:r>
            <w:r>
              <w:rPr>
                <w:spacing w:val="-2"/>
                <w:w w:val="95"/>
                <w:sz w:val="16"/>
              </w:rPr>
              <w:t>0.08</w:t>
            </w:r>
            <w:r>
              <w:rPr>
                <w:rFonts w:ascii="Lucida Sans Unicode" w:hAnsi="Lucida Sans Unicode"/>
                <w:spacing w:val="-2"/>
                <w:w w:val="95"/>
                <w:position w:val="6"/>
                <w:sz w:val="12"/>
              </w:rPr>
              <w:t>∗∗∗</w:t>
            </w:r>
          </w:p>
        </w:tc>
        <w:tc>
          <w:tcPr>
            <w:tcW w:w="732" w:type="dxa"/>
          </w:tcPr>
          <w:p w14:paraId="2959EE35" w14:textId="77777777" w:rsidR="00D62403" w:rsidRDefault="00D62403">
            <w:pPr>
              <w:pStyle w:val="TableParagraph"/>
              <w:spacing w:line="169" w:lineRule="exact"/>
              <w:ind w:left="102"/>
              <w:rPr>
                <w:rFonts w:ascii="Lucida Sans Unicode" w:hAnsi="Lucida Sans Unicode"/>
                <w:sz w:val="12"/>
              </w:rPr>
            </w:pPr>
            <w:r>
              <w:rPr>
                <w:w w:val="90"/>
                <w:sz w:val="16"/>
              </w:rPr>
              <w:t>-</w:t>
            </w:r>
            <w:r>
              <w:rPr>
                <w:spacing w:val="-2"/>
                <w:w w:val="90"/>
                <w:sz w:val="16"/>
              </w:rPr>
              <w:t>0.08</w:t>
            </w:r>
            <w:r>
              <w:rPr>
                <w:rFonts w:ascii="Lucida Sans Unicode" w:hAnsi="Lucida Sans Unicode"/>
                <w:spacing w:val="-2"/>
                <w:w w:val="90"/>
                <w:position w:val="6"/>
                <w:sz w:val="12"/>
              </w:rPr>
              <w:t>∗∗∗</w:t>
            </w:r>
          </w:p>
        </w:tc>
        <w:tc>
          <w:tcPr>
            <w:tcW w:w="219" w:type="dxa"/>
          </w:tcPr>
          <w:p w14:paraId="7A1439BF" w14:textId="77777777" w:rsidR="00D62403" w:rsidRDefault="00D62403">
            <w:pPr>
              <w:pStyle w:val="TableParagraph"/>
              <w:spacing w:line="240" w:lineRule="auto"/>
              <w:jc w:val="left"/>
              <w:rPr>
                <w:rFonts w:ascii="Times New Roman"/>
                <w:sz w:val="12"/>
              </w:rPr>
            </w:pPr>
          </w:p>
        </w:tc>
        <w:tc>
          <w:tcPr>
            <w:tcW w:w="723" w:type="dxa"/>
          </w:tcPr>
          <w:p w14:paraId="74F85410" w14:textId="77777777" w:rsidR="00D62403" w:rsidRDefault="00D62403">
            <w:pPr>
              <w:pStyle w:val="TableParagraph"/>
              <w:spacing w:line="240" w:lineRule="auto"/>
              <w:jc w:val="left"/>
              <w:rPr>
                <w:rFonts w:ascii="Times New Roman"/>
                <w:sz w:val="12"/>
              </w:rPr>
            </w:pPr>
          </w:p>
        </w:tc>
        <w:tc>
          <w:tcPr>
            <w:tcW w:w="837" w:type="dxa"/>
          </w:tcPr>
          <w:p w14:paraId="75BDD76E" w14:textId="77777777" w:rsidR="00D62403" w:rsidRDefault="00D62403">
            <w:pPr>
              <w:pStyle w:val="TableParagraph"/>
              <w:spacing w:line="169" w:lineRule="exact"/>
              <w:ind w:left="2" w:right="7"/>
              <w:rPr>
                <w:rFonts w:ascii="Lucida Sans Unicode" w:hAnsi="Lucida Sans Unicode"/>
                <w:sz w:val="12"/>
              </w:rPr>
            </w:pPr>
            <w:r>
              <w:rPr>
                <w:spacing w:val="-2"/>
                <w:sz w:val="16"/>
              </w:rPr>
              <w:t>-0.14</w:t>
            </w:r>
            <w:r>
              <w:rPr>
                <w:rFonts w:ascii="Lucida Sans Unicode" w:hAnsi="Lucida Sans Unicode"/>
                <w:spacing w:val="-2"/>
                <w:position w:val="6"/>
                <w:sz w:val="12"/>
              </w:rPr>
              <w:t>∗∗</w:t>
            </w:r>
          </w:p>
        </w:tc>
        <w:tc>
          <w:tcPr>
            <w:tcW w:w="733" w:type="dxa"/>
          </w:tcPr>
          <w:p w14:paraId="0EFE8D47" w14:textId="77777777" w:rsidR="00D62403" w:rsidRDefault="00D62403">
            <w:pPr>
              <w:pStyle w:val="TableParagraph"/>
              <w:spacing w:line="169" w:lineRule="exact"/>
              <w:ind w:left="93"/>
              <w:rPr>
                <w:rFonts w:ascii="Lucida Sans Unicode" w:hAnsi="Lucida Sans Unicode"/>
                <w:sz w:val="12"/>
              </w:rPr>
            </w:pPr>
            <w:r>
              <w:rPr>
                <w:spacing w:val="-2"/>
                <w:sz w:val="16"/>
              </w:rPr>
              <w:t>-0.14</w:t>
            </w:r>
            <w:r>
              <w:rPr>
                <w:rFonts w:ascii="Lucida Sans Unicode" w:hAnsi="Lucida Sans Unicode"/>
                <w:spacing w:val="-2"/>
                <w:position w:val="6"/>
                <w:sz w:val="12"/>
              </w:rPr>
              <w:t>∗∗</w:t>
            </w:r>
          </w:p>
        </w:tc>
      </w:tr>
      <w:tr w:rsidR="00D62403" w14:paraId="765FBD9B" w14:textId="77777777">
        <w:trPr>
          <w:trHeight w:val="189"/>
        </w:trPr>
        <w:tc>
          <w:tcPr>
            <w:tcW w:w="4371" w:type="dxa"/>
          </w:tcPr>
          <w:p w14:paraId="51CA0E8C" w14:textId="77777777" w:rsidR="00D62403" w:rsidRDefault="00D62403">
            <w:pPr>
              <w:pStyle w:val="TableParagraph"/>
              <w:spacing w:line="240" w:lineRule="auto"/>
              <w:jc w:val="left"/>
              <w:rPr>
                <w:rFonts w:ascii="Times New Roman"/>
                <w:sz w:val="12"/>
              </w:rPr>
            </w:pPr>
          </w:p>
        </w:tc>
        <w:tc>
          <w:tcPr>
            <w:tcW w:w="722" w:type="dxa"/>
          </w:tcPr>
          <w:p w14:paraId="4F9CE17B" w14:textId="77777777" w:rsidR="00D62403" w:rsidRDefault="00D62403">
            <w:pPr>
              <w:pStyle w:val="TableParagraph"/>
              <w:spacing w:line="240" w:lineRule="auto"/>
              <w:jc w:val="left"/>
              <w:rPr>
                <w:rFonts w:ascii="Times New Roman"/>
                <w:sz w:val="12"/>
              </w:rPr>
            </w:pPr>
          </w:p>
        </w:tc>
        <w:tc>
          <w:tcPr>
            <w:tcW w:w="836" w:type="dxa"/>
          </w:tcPr>
          <w:p w14:paraId="5083169B" w14:textId="77777777" w:rsidR="00D62403" w:rsidRDefault="00D62403">
            <w:pPr>
              <w:pStyle w:val="TableParagraph"/>
              <w:spacing w:before="14" w:line="155" w:lineRule="exact"/>
              <w:ind w:left="9" w:right="1"/>
              <w:rPr>
                <w:sz w:val="16"/>
              </w:rPr>
            </w:pPr>
            <w:r>
              <w:rPr>
                <w:spacing w:val="-2"/>
                <w:sz w:val="16"/>
              </w:rPr>
              <w:t>(0.02)</w:t>
            </w:r>
          </w:p>
        </w:tc>
        <w:tc>
          <w:tcPr>
            <w:tcW w:w="732" w:type="dxa"/>
          </w:tcPr>
          <w:p w14:paraId="500719DD" w14:textId="77777777" w:rsidR="00D62403" w:rsidRDefault="00D62403">
            <w:pPr>
              <w:pStyle w:val="TableParagraph"/>
              <w:spacing w:before="14" w:line="155" w:lineRule="exact"/>
              <w:ind w:left="112"/>
              <w:rPr>
                <w:sz w:val="16"/>
              </w:rPr>
            </w:pPr>
            <w:r>
              <w:rPr>
                <w:spacing w:val="-2"/>
                <w:sz w:val="16"/>
              </w:rPr>
              <w:t>(0.02)</w:t>
            </w:r>
          </w:p>
        </w:tc>
        <w:tc>
          <w:tcPr>
            <w:tcW w:w="219" w:type="dxa"/>
          </w:tcPr>
          <w:p w14:paraId="3B782028" w14:textId="77777777" w:rsidR="00D62403" w:rsidRDefault="00D62403">
            <w:pPr>
              <w:pStyle w:val="TableParagraph"/>
              <w:spacing w:line="240" w:lineRule="auto"/>
              <w:jc w:val="left"/>
              <w:rPr>
                <w:rFonts w:ascii="Times New Roman"/>
                <w:sz w:val="12"/>
              </w:rPr>
            </w:pPr>
          </w:p>
        </w:tc>
        <w:tc>
          <w:tcPr>
            <w:tcW w:w="723" w:type="dxa"/>
          </w:tcPr>
          <w:p w14:paraId="0A767574" w14:textId="77777777" w:rsidR="00D62403" w:rsidRDefault="00D62403">
            <w:pPr>
              <w:pStyle w:val="TableParagraph"/>
              <w:spacing w:line="240" w:lineRule="auto"/>
              <w:jc w:val="left"/>
              <w:rPr>
                <w:rFonts w:ascii="Times New Roman"/>
                <w:sz w:val="12"/>
              </w:rPr>
            </w:pPr>
          </w:p>
        </w:tc>
        <w:tc>
          <w:tcPr>
            <w:tcW w:w="837" w:type="dxa"/>
          </w:tcPr>
          <w:p w14:paraId="7D848B39" w14:textId="77777777" w:rsidR="00D62403" w:rsidRDefault="00D62403">
            <w:pPr>
              <w:pStyle w:val="TableParagraph"/>
              <w:spacing w:before="14" w:line="155" w:lineRule="exact"/>
              <w:ind w:left="7" w:right="5"/>
              <w:rPr>
                <w:sz w:val="16"/>
              </w:rPr>
            </w:pPr>
            <w:r>
              <w:rPr>
                <w:spacing w:val="-2"/>
                <w:sz w:val="16"/>
              </w:rPr>
              <w:t>(0.05)</w:t>
            </w:r>
          </w:p>
        </w:tc>
        <w:tc>
          <w:tcPr>
            <w:tcW w:w="733" w:type="dxa"/>
          </w:tcPr>
          <w:p w14:paraId="60DE10BA" w14:textId="77777777" w:rsidR="00D62403" w:rsidRDefault="00D62403">
            <w:pPr>
              <w:pStyle w:val="TableParagraph"/>
              <w:spacing w:before="14" w:line="155" w:lineRule="exact"/>
              <w:ind w:left="103"/>
              <w:rPr>
                <w:sz w:val="16"/>
              </w:rPr>
            </w:pPr>
            <w:r>
              <w:rPr>
                <w:spacing w:val="-2"/>
                <w:sz w:val="16"/>
              </w:rPr>
              <w:t>(0.05)</w:t>
            </w:r>
          </w:p>
        </w:tc>
      </w:tr>
      <w:tr w:rsidR="00D62403" w14:paraId="25FEE882" w14:textId="77777777">
        <w:trPr>
          <w:trHeight w:val="189"/>
        </w:trPr>
        <w:tc>
          <w:tcPr>
            <w:tcW w:w="4371" w:type="dxa"/>
          </w:tcPr>
          <w:p w14:paraId="51F9CB62" w14:textId="77777777" w:rsidR="00D62403" w:rsidRDefault="00D62403">
            <w:pPr>
              <w:pStyle w:val="TableParagraph"/>
              <w:spacing w:before="14" w:line="155" w:lineRule="exact"/>
              <w:ind w:left="119"/>
              <w:jc w:val="left"/>
              <w:rPr>
                <w:sz w:val="16"/>
              </w:rPr>
            </w:pPr>
            <w:r>
              <w:rPr>
                <w:sz w:val="16"/>
              </w:rPr>
              <w:t>Household</w:t>
            </w:r>
            <w:r>
              <w:rPr>
                <w:spacing w:val="22"/>
                <w:sz w:val="16"/>
              </w:rPr>
              <w:t xml:space="preserve"> </w:t>
            </w:r>
            <w:r>
              <w:rPr>
                <w:sz w:val="16"/>
              </w:rPr>
              <w:t>Crowding</w:t>
            </w:r>
            <w:r>
              <w:rPr>
                <w:spacing w:val="22"/>
                <w:sz w:val="16"/>
              </w:rPr>
              <w:t xml:space="preserve"> </w:t>
            </w:r>
            <w:r>
              <w:rPr>
                <w:spacing w:val="-2"/>
                <w:sz w:val="16"/>
              </w:rPr>
              <w:t>Index</w:t>
            </w:r>
          </w:p>
        </w:tc>
        <w:tc>
          <w:tcPr>
            <w:tcW w:w="722" w:type="dxa"/>
          </w:tcPr>
          <w:p w14:paraId="76FC53FA" w14:textId="77777777" w:rsidR="00D62403" w:rsidRDefault="00D62403">
            <w:pPr>
              <w:pStyle w:val="TableParagraph"/>
              <w:spacing w:line="240" w:lineRule="auto"/>
              <w:jc w:val="left"/>
              <w:rPr>
                <w:rFonts w:ascii="Times New Roman"/>
                <w:sz w:val="12"/>
              </w:rPr>
            </w:pPr>
          </w:p>
        </w:tc>
        <w:tc>
          <w:tcPr>
            <w:tcW w:w="836" w:type="dxa"/>
          </w:tcPr>
          <w:p w14:paraId="492E94CE" w14:textId="77777777" w:rsidR="00D62403" w:rsidRDefault="00D62403">
            <w:pPr>
              <w:pStyle w:val="TableParagraph"/>
              <w:spacing w:before="14" w:line="155" w:lineRule="exact"/>
              <w:ind w:left="9" w:right="1"/>
              <w:rPr>
                <w:sz w:val="16"/>
              </w:rPr>
            </w:pPr>
            <w:r>
              <w:rPr>
                <w:spacing w:val="-4"/>
                <w:sz w:val="16"/>
              </w:rPr>
              <w:t>0.00</w:t>
            </w:r>
          </w:p>
        </w:tc>
        <w:tc>
          <w:tcPr>
            <w:tcW w:w="732" w:type="dxa"/>
          </w:tcPr>
          <w:p w14:paraId="1B0F8DC3" w14:textId="77777777" w:rsidR="00D62403" w:rsidRDefault="00D62403">
            <w:pPr>
              <w:pStyle w:val="TableParagraph"/>
              <w:spacing w:before="14" w:line="155" w:lineRule="exact"/>
              <w:ind w:left="112"/>
              <w:rPr>
                <w:sz w:val="16"/>
              </w:rPr>
            </w:pPr>
            <w:r>
              <w:rPr>
                <w:spacing w:val="-4"/>
                <w:sz w:val="16"/>
              </w:rPr>
              <w:t>0.00</w:t>
            </w:r>
          </w:p>
        </w:tc>
        <w:tc>
          <w:tcPr>
            <w:tcW w:w="219" w:type="dxa"/>
          </w:tcPr>
          <w:p w14:paraId="3EBE2D09" w14:textId="77777777" w:rsidR="00D62403" w:rsidRDefault="00D62403">
            <w:pPr>
              <w:pStyle w:val="TableParagraph"/>
              <w:spacing w:line="240" w:lineRule="auto"/>
              <w:jc w:val="left"/>
              <w:rPr>
                <w:rFonts w:ascii="Times New Roman"/>
                <w:sz w:val="12"/>
              </w:rPr>
            </w:pPr>
          </w:p>
        </w:tc>
        <w:tc>
          <w:tcPr>
            <w:tcW w:w="723" w:type="dxa"/>
          </w:tcPr>
          <w:p w14:paraId="20D278C7" w14:textId="77777777" w:rsidR="00D62403" w:rsidRDefault="00D62403">
            <w:pPr>
              <w:pStyle w:val="TableParagraph"/>
              <w:spacing w:line="240" w:lineRule="auto"/>
              <w:jc w:val="left"/>
              <w:rPr>
                <w:rFonts w:ascii="Times New Roman"/>
                <w:sz w:val="12"/>
              </w:rPr>
            </w:pPr>
          </w:p>
        </w:tc>
        <w:tc>
          <w:tcPr>
            <w:tcW w:w="837" w:type="dxa"/>
          </w:tcPr>
          <w:p w14:paraId="45704136" w14:textId="77777777" w:rsidR="00D62403" w:rsidRDefault="00D62403">
            <w:pPr>
              <w:pStyle w:val="TableParagraph"/>
              <w:spacing w:before="14" w:line="155" w:lineRule="exact"/>
              <w:ind w:left="7" w:right="5"/>
              <w:rPr>
                <w:sz w:val="16"/>
              </w:rPr>
            </w:pPr>
            <w:r>
              <w:rPr>
                <w:spacing w:val="-4"/>
                <w:sz w:val="16"/>
              </w:rPr>
              <w:t>0.01</w:t>
            </w:r>
          </w:p>
        </w:tc>
        <w:tc>
          <w:tcPr>
            <w:tcW w:w="733" w:type="dxa"/>
          </w:tcPr>
          <w:p w14:paraId="7E828310" w14:textId="77777777" w:rsidR="00D62403" w:rsidRDefault="00D62403">
            <w:pPr>
              <w:pStyle w:val="TableParagraph"/>
              <w:spacing w:before="14" w:line="155" w:lineRule="exact"/>
              <w:ind w:left="103"/>
              <w:rPr>
                <w:sz w:val="16"/>
              </w:rPr>
            </w:pPr>
            <w:r>
              <w:rPr>
                <w:spacing w:val="-4"/>
                <w:sz w:val="16"/>
              </w:rPr>
              <w:t>0.01</w:t>
            </w:r>
          </w:p>
        </w:tc>
      </w:tr>
      <w:tr w:rsidR="00D62403" w14:paraId="25A693B9" w14:textId="77777777">
        <w:trPr>
          <w:trHeight w:val="189"/>
        </w:trPr>
        <w:tc>
          <w:tcPr>
            <w:tcW w:w="4371" w:type="dxa"/>
          </w:tcPr>
          <w:p w14:paraId="3F2A8CE2" w14:textId="77777777" w:rsidR="00D62403" w:rsidRDefault="00D62403">
            <w:pPr>
              <w:pStyle w:val="TableParagraph"/>
              <w:spacing w:line="240" w:lineRule="auto"/>
              <w:jc w:val="left"/>
              <w:rPr>
                <w:rFonts w:ascii="Times New Roman"/>
                <w:sz w:val="12"/>
              </w:rPr>
            </w:pPr>
          </w:p>
        </w:tc>
        <w:tc>
          <w:tcPr>
            <w:tcW w:w="722" w:type="dxa"/>
          </w:tcPr>
          <w:p w14:paraId="5E6B82C8" w14:textId="77777777" w:rsidR="00D62403" w:rsidRDefault="00D62403">
            <w:pPr>
              <w:pStyle w:val="TableParagraph"/>
              <w:spacing w:line="240" w:lineRule="auto"/>
              <w:jc w:val="left"/>
              <w:rPr>
                <w:rFonts w:ascii="Times New Roman"/>
                <w:sz w:val="12"/>
              </w:rPr>
            </w:pPr>
          </w:p>
        </w:tc>
        <w:tc>
          <w:tcPr>
            <w:tcW w:w="836" w:type="dxa"/>
          </w:tcPr>
          <w:p w14:paraId="5D8513D6" w14:textId="77777777" w:rsidR="00D62403" w:rsidRDefault="00D62403">
            <w:pPr>
              <w:pStyle w:val="TableParagraph"/>
              <w:spacing w:before="14" w:line="155" w:lineRule="exact"/>
              <w:ind w:left="9" w:right="1"/>
              <w:rPr>
                <w:sz w:val="16"/>
              </w:rPr>
            </w:pPr>
            <w:r>
              <w:rPr>
                <w:spacing w:val="-2"/>
                <w:sz w:val="16"/>
              </w:rPr>
              <w:t>(0.01)</w:t>
            </w:r>
          </w:p>
        </w:tc>
        <w:tc>
          <w:tcPr>
            <w:tcW w:w="732" w:type="dxa"/>
          </w:tcPr>
          <w:p w14:paraId="5556E922" w14:textId="77777777" w:rsidR="00D62403" w:rsidRDefault="00D62403">
            <w:pPr>
              <w:pStyle w:val="TableParagraph"/>
              <w:spacing w:before="14" w:line="155" w:lineRule="exact"/>
              <w:ind w:left="112"/>
              <w:rPr>
                <w:sz w:val="16"/>
              </w:rPr>
            </w:pPr>
            <w:r>
              <w:rPr>
                <w:spacing w:val="-2"/>
                <w:sz w:val="16"/>
              </w:rPr>
              <w:t>(0.01)</w:t>
            </w:r>
          </w:p>
        </w:tc>
        <w:tc>
          <w:tcPr>
            <w:tcW w:w="219" w:type="dxa"/>
          </w:tcPr>
          <w:p w14:paraId="023AA8E1" w14:textId="77777777" w:rsidR="00D62403" w:rsidRDefault="00D62403">
            <w:pPr>
              <w:pStyle w:val="TableParagraph"/>
              <w:spacing w:line="240" w:lineRule="auto"/>
              <w:jc w:val="left"/>
              <w:rPr>
                <w:rFonts w:ascii="Times New Roman"/>
                <w:sz w:val="12"/>
              </w:rPr>
            </w:pPr>
          </w:p>
        </w:tc>
        <w:tc>
          <w:tcPr>
            <w:tcW w:w="723" w:type="dxa"/>
          </w:tcPr>
          <w:p w14:paraId="1F6D65F4" w14:textId="77777777" w:rsidR="00D62403" w:rsidRDefault="00D62403">
            <w:pPr>
              <w:pStyle w:val="TableParagraph"/>
              <w:spacing w:line="240" w:lineRule="auto"/>
              <w:jc w:val="left"/>
              <w:rPr>
                <w:rFonts w:ascii="Times New Roman"/>
                <w:sz w:val="12"/>
              </w:rPr>
            </w:pPr>
          </w:p>
        </w:tc>
        <w:tc>
          <w:tcPr>
            <w:tcW w:w="837" w:type="dxa"/>
          </w:tcPr>
          <w:p w14:paraId="42ED0D8C" w14:textId="77777777" w:rsidR="00D62403" w:rsidRDefault="00D62403">
            <w:pPr>
              <w:pStyle w:val="TableParagraph"/>
              <w:spacing w:before="14" w:line="155" w:lineRule="exact"/>
              <w:ind w:left="7" w:right="5"/>
              <w:rPr>
                <w:sz w:val="16"/>
              </w:rPr>
            </w:pPr>
            <w:r>
              <w:rPr>
                <w:spacing w:val="-2"/>
                <w:sz w:val="16"/>
              </w:rPr>
              <w:t>(0.01)</w:t>
            </w:r>
          </w:p>
        </w:tc>
        <w:tc>
          <w:tcPr>
            <w:tcW w:w="733" w:type="dxa"/>
          </w:tcPr>
          <w:p w14:paraId="1B2D7E6A" w14:textId="77777777" w:rsidR="00D62403" w:rsidRDefault="00D62403">
            <w:pPr>
              <w:pStyle w:val="TableParagraph"/>
              <w:spacing w:before="14" w:line="155" w:lineRule="exact"/>
              <w:ind w:left="103"/>
              <w:rPr>
                <w:sz w:val="16"/>
              </w:rPr>
            </w:pPr>
            <w:r>
              <w:rPr>
                <w:spacing w:val="-2"/>
                <w:sz w:val="16"/>
              </w:rPr>
              <w:t>(0.01)</w:t>
            </w:r>
          </w:p>
        </w:tc>
      </w:tr>
      <w:tr w:rsidR="00D62403" w14:paraId="18D9602B" w14:textId="77777777">
        <w:trPr>
          <w:trHeight w:val="189"/>
        </w:trPr>
        <w:tc>
          <w:tcPr>
            <w:tcW w:w="4371" w:type="dxa"/>
          </w:tcPr>
          <w:p w14:paraId="027DEEBC" w14:textId="77777777" w:rsidR="00D62403" w:rsidRDefault="00D62403">
            <w:pPr>
              <w:pStyle w:val="TableParagraph"/>
              <w:spacing w:before="14" w:line="155" w:lineRule="exact"/>
              <w:ind w:left="119"/>
              <w:jc w:val="left"/>
              <w:rPr>
                <w:sz w:val="16"/>
              </w:rPr>
            </w:pPr>
            <w:r>
              <w:rPr>
                <w:sz w:val="16"/>
              </w:rPr>
              <w:t>Household</w:t>
            </w:r>
            <w:r>
              <w:rPr>
                <w:spacing w:val="15"/>
                <w:sz w:val="16"/>
              </w:rPr>
              <w:t xml:space="preserve"> </w:t>
            </w:r>
            <w:r>
              <w:rPr>
                <w:sz w:val="16"/>
              </w:rPr>
              <w:t>has</w:t>
            </w:r>
            <w:r>
              <w:rPr>
                <w:spacing w:val="15"/>
                <w:sz w:val="16"/>
              </w:rPr>
              <w:t xml:space="preserve"> </w:t>
            </w:r>
            <w:r>
              <w:rPr>
                <w:sz w:val="16"/>
              </w:rPr>
              <w:t>impoverished</w:t>
            </w:r>
            <w:r>
              <w:rPr>
                <w:spacing w:val="15"/>
                <w:sz w:val="16"/>
              </w:rPr>
              <w:t xml:space="preserve"> </w:t>
            </w:r>
            <w:r>
              <w:rPr>
                <w:spacing w:val="-4"/>
                <w:sz w:val="16"/>
              </w:rPr>
              <w:t>roof</w:t>
            </w:r>
          </w:p>
        </w:tc>
        <w:tc>
          <w:tcPr>
            <w:tcW w:w="722" w:type="dxa"/>
          </w:tcPr>
          <w:p w14:paraId="343C638F" w14:textId="77777777" w:rsidR="00D62403" w:rsidRDefault="00D62403">
            <w:pPr>
              <w:pStyle w:val="TableParagraph"/>
              <w:spacing w:line="240" w:lineRule="auto"/>
              <w:jc w:val="left"/>
              <w:rPr>
                <w:rFonts w:ascii="Times New Roman"/>
                <w:sz w:val="12"/>
              </w:rPr>
            </w:pPr>
          </w:p>
        </w:tc>
        <w:tc>
          <w:tcPr>
            <w:tcW w:w="836" w:type="dxa"/>
          </w:tcPr>
          <w:p w14:paraId="0BC446D0" w14:textId="77777777" w:rsidR="00D62403" w:rsidRDefault="00D62403">
            <w:pPr>
              <w:pStyle w:val="TableParagraph"/>
              <w:spacing w:line="169" w:lineRule="exact"/>
              <w:ind w:left="9" w:right="10"/>
              <w:rPr>
                <w:rFonts w:ascii="Lucida Sans Unicode" w:hAnsi="Lucida Sans Unicode"/>
                <w:sz w:val="12"/>
              </w:rPr>
            </w:pPr>
            <w:r>
              <w:rPr>
                <w:spacing w:val="-2"/>
                <w:sz w:val="16"/>
              </w:rPr>
              <w:t>0.05</w:t>
            </w:r>
            <w:r>
              <w:rPr>
                <w:rFonts w:ascii="Lucida Sans Unicode" w:hAnsi="Lucida Sans Unicode"/>
                <w:spacing w:val="-2"/>
                <w:position w:val="6"/>
                <w:sz w:val="12"/>
              </w:rPr>
              <w:t>∗∗</w:t>
            </w:r>
          </w:p>
        </w:tc>
        <w:tc>
          <w:tcPr>
            <w:tcW w:w="732" w:type="dxa"/>
          </w:tcPr>
          <w:p w14:paraId="03DD4639" w14:textId="77777777" w:rsidR="00D62403" w:rsidRDefault="00D62403">
            <w:pPr>
              <w:pStyle w:val="TableParagraph"/>
              <w:spacing w:line="169" w:lineRule="exact"/>
              <w:ind w:left="102"/>
              <w:rPr>
                <w:rFonts w:ascii="Lucida Sans Unicode" w:hAnsi="Lucida Sans Unicode"/>
                <w:sz w:val="12"/>
              </w:rPr>
            </w:pPr>
            <w:r>
              <w:rPr>
                <w:spacing w:val="-2"/>
                <w:sz w:val="16"/>
              </w:rPr>
              <w:t>0.05</w:t>
            </w:r>
            <w:r>
              <w:rPr>
                <w:rFonts w:ascii="Lucida Sans Unicode" w:hAnsi="Lucida Sans Unicode"/>
                <w:spacing w:val="-2"/>
                <w:position w:val="6"/>
                <w:sz w:val="12"/>
              </w:rPr>
              <w:t>∗∗</w:t>
            </w:r>
          </w:p>
        </w:tc>
        <w:tc>
          <w:tcPr>
            <w:tcW w:w="219" w:type="dxa"/>
          </w:tcPr>
          <w:p w14:paraId="5ADBB612" w14:textId="77777777" w:rsidR="00D62403" w:rsidRDefault="00D62403">
            <w:pPr>
              <w:pStyle w:val="TableParagraph"/>
              <w:spacing w:line="240" w:lineRule="auto"/>
              <w:jc w:val="left"/>
              <w:rPr>
                <w:rFonts w:ascii="Times New Roman"/>
                <w:sz w:val="12"/>
              </w:rPr>
            </w:pPr>
          </w:p>
        </w:tc>
        <w:tc>
          <w:tcPr>
            <w:tcW w:w="723" w:type="dxa"/>
          </w:tcPr>
          <w:p w14:paraId="39E4C7AD" w14:textId="77777777" w:rsidR="00D62403" w:rsidRDefault="00D62403">
            <w:pPr>
              <w:pStyle w:val="TableParagraph"/>
              <w:spacing w:line="240" w:lineRule="auto"/>
              <w:jc w:val="left"/>
              <w:rPr>
                <w:rFonts w:ascii="Times New Roman"/>
                <w:sz w:val="12"/>
              </w:rPr>
            </w:pPr>
          </w:p>
        </w:tc>
        <w:tc>
          <w:tcPr>
            <w:tcW w:w="837" w:type="dxa"/>
          </w:tcPr>
          <w:p w14:paraId="18CD0A59" w14:textId="77777777" w:rsidR="00D62403" w:rsidRDefault="00D62403">
            <w:pPr>
              <w:pStyle w:val="TableParagraph"/>
              <w:spacing w:before="14" w:line="155" w:lineRule="exact"/>
              <w:ind w:left="7" w:right="5"/>
              <w:rPr>
                <w:sz w:val="16"/>
              </w:rPr>
            </w:pPr>
            <w:r>
              <w:rPr>
                <w:spacing w:val="-4"/>
                <w:sz w:val="16"/>
              </w:rPr>
              <w:t>0.02</w:t>
            </w:r>
          </w:p>
        </w:tc>
        <w:tc>
          <w:tcPr>
            <w:tcW w:w="733" w:type="dxa"/>
          </w:tcPr>
          <w:p w14:paraId="0D12AB49" w14:textId="77777777" w:rsidR="00D62403" w:rsidRDefault="00D62403">
            <w:pPr>
              <w:pStyle w:val="TableParagraph"/>
              <w:spacing w:before="14" w:line="155" w:lineRule="exact"/>
              <w:ind w:left="103"/>
              <w:rPr>
                <w:sz w:val="16"/>
              </w:rPr>
            </w:pPr>
            <w:r>
              <w:rPr>
                <w:spacing w:val="-4"/>
                <w:sz w:val="16"/>
              </w:rPr>
              <w:t>0.03</w:t>
            </w:r>
          </w:p>
        </w:tc>
      </w:tr>
      <w:tr w:rsidR="00D62403" w14:paraId="68B49234" w14:textId="77777777">
        <w:trPr>
          <w:trHeight w:val="189"/>
        </w:trPr>
        <w:tc>
          <w:tcPr>
            <w:tcW w:w="4371" w:type="dxa"/>
          </w:tcPr>
          <w:p w14:paraId="664B1D39" w14:textId="77777777" w:rsidR="00D62403" w:rsidRDefault="00D62403">
            <w:pPr>
              <w:pStyle w:val="TableParagraph"/>
              <w:spacing w:line="240" w:lineRule="auto"/>
              <w:jc w:val="left"/>
              <w:rPr>
                <w:rFonts w:ascii="Times New Roman"/>
                <w:sz w:val="12"/>
              </w:rPr>
            </w:pPr>
          </w:p>
        </w:tc>
        <w:tc>
          <w:tcPr>
            <w:tcW w:w="722" w:type="dxa"/>
          </w:tcPr>
          <w:p w14:paraId="6AACF81C" w14:textId="77777777" w:rsidR="00D62403" w:rsidRDefault="00D62403">
            <w:pPr>
              <w:pStyle w:val="TableParagraph"/>
              <w:spacing w:line="240" w:lineRule="auto"/>
              <w:jc w:val="left"/>
              <w:rPr>
                <w:rFonts w:ascii="Times New Roman"/>
                <w:sz w:val="12"/>
              </w:rPr>
            </w:pPr>
          </w:p>
        </w:tc>
        <w:tc>
          <w:tcPr>
            <w:tcW w:w="836" w:type="dxa"/>
          </w:tcPr>
          <w:p w14:paraId="08B7334D" w14:textId="77777777" w:rsidR="00D62403" w:rsidRDefault="00D62403">
            <w:pPr>
              <w:pStyle w:val="TableParagraph"/>
              <w:spacing w:before="14" w:line="155" w:lineRule="exact"/>
              <w:ind w:left="9" w:right="1"/>
              <w:rPr>
                <w:sz w:val="16"/>
              </w:rPr>
            </w:pPr>
            <w:r>
              <w:rPr>
                <w:spacing w:val="-2"/>
                <w:sz w:val="16"/>
              </w:rPr>
              <w:t>(0.02)</w:t>
            </w:r>
          </w:p>
        </w:tc>
        <w:tc>
          <w:tcPr>
            <w:tcW w:w="732" w:type="dxa"/>
          </w:tcPr>
          <w:p w14:paraId="7737BE60" w14:textId="77777777" w:rsidR="00D62403" w:rsidRDefault="00D62403">
            <w:pPr>
              <w:pStyle w:val="TableParagraph"/>
              <w:spacing w:before="14" w:line="155" w:lineRule="exact"/>
              <w:ind w:left="112"/>
              <w:rPr>
                <w:sz w:val="16"/>
              </w:rPr>
            </w:pPr>
            <w:r>
              <w:rPr>
                <w:spacing w:val="-2"/>
                <w:sz w:val="16"/>
              </w:rPr>
              <w:t>(0.02)</w:t>
            </w:r>
          </w:p>
        </w:tc>
        <w:tc>
          <w:tcPr>
            <w:tcW w:w="219" w:type="dxa"/>
          </w:tcPr>
          <w:p w14:paraId="308F6BED" w14:textId="77777777" w:rsidR="00D62403" w:rsidRDefault="00D62403">
            <w:pPr>
              <w:pStyle w:val="TableParagraph"/>
              <w:spacing w:line="240" w:lineRule="auto"/>
              <w:jc w:val="left"/>
              <w:rPr>
                <w:rFonts w:ascii="Times New Roman"/>
                <w:sz w:val="12"/>
              </w:rPr>
            </w:pPr>
          </w:p>
        </w:tc>
        <w:tc>
          <w:tcPr>
            <w:tcW w:w="723" w:type="dxa"/>
          </w:tcPr>
          <w:p w14:paraId="092C311A" w14:textId="77777777" w:rsidR="00D62403" w:rsidRDefault="00D62403">
            <w:pPr>
              <w:pStyle w:val="TableParagraph"/>
              <w:spacing w:line="240" w:lineRule="auto"/>
              <w:jc w:val="left"/>
              <w:rPr>
                <w:rFonts w:ascii="Times New Roman"/>
                <w:sz w:val="12"/>
              </w:rPr>
            </w:pPr>
          </w:p>
        </w:tc>
        <w:tc>
          <w:tcPr>
            <w:tcW w:w="837" w:type="dxa"/>
          </w:tcPr>
          <w:p w14:paraId="7F64694A" w14:textId="77777777" w:rsidR="00D62403" w:rsidRDefault="00D62403">
            <w:pPr>
              <w:pStyle w:val="TableParagraph"/>
              <w:spacing w:before="14" w:line="155" w:lineRule="exact"/>
              <w:ind w:left="7" w:right="5"/>
              <w:rPr>
                <w:sz w:val="16"/>
              </w:rPr>
            </w:pPr>
            <w:r>
              <w:rPr>
                <w:spacing w:val="-2"/>
                <w:sz w:val="16"/>
              </w:rPr>
              <w:t>(0.06)</w:t>
            </w:r>
          </w:p>
        </w:tc>
        <w:tc>
          <w:tcPr>
            <w:tcW w:w="733" w:type="dxa"/>
          </w:tcPr>
          <w:p w14:paraId="4A283A96" w14:textId="77777777" w:rsidR="00D62403" w:rsidRDefault="00D62403">
            <w:pPr>
              <w:pStyle w:val="TableParagraph"/>
              <w:spacing w:before="14" w:line="155" w:lineRule="exact"/>
              <w:ind w:left="103"/>
              <w:rPr>
                <w:sz w:val="16"/>
              </w:rPr>
            </w:pPr>
            <w:r>
              <w:rPr>
                <w:spacing w:val="-2"/>
                <w:sz w:val="16"/>
              </w:rPr>
              <w:t>(0.06)</w:t>
            </w:r>
          </w:p>
        </w:tc>
      </w:tr>
      <w:tr w:rsidR="00D62403" w14:paraId="3B74C652" w14:textId="77777777">
        <w:trPr>
          <w:trHeight w:val="189"/>
        </w:trPr>
        <w:tc>
          <w:tcPr>
            <w:tcW w:w="4371" w:type="dxa"/>
          </w:tcPr>
          <w:p w14:paraId="7259BDDD" w14:textId="77777777" w:rsidR="00D62403" w:rsidRDefault="00D62403">
            <w:pPr>
              <w:pStyle w:val="TableParagraph"/>
              <w:spacing w:before="14" w:line="155" w:lineRule="exact"/>
              <w:ind w:left="119"/>
              <w:jc w:val="left"/>
              <w:rPr>
                <w:sz w:val="16"/>
              </w:rPr>
            </w:pPr>
            <w:r>
              <w:rPr>
                <w:sz w:val="16"/>
              </w:rPr>
              <w:t>Household</w:t>
            </w:r>
            <w:r>
              <w:rPr>
                <w:spacing w:val="15"/>
                <w:sz w:val="16"/>
              </w:rPr>
              <w:t xml:space="preserve"> </w:t>
            </w:r>
            <w:r>
              <w:rPr>
                <w:sz w:val="16"/>
              </w:rPr>
              <w:t>has</w:t>
            </w:r>
            <w:r>
              <w:rPr>
                <w:spacing w:val="15"/>
                <w:sz w:val="16"/>
              </w:rPr>
              <w:t xml:space="preserve"> </w:t>
            </w:r>
            <w:r>
              <w:rPr>
                <w:sz w:val="16"/>
              </w:rPr>
              <w:t>impoverished</w:t>
            </w:r>
            <w:r>
              <w:rPr>
                <w:spacing w:val="15"/>
                <w:sz w:val="16"/>
              </w:rPr>
              <w:t xml:space="preserve"> </w:t>
            </w:r>
            <w:r>
              <w:rPr>
                <w:spacing w:val="-2"/>
                <w:sz w:val="16"/>
              </w:rPr>
              <w:t>floor</w:t>
            </w:r>
          </w:p>
        </w:tc>
        <w:tc>
          <w:tcPr>
            <w:tcW w:w="722" w:type="dxa"/>
          </w:tcPr>
          <w:p w14:paraId="77D5B37B" w14:textId="77777777" w:rsidR="00D62403" w:rsidRDefault="00D62403">
            <w:pPr>
              <w:pStyle w:val="TableParagraph"/>
              <w:spacing w:line="240" w:lineRule="auto"/>
              <w:jc w:val="left"/>
              <w:rPr>
                <w:rFonts w:ascii="Times New Roman"/>
                <w:sz w:val="12"/>
              </w:rPr>
            </w:pPr>
          </w:p>
        </w:tc>
        <w:tc>
          <w:tcPr>
            <w:tcW w:w="836" w:type="dxa"/>
          </w:tcPr>
          <w:p w14:paraId="5C535A9C" w14:textId="77777777" w:rsidR="00D62403" w:rsidRDefault="00D62403">
            <w:pPr>
              <w:pStyle w:val="TableParagraph"/>
              <w:spacing w:before="14" w:line="155" w:lineRule="exact"/>
              <w:ind w:left="10" w:right="1"/>
              <w:rPr>
                <w:sz w:val="16"/>
              </w:rPr>
            </w:pPr>
            <w:r>
              <w:rPr>
                <w:spacing w:val="-2"/>
                <w:sz w:val="16"/>
              </w:rPr>
              <w:t>-</w:t>
            </w:r>
            <w:r>
              <w:rPr>
                <w:spacing w:val="-4"/>
                <w:sz w:val="16"/>
              </w:rPr>
              <w:t>0.01</w:t>
            </w:r>
          </w:p>
        </w:tc>
        <w:tc>
          <w:tcPr>
            <w:tcW w:w="732" w:type="dxa"/>
          </w:tcPr>
          <w:p w14:paraId="04C8064A" w14:textId="77777777" w:rsidR="00D62403" w:rsidRDefault="00D62403">
            <w:pPr>
              <w:pStyle w:val="TableParagraph"/>
              <w:spacing w:before="14" w:line="155" w:lineRule="exact"/>
              <w:ind w:left="112"/>
              <w:rPr>
                <w:sz w:val="16"/>
              </w:rPr>
            </w:pPr>
            <w:r>
              <w:rPr>
                <w:w w:val="85"/>
                <w:sz w:val="16"/>
              </w:rPr>
              <w:t>-</w:t>
            </w:r>
            <w:r>
              <w:rPr>
                <w:spacing w:val="-4"/>
                <w:w w:val="95"/>
                <w:sz w:val="16"/>
              </w:rPr>
              <w:t>0.00</w:t>
            </w:r>
          </w:p>
        </w:tc>
        <w:tc>
          <w:tcPr>
            <w:tcW w:w="219" w:type="dxa"/>
          </w:tcPr>
          <w:p w14:paraId="08A602C7" w14:textId="77777777" w:rsidR="00D62403" w:rsidRDefault="00D62403">
            <w:pPr>
              <w:pStyle w:val="TableParagraph"/>
              <w:spacing w:line="240" w:lineRule="auto"/>
              <w:jc w:val="left"/>
              <w:rPr>
                <w:rFonts w:ascii="Times New Roman"/>
                <w:sz w:val="12"/>
              </w:rPr>
            </w:pPr>
          </w:p>
        </w:tc>
        <w:tc>
          <w:tcPr>
            <w:tcW w:w="723" w:type="dxa"/>
          </w:tcPr>
          <w:p w14:paraId="63C5411E" w14:textId="77777777" w:rsidR="00D62403" w:rsidRDefault="00D62403">
            <w:pPr>
              <w:pStyle w:val="TableParagraph"/>
              <w:spacing w:line="240" w:lineRule="auto"/>
              <w:jc w:val="left"/>
              <w:rPr>
                <w:rFonts w:ascii="Times New Roman"/>
                <w:sz w:val="12"/>
              </w:rPr>
            </w:pPr>
          </w:p>
        </w:tc>
        <w:tc>
          <w:tcPr>
            <w:tcW w:w="837" w:type="dxa"/>
          </w:tcPr>
          <w:p w14:paraId="215FF7EA" w14:textId="77777777" w:rsidR="00D62403" w:rsidRDefault="00D62403">
            <w:pPr>
              <w:pStyle w:val="TableParagraph"/>
              <w:spacing w:before="14" w:line="155" w:lineRule="exact"/>
              <w:ind w:left="7" w:right="5"/>
              <w:rPr>
                <w:sz w:val="16"/>
              </w:rPr>
            </w:pPr>
            <w:r>
              <w:rPr>
                <w:spacing w:val="-2"/>
                <w:sz w:val="16"/>
              </w:rPr>
              <w:t>-</w:t>
            </w:r>
            <w:r>
              <w:rPr>
                <w:spacing w:val="-4"/>
                <w:sz w:val="16"/>
              </w:rPr>
              <w:t>0.01</w:t>
            </w:r>
          </w:p>
        </w:tc>
        <w:tc>
          <w:tcPr>
            <w:tcW w:w="733" w:type="dxa"/>
          </w:tcPr>
          <w:p w14:paraId="79B68194" w14:textId="77777777" w:rsidR="00D62403" w:rsidRDefault="00D62403">
            <w:pPr>
              <w:pStyle w:val="TableParagraph"/>
              <w:spacing w:before="14" w:line="155" w:lineRule="exact"/>
              <w:ind w:left="104"/>
              <w:rPr>
                <w:sz w:val="16"/>
              </w:rPr>
            </w:pPr>
            <w:r>
              <w:rPr>
                <w:spacing w:val="-2"/>
                <w:sz w:val="16"/>
              </w:rPr>
              <w:t>-</w:t>
            </w:r>
            <w:r>
              <w:rPr>
                <w:spacing w:val="-4"/>
                <w:sz w:val="16"/>
              </w:rPr>
              <w:t>0.01</w:t>
            </w:r>
          </w:p>
        </w:tc>
      </w:tr>
      <w:tr w:rsidR="00D62403" w14:paraId="2EE01D96" w14:textId="77777777">
        <w:trPr>
          <w:trHeight w:val="189"/>
        </w:trPr>
        <w:tc>
          <w:tcPr>
            <w:tcW w:w="4371" w:type="dxa"/>
          </w:tcPr>
          <w:p w14:paraId="09E91E72" w14:textId="77777777" w:rsidR="00D62403" w:rsidRDefault="00D62403">
            <w:pPr>
              <w:pStyle w:val="TableParagraph"/>
              <w:spacing w:line="240" w:lineRule="auto"/>
              <w:jc w:val="left"/>
              <w:rPr>
                <w:rFonts w:ascii="Times New Roman"/>
                <w:sz w:val="12"/>
              </w:rPr>
            </w:pPr>
          </w:p>
        </w:tc>
        <w:tc>
          <w:tcPr>
            <w:tcW w:w="722" w:type="dxa"/>
          </w:tcPr>
          <w:p w14:paraId="4F41A90B" w14:textId="77777777" w:rsidR="00D62403" w:rsidRDefault="00D62403">
            <w:pPr>
              <w:pStyle w:val="TableParagraph"/>
              <w:spacing w:line="240" w:lineRule="auto"/>
              <w:jc w:val="left"/>
              <w:rPr>
                <w:rFonts w:ascii="Times New Roman"/>
                <w:sz w:val="12"/>
              </w:rPr>
            </w:pPr>
          </w:p>
        </w:tc>
        <w:tc>
          <w:tcPr>
            <w:tcW w:w="836" w:type="dxa"/>
          </w:tcPr>
          <w:p w14:paraId="24FEFC97" w14:textId="77777777" w:rsidR="00D62403" w:rsidRDefault="00D62403">
            <w:pPr>
              <w:pStyle w:val="TableParagraph"/>
              <w:spacing w:before="14" w:line="155" w:lineRule="exact"/>
              <w:ind w:left="9" w:right="1"/>
              <w:rPr>
                <w:sz w:val="16"/>
              </w:rPr>
            </w:pPr>
            <w:r>
              <w:rPr>
                <w:spacing w:val="-2"/>
                <w:sz w:val="16"/>
              </w:rPr>
              <w:t>(0.04)</w:t>
            </w:r>
          </w:p>
        </w:tc>
        <w:tc>
          <w:tcPr>
            <w:tcW w:w="732" w:type="dxa"/>
          </w:tcPr>
          <w:p w14:paraId="652CEE6A" w14:textId="77777777" w:rsidR="00D62403" w:rsidRDefault="00D62403">
            <w:pPr>
              <w:pStyle w:val="TableParagraph"/>
              <w:spacing w:before="14" w:line="155" w:lineRule="exact"/>
              <w:ind w:left="112"/>
              <w:rPr>
                <w:sz w:val="16"/>
              </w:rPr>
            </w:pPr>
            <w:r>
              <w:rPr>
                <w:spacing w:val="-2"/>
                <w:sz w:val="16"/>
              </w:rPr>
              <w:t>(0.04)</w:t>
            </w:r>
          </w:p>
        </w:tc>
        <w:tc>
          <w:tcPr>
            <w:tcW w:w="219" w:type="dxa"/>
          </w:tcPr>
          <w:p w14:paraId="07C3563E" w14:textId="77777777" w:rsidR="00D62403" w:rsidRDefault="00D62403">
            <w:pPr>
              <w:pStyle w:val="TableParagraph"/>
              <w:spacing w:line="240" w:lineRule="auto"/>
              <w:jc w:val="left"/>
              <w:rPr>
                <w:rFonts w:ascii="Times New Roman"/>
                <w:sz w:val="12"/>
              </w:rPr>
            </w:pPr>
          </w:p>
        </w:tc>
        <w:tc>
          <w:tcPr>
            <w:tcW w:w="723" w:type="dxa"/>
          </w:tcPr>
          <w:p w14:paraId="6BD0340E" w14:textId="77777777" w:rsidR="00D62403" w:rsidRDefault="00D62403">
            <w:pPr>
              <w:pStyle w:val="TableParagraph"/>
              <w:spacing w:line="240" w:lineRule="auto"/>
              <w:jc w:val="left"/>
              <w:rPr>
                <w:rFonts w:ascii="Times New Roman"/>
                <w:sz w:val="12"/>
              </w:rPr>
            </w:pPr>
          </w:p>
        </w:tc>
        <w:tc>
          <w:tcPr>
            <w:tcW w:w="837" w:type="dxa"/>
          </w:tcPr>
          <w:p w14:paraId="2D69EB62" w14:textId="77777777" w:rsidR="00D62403" w:rsidRDefault="00D62403">
            <w:pPr>
              <w:pStyle w:val="TableParagraph"/>
              <w:spacing w:before="14" w:line="155" w:lineRule="exact"/>
              <w:ind w:left="7" w:right="5"/>
              <w:rPr>
                <w:sz w:val="16"/>
              </w:rPr>
            </w:pPr>
            <w:r>
              <w:rPr>
                <w:spacing w:val="-2"/>
                <w:sz w:val="16"/>
              </w:rPr>
              <w:t>(0.06)</w:t>
            </w:r>
          </w:p>
        </w:tc>
        <w:tc>
          <w:tcPr>
            <w:tcW w:w="733" w:type="dxa"/>
          </w:tcPr>
          <w:p w14:paraId="5377D076" w14:textId="77777777" w:rsidR="00D62403" w:rsidRDefault="00D62403">
            <w:pPr>
              <w:pStyle w:val="TableParagraph"/>
              <w:spacing w:before="14" w:line="155" w:lineRule="exact"/>
              <w:ind w:left="103"/>
              <w:rPr>
                <w:sz w:val="16"/>
              </w:rPr>
            </w:pPr>
            <w:r>
              <w:rPr>
                <w:spacing w:val="-2"/>
                <w:sz w:val="16"/>
              </w:rPr>
              <w:t>(0.06)</w:t>
            </w:r>
          </w:p>
        </w:tc>
      </w:tr>
      <w:tr w:rsidR="00D62403" w14:paraId="64739D5A" w14:textId="77777777">
        <w:trPr>
          <w:trHeight w:val="406"/>
        </w:trPr>
        <w:tc>
          <w:tcPr>
            <w:tcW w:w="4371" w:type="dxa"/>
            <w:tcBorders>
              <w:bottom w:val="single" w:sz="4" w:space="0" w:color="000000"/>
            </w:tcBorders>
          </w:tcPr>
          <w:p w14:paraId="66DBCCEB" w14:textId="77777777" w:rsidR="00D62403" w:rsidRDefault="00D62403">
            <w:pPr>
              <w:pStyle w:val="TableParagraph"/>
              <w:spacing w:before="14" w:line="240" w:lineRule="auto"/>
              <w:ind w:left="119"/>
              <w:jc w:val="left"/>
              <w:rPr>
                <w:sz w:val="16"/>
              </w:rPr>
            </w:pPr>
            <w:r>
              <w:rPr>
                <w:w w:val="105"/>
                <w:sz w:val="16"/>
              </w:rPr>
              <w:t>Short</w:t>
            </w:r>
            <w:r>
              <w:rPr>
                <w:spacing w:val="7"/>
                <w:w w:val="105"/>
                <w:sz w:val="16"/>
              </w:rPr>
              <w:t xml:space="preserve"> </w:t>
            </w:r>
            <w:r>
              <w:rPr>
                <w:spacing w:val="-4"/>
                <w:w w:val="105"/>
                <w:sz w:val="16"/>
              </w:rPr>
              <w:t>Form</w:t>
            </w:r>
          </w:p>
        </w:tc>
        <w:tc>
          <w:tcPr>
            <w:tcW w:w="722" w:type="dxa"/>
            <w:tcBorders>
              <w:bottom w:val="single" w:sz="4" w:space="0" w:color="000000"/>
            </w:tcBorders>
          </w:tcPr>
          <w:p w14:paraId="195153E0" w14:textId="77777777" w:rsidR="00D62403" w:rsidRDefault="00D62403">
            <w:pPr>
              <w:pStyle w:val="TableParagraph"/>
              <w:spacing w:line="240" w:lineRule="auto"/>
              <w:jc w:val="left"/>
              <w:rPr>
                <w:rFonts w:ascii="Times New Roman"/>
                <w:sz w:val="16"/>
              </w:rPr>
            </w:pPr>
          </w:p>
        </w:tc>
        <w:tc>
          <w:tcPr>
            <w:tcW w:w="836" w:type="dxa"/>
            <w:tcBorders>
              <w:bottom w:val="single" w:sz="4" w:space="0" w:color="000000"/>
            </w:tcBorders>
          </w:tcPr>
          <w:p w14:paraId="600B7F8E" w14:textId="77777777" w:rsidR="00D62403" w:rsidRDefault="00D62403">
            <w:pPr>
              <w:pStyle w:val="TableParagraph"/>
              <w:spacing w:line="240" w:lineRule="auto"/>
              <w:jc w:val="left"/>
              <w:rPr>
                <w:rFonts w:ascii="Times New Roman"/>
                <w:sz w:val="16"/>
              </w:rPr>
            </w:pPr>
          </w:p>
        </w:tc>
        <w:tc>
          <w:tcPr>
            <w:tcW w:w="732" w:type="dxa"/>
            <w:tcBorders>
              <w:bottom w:val="single" w:sz="4" w:space="0" w:color="000000"/>
            </w:tcBorders>
          </w:tcPr>
          <w:p w14:paraId="342959DB" w14:textId="77777777" w:rsidR="00D62403" w:rsidRDefault="00D62403">
            <w:pPr>
              <w:pStyle w:val="TableParagraph"/>
              <w:spacing w:before="14" w:line="240" w:lineRule="auto"/>
              <w:ind w:left="243"/>
              <w:jc w:val="left"/>
              <w:rPr>
                <w:sz w:val="16"/>
              </w:rPr>
            </w:pPr>
            <w:r>
              <w:rPr>
                <w:w w:val="90"/>
                <w:sz w:val="16"/>
              </w:rPr>
              <w:t>-</w:t>
            </w:r>
            <w:r>
              <w:rPr>
                <w:spacing w:val="-4"/>
                <w:sz w:val="16"/>
              </w:rPr>
              <w:t>0.03</w:t>
            </w:r>
          </w:p>
          <w:p w14:paraId="3168F649" w14:textId="77777777" w:rsidR="00D62403" w:rsidRDefault="00D62403">
            <w:pPr>
              <w:pStyle w:val="TableParagraph"/>
              <w:spacing w:before="8" w:line="240" w:lineRule="auto"/>
              <w:ind w:left="205"/>
              <w:jc w:val="left"/>
              <w:rPr>
                <w:sz w:val="16"/>
              </w:rPr>
            </w:pPr>
            <w:r>
              <w:rPr>
                <w:spacing w:val="-2"/>
                <w:sz w:val="16"/>
              </w:rPr>
              <w:t>(0.02)</w:t>
            </w:r>
          </w:p>
        </w:tc>
        <w:tc>
          <w:tcPr>
            <w:tcW w:w="219" w:type="dxa"/>
            <w:tcBorders>
              <w:bottom w:val="single" w:sz="4" w:space="0" w:color="000000"/>
            </w:tcBorders>
          </w:tcPr>
          <w:p w14:paraId="22BD0C30" w14:textId="77777777" w:rsidR="00D62403" w:rsidRDefault="00D62403">
            <w:pPr>
              <w:pStyle w:val="TableParagraph"/>
              <w:spacing w:line="240" w:lineRule="auto"/>
              <w:jc w:val="left"/>
              <w:rPr>
                <w:rFonts w:ascii="Times New Roman"/>
                <w:sz w:val="16"/>
              </w:rPr>
            </w:pPr>
          </w:p>
        </w:tc>
        <w:tc>
          <w:tcPr>
            <w:tcW w:w="723" w:type="dxa"/>
            <w:tcBorders>
              <w:bottom w:val="single" w:sz="4" w:space="0" w:color="000000"/>
            </w:tcBorders>
          </w:tcPr>
          <w:p w14:paraId="498953B8" w14:textId="77777777" w:rsidR="00D62403" w:rsidRDefault="00D62403">
            <w:pPr>
              <w:pStyle w:val="TableParagraph"/>
              <w:spacing w:line="240" w:lineRule="auto"/>
              <w:jc w:val="left"/>
              <w:rPr>
                <w:rFonts w:ascii="Times New Roman"/>
                <w:sz w:val="16"/>
              </w:rPr>
            </w:pPr>
          </w:p>
        </w:tc>
        <w:tc>
          <w:tcPr>
            <w:tcW w:w="837" w:type="dxa"/>
            <w:tcBorders>
              <w:bottom w:val="single" w:sz="4" w:space="0" w:color="000000"/>
            </w:tcBorders>
          </w:tcPr>
          <w:p w14:paraId="345DA238" w14:textId="77777777" w:rsidR="00D62403" w:rsidRDefault="00D62403">
            <w:pPr>
              <w:pStyle w:val="TableParagraph"/>
              <w:spacing w:line="240" w:lineRule="auto"/>
              <w:jc w:val="left"/>
              <w:rPr>
                <w:rFonts w:ascii="Times New Roman"/>
                <w:sz w:val="16"/>
              </w:rPr>
            </w:pPr>
          </w:p>
        </w:tc>
        <w:tc>
          <w:tcPr>
            <w:tcW w:w="733" w:type="dxa"/>
            <w:tcBorders>
              <w:bottom w:val="single" w:sz="4" w:space="0" w:color="000000"/>
            </w:tcBorders>
          </w:tcPr>
          <w:p w14:paraId="07251929" w14:textId="77777777" w:rsidR="00D62403" w:rsidRDefault="00D62403">
            <w:pPr>
              <w:pStyle w:val="TableParagraph"/>
              <w:spacing w:before="14" w:line="240" w:lineRule="auto"/>
              <w:ind w:left="104"/>
              <w:rPr>
                <w:sz w:val="16"/>
              </w:rPr>
            </w:pPr>
            <w:r>
              <w:rPr>
                <w:w w:val="90"/>
                <w:sz w:val="16"/>
              </w:rPr>
              <w:t>-</w:t>
            </w:r>
            <w:r>
              <w:rPr>
                <w:spacing w:val="-4"/>
                <w:sz w:val="16"/>
              </w:rPr>
              <w:t>0.06</w:t>
            </w:r>
          </w:p>
        </w:tc>
      </w:tr>
    </w:tbl>
    <w:p w14:paraId="42687F27" w14:textId="77777777" w:rsidR="00D62403" w:rsidRDefault="00D62403" w:rsidP="00D62403">
      <w:pPr>
        <w:pStyle w:val="BodyText"/>
        <w:spacing w:before="109"/>
        <w:rPr>
          <w:sz w:val="16"/>
        </w:rPr>
      </w:pPr>
    </w:p>
    <w:p w14:paraId="3DE2E5DE" w14:textId="77777777" w:rsidR="00D62403" w:rsidRDefault="00D62403" w:rsidP="00D62403">
      <w:pPr>
        <w:spacing w:line="249" w:lineRule="auto"/>
        <w:ind w:left="581" w:right="460" w:firstLine="38"/>
        <w:jc w:val="both"/>
        <w:rPr>
          <w:sz w:val="16"/>
        </w:rPr>
      </w:pPr>
      <w:r>
        <w:rPr>
          <w:noProof/>
        </w:rPr>
        <mc:AlternateContent>
          <mc:Choice Requires="wps">
            <w:drawing>
              <wp:anchor distT="0" distB="0" distL="0" distR="0" simplePos="0" relativeHeight="251658246" behindDoc="0" locked="0" layoutInCell="1" allowOverlap="1" wp14:anchorId="0FC41D82" wp14:editId="71ACBA9F">
                <wp:simplePos x="0" y="0"/>
                <wp:positionH relativeFrom="page">
                  <wp:posOffset>902881</wp:posOffset>
                </wp:positionH>
                <wp:positionV relativeFrom="paragraph">
                  <wp:posOffset>-337581</wp:posOffset>
                </wp:positionV>
                <wp:extent cx="5967095" cy="301625"/>
                <wp:effectExtent l="0" t="0" r="0" b="0"/>
                <wp:wrapNone/>
                <wp:docPr id="6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7095" cy="30162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485"/>
                              <w:gridCol w:w="2613"/>
                              <w:gridCol w:w="812"/>
                              <w:gridCol w:w="882"/>
                              <w:gridCol w:w="811"/>
                              <w:gridCol w:w="811"/>
                              <w:gridCol w:w="858"/>
                            </w:tblGrid>
                            <w:tr w:rsidR="00D62403" w14:paraId="789469B7" w14:textId="77777777">
                              <w:trPr>
                                <w:trHeight w:val="197"/>
                              </w:trPr>
                              <w:tc>
                                <w:tcPr>
                                  <w:tcW w:w="6792" w:type="dxa"/>
                                  <w:gridSpan w:val="4"/>
                                </w:tcPr>
                                <w:p w14:paraId="59610F1B" w14:textId="77777777" w:rsidR="00D62403" w:rsidRDefault="00D62403">
                                  <w:pPr>
                                    <w:pStyle w:val="TableParagraph"/>
                                    <w:spacing w:line="240" w:lineRule="auto"/>
                                    <w:jc w:val="left"/>
                                    <w:rPr>
                                      <w:rFonts w:ascii="Times New Roman"/>
                                      <w:sz w:val="12"/>
                                    </w:rPr>
                                  </w:pPr>
                                </w:p>
                              </w:tc>
                              <w:tc>
                                <w:tcPr>
                                  <w:tcW w:w="2480" w:type="dxa"/>
                                  <w:gridSpan w:val="3"/>
                                </w:tcPr>
                                <w:p w14:paraId="7B8D58CB" w14:textId="77777777" w:rsidR="00D62403" w:rsidRDefault="00D62403">
                                  <w:pPr>
                                    <w:pStyle w:val="TableParagraph"/>
                                    <w:spacing w:before="32" w:line="145" w:lineRule="exact"/>
                                    <w:ind w:right="195"/>
                                    <w:jc w:val="right"/>
                                    <w:rPr>
                                      <w:sz w:val="16"/>
                                    </w:rPr>
                                  </w:pPr>
                                  <w:r>
                                    <w:rPr>
                                      <w:spacing w:val="-2"/>
                                      <w:sz w:val="16"/>
                                    </w:rPr>
                                    <w:t>(0.04)</w:t>
                                  </w:r>
                                </w:p>
                              </w:tc>
                            </w:tr>
                            <w:tr w:rsidR="00D62403" w14:paraId="29E033A2" w14:textId="77777777">
                              <w:trPr>
                                <w:trHeight w:val="248"/>
                              </w:trPr>
                              <w:tc>
                                <w:tcPr>
                                  <w:tcW w:w="2485" w:type="dxa"/>
                                  <w:tcBorders>
                                    <w:bottom w:val="double" w:sz="4" w:space="0" w:color="000000"/>
                                  </w:tcBorders>
                                </w:tcPr>
                                <w:p w14:paraId="70A888FD" w14:textId="77777777" w:rsidR="00D62403" w:rsidRDefault="00D62403">
                                  <w:pPr>
                                    <w:pStyle w:val="TableParagraph"/>
                                    <w:spacing w:before="32" w:line="240" w:lineRule="auto"/>
                                    <w:ind w:left="119"/>
                                    <w:jc w:val="left"/>
                                    <w:rPr>
                                      <w:sz w:val="16"/>
                                    </w:rPr>
                                  </w:pPr>
                                  <w:r>
                                    <w:rPr>
                                      <w:spacing w:val="-4"/>
                                      <w:w w:val="105"/>
                                      <w:sz w:val="16"/>
                                    </w:rPr>
                                    <w:t>Obs.</w:t>
                                  </w:r>
                                </w:p>
                              </w:tc>
                              <w:tc>
                                <w:tcPr>
                                  <w:tcW w:w="2613" w:type="dxa"/>
                                  <w:tcBorders>
                                    <w:bottom w:val="double" w:sz="4" w:space="0" w:color="000000"/>
                                  </w:tcBorders>
                                </w:tcPr>
                                <w:p w14:paraId="0C9C4754" w14:textId="77777777" w:rsidR="00D62403" w:rsidRDefault="00D62403">
                                  <w:pPr>
                                    <w:pStyle w:val="TableParagraph"/>
                                    <w:spacing w:before="32" w:line="240" w:lineRule="auto"/>
                                    <w:ind w:right="247"/>
                                    <w:jc w:val="right"/>
                                    <w:rPr>
                                      <w:sz w:val="16"/>
                                    </w:rPr>
                                  </w:pPr>
                                  <w:r>
                                    <w:rPr>
                                      <w:spacing w:val="-4"/>
                                      <w:w w:val="105"/>
                                      <w:sz w:val="16"/>
                                    </w:rPr>
                                    <w:t>1126</w:t>
                                  </w:r>
                                </w:p>
                              </w:tc>
                              <w:tc>
                                <w:tcPr>
                                  <w:tcW w:w="812" w:type="dxa"/>
                                  <w:tcBorders>
                                    <w:bottom w:val="double" w:sz="4" w:space="0" w:color="000000"/>
                                  </w:tcBorders>
                                </w:tcPr>
                                <w:p w14:paraId="626906E7" w14:textId="77777777" w:rsidR="00D62403" w:rsidRDefault="00D62403">
                                  <w:pPr>
                                    <w:pStyle w:val="TableParagraph"/>
                                    <w:spacing w:before="32" w:line="240" w:lineRule="auto"/>
                                    <w:ind w:left="247"/>
                                    <w:jc w:val="left"/>
                                    <w:rPr>
                                      <w:sz w:val="16"/>
                                    </w:rPr>
                                  </w:pPr>
                                  <w:r>
                                    <w:rPr>
                                      <w:spacing w:val="-4"/>
                                      <w:w w:val="105"/>
                                      <w:sz w:val="16"/>
                                    </w:rPr>
                                    <w:t>1126</w:t>
                                  </w:r>
                                </w:p>
                              </w:tc>
                              <w:tc>
                                <w:tcPr>
                                  <w:tcW w:w="882" w:type="dxa"/>
                                  <w:tcBorders>
                                    <w:bottom w:val="double" w:sz="4" w:space="0" w:color="000000"/>
                                  </w:tcBorders>
                                </w:tcPr>
                                <w:p w14:paraId="723ABE41" w14:textId="77777777" w:rsidR="00D62403" w:rsidRDefault="00D62403">
                                  <w:pPr>
                                    <w:pStyle w:val="TableParagraph"/>
                                    <w:spacing w:before="32" w:line="240" w:lineRule="auto"/>
                                    <w:ind w:left="271"/>
                                    <w:jc w:val="left"/>
                                    <w:rPr>
                                      <w:sz w:val="16"/>
                                    </w:rPr>
                                  </w:pPr>
                                  <w:r>
                                    <w:rPr>
                                      <w:spacing w:val="-4"/>
                                      <w:w w:val="110"/>
                                      <w:sz w:val="16"/>
                                    </w:rPr>
                                    <w:t>1126</w:t>
                                  </w:r>
                                </w:p>
                              </w:tc>
                              <w:tc>
                                <w:tcPr>
                                  <w:tcW w:w="811" w:type="dxa"/>
                                  <w:tcBorders>
                                    <w:bottom w:val="double" w:sz="4" w:space="0" w:color="000000"/>
                                  </w:tcBorders>
                                </w:tcPr>
                                <w:p w14:paraId="52A1CADC" w14:textId="77777777" w:rsidR="00D62403" w:rsidRDefault="00D62403">
                                  <w:pPr>
                                    <w:pStyle w:val="TableParagraph"/>
                                    <w:spacing w:before="32" w:line="240" w:lineRule="auto"/>
                                    <w:ind w:left="225"/>
                                    <w:jc w:val="left"/>
                                    <w:rPr>
                                      <w:sz w:val="16"/>
                                    </w:rPr>
                                  </w:pPr>
                                  <w:r>
                                    <w:rPr>
                                      <w:spacing w:val="-4"/>
                                      <w:w w:val="105"/>
                                      <w:sz w:val="16"/>
                                    </w:rPr>
                                    <w:t>1126</w:t>
                                  </w:r>
                                </w:p>
                              </w:tc>
                              <w:tc>
                                <w:tcPr>
                                  <w:tcW w:w="811" w:type="dxa"/>
                                  <w:tcBorders>
                                    <w:bottom w:val="double" w:sz="4" w:space="0" w:color="000000"/>
                                  </w:tcBorders>
                                </w:tcPr>
                                <w:p w14:paraId="23F02E85" w14:textId="77777777" w:rsidR="00D62403" w:rsidRDefault="00D62403">
                                  <w:pPr>
                                    <w:pStyle w:val="TableParagraph"/>
                                    <w:spacing w:before="32" w:line="240" w:lineRule="auto"/>
                                    <w:ind w:left="250"/>
                                    <w:jc w:val="left"/>
                                    <w:rPr>
                                      <w:sz w:val="16"/>
                                    </w:rPr>
                                  </w:pPr>
                                  <w:r>
                                    <w:rPr>
                                      <w:spacing w:val="-4"/>
                                      <w:w w:val="105"/>
                                      <w:sz w:val="16"/>
                                    </w:rPr>
                                    <w:t>1126</w:t>
                                  </w:r>
                                </w:p>
                              </w:tc>
                              <w:tc>
                                <w:tcPr>
                                  <w:tcW w:w="858" w:type="dxa"/>
                                  <w:tcBorders>
                                    <w:bottom w:val="double" w:sz="4" w:space="0" w:color="000000"/>
                                  </w:tcBorders>
                                </w:tcPr>
                                <w:p w14:paraId="50355A90" w14:textId="77777777" w:rsidR="00D62403" w:rsidRDefault="00D62403">
                                  <w:pPr>
                                    <w:pStyle w:val="TableParagraph"/>
                                    <w:spacing w:before="32" w:line="240" w:lineRule="auto"/>
                                    <w:ind w:left="274"/>
                                    <w:jc w:val="left"/>
                                    <w:rPr>
                                      <w:sz w:val="16"/>
                                    </w:rPr>
                                  </w:pPr>
                                  <w:r>
                                    <w:rPr>
                                      <w:spacing w:val="-4"/>
                                      <w:w w:val="105"/>
                                      <w:sz w:val="16"/>
                                    </w:rPr>
                                    <w:t>1126</w:t>
                                  </w:r>
                                </w:p>
                              </w:tc>
                            </w:tr>
                          </w:tbl>
                          <w:p w14:paraId="1929A838" w14:textId="77777777" w:rsidR="00D62403" w:rsidRDefault="00D62403" w:rsidP="00D62403">
                            <w:pPr>
                              <w:pStyle w:val="BodyText"/>
                            </w:pPr>
                          </w:p>
                        </w:txbxContent>
                      </wps:txbx>
                      <wps:bodyPr wrap="square" lIns="0" tIns="0" rIns="0" bIns="0" rtlCol="0">
                        <a:noAutofit/>
                      </wps:bodyPr>
                    </wps:wsp>
                  </a:graphicData>
                </a:graphic>
              </wp:anchor>
            </w:drawing>
          </mc:Choice>
          <mc:Fallback>
            <w:pict>
              <v:shape w14:anchorId="0FC41D82" id="Text Box 66" o:spid="_x0000_s1031" type="#_x0000_t202" style="position:absolute;left:0;text-align:left;margin-left:71.1pt;margin-top:-26.6pt;width:469.85pt;height:23.75pt;z-index:25165824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485"/>
                        <w:gridCol w:w="2613"/>
                        <w:gridCol w:w="812"/>
                        <w:gridCol w:w="882"/>
                        <w:gridCol w:w="811"/>
                        <w:gridCol w:w="811"/>
                        <w:gridCol w:w="858"/>
                      </w:tblGrid>
                      <w:tr w:rsidR="00D62403" w14:paraId="789469B7" w14:textId="77777777">
                        <w:trPr>
                          <w:trHeight w:val="197"/>
                        </w:trPr>
                        <w:tc>
                          <w:tcPr>
                            <w:tcW w:w="6792" w:type="dxa"/>
                            <w:gridSpan w:val="4"/>
                          </w:tcPr>
                          <w:p w14:paraId="59610F1B" w14:textId="77777777" w:rsidR="00D62403" w:rsidRDefault="00D62403">
                            <w:pPr>
                              <w:pStyle w:val="TableParagraph"/>
                              <w:spacing w:line="240" w:lineRule="auto"/>
                              <w:jc w:val="left"/>
                              <w:rPr>
                                <w:rFonts w:ascii="Times New Roman"/>
                                <w:sz w:val="12"/>
                              </w:rPr>
                            </w:pPr>
                          </w:p>
                        </w:tc>
                        <w:tc>
                          <w:tcPr>
                            <w:tcW w:w="2480" w:type="dxa"/>
                            <w:gridSpan w:val="3"/>
                          </w:tcPr>
                          <w:p w14:paraId="7B8D58CB" w14:textId="77777777" w:rsidR="00D62403" w:rsidRDefault="00D62403">
                            <w:pPr>
                              <w:pStyle w:val="TableParagraph"/>
                              <w:spacing w:before="32" w:line="145" w:lineRule="exact"/>
                              <w:ind w:right="195"/>
                              <w:jc w:val="right"/>
                              <w:rPr>
                                <w:sz w:val="16"/>
                              </w:rPr>
                            </w:pPr>
                            <w:r>
                              <w:rPr>
                                <w:spacing w:val="-2"/>
                                <w:sz w:val="16"/>
                              </w:rPr>
                              <w:t>(0.04)</w:t>
                            </w:r>
                          </w:p>
                        </w:tc>
                      </w:tr>
                      <w:tr w:rsidR="00D62403" w14:paraId="29E033A2" w14:textId="77777777">
                        <w:trPr>
                          <w:trHeight w:val="248"/>
                        </w:trPr>
                        <w:tc>
                          <w:tcPr>
                            <w:tcW w:w="2485" w:type="dxa"/>
                            <w:tcBorders>
                              <w:bottom w:val="double" w:sz="4" w:space="0" w:color="000000"/>
                            </w:tcBorders>
                          </w:tcPr>
                          <w:p w14:paraId="70A888FD" w14:textId="77777777" w:rsidR="00D62403" w:rsidRDefault="00D62403">
                            <w:pPr>
                              <w:pStyle w:val="TableParagraph"/>
                              <w:spacing w:before="32" w:line="240" w:lineRule="auto"/>
                              <w:ind w:left="119"/>
                              <w:jc w:val="left"/>
                              <w:rPr>
                                <w:sz w:val="16"/>
                              </w:rPr>
                            </w:pPr>
                            <w:r>
                              <w:rPr>
                                <w:spacing w:val="-4"/>
                                <w:w w:val="105"/>
                                <w:sz w:val="16"/>
                              </w:rPr>
                              <w:t>Obs.</w:t>
                            </w:r>
                          </w:p>
                        </w:tc>
                        <w:tc>
                          <w:tcPr>
                            <w:tcW w:w="2613" w:type="dxa"/>
                            <w:tcBorders>
                              <w:bottom w:val="double" w:sz="4" w:space="0" w:color="000000"/>
                            </w:tcBorders>
                          </w:tcPr>
                          <w:p w14:paraId="0C9C4754" w14:textId="77777777" w:rsidR="00D62403" w:rsidRDefault="00D62403">
                            <w:pPr>
                              <w:pStyle w:val="TableParagraph"/>
                              <w:spacing w:before="32" w:line="240" w:lineRule="auto"/>
                              <w:ind w:right="247"/>
                              <w:jc w:val="right"/>
                              <w:rPr>
                                <w:sz w:val="16"/>
                              </w:rPr>
                            </w:pPr>
                            <w:r>
                              <w:rPr>
                                <w:spacing w:val="-4"/>
                                <w:w w:val="105"/>
                                <w:sz w:val="16"/>
                              </w:rPr>
                              <w:t>1126</w:t>
                            </w:r>
                          </w:p>
                        </w:tc>
                        <w:tc>
                          <w:tcPr>
                            <w:tcW w:w="812" w:type="dxa"/>
                            <w:tcBorders>
                              <w:bottom w:val="double" w:sz="4" w:space="0" w:color="000000"/>
                            </w:tcBorders>
                          </w:tcPr>
                          <w:p w14:paraId="626906E7" w14:textId="77777777" w:rsidR="00D62403" w:rsidRDefault="00D62403">
                            <w:pPr>
                              <w:pStyle w:val="TableParagraph"/>
                              <w:spacing w:before="32" w:line="240" w:lineRule="auto"/>
                              <w:ind w:left="247"/>
                              <w:jc w:val="left"/>
                              <w:rPr>
                                <w:sz w:val="16"/>
                              </w:rPr>
                            </w:pPr>
                            <w:r>
                              <w:rPr>
                                <w:spacing w:val="-4"/>
                                <w:w w:val="105"/>
                                <w:sz w:val="16"/>
                              </w:rPr>
                              <w:t>1126</w:t>
                            </w:r>
                          </w:p>
                        </w:tc>
                        <w:tc>
                          <w:tcPr>
                            <w:tcW w:w="882" w:type="dxa"/>
                            <w:tcBorders>
                              <w:bottom w:val="double" w:sz="4" w:space="0" w:color="000000"/>
                            </w:tcBorders>
                          </w:tcPr>
                          <w:p w14:paraId="723ABE41" w14:textId="77777777" w:rsidR="00D62403" w:rsidRDefault="00D62403">
                            <w:pPr>
                              <w:pStyle w:val="TableParagraph"/>
                              <w:spacing w:before="32" w:line="240" w:lineRule="auto"/>
                              <w:ind w:left="271"/>
                              <w:jc w:val="left"/>
                              <w:rPr>
                                <w:sz w:val="16"/>
                              </w:rPr>
                            </w:pPr>
                            <w:r>
                              <w:rPr>
                                <w:spacing w:val="-4"/>
                                <w:w w:val="110"/>
                                <w:sz w:val="16"/>
                              </w:rPr>
                              <w:t>1126</w:t>
                            </w:r>
                          </w:p>
                        </w:tc>
                        <w:tc>
                          <w:tcPr>
                            <w:tcW w:w="811" w:type="dxa"/>
                            <w:tcBorders>
                              <w:bottom w:val="double" w:sz="4" w:space="0" w:color="000000"/>
                            </w:tcBorders>
                          </w:tcPr>
                          <w:p w14:paraId="52A1CADC" w14:textId="77777777" w:rsidR="00D62403" w:rsidRDefault="00D62403">
                            <w:pPr>
                              <w:pStyle w:val="TableParagraph"/>
                              <w:spacing w:before="32" w:line="240" w:lineRule="auto"/>
                              <w:ind w:left="225"/>
                              <w:jc w:val="left"/>
                              <w:rPr>
                                <w:sz w:val="16"/>
                              </w:rPr>
                            </w:pPr>
                            <w:r>
                              <w:rPr>
                                <w:spacing w:val="-4"/>
                                <w:w w:val="105"/>
                                <w:sz w:val="16"/>
                              </w:rPr>
                              <w:t>1126</w:t>
                            </w:r>
                          </w:p>
                        </w:tc>
                        <w:tc>
                          <w:tcPr>
                            <w:tcW w:w="811" w:type="dxa"/>
                            <w:tcBorders>
                              <w:bottom w:val="double" w:sz="4" w:space="0" w:color="000000"/>
                            </w:tcBorders>
                          </w:tcPr>
                          <w:p w14:paraId="23F02E85" w14:textId="77777777" w:rsidR="00D62403" w:rsidRDefault="00D62403">
                            <w:pPr>
                              <w:pStyle w:val="TableParagraph"/>
                              <w:spacing w:before="32" w:line="240" w:lineRule="auto"/>
                              <w:ind w:left="250"/>
                              <w:jc w:val="left"/>
                              <w:rPr>
                                <w:sz w:val="16"/>
                              </w:rPr>
                            </w:pPr>
                            <w:r>
                              <w:rPr>
                                <w:spacing w:val="-4"/>
                                <w:w w:val="105"/>
                                <w:sz w:val="16"/>
                              </w:rPr>
                              <w:t>1126</w:t>
                            </w:r>
                          </w:p>
                        </w:tc>
                        <w:tc>
                          <w:tcPr>
                            <w:tcW w:w="858" w:type="dxa"/>
                            <w:tcBorders>
                              <w:bottom w:val="double" w:sz="4" w:space="0" w:color="000000"/>
                            </w:tcBorders>
                          </w:tcPr>
                          <w:p w14:paraId="50355A90" w14:textId="77777777" w:rsidR="00D62403" w:rsidRDefault="00D62403">
                            <w:pPr>
                              <w:pStyle w:val="TableParagraph"/>
                              <w:spacing w:before="32" w:line="240" w:lineRule="auto"/>
                              <w:ind w:left="274"/>
                              <w:jc w:val="left"/>
                              <w:rPr>
                                <w:sz w:val="16"/>
                              </w:rPr>
                            </w:pPr>
                            <w:r>
                              <w:rPr>
                                <w:spacing w:val="-4"/>
                                <w:w w:val="105"/>
                                <w:sz w:val="16"/>
                              </w:rPr>
                              <w:t>1126</w:t>
                            </w:r>
                          </w:p>
                        </w:tc>
                      </w:tr>
                    </w:tbl>
                    <w:p w14:paraId="1929A838" w14:textId="77777777" w:rsidR="00D62403" w:rsidRDefault="00D62403" w:rsidP="00D62403">
                      <w:pPr>
                        <w:pStyle w:val="BodyText"/>
                      </w:pPr>
                    </w:p>
                  </w:txbxContent>
                </v:textbox>
                <w10:wrap anchorx="page"/>
              </v:shape>
            </w:pict>
          </mc:Fallback>
        </mc:AlternateContent>
      </w:r>
      <w:r>
        <w:rPr>
          <w:sz w:val="16"/>
        </w:rPr>
        <w:t>Note: CATI Sample includes all F2F respomdents and Remote phone-owners, removing 119 Remote surveys without phone.</w:t>
      </w:r>
      <w:r>
        <w:rPr>
          <w:spacing w:val="40"/>
          <w:sz w:val="16"/>
        </w:rPr>
        <w:t xml:space="preserve"> </w:t>
      </w:r>
      <w:r>
        <w:rPr>
          <w:sz w:val="16"/>
        </w:rPr>
        <w:t>Estimates</w:t>
      </w:r>
      <w:r>
        <w:rPr>
          <w:spacing w:val="34"/>
          <w:sz w:val="16"/>
        </w:rPr>
        <w:t xml:space="preserve"> </w:t>
      </w:r>
      <w:r>
        <w:rPr>
          <w:sz w:val="16"/>
        </w:rPr>
        <w:t>are</w:t>
      </w:r>
      <w:r>
        <w:rPr>
          <w:spacing w:val="34"/>
          <w:sz w:val="16"/>
        </w:rPr>
        <w:t xml:space="preserve"> </w:t>
      </w:r>
      <w:r>
        <w:rPr>
          <w:sz w:val="16"/>
        </w:rPr>
        <w:t>marginal</w:t>
      </w:r>
      <w:r>
        <w:rPr>
          <w:spacing w:val="34"/>
          <w:sz w:val="16"/>
        </w:rPr>
        <w:t xml:space="preserve"> </w:t>
      </w:r>
      <w:r>
        <w:rPr>
          <w:sz w:val="16"/>
        </w:rPr>
        <w:t>effects</w:t>
      </w:r>
      <w:r>
        <w:rPr>
          <w:spacing w:val="34"/>
          <w:sz w:val="16"/>
        </w:rPr>
        <w:t xml:space="preserve"> </w:t>
      </w:r>
      <w:r>
        <w:rPr>
          <w:sz w:val="16"/>
        </w:rPr>
        <w:t>using</w:t>
      </w:r>
      <w:r>
        <w:rPr>
          <w:spacing w:val="34"/>
          <w:sz w:val="16"/>
        </w:rPr>
        <w:t xml:space="preserve"> </w:t>
      </w:r>
      <w:r>
        <w:rPr>
          <w:sz w:val="16"/>
        </w:rPr>
        <w:t>logit</w:t>
      </w:r>
      <w:r>
        <w:rPr>
          <w:spacing w:val="34"/>
          <w:sz w:val="16"/>
        </w:rPr>
        <w:t xml:space="preserve"> </w:t>
      </w:r>
      <w:r>
        <w:rPr>
          <w:sz w:val="16"/>
        </w:rPr>
        <w:t>model</w:t>
      </w:r>
      <w:r>
        <w:rPr>
          <w:spacing w:val="34"/>
          <w:sz w:val="16"/>
        </w:rPr>
        <w:t xml:space="preserve"> </w:t>
      </w:r>
      <w:r>
        <w:rPr>
          <w:sz w:val="16"/>
        </w:rPr>
        <w:t>regression.</w:t>
      </w:r>
      <w:r>
        <w:rPr>
          <w:spacing w:val="40"/>
          <w:sz w:val="16"/>
        </w:rPr>
        <w:t xml:space="preserve"> </w:t>
      </w:r>
      <w:r>
        <w:rPr>
          <w:sz w:val="16"/>
        </w:rPr>
        <w:t>Standard</w:t>
      </w:r>
      <w:r>
        <w:rPr>
          <w:spacing w:val="34"/>
          <w:sz w:val="16"/>
        </w:rPr>
        <w:t xml:space="preserve"> </w:t>
      </w:r>
      <w:r>
        <w:rPr>
          <w:sz w:val="16"/>
        </w:rPr>
        <w:t>errors</w:t>
      </w:r>
      <w:r>
        <w:rPr>
          <w:spacing w:val="34"/>
          <w:sz w:val="16"/>
        </w:rPr>
        <w:t xml:space="preserve"> </w:t>
      </w:r>
      <w:r>
        <w:rPr>
          <w:sz w:val="16"/>
        </w:rPr>
        <w:t>are</w:t>
      </w:r>
      <w:r>
        <w:rPr>
          <w:spacing w:val="34"/>
          <w:sz w:val="16"/>
        </w:rPr>
        <w:t xml:space="preserve"> </w:t>
      </w:r>
      <w:r>
        <w:rPr>
          <w:sz w:val="16"/>
        </w:rPr>
        <w:t>clustered</w:t>
      </w:r>
      <w:r>
        <w:rPr>
          <w:spacing w:val="34"/>
          <w:sz w:val="16"/>
        </w:rPr>
        <w:t xml:space="preserve"> </w:t>
      </w:r>
      <w:r>
        <w:rPr>
          <w:sz w:val="16"/>
        </w:rPr>
        <w:t>at</w:t>
      </w:r>
      <w:r>
        <w:rPr>
          <w:spacing w:val="34"/>
          <w:sz w:val="16"/>
        </w:rPr>
        <w:t xml:space="preserve"> </w:t>
      </w:r>
      <w:r>
        <w:rPr>
          <w:sz w:val="16"/>
        </w:rPr>
        <w:t>village</w:t>
      </w:r>
      <w:r>
        <w:rPr>
          <w:spacing w:val="34"/>
          <w:sz w:val="16"/>
        </w:rPr>
        <w:t xml:space="preserve"> </w:t>
      </w:r>
      <w:r>
        <w:rPr>
          <w:sz w:val="16"/>
        </w:rPr>
        <w:t>level</w:t>
      </w:r>
      <w:r>
        <w:rPr>
          <w:spacing w:val="34"/>
          <w:sz w:val="16"/>
        </w:rPr>
        <w:t xml:space="preserve"> </w:t>
      </w:r>
      <w:r>
        <w:rPr>
          <w:sz w:val="16"/>
        </w:rPr>
        <w:t>(Admin5)</w:t>
      </w:r>
      <w:r>
        <w:rPr>
          <w:spacing w:val="34"/>
          <w:sz w:val="16"/>
        </w:rPr>
        <w:t xml:space="preserve"> </w:t>
      </w:r>
      <w:r>
        <w:rPr>
          <w:sz w:val="16"/>
        </w:rPr>
        <w:t>and</w:t>
      </w:r>
      <w:r>
        <w:rPr>
          <w:spacing w:val="34"/>
          <w:sz w:val="16"/>
        </w:rPr>
        <w:t xml:space="preserve"> </w:t>
      </w:r>
      <w:r>
        <w:rPr>
          <w:sz w:val="16"/>
        </w:rPr>
        <w:t>re-</w:t>
      </w:r>
      <w:r>
        <w:rPr>
          <w:spacing w:val="40"/>
          <w:sz w:val="16"/>
        </w:rPr>
        <w:t xml:space="preserve"> </w:t>
      </w:r>
      <w:r>
        <w:rPr>
          <w:sz w:val="16"/>
        </w:rPr>
        <w:t>ported</w:t>
      </w:r>
      <w:r>
        <w:rPr>
          <w:spacing w:val="34"/>
          <w:sz w:val="16"/>
        </w:rPr>
        <w:t xml:space="preserve"> </w:t>
      </w:r>
      <w:r>
        <w:rPr>
          <w:sz w:val="16"/>
        </w:rPr>
        <w:t>in</w:t>
      </w:r>
      <w:r>
        <w:rPr>
          <w:spacing w:val="34"/>
          <w:sz w:val="16"/>
        </w:rPr>
        <w:t xml:space="preserve"> </w:t>
      </w:r>
      <w:r>
        <w:rPr>
          <w:sz w:val="16"/>
        </w:rPr>
        <w:t>parentheses.</w:t>
      </w:r>
      <w:r>
        <w:rPr>
          <w:spacing w:val="40"/>
          <w:sz w:val="16"/>
        </w:rPr>
        <w:t xml:space="preserve"> </w:t>
      </w:r>
      <w:r>
        <w:rPr>
          <w:sz w:val="16"/>
        </w:rPr>
        <w:t>*</w:t>
      </w:r>
      <w:r>
        <w:rPr>
          <w:spacing w:val="34"/>
          <w:sz w:val="16"/>
        </w:rPr>
        <w:t xml:space="preserve"> </w:t>
      </w:r>
      <w:r>
        <w:rPr>
          <w:sz w:val="16"/>
        </w:rPr>
        <w:t>denotes</w:t>
      </w:r>
      <w:r>
        <w:rPr>
          <w:spacing w:val="34"/>
          <w:sz w:val="16"/>
        </w:rPr>
        <w:t xml:space="preserve"> </w:t>
      </w:r>
      <w:r>
        <w:rPr>
          <w:sz w:val="16"/>
        </w:rPr>
        <w:t>statistical</w:t>
      </w:r>
      <w:r>
        <w:rPr>
          <w:spacing w:val="34"/>
          <w:sz w:val="16"/>
        </w:rPr>
        <w:t xml:space="preserve"> </w:t>
      </w:r>
      <w:r>
        <w:rPr>
          <w:sz w:val="16"/>
        </w:rPr>
        <w:t>significance</w:t>
      </w:r>
      <w:r>
        <w:rPr>
          <w:spacing w:val="34"/>
          <w:sz w:val="16"/>
        </w:rPr>
        <w:t xml:space="preserve"> </w:t>
      </w:r>
      <w:r>
        <w:rPr>
          <w:sz w:val="16"/>
        </w:rPr>
        <w:t>at</w:t>
      </w:r>
      <w:r>
        <w:rPr>
          <w:spacing w:val="34"/>
          <w:sz w:val="16"/>
        </w:rPr>
        <w:t xml:space="preserve"> </w:t>
      </w:r>
      <w:r>
        <w:rPr>
          <w:sz w:val="16"/>
        </w:rPr>
        <w:t>0.05</w:t>
      </w:r>
      <w:r>
        <w:rPr>
          <w:spacing w:val="34"/>
          <w:sz w:val="16"/>
        </w:rPr>
        <w:t xml:space="preserve"> </w:t>
      </w:r>
      <w:r>
        <w:rPr>
          <w:sz w:val="16"/>
        </w:rPr>
        <w:t>**</w:t>
      </w:r>
      <w:r>
        <w:rPr>
          <w:spacing w:val="34"/>
          <w:sz w:val="16"/>
        </w:rPr>
        <w:t xml:space="preserve"> </w:t>
      </w:r>
      <w:r>
        <w:rPr>
          <w:sz w:val="16"/>
        </w:rPr>
        <w:t>at</w:t>
      </w:r>
      <w:r>
        <w:rPr>
          <w:spacing w:val="34"/>
          <w:sz w:val="16"/>
        </w:rPr>
        <w:t xml:space="preserve"> </w:t>
      </w:r>
      <w:r>
        <w:rPr>
          <w:sz w:val="16"/>
        </w:rPr>
        <w:t>0.01</w:t>
      </w:r>
      <w:r>
        <w:rPr>
          <w:spacing w:val="34"/>
          <w:sz w:val="16"/>
        </w:rPr>
        <w:t xml:space="preserve"> </w:t>
      </w:r>
      <w:r>
        <w:rPr>
          <w:sz w:val="16"/>
        </w:rPr>
        <w:t>and</w:t>
      </w:r>
      <w:r>
        <w:rPr>
          <w:spacing w:val="34"/>
          <w:sz w:val="16"/>
        </w:rPr>
        <w:t xml:space="preserve"> </w:t>
      </w:r>
      <w:r>
        <w:rPr>
          <w:sz w:val="16"/>
        </w:rPr>
        <w:t>***</w:t>
      </w:r>
      <w:r>
        <w:rPr>
          <w:spacing w:val="34"/>
          <w:sz w:val="16"/>
        </w:rPr>
        <w:t xml:space="preserve"> </w:t>
      </w:r>
      <w:r>
        <w:rPr>
          <w:sz w:val="16"/>
        </w:rPr>
        <w:t>at</w:t>
      </w:r>
      <w:r>
        <w:rPr>
          <w:spacing w:val="34"/>
          <w:sz w:val="16"/>
        </w:rPr>
        <w:t xml:space="preserve"> </w:t>
      </w:r>
      <w:r>
        <w:rPr>
          <w:sz w:val="16"/>
        </w:rPr>
        <w:t>0.001.</w:t>
      </w:r>
    </w:p>
    <w:p w14:paraId="4499424D" w14:textId="77777777" w:rsidR="00D62403" w:rsidRDefault="00D62403" w:rsidP="00D62403">
      <w:pPr>
        <w:pStyle w:val="BodyText"/>
        <w:rPr>
          <w:sz w:val="16"/>
        </w:rPr>
      </w:pPr>
    </w:p>
    <w:p w14:paraId="469156D8" w14:textId="77777777" w:rsidR="00D62403" w:rsidRDefault="00D62403" w:rsidP="00D62403">
      <w:pPr>
        <w:pStyle w:val="BodyText"/>
        <w:spacing w:before="122"/>
        <w:rPr>
          <w:sz w:val="16"/>
        </w:rPr>
      </w:pPr>
    </w:p>
    <w:p w14:paraId="50BD7243" w14:textId="77777777" w:rsidR="00D62403" w:rsidRDefault="00D62403" w:rsidP="00D62403">
      <w:pPr>
        <w:pStyle w:val="Heading3"/>
        <w:numPr>
          <w:ilvl w:val="1"/>
          <w:numId w:val="8"/>
        </w:numPr>
        <w:tabs>
          <w:tab w:val="left" w:pos="1152"/>
        </w:tabs>
        <w:ind w:hanging="612"/>
      </w:pPr>
      <w:bookmarkStart w:id="4412" w:name="Supporting_documents"/>
      <w:bookmarkStart w:id="4413" w:name="CARI_resources"/>
      <w:bookmarkStart w:id="4414" w:name="_bookmark29"/>
      <w:bookmarkStart w:id="4415" w:name="_bookmark30"/>
      <w:bookmarkEnd w:id="4412"/>
      <w:bookmarkEnd w:id="4413"/>
      <w:bookmarkEnd w:id="4414"/>
      <w:bookmarkEnd w:id="4415"/>
      <w:r>
        <w:rPr>
          <w:spacing w:val="-8"/>
        </w:rPr>
        <w:t>Supporting</w:t>
      </w:r>
      <w:r>
        <w:rPr>
          <w:spacing w:val="11"/>
        </w:rPr>
        <w:t xml:space="preserve"> </w:t>
      </w:r>
      <w:r>
        <w:rPr>
          <w:spacing w:val="-2"/>
        </w:rPr>
        <w:t>documents</w:t>
      </w:r>
    </w:p>
    <w:p w14:paraId="0ED54D5C" w14:textId="77777777" w:rsidR="00D62403" w:rsidRDefault="00D62403" w:rsidP="00D62403">
      <w:pPr>
        <w:pStyle w:val="Heading4"/>
        <w:numPr>
          <w:ilvl w:val="2"/>
          <w:numId w:val="8"/>
        </w:numPr>
        <w:tabs>
          <w:tab w:val="left" w:pos="1306"/>
        </w:tabs>
        <w:spacing w:before="215"/>
        <w:ind w:hanging="766"/>
      </w:pPr>
      <w:r>
        <w:t>CARI</w:t>
      </w:r>
      <w:r>
        <w:rPr>
          <w:spacing w:val="52"/>
          <w:w w:val="150"/>
        </w:rPr>
        <w:t xml:space="preserve"> </w:t>
      </w:r>
      <w:r>
        <w:rPr>
          <w:spacing w:val="-2"/>
        </w:rPr>
        <w:t>resources</w:t>
      </w:r>
    </w:p>
    <w:p w14:paraId="28056DCF" w14:textId="77777777" w:rsidR="00D62403" w:rsidRDefault="003008B9" w:rsidP="00D62403">
      <w:pPr>
        <w:pStyle w:val="ListParagraph"/>
        <w:numPr>
          <w:ilvl w:val="3"/>
          <w:numId w:val="8"/>
        </w:numPr>
        <w:tabs>
          <w:tab w:val="left" w:pos="1085"/>
        </w:tabs>
        <w:spacing w:before="215" w:line="314" w:lineRule="auto"/>
        <w:ind w:right="417"/>
      </w:pPr>
      <w:hyperlink r:id="rId17">
        <w:r w:rsidR="00D62403">
          <w:rPr>
            <w:spacing w:val="-2"/>
          </w:rPr>
          <w:t>CARI</w:t>
        </w:r>
        <w:r w:rsidR="00D62403">
          <w:rPr>
            <w:spacing w:val="-5"/>
          </w:rPr>
          <w:t xml:space="preserve"> </w:t>
        </w:r>
        <w:r w:rsidR="00D62403">
          <w:rPr>
            <w:spacing w:val="-2"/>
          </w:rPr>
          <w:t>methodology</w:t>
        </w:r>
        <w:r w:rsidR="00D62403">
          <w:rPr>
            <w:spacing w:val="-5"/>
          </w:rPr>
          <w:t xml:space="preserve"> </w:t>
        </w:r>
        <w:r w:rsidR="00D62403">
          <w:rPr>
            <w:spacing w:val="-2"/>
          </w:rPr>
          <w:t>Consolidated</w:t>
        </w:r>
        <w:r w:rsidR="00D62403">
          <w:rPr>
            <w:spacing w:val="-5"/>
          </w:rPr>
          <w:t xml:space="preserve"> </w:t>
        </w:r>
        <w:r w:rsidR="00D62403">
          <w:rPr>
            <w:spacing w:val="-2"/>
          </w:rPr>
          <w:t>Approach</w:t>
        </w:r>
        <w:r w:rsidR="00D62403">
          <w:rPr>
            <w:spacing w:val="-5"/>
          </w:rPr>
          <w:t xml:space="preserve"> </w:t>
        </w:r>
        <w:r w:rsidR="00D62403">
          <w:rPr>
            <w:spacing w:val="-2"/>
          </w:rPr>
          <w:t>for</w:t>
        </w:r>
        <w:r w:rsidR="00D62403">
          <w:rPr>
            <w:spacing w:val="-6"/>
          </w:rPr>
          <w:t xml:space="preserve"> </w:t>
        </w:r>
        <w:r w:rsidR="00D62403">
          <w:rPr>
            <w:spacing w:val="-2"/>
          </w:rPr>
          <w:t>Reporting</w:t>
        </w:r>
        <w:r w:rsidR="00D62403">
          <w:rPr>
            <w:spacing w:val="-5"/>
          </w:rPr>
          <w:t xml:space="preserve"> </w:t>
        </w:r>
        <w:r w:rsidR="00D62403">
          <w:rPr>
            <w:spacing w:val="-2"/>
          </w:rPr>
          <w:t>Indicators</w:t>
        </w:r>
        <w:r w:rsidR="00D62403">
          <w:rPr>
            <w:spacing w:val="-5"/>
          </w:rPr>
          <w:t xml:space="preserve"> </w:t>
        </w:r>
        <w:r w:rsidR="00D62403">
          <w:rPr>
            <w:spacing w:val="-2"/>
          </w:rPr>
          <w:t>of</w:t>
        </w:r>
        <w:r w:rsidR="00D62403">
          <w:rPr>
            <w:spacing w:val="-5"/>
          </w:rPr>
          <w:t xml:space="preserve"> </w:t>
        </w:r>
        <w:r w:rsidR="00D62403">
          <w:rPr>
            <w:spacing w:val="-2"/>
          </w:rPr>
          <w:t>Food</w:t>
        </w:r>
        <w:r w:rsidR="00D62403">
          <w:rPr>
            <w:spacing w:val="-5"/>
          </w:rPr>
          <w:t xml:space="preserve"> </w:t>
        </w:r>
        <w:r w:rsidR="00D62403">
          <w:rPr>
            <w:spacing w:val="-2"/>
          </w:rPr>
          <w:t>Security</w:t>
        </w:r>
        <w:r w:rsidR="00D62403">
          <w:rPr>
            <w:spacing w:val="-5"/>
          </w:rPr>
          <w:t xml:space="preserve"> </w:t>
        </w:r>
        <w:r w:rsidR="00D62403">
          <w:rPr>
            <w:spacing w:val="-2"/>
          </w:rPr>
          <w:t>(CARI)</w:t>
        </w:r>
      </w:hyperlink>
      <w:r w:rsidR="00D62403">
        <w:rPr>
          <w:spacing w:val="-2"/>
        </w:rPr>
        <w:t xml:space="preserve"> </w:t>
      </w:r>
      <w:hyperlink r:id="rId18">
        <w:r w:rsidR="00D62403">
          <w:t>Guidelines - Third edition</w:t>
        </w:r>
      </w:hyperlink>
    </w:p>
    <w:p w14:paraId="73525831" w14:textId="77777777" w:rsidR="00D62403" w:rsidRDefault="003008B9" w:rsidP="00D62403">
      <w:pPr>
        <w:pStyle w:val="ListParagraph"/>
        <w:numPr>
          <w:ilvl w:val="3"/>
          <w:numId w:val="8"/>
        </w:numPr>
        <w:tabs>
          <w:tab w:val="left" w:pos="1084"/>
        </w:tabs>
        <w:spacing w:before="117"/>
        <w:ind w:left="1084" w:hanging="278"/>
      </w:pPr>
      <w:hyperlink r:id="rId19">
        <w:r w:rsidR="00D62403">
          <w:rPr>
            <w:spacing w:val="-5"/>
            <w:w w:val="105"/>
          </w:rPr>
          <w:t>FCS</w:t>
        </w:r>
      </w:hyperlink>
    </w:p>
    <w:p w14:paraId="390E4045" w14:textId="77777777" w:rsidR="00D62403" w:rsidRDefault="003008B9" w:rsidP="00D62403">
      <w:pPr>
        <w:pStyle w:val="ListParagraph"/>
        <w:numPr>
          <w:ilvl w:val="3"/>
          <w:numId w:val="8"/>
        </w:numPr>
        <w:tabs>
          <w:tab w:val="left" w:pos="1084"/>
        </w:tabs>
        <w:spacing w:before="193"/>
        <w:ind w:left="1084" w:hanging="278"/>
      </w:pPr>
      <w:hyperlink r:id="rId20">
        <w:r w:rsidR="00D62403">
          <w:rPr>
            <w:spacing w:val="-4"/>
          </w:rPr>
          <w:t>rCSI</w:t>
        </w:r>
      </w:hyperlink>
    </w:p>
    <w:p w14:paraId="72C46344" w14:textId="77777777" w:rsidR="00D62403" w:rsidRDefault="003008B9" w:rsidP="00D62403">
      <w:pPr>
        <w:pStyle w:val="ListParagraph"/>
        <w:numPr>
          <w:ilvl w:val="3"/>
          <w:numId w:val="8"/>
        </w:numPr>
        <w:tabs>
          <w:tab w:val="left" w:pos="1084"/>
        </w:tabs>
        <w:spacing w:before="194"/>
        <w:ind w:left="1084" w:hanging="278"/>
      </w:pPr>
      <w:hyperlink r:id="rId21">
        <w:r w:rsidR="00D62403">
          <w:rPr>
            <w:spacing w:val="-5"/>
            <w:w w:val="105"/>
          </w:rPr>
          <w:t>LCS</w:t>
        </w:r>
      </w:hyperlink>
    </w:p>
    <w:p w14:paraId="73211D7D" w14:textId="77777777" w:rsidR="00D62403" w:rsidRDefault="003008B9" w:rsidP="00D62403">
      <w:pPr>
        <w:pStyle w:val="ListParagraph"/>
        <w:numPr>
          <w:ilvl w:val="3"/>
          <w:numId w:val="8"/>
        </w:numPr>
        <w:tabs>
          <w:tab w:val="left" w:pos="1084"/>
        </w:tabs>
        <w:spacing w:before="194"/>
        <w:ind w:left="1084" w:hanging="278"/>
      </w:pPr>
      <w:hyperlink r:id="rId22">
        <w:r w:rsidR="00D62403">
          <w:rPr>
            <w:spacing w:val="-5"/>
            <w:w w:val="105"/>
          </w:rPr>
          <w:t>FES</w:t>
        </w:r>
      </w:hyperlink>
    </w:p>
    <w:p w14:paraId="587532EE" w14:textId="77777777" w:rsidR="00D62403" w:rsidRDefault="00D62403" w:rsidP="00D62403">
      <w:pPr>
        <w:pStyle w:val="BodyText"/>
        <w:spacing w:before="134"/>
      </w:pPr>
    </w:p>
    <w:p w14:paraId="232FAB4E" w14:textId="77777777" w:rsidR="00D62403" w:rsidRDefault="00D62403" w:rsidP="00D62403">
      <w:pPr>
        <w:pStyle w:val="Heading4"/>
        <w:numPr>
          <w:ilvl w:val="2"/>
          <w:numId w:val="8"/>
        </w:numPr>
        <w:tabs>
          <w:tab w:val="left" w:pos="1306"/>
        </w:tabs>
        <w:ind w:hanging="766"/>
      </w:pPr>
      <w:bookmarkStart w:id="4416" w:name="Listing_questionnaire"/>
      <w:bookmarkStart w:id="4417" w:name="_bookmark31"/>
      <w:bookmarkEnd w:id="4416"/>
      <w:bookmarkEnd w:id="4417"/>
      <w:r>
        <w:rPr>
          <w:spacing w:val="-2"/>
        </w:rPr>
        <w:t>Listing</w:t>
      </w:r>
      <w:r>
        <w:rPr>
          <w:spacing w:val="1"/>
        </w:rPr>
        <w:t xml:space="preserve"> </w:t>
      </w:r>
      <w:r>
        <w:rPr>
          <w:spacing w:val="-2"/>
        </w:rPr>
        <w:t>questionnaire</w:t>
      </w:r>
    </w:p>
    <w:p w14:paraId="76CB96D1" w14:textId="77777777" w:rsidR="00D62403" w:rsidRDefault="00D62403" w:rsidP="00D62403">
      <w:pPr>
        <w:sectPr w:rsidR="00D62403">
          <w:pgSz w:w="12240" w:h="15840"/>
          <w:pgMar w:top="1300" w:right="1020" w:bottom="1080" w:left="900" w:header="0" w:footer="888" w:gutter="0"/>
          <w:cols w:space="720"/>
        </w:sectPr>
      </w:pPr>
    </w:p>
    <w:p w14:paraId="7B65B4B3" w14:textId="77777777" w:rsidR="00D62403" w:rsidRPr="0045310B" w:rsidRDefault="00D62403" w:rsidP="00D62403">
      <w:pPr>
        <w:tabs>
          <w:tab w:val="left" w:pos="4771"/>
        </w:tabs>
        <w:spacing w:before="68"/>
        <w:ind w:left="102"/>
        <w:rPr>
          <w:rFonts w:ascii="Arial MT" w:hAnsi="Arial MT"/>
          <w:sz w:val="15"/>
          <w:lang w:val="fr-FR"/>
        </w:rPr>
      </w:pPr>
      <w:r w:rsidRPr="0045310B">
        <w:rPr>
          <w:rFonts w:ascii="Arial MT" w:hAnsi="Arial MT"/>
          <w:sz w:val="15"/>
          <w:lang w:val="fr-FR"/>
        </w:rPr>
        <w:t xml:space="preserve">1/10/24, 3:01 </w:t>
      </w:r>
      <w:r w:rsidRPr="0045310B">
        <w:rPr>
          <w:rFonts w:ascii="Arial MT" w:hAnsi="Arial MT"/>
          <w:spacing w:val="-5"/>
          <w:sz w:val="15"/>
          <w:lang w:val="fr-FR"/>
        </w:rPr>
        <w:t>PM</w:t>
      </w:r>
      <w:r w:rsidRPr="0045310B">
        <w:rPr>
          <w:rFonts w:ascii="Arial MT" w:hAnsi="Arial MT"/>
          <w:sz w:val="15"/>
          <w:lang w:val="fr-FR"/>
        </w:rPr>
        <w:tab/>
        <w:t xml:space="preserve">Formulaire de liste des ménages </w:t>
      </w:r>
      <w:r w:rsidRPr="0045310B">
        <w:rPr>
          <w:rFonts w:ascii="Arial MT" w:hAnsi="Arial MT"/>
          <w:spacing w:val="-2"/>
          <w:sz w:val="15"/>
          <w:lang w:val="fr-FR"/>
        </w:rPr>
        <w:t>rCARI</w:t>
      </w:r>
    </w:p>
    <w:p w14:paraId="07D24312" w14:textId="77777777" w:rsidR="00D62403" w:rsidRPr="0045310B" w:rsidRDefault="00D62403" w:rsidP="00D62403">
      <w:pPr>
        <w:pStyle w:val="BodyText"/>
        <w:spacing w:before="14"/>
        <w:rPr>
          <w:rFonts w:ascii="Arial MT"/>
          <w:sz w:val="15"/>
          <w:lang w:val="fr-FR"/>
        </w:rPr>
      </w:pPr>
    </w:p>
    <w:p w14:paraId="2863CFC0" w14:textId="77777777" w:rsidR="00D62403" w:rsidRPr="001D3184" w:rsidRDefault="00D62403" w:rsidP="00D62403">
      <w:pPr>
        <w:pStyle w:val="Heading1"/>
        <w:ind w:right="514"/>
        <w:rPr>
          <w:rFonts w:ascii="Arial Black" w:hAnsi="Arial Black"/>
          <w:lang w:val="es-ES"/>
        </w:rPr>
      </w:pPr>
      <w:r w:rsidRPr="001D3184">
        <w:rPr>
          <w:rFonts w:ascii="Arial Black" w:hAnsi="Arial Black"/>
          <w:w w:val="90"/>
          <w:lang w:val="es-ES"/>
        </w:rPr>
        <w:t>Formulaire</w:t>
      </w:r>
      <w:r w:rsidRPr="001D3184">
        <w:rPr>
          <w:rFonts w:ascii="Arial Black" w:hAnsi="Arial Black"/>
          <w:spacing w:val="-8"/>
          <w:w w:val="90"/>
          <w:lang w:val="es-ES"/>
        </w:rPr>
        <w:t xml:space="preserve"> </w:t>
      </w:r>
      <w:r w:rsidRPr="001D3184">
        <w:rPr>
          <w:rFonts w:ascii="Arial Black" w:hAnsi="Arial Black"/>
          <w:w w:val="90"/>
          <w:lang w:val="es-ES"/>
        </w:rPr>
        <w:t>de</w:t>
      </w:r>
      <w:r w:rsidRPr="001D3184">
        <w:rPr>
          <w:rFonts w:ascii="Arial Black" w:hAnsi="Arial Black"/>
          <w:spacing w:val="-8"/>
          <w:w w:val="90"/>
          <w:lang w:val="es-ES"/>
        </w:rPr>
        <w:t xml:space="preserve"> </w:t>
      </w:r>
      <w:r w:rsidRPr="001D3184">
        <w:rPr>
          <w:rFonts w:ascii="Arial Black" w:hAnsi="Arial Black"/>
          <w:w w:val="90"/>
          <w:lang w:val="es-ES"/>
        </w:rPr>
        <w:t>liste</w:t>
      </w:r>
      <w:r w:rsidRPr="001D3184">
        <w:rPr>
          <w:rFonts w:ascii="Arial Black" w:hAnsi="Arial Black"/>
          <w:spacing w:val="-8"/>
          <w:w w:val="90"/>
          <w:lang w:val="es-ES"/>
        </w:rPr>
        <w:t xml:space="preserve"> </w:t>
      </w:r>
      <w:r w:rsidRPr="001D3184">
        <w:rPr>
          <w:rFonts w:ascii="Arial Black" w:hAnsi="Arial Black"/>
          <w:w w:val="90"/>
          <w:lang w:val="es-ES"/>
        </w:rPr>
        <w:t>des</w:t>
      </w:r>
      <w:r w:rsidRPr="001D3184">
        <w:rPr>
          <w:rFonts w:ascii="Arial Black" w:hAnsi="Arial Black"/>
          <w:spacing w:val="-7"/>
          <w:w w:val="90"/>
          <w:lang w:val="es-ES"/>
        </w:rPr>
        <w:t xml:space="preserve"> </w:t>
      </w:r>
      <w:r w:rsidRPr="001D3184">
        <w:rPr>
          <w:rFonts w:ascii="Arial Black" w:hAnsi="Arial Black"/>
          <w:w w:val="90"/>
          <w:lang w:val="es-ES"/>
        </w:rPr>
        <w:t>ménages</w:t>
      </w:r>
      <w:r w:rsidRPr="001D3184">
        <w:rPr>
          <w:rFonts w:ascii="Arial Black" w:hAnsi="Arial Black"/>
          <w:spacing w:val="-8"/>
          <w:w w:val="90"/>
          <w:lang w:val="es-ES"/>
        </w:rPr>
        <w:t xml:space="preserve"> </w:t>
      </w:r>
      <w:r w:rsidRPr="001D3184">
        <w:rPr>
          <w:rFonts w:ascii="Arial Black" w:hAnsi="Arial Black"/>
          <w:spacing w:val="-2"/>
          <w:w w:val="90"/>
          <w:lang w:val="es-ES"/>
        </w:rPr>
        <w:t>rCARI</w:t>
      </w:r>
    </w:p>
    <w:p w14:paraId="1825B3CC" w14:textId="77777777" w:rsidR="00D62403" w:rsidRPr="001D3184" w:rsidRDefault="00D62403" w:rsidP="00D62403">
      <w:pPr>
        <w:pStyle w:val="BodyText"/>
        <w:spacing w:before="74"/>
        <w:rPr>
          <w:rFonts w:ascii="Arial Black"/>
          <w:sz w:val="17"/>
          <w:lang w:val="es-ES"/>
        </w:rPr>
      </w:pPr>
    </w:p>
    <w:p w14:paraId="796F51AD" w14:textId="77777777" w:rsidR="00D62403" w:rsidRDefault="00D62403" w:rsidP="00D62403">
      <w:pPr>
        <w:ind w:left="257"/>
        <w:rPr>
          <w:rFonts w:ascii="Arial MT"/>
          <w:sz w:val="17"/>
        </w:rPr>
      </w:pPr>
      <w:r>
        <w:rPr>
          <w:rFonts w:ascii="Arial MT"/>
          <w:w w:val="105"/>
          <w:sz w:val="17"/>
        </w:rPr>
        <w:t>Welcome</w:t>
      </w:r>
      <w:r>
        <w:rPr>
          <w:rFonts w:ascii="Arial MT"/>
          <w:spacing w:val="-11"/>
          <w:w w:val="105"/>
          <w:sz w:val="17"/>
        </w:rPr>
        <w:t xml:space="preserve"> </w:t>
      </w:r>
      <w:r>
        <w:rPr>
          <w:rFonts w:ascii="Arial MT"/>
          <w:w w:val="105"/>
          <w:sz w:val="17"/>
        </w:rPr>
        <w:t>to</w:t>
      </w:r>
      <w:r>
        <w:rPr>
          <w:rFonts w:ascii="Arial MT"/>
          <w:spacing w:val="-11"/>
          <w:w w:val="105"/>
          <w:sz w:val="17"/>
        </w:rPr>
        <w:t xml:space="preserve"> </w:t>
      </w:r>
      <w:r>
        <w:rPr>
          <w:rFonts w:ascii="Arial MT"/>
          <w:w w:val="105"/>
          <w:sz w:val="17"/>
        </w:rPr>
        <w:t>WFP</w:t>
      </w:r>
      <w:r>
        <w:rPr>
          <w:rFonts w:ascii="Arial MT"/>
          <w:spacing w:val="-10"/>
          <w:w w:val="105"/>
          <w:sz w:val="17"/>
        </w:rPr>
        <w:t xml:space="preserve"> </w:t>
      </w:r>
      <w:r>
        <w:rPr>
          <w:rFonts w:ascii="Arial MT"/>
          <w:w w:val="105"/>
          <w:sz w:val="17"/>
        </w:rPr>
        <w:t>form</w:t>
      </w:r>
      <w:r>
        <w:rPr>
          <w:rFonts w:ascii="Arial MT"/>
          <w:spacing w:val="-11"/>
          <w:w w:val="105"/>
          <w:sz w:val="17"/>
        </w:rPr>
        <w:t xml:space="preserve"> </w:t>
      </w:r>
      <w:r>
        <w:rPr>
          <w:rFonts w:ascii="Arial MT"/>
          <w:w w:val="105"/>
          <w:sz w:val="17"/>
        </w:rPr>
        <w:t>for</w:t>
      </w:r>
      <w:r>
        <w:rPr>
          <w:rFonts w:ascii="Arial MT"/>
          <w:spacing w:val="-10"/>
          <w:w w:val="105"/>
          <w:sz w:val="17"/>
        </w:rPr>
        <w:t xml:space="preserve"> </w:t>
      </w:r>
      <w:r>
        <w:rPr>
          <w:rFonts w:ascii="Arial MT"/>
          <w:w w:val="105"/>
          <w:sz w:val="17"/>
        </w:rPr>
        <w:t>HH</w:t>
      </w:r>
      <w:r>
        <w:rPr>
          <w:rFonts w:ascii="Arial MT"/>
          <w:spacing w:val="-11"/>
          <w:w w:val="105"/>
          <w:sz w:val="17"/>
        </w:rPr>
        <w:t xml:space="preserve"> </w:t>
      </w:r>
      <w:r>
        <w:rPr>
          <w:rFonts w:ascii="Arial MT"/>
          <w:spacing w:val="-2"/>
          <w:w w:val="105"/>
          <w:sz w:val="17"/>
        </w:rPr>
        <w:t>listing</w:t>
      </w:r>
    </w:p>
    <w:p w14:paraId="3E9D5F5F" w14:textId="77777777" w:rsidR="00D62403" w:rsidRDefault="00D62403" w:rsidP="00D62403">
      <w:pPr>
        <w:pStyle w:val="BodyText"/>
        <w:spacing w:before="48"/>
        <w:rPr>
          <w:rFonts w:ascii="Arial MT"/>
          <w:sz w:val="20"/>
        </w:rPr>
      </w:pPr>
      <w:r>
        <w:rPr>
          <w:noProof/>
        </w:rPr>
        <mc:AlternateContent>
          <mc:Choice Requires="wps">
            <w:drawing>
              <wp:anchor distT="0" distB="0" distL="0" distR="0" simplePos="0" relativeHeight="251658272" behindDoc="1" locked="0" layoutInCell="1" allowOverlap="1" wp14:anchorId="0A806106" wp14:editId="7A16CF02">
                <wp:simplePos x="0" y="0"/>
                <wp:positionH relativeFrom="page">
                  <wp:posOffset>735181</wp:posOffset>
                </wp:positionH>
                <wp:positionV relativeFrom="paragraph">
                  <wp:posOffset>192359</wp:posOffset>
                </wp:positionV>
                <wp:extent cx="5036185" cy="9525"/>
                <wp:effectExtent l="0" t="0" r="0" b="0"/>
                <wp:wrapTopAndBottom/>
                <wp:docPr id="68" name="Freeform: 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6185" cy="9525"/>
                        </a:xfrm>
                        <a:custGeom>
                          <a:avLst/>
                          <a:gdLst/>
                          <a:ahLst/>
                          <a:cxnLst/>
                          <a:rect l="l" t="t" r="r" b="b"/>
                          <a:pathLst>
                            <a:path w="5036185" h="9525">
                              <a:moveTo>
                                <a:pt x="5036041" y="8960"/>
                              </a:moveTo>
                              <a:lnTo>
                                <a:pt x="0" y="8960"/>
                              </a:lnTo>
                              <a:lnTo>
                                <a:pt x="0" y="0"/>
                              </a:lnTo>
                              <a:lnTo>
                                <a:pt x="5036041" y="0"/>
                              </a:lnTo>
                              <a:lnTo>
                                <a:pt x="5036041"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736FC724" id="Graphic 68" o:spid="_x0000_s1026" style="position:absolute;margin-left:57.9pt;margin-top:15.15pt;width:396.55pt;height:.75pt;z-index:-251620352;visibility:visible;mso-wrap-style:square;mso-wrap-distance-left:0;mso-wrap-distance-top:0;mso-wrap-distance-right:0;mso-wrap-distance-bottom:0;mso-position-horizontal:absolute;mso-position-horizontal-relative:page;mso-position-vertical:absolute;mso-position-vertical-relative:text;v-text-anchor:top" coordsize="5036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" path="m5036041,8960l,8960,,,5036041,r,8960xe" fillcolor="black" stroked="f">
                <v:path arrowok="t"/>
                <w10:wrap type="topAndBottom" anchorx="page"/>
              </v:shape>
            </w:pict>
          </mc:Fallback>
        </mc:AlternateContent>
      </w:r>
    </w:p>
    <w:p w14:paraId="36608D5D" w14:textId="77777777" w:rsidR="00D62403" w:rsidRDefault="00D62403" w:rsidP="00D62403">
      <w:pPr>
        <w:pStyle w:val="BodyText"/>
        <w:rPr>
          <w:rFonts w:ascii="Arial MT"/>
          <w:sz w:val="17"/>
        </w:rPr>
      </w:pPr>
    </w:p>
    <w:p w14:paraId="311BF80F" w14:textId="77777777" w:rsidR="00D62403" w:rsidRDefault="00D62403" w:rsidP="00D62403">
      <w:pPr>
        <w:pStyle w:val="BodyText"/>
        <w:spacing w:before="99"/>
        <w:rPr>
          <w:rFonts w:ascii="Arial MT"/>
          <w:sz w:val="17"/>
        </w:rPr>
      </w:pPr>
    </w:p>
    <w:p w14:paraId="19083809" w14:textId="77777777" w:rsidR="00D62403" w:rsidRDefault="00D62403" w:rsidP="00D62403">
      <w:pPr>
        <w:ind w:left="187"/>
        <w:rPr>
          <w:rFonts w:ascii="Arial Black"/>
          <w:sz w:val="17"/>
        </w:rPr>
      </w:pPr>
      <w:r>
        <w:rPr>
          <w:rFonts w:ascii="Arial Black"/>
          <w:color w:val="333333"/>
          <w:w w:val="90"/>
          <w:sz w:val="17"/>
        </w:rPr>
        <w:t>Date</w:t>
      </w:r>
      <w:r>
        <w:rPr>
          <w:rFonts w:ascii="Arial Black"/>
          <w:color w:val="333333"/>
          <w:spacing w:val="-4"/>
          <w:sz w:val="17"/>
        </w:rPr>
        <w:t xml:space="preserve"> </w:t>
      </w:r>
      <w:r>
        <w:rPr>
          <w:rFonts w:ascii="Arial Black"/>
          <w:color w:val="333333"/>
          <w:w w:val="90"/>
          <w:sz w:val="17"/>
        </w:rPr>
        <w:t>of</w:t>
      </w:r>
      <w:r>
        <w:rPr>
          <w:rFonts w:ascii="Arial Black"/>
          <w:color w:val="333333"/>
          <w:spacing w:val="-4"/>
          <w:sz w:val="17"/>
        </w:rPr>
        <w:t xml:space="preserve"> </w:t>
      </w:r>
      <w:r>
        <w:rPr>
          <w:rFonts w:ascii="Arial Black"/>
          <w:color w:val="333333"/>
          <w:w w:val="90"/>
          <w:sz w:val="17"/>
        </w:rPr>
        <w:t>the</w:t>
      </w:r>
      <w:r>
        <w:rPr>
          <w:rFonts w:ascii="Arial Black"/>
          <w:color w:val="333333"/>
          <w:spacing w:val="-4"/>
          <w:sz w:val="17"/>
        </w:rPr>
        <w:t xml:space="preserve"> </w:t>
      </w:r>
      <w:r>
        <w:rPr>
          <w:rFonts w:ascii="Arial Black"/>
          <w:color w:val="333333"/>
          <w:spacing w:val="-2"/>
          <w:w w:val="90"/>
          <w:sz w:val="17"/>
        </w:rPr>
        <w:t>listing</w:t>
      </w:r>
    </w:p>
    <w:p w14:paraId="6B5A69EA" w14:textId="77777777" w:rsidR="00D62403" w:rsidRDefault="00D62403" w:rsidP="00D62403">
      <w:pPr>
        <w:pStyle w:val="BodyText"/>
        <w:spacing w:before="141"/>
        <w:rPr>
          <w:rFonts w:ascii="Arial Black"/>
          <w:sz w:val="17"/>
        </w:rPr>
      </w:pPr>
    </w:p>
    <w:p w14:paraId="069E1C24" w14:textId="77777777" w:rsidR="00D62403" w:rsidRDefault="00D62403" w:rsidP="00D62403">
      <w:pPr>
        <w:ind w:left="356"/>
        <w:rPr>
          <w:rFonts w:ascii="Arial MT"/>
          <w:sz w:val="17"/>
        </w:rPr>
      </w:pPr>
      <w:r>
        <w:rPr>
          <w:rFonts w:ascii="Arial MT"/>
          <w:color w:val="545454"/>
          <w:sz w:val="17"/>
        </w:rPr>
        <w:t>2024-01-</w:t>
      </w:r>
      <w:r>
        <w:rPr>
          <w:rFonts w:ascii="Arial MT"/>
          <w:color w:val="545454"/>
          <w:spacing w:val="-5"/>
          <w:sz w:val="17"/>
        </w:rPr>
        <w:t>10</w:t>
      </w:r>
    </w:p>
    <w:p w14:paraId="7AAA345E" w14:textId="77777777" w:rsidR="00D62403" w:rsidRDefault="00D62403" w:rsidP="00D62403">
      <w:pPr>
        <w:pStyle w:val="BodyText"/>
        <w:spacing w:before="6"/>
        <w:rPr>
          <w:rFonts w:ascii="Arial MT"/>
          <w:sz w:val="9"/>
        </w:rPr>
      </w:pPr>
      <w:r>
        <w:rPr>
          <w:noProof/>
        </w:rPr>
        <mc:AlternateContent>
          <mc:Choice Requires="wps">
            <w:drawing>
              <wp:anchor distT="0" distB="0" distL="0" distR="0" simplePos="0" relativeHeight="251658273" behindDoc="1" locked="0" layoutInCell="1" allowOverlap="1" wp14:anchorId="581089E5" wp14:editId="0D86EDF0">
                <wp:simplePos x="0" y="0"/>
                <wp:positionH relativeFrom="page">
                  <wp:posOffset>690377</wp:posOffset>
                </wp:positionH>
                <wp:positionV relativeFrom="paragraph">
                  <wp:posOffset>84766</wp:posOffset>
                </wp:positionV>
                <wp:extent cx="2150745" cy="9525"/>
                <wp:effectExtent l="0" t="0" r="0" b="0"/>
                <wp:wrapTopAndBottom/>
                <wp:docPr id="69" name="Freeform: 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0745" cy="9525"/>
                        </a:xfrm>
                        <a:custGeom>
                          <a:avLst/>
                          <a:gdLst/>
                          <a:ahLst/>
                          <a:cxnLst/>
                          <a:rect l="l" t="t" r="r" b="b"/>
                          <a:pathLst>
                            <a:path w="2150745" h="9525">
                              <a:moveTo>
                                <a:pt x="2150622" y="8960"/>
                              </a:moveTo>
                              <a:lnTo>
                                <a:pt x="0" y="8960"/>
                              </a:lnTo>
                              <a:lnTo>
                                <a:pt x="0" y="0"/>
                              </a:lnTo>
                              <a:lnTo>
                                <a:pt x="2150622" y="0"/>
                              </a:lnTo>
                              <a:lnTo>
                                <a:pt x="2150622"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0A7A2AAC" id="Graphic 69" o:spid="_x0000_s1026" style="position:absolute;margin-left:54.35pt;margin-top:6.65pt;width:169.35pt;height:.75pt;z-index:-251619328;visibility:visible;mso-wrap-style:square;mso-wrap-distance-left:0;mso-wrap-distance-top:0;mso-wrap-distance-right:0;mso-wrap-distance-bottom:0;mso-position-horizontal:absolute;mso-position-horizontal-relative:page;mso-position-vertical:absolute;mso-position-vertical-relative:text;v-text-anchor:top" coordsize="21507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" path="m2150622,8960l,8960,,,2150622,r,8960xe" fillcolor="black" stroked="f">
                <v:path arrowok="t"/>
                <w10:wrap type="topAndBottom" anchorx="page"/>
              </v:shape>
            </w:pict>
          </mc:Fallback>
        </mc:AlternateContent>
      </w:r>
    </w:p>
    <w:p w14:paraId="6EA7E931" w14:textId="77777777" w:rsidR="00D62403" w:rsidRDefault="00D62403" w:rsidP="00D62403">
      <w:pPr>
        <w:pStyle w:val="BodyText"/>
        <w:spacing w:before="143"/>
        <w:rPr>
          <w:rFonts w:ascii="Arial MT"/>
          <w:sz w:val="17"/>
        </w:rPr>
      </w:pPr>
    </w:p>
    <w:p w14:paraId="3AA9DE22" w14:textId="77777777" w:rsidR="00D62403" w:rsidRDefault="00D62403" w:rsidP="00D62403">
      <w:pPr>
        <w:ind w:left="356"/>
        <w:rPr>
          <w:rFonts w:ascii="Arial MT"/>
          <w:sz w:val="21"/>
        </w:rPr>
      </w:pPr>
      <w:r>
        <w:rPr>
          <w:rFonts w:ascii="Arial MT"/>
          <w:color w:val="545454"/>
          <w:sz w:val="21"/>
        </w:rPr>
        <w:t>2024-01-</w:t>
      </w:r>
      <w:r>
        <w:rPr>
          <w:rFonts w:ascii="Arial MT"/>
          <w:color w:val="545454"/>
          <w:spacing w:val="-5"/>
          <w:sz w:val="21"/>
        </w:rPr>
        <w:t>10</w:t>
      </w:r>
    </w:p>
    <w:p w14:paraId="21BB9665" w14:textId="77777777" w:rsidR="00D62403" w:rsidRDefault="00D62403" w:rsidP="00D62403">
      <w:pPr>
        <w:pStyle w:val="BodyText"/>
        <w:spacing w:before="7"/>
        <w:rPr>
          <w:rFonts w:ascii="Arial MT"/>
          <w:sz w:val="7"/>
        </w:rPr>
      </w:pPr>
      <w:r>
        <w:rPr>
          <w:noProof/>
        </w:rPr>
        <mc:AlternateContent>
          <mc:Choice Requires="wps">
            <w:drawing>
              <wp:anchor distT="0" distB="0" distL="0" distR="0" simplePos="0" relativeHeight="251658274" behindDoc="1" locked="0" layoutInCell="1" allowOverlap="1" wp14:anchorId="0C62B834" wp14:editId="42415637">
                <wp:simplePos x="0" y="0"/>
                <wp:positionH relativeFrom="page">
                  <wp:posOffset>690377</wp:posOffset>
                </wp:positionH>
                <wp:positionV relativeFrom="paragraph">
                  <wp:posOffset>70809</wp:posOffset>
                </wp:positionV>
                <wp:extent cx="5107940" cy="9525"/>
                <wp:effectExtent l="0" t="0" r="0" b="0"/>
                <wp:wrapTopAndBottom/>
                <wp:docPr id="70" name="Freeform: 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7940" cy="9525"/>
                        </a:xfrm>
                        <a:custGeom>
                          <a:avLst/>
                          <a:gdLst/>
                          <a:ahLst/>
                          <a:cxnLst/>
                          <a:rect l="l" t="t" r="r" b="b"/>
                          <a:pathLst>
                            <a:path w="5107940" h="9525">
                              <a:moveTo>
                                <a:pt x="5107729" y="8960"/>
                              </a:moveTo>
                              <a:lnTo>
                                <a:pt x="0" y="8960"/>
                              </a:lnTo>
                              <a:lnTo>
                                <a:pt x="0" y="0"/>
                              </a:lnTo>
                              <a:lnTo>
                                <a:pt x="5107729" y="0"/>
                              </a:lnTo>
                              <a:lnTo>
                                <a:pt x="5107729"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1F5A9790" id="Graphic 70" o:spid="_x0000_s1026" style="position:absolute;margin-left:54.35pt;margin-top:5.6pt;width:402.2pt;height:.75pt;z-index:-251618304;visibility:visible;mso-wrap-style:square;mso-wrap-distance-left:0;mso-wrap-distance-top:0;mso-wrap-distance-right:0;mso-wrap-distance-bottom:0;mso-position-horizontal:absolute;mso-position-horizontal-relative:page;mso-position-vertical:absolute;mso-position-vertical-relative:text;v-text-anchor:top" coordsize="5107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" path="m5107729,8960l,8960,,,5107729,r,8960xe" fillcolor="black" stroked="f">
                <v:path arrowok="t"/>
                <w10:wrap type="topAndBottom" anchorx="page"/>
              </v:shape>
            </w:pict>
          </mc:Fallback>
        </mc:AlternateContent>
      </w:r>
    </w:p>
    <w:p w14:paraId="34856494" w14:textId="77777777" w:rsidR="00D62403" w:rsidRDefault="00D62403" w:rsidP="00D62403">
      <w:pPr>
        <w:pStyle w:val="BodyText"/>
        <w:spacing w:before="125"/>
        <w:rPr>
          <w:rFonts w:ascii="Arial MT"/>
          <w:sz w:val="17"/>
        </w:rPr>
      </w:pPr>
    </w:p>
    <w:p w14:paraId="7C704AF8" w14:textId="77777777" w:rsidR="00D62403" w:rsidRDefault="00D62403" w:rsidP="00D62403">
      <w:pPr>
        <w:ind w:left="187"/>
        <w:rPr>
          <w:rFonts w:ascii="Arial Black"/>
          <w:sz w:val="17"/>
        </w:rPr>
      </w:pPr>
      <w:r>
        <w:rPr>
          <w:rFonts w:ascii="Arial Black"/>
          <w:color w:val="333333"/>
          <w:spacing w:val="-2"/>
          <w:sz w:val="17"/>
        </w:rPr>
        <w:t>ADMIN1Name</w:t>
      </w:r>
    </w:p>
    <w:p w14:paraId="7AF8F7B0" w14:textId="77777777" w:rsidR="00D62403" w:rsidRDefault="00D62403" w:rsidP="00D62403">
      <w:pPr>
        <w:spacing w:before="131" w:line="348" w:lineRule="auto"/>
        <w:ind w:left="384" w:right="8531"/>
        <w:rPr>
          <w:rFonts w:ascii="Arial MT"/>
          <w:sz w:val="17"/>
        </w:rPr>
      </w:pPr>
      <w:r>
        <w:rPr>
          <w:noProof/>
          <w:position w:val="-6"/>
        </w:rPr>
        <w:drawing>
          <wp:inline distT="0" distB="0" distL="0" distR="0" wp14:anchorId="5F956614" wp14:editId="0179EEE7">
            <wp:extent cx="179218" cy="179218"/>
            <wp:effectExtent l="0" t="0" r="0" b="0"/>
            <wp:docPr id="71" name="Pictur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3" cstate="print"/>
                    <a:stretch>
                      <a:fillRect/>
                    </a:stretch>
                  </pic:blipFill>
                  <pic:spPr>
                    <a:xfrm>
                      <a:off x="0" y="0"/>
                      <a:ext cx="179218" cy="179218"/>
                    </a:xfrm>
                    <a:prstGeom prst="rect">
                      <a:avLst/>
                    </a:prstGeom>
                  </pic:spPr>
                </pic:pic>
              </a:graphicData>
            </a:graphic>
          </wp:inline>
        </w:drawing>
      </w:r>
      <w:r>
        <w:rPr>
          <w:rFonts w:ascii="Times New Roman"/>
          <w:spacing w:val="40"/>
          <w:w w:val="105"/>
          <w:sz w:val="20"/>
        </w:rPr>
        <w:t xml:space="preserve"> </w:t>
      </w:r>
      <w:r>
        <w:rPr>
          <w:rFonts w:ascii="Arial MT"/>
          <w:color w:val="333333"/>
          <w:w w:val="105"/>
          <w:sz w:val="17"/>
        </w:rPr>
        <w:t>Mbomou</w:t>
      </w:r>
      <w:r>
        <w:rPr>
          <w:rFonts w:ascii="Arial MT"/>
          <w:color w:val="333333"/>
          <w:spacing w:val="80"/>
          <w:w w:val="105"/>
          <w:sz w:val="17"/>
        </w:rPr>
        <w:t xml:space="preserve"> </w:t>
      </w:r>
      <w:r>
        <w:rPr>
          <w:rFonts w:ascii="Arial MT"/>
          <w:noProof/>
          <w:color w:val="333333"/>
          <w:position w:val="-6"/>
          <w:sz w:val="17"/>
        </w:rPr>
        <w:drawing>
          <wp:inline distT="0" distB="0" distL="0" distR="0" wp14:anchorId="3DCEBB08" wp14:editId="3EE9F4B4">
            <wp:extent cx="179218" cy="179218"/>
            <wp:effectExtent l="0" t="0" r="0" b="0"/>
            <wp:docPr id="72" name="Pictur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4" cstate="print"/>
                    <a:stretch>
                      <a:fillRect/>
                    </a:stretch>
                  </pic:blipFill>
                  <pic:spPr>
                    <a:xfrm>
                      <a:off x="0" y="0"/>
                      <a:ext cx="179218" cy="179218"/>
                    </a:xfrm>
                    <a:prstGeom prst="rect">
                      <a:avLst/>
                    </a:prstGeom>
                  </pic:spPr>
                </pic:pic>
              </a:graphicData>
            </a:graphic>
          </wp:inline>
        </w:drawing>
      </w:r>
      <w:r>
        <w:rPr>
          <w:rFonts w:ascii="Times New Roman"/>
          <w:color w:val="333333"/>
          <w:spacing w:val="44"/>
          <w:w w:val="105"/>
          <w:sz w:val="17"/>
        </w:rPr>
        <w:t xml:space="preserve"> </w:t>
      </w:r>
      <w:r>
        <w:rPr>
          <w:rFonts w:ascii="Arial MT"/>
          <w:color w:val="333333"/>
          <w:w w:val="105"/>
          <w:sz w:val="17"/>
        </w:rPr>
        <w:t>Nana-Gribizi</w:t>
      </w:r>
    </w:p>
    <w:p w14:paraId="3C4314D9" w14:textId="77777777" w:rsidR="00D62403" w:rsidRDefault="00D62403" w:rsidP="00D62403">
      <w:pPr>
        <w:spacing w:before="152" w:line="523" w:lineRule="auto"/>
        <w:ind w:left="187" w:right="8932"/>
        <w:jc w:val="both"/>
        <w:rPr>
          <w:rFonts w:ascii="Arial Black"/>
          <w:sz w:val="17"/>
        </w:rPr>
      </w:pPr>
      <w:r>
        <w:rPr>
          <w:rFonts w:ascii="Arial Black"/>
          <w:color w:val="333333"/>
          <w:spacing w:val="-2"/>
          <w:w w:val="90"/>
          <w:sz w:val="17"/>
        </w:rPr>
        <w:t>ADMIN2Name ADMIN3Name ADMIN5Name</w:t>
      </w:r>
    </w:p>
    <w:p w14:paraId="748390AF" w14:textId="77777777" w:rsidR="00D62403" w:rsidRDefault="00D62403" w:rsidP="00D62403">
      <w:pPr>
        <w:spacing w:before="12"/>
        <w:ind w:left="187"/>
        <w:rPr>
          <w:rFonts w:ascii="Arial Black"/>
          <w:sz w:val="17"/>
        </w:rPr>
      </w:pPr>
      <w:r>
        <w:rPr>
          <w:rFonts w:ascii="Arial Black"/>
          <w:color w:val="333333"/>
          <w:w w:val="90"/>
          <w:sz w:val="17"/>
        </w:rPr>
        <w:t>ADMIN5Name</w:t>
      </w:r>
      <w:r>
        <w:rPr>
          <w:rFonts w:ascii="Arial Black"/>
          <w:color w:val="333333"/>
          <w:spacing w:val="25"/>
          <w:sz w:val="17"/>
        </w:rPr>
        <w:t xml:space="preserve"> </w:t>
      </w:r>
      <w:r>
        <w:rPr>
          <w:rFonts w:ascii="Arial Black"/>
          <w:color w:val="333333"/>
          <w:spacing w:val="-2"/>
          <w:sz w:val="17"/>
        </w:rPr>
        <w:t>confirmation</w:t>
      </w:r>
    </w:p>
    <w:p w14:paraId="76529131" w14:textId="77777777" w:rsidR="00D62403" w:rsidRDefault="00D62403" w:rsidP="00D62403">
      <w:pPr>
        <w:spacing w:before="131" w:line="348" w:lineRule="auto"/>
        <w:ind w:left="384" w:right="9082"/>
        <w:rPr>
          <w:rFonts w:ascii="Arial MT"/>
          <w:sz w:val="17"/>
        </w:rPr>
      </w:pPr>
      <w:r>
        <w:rPr>
          <w:noProof/>
          <w:position w:val="-6"/>
        </w:rPr>
        <w:drawing>
          <wp:inline distT="0" distB="0" distL="0" distR="0" wp14:anchorId="305D77AE" wp14:editId="0CC52355">
            <wp:extent cx="179218" cy="179218"/>
            <wp:effectExtent l="0" t="0" r="0" b="0"/>
            <wp:docPr id="73" name="Pictur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5" cstate="print"/>
                    <a:stretch>
                      <a:fillRect/>
                    </a:stretch>
                  </pic:blipFill>
                  <pic:spPr>
                    <a:xfrm>
                      <a:off x="0" y="0"/>
                      <a:ext cx="179218" cy="179218"/>
                    </a:xfrm>
                    <a:prstGeom prst="rect">
                      <a:avLst/>
                    </a:prstGeom>
                  </pic:spPr>
                </pic:pic>
              </a:graphicData>
            </a:graphic>
          </wp:inline>
        </w:drawing>
      </w:r>
      <w:r>
        <w:rPr>
          <w:rFonts w:ascii="Times New Roman"/>
          <w:spacing w:val="41"/>
          <w:sz w:val="20"/>
        </w:rPr>
        <w:t xml:space="preserve"> </w:t>
      </w:r>
      <w:r>
        <w:rPr>
          <w:rFonts w:ascii="Arial MT"/>
          <w:color w:val="333333"/>
          <w:sz w:val="17"/>
        </w:rPr>
        <w:t xml:space="preserve">Yes </w:t>
      </w:r>
      <w:r>
        <w:rPr>
          <w:rFonts w:ascii="Arial MT"/>
          <w:noProof/>
          <w:color w:val="333333"/>
          <w:position w:val="-6"/>
          <w:sz w:val="17"/>
        </w:rPr>
        <w:drawing>
          <wp:inline distT="0" distB="0" distL="0" distR="0" wp14:anchorId="01E9348C" wp14:editId="6A9188F8">
            <wp:extent cx="179218" cy="179218"/>
            <wp:effectExtent l="0" t="0" r="0" b="0"/>
            <wp:docPr id="74" name="Pictur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6" cstate="print"/>
                    <a:stretch>
                      <a:fillRect/>
                    </a:stretch>
                  </pic:blipFill>
                  <pic:spPr>
                    <a:xfrm>
                      <a:off x="0" y="0"/>
                      <a:ext cx="179218" cy="179218"/>
                    </a:xfrm>
                    <a:prstGeom prst="rect">
                      <a:avLst/>
                    </a:prstGeom>
                  </pic:spPr>
                </pic:pic>
              </a:graphicData>
            </a:graphic>
          </wp:inline>
        </w:drawing>
      </w:r>
      <w:r>
        <w:rPr>
          <w:rFonts w:ascii="Times New Roman"/>
          <w:color w:val="333333"/>
          <w:spacing w:val="80"/>
          <w:sz w:val="17"/>
        </w:rPr>
        <w:t xml:space="preserve"> </w:t>
      </w:r>
      <w:r>
        <w:rPr>
          <w:rFonts w:ascii="Arial MT"/>
          <w:color w:val="333333"/>
          <w:sz w:val="17"/>
        </w:rPr>
        <w:t>No</w:t>
      </w:r>
    </w:p>
    <w:p w14:paraId="5898FC4F" w14:textId="77777777" w:rsidR="00D62403" w:rsidRDefault="00D62403" w:rsidP="00D62403">
      <w:pPr>
        <w:spacing w:before="152"/>
        <w:ind w:left="187"/>
        <w:rPr>
          <w:rFonts w:ascii="Arial Black"/>
          <w:sz w:val="17"/>
        </w:rPr>
      </w:pPr>
      <w:r>
        <w:rPr>
          <w:rFonts w:ascii="Arial Black"/>
          <w:color w:val="333333"/>
          <w:w w:val="90"/>
          <w:sz w:val="17"/>
        </w:rPr>
        <w:t>Village</w:t>
      </w:r>
      <w:r>
        <w:rPr>
          <w:rFonts w:ascii="Arial Black"/>
          <w:color w:val="333333"/>
          <w:spacing w:val="-3"/>
          <w:sz w:val="17"/>
        </w:rPr>
        <w:t xml:space="preserve"> </w:t>
      </w:r>
      <w:r>
        <w:rPr>
          <w:rFonts w:ascii="Arial Black"/>
          <w:color w:val="333333"/>
          <w:w w:val="90"/>
          <w:sz w:val="17"/>
        </w:rPr>
        <w:t>if</w:t>
      </w:r>
      <w:r>
        <w:rPr>
          <w:rFonts w:ascii="Arial Black"/>
          <w:color w:val="333333"/>
          <w:spacing w:val="-3"/>
          <w:sz w:val="17"/>
        </w:rPr>
        <w:t xml:space="preserve"> </w:t>
      </w:r>
      <w:r>
        <w:rPr>
          <w:rFonts w:ascii="Arial Black"/>
          <w:color w:val="333333"/>
          <w:w w:val="90"/>
          <w:sz w:val="17"/>
        </w:rPr>
        <w:t>different</w:t>
      </w:r>
      <w:r>
        <w:rPr>
          <w:rFonts w:ascii="Arial Black"/>
          <w:color w:val="333333"/>
          <w:spacing w:val="-2"/>
          <w:sz w:val="17"/>
        </w:rPr>
        <w:t xml:space="preserve"> </w:t>
      </w:r>
      <w:r>
        <w:rPr>
          <w:rFonts w:ascii="Arial Black"/>
          <w:color w:val="333333"/>
          <w:w w:val="90"/>
          <w:sz w:val="17"/>
        </w:rPr>
        <w:t>from</w:t>
      </w:r>
      <w:r>
        <w:rPr>
          <w:rFonts w:ascii="Arial Black"/>
          <w:color w:val="333333"/>
          <w:spacing w:val="-3"/>
          <w:sz w:val="17"/>
        </w:rPr>
        <w:t xml:space="preserve"> </w:t>
      </w:r>
      <w:r>
        <w:rPr>
          <w:rFonts w:ascii="Arial Black"/>
          <w:color w:val="333333"/>
          <w:spacing w:val="-4"/>
          <w:w w:val="90"/>
          <w:sz w:val="17"/>
        </w:rPr>
        <w:t>list</w:t>
      </w:r>
    </w:p>
    <w:p w14:paraId="0014581E" w14:textId="77777777" w:rsidR="00D62403" w:rsidRDefault="00D62403" w:rsidP="00D62403">
      <w:pPr>
        <w:pStyle w:val="BodyText"/>
        <w:spacing w:before="8"/>
        <w:rPr>
          <w:rFonts w:ascii="Arial Black"/>
          <w:sz w:val="18"/>
        </w:rPr>
      </w:pPr>
      <w:r>
        <w:rPr>
          <w:noProof/>
        </w:rPr>
        <mc:AlternateContent>
          <mc:Choice Requires="wps">
            <w:drawing>
              <wp:anchor distT="0" distB="0" distL="0" distR="0" simplePos="0" relativeHeight="251658275" behindDoc="1" locked="0" layoutInCell="1" allowOverlap="1" wp14:anchorId="6C406F14" wp14:editId="7EF25310">
                <wp:simplePos x="0" y="0"/>
                <wp:positionH relativeFrom="page">
                  <wp:posOffset>690377</wp:posOffset>
                </wp:positionH>
                <wp:positionV relativeFrom="paragraph">
                  <wp:posOffset>181611</wp:posOffset>
                </wp:positionV>
                <wp:extent cx="5107940" cy="9525"/>
                <wp:effectExtent l="0" t="0" r="0" b="0"/>
                <wp:wrapTopAndBottom/>
                <wp:docPr id="75" name="Freeform: 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7940" cy="9525"/>
                        </a:xfrm>
                        <a:custGeom>
                          <a:avLst/>
                          <a:gdLst/>
                          <a:ahLst/>
                          <a:cxnLst/>
                          <a:rect l="l" t="t" r="r" b="b"/>
                          <a:pathLst>
                            <a:path w="5107940" h="9525">
                              <a:moveTo>
                                <a:pt x="5107729" y="8960"/>
                              </a:moveTo>
                              <a:lnTo>
                                <a:pt x="0" y="8960"/>
                              </a:lnTo>
                              <a:lnTo>
                                <a:pt x="0" y="0"/>
                              </a:lnTo>
                              <a:lnTo>
                                <a:pt x="5107729" y="0"/>
                              </a:lnTo>
                              <a:lnTo>
                                <a:pt x="5107729" y="8960"/>
                              </a:lnTo>
                              <a:close/>
                            </a:path>
                          </a:pathLst>
                        </a:custGeom>
                        <a:solidFill>
                          <a:srgbClr val="000000">
                            <a:alpha val="59999"/>
                          </a:srgbClr>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4E084BF4" id="Graphic 75" o:spid="_x0000_s1026" style="position:absolute;margin-left:54.35pt;margin-top:14.3pt;width:402.2pt;height:.75pt;z-index:-251617280;visibility:visible;mso-wrap-style:square;mso-wrap-distance-left:0;mso-wrap-distance-top:0;mso-wrap-distance-right:0;mso-wrap-distance-bottom:0;mso-position-horizontal:absolute;mso-position-horizontal-relative:page;mso-position-vertical:absolute;mso-position-vertical-relative:text;v-text-anchor:top" coordsize="5107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" path="m5107729,8960l,8960,,,5107729,r,8960xe" fillcolor="black" stroked="f">
                <v:fill opacity="39321f"/>
                <v:path arrowok="t"/>
                <w10:wrap type="topAndBottom" anchorx="page"/>
              </v:shape>
            </w:pict>
          </mc:Fallback>
        </mc:AlternateContent>
      </w:r>
    </w:p>
    <w:p w14:paraId="27851C37" w14:textId="77777777" w:rsidR="00D62403" w:rsidRDefault="00D62403" w:rsidP="00D62403">
      <w:pPr>
        <w:pStyle w:val="BodyText"/>
        <w:spacing w:before="81"/>
        <w:rPr>
          <w:rFonts w:ascii="Arial Black"/>
          <w:sz w:val="17"/>
        </w:rPr>
      </w:pPr>
    </w:p>
    <w:p w14:paraId="38982EFE" w14:textId="77777777" w:rsidR="00D62403" w:rsidRDefault="00D62403" w:rsidP="00D62403">
      <w:pPr>
        <w:ind w:left="187"/>
        <w:rPr>
          <w:rFonts w:ascii="Arial Black"/>
          <w:sz w:val="17"/>
        </w:rPr>
      </w:pPr>
      <w:r>
        <w:rPr>
          <w:rFonts w:ascii="Arial Black"/>
          <w:color w:val="333333"/>
          <w:w w:val="90"/>
          <w:sz w:val="17"/>
        </w:rPr>
        <w:t>Enumerator</w:t>
      </w:r>
      <w:r>
        <w:rPr>
          <w:rFonts w:ascii="Arial Black"/>
          <w:color w:val="333333"/>
          <w:spacing w:val="19"/>
          <w:sz w:val="17"/>
        </w:rPr>
        <w:t xml:space="preserve"> </w:t>
      </w:r>
      <w:r>
        <w:rPr>
          <w:rFonts w:ascii="Arial Black"/>
          <w:color w:val="333333"/>
          <w:spacing w:val="-4"/>
          <w:w w:val="95"/>
          <w:sz w:val="17"/>
        </w:rPr>
        <w:t>Name</w:t>
      </w:r>
    </w:p>
    <w:p w14:paraId="414F928D" w14:textId="77777777" w:rsidR="00D62403" w:rsidRDefault="00D62403" w:rsidP="00D62403">
      <w:pPr>
        <w:pStyle w:val="BodyText"/>
        <w:spacing w:before="276"/>
        <w:rPr>
          <w:rFonts w:ascii="Arial Black"/>
          <w:sz w:val="20"/>
        </w:rPr>
      </w:pPr>
      <w:r>
        <w:rPr>
          <w:noProof/>
        </w:rPr>
        <mc:AlternateContent>
          <mc:Choice Requires="wps">
            <w:drawing>
              <wp:anchor distT="0" distB="0" distL="0" distR="0" simplePos="0" relativeHeight="251658276" behindDoc="1" locked="0" layoutInCell="1" allowOverlap="1" wp14:anchorId="3169964F" wp14:editId="3AB8142A">
                <wp:simplePos x="0" y="0"/>
                <wp:positionH relativeFrom="page">
                  <wp:posOffset>690377</wp:posOffset>
                </wp:positionH>
                <wp:positionV relativeFrom="paragraph">
                  <wp:posOffset>369589</wp:posOffset>
                </wp:positionV>
                <wp:extent cx="3351529" cy="9525"/>
                <wp:effectExtent l="0" t="0" r="0" b="0"/>
                <wp:wrapTopAndBottom/>
                <wp:docPr id="76" name="Freeform: 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51529" cy="9525"/>
                        </a:xfrm>
                        <a:custGeom>
                          <a:avLst/>
                          <a:gdLst/>
                          <a:ahLst/>
                          <a:cxnLst/>
                          <a:rect l="l" t="t" r="r" b="b"/>
                          <a:pathLst>
                            <a:path w="3351529" h="9525">
                              <a:moveTo>
                                <a:pt x="3351387" y="8960"/>
                              </a:moveTo>
                              <a:lnTo>
                                <a:pt x="0" y="8960"/>
                              </a:lnTo>
                              <a:lnTo>
                                <a:pt x="0" y="0"/>
                              </a:lnTo>
                              <a:lnTo>
                                <a:pt x="3351387" y="0"/>
                              </a:lnTo>
                              <a:lnTo>
                                <a:pt x="3351387"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7ABE8362" id="Graphic 76" o:spid="_x0000_s1026" style="position:absolute;margin-left:54.35pt;margin-top:29.1pt;width:263.9pt;height:.75pt;z-index:-251616256;visibility:visible;mso-wrap-style:square;mso-wrap-distance-left:0;mso-wrap-distance-top:0;mso-wrap-distance-right:0;mso-wrap-distance-bottom:0;mso-position-horizontal:absolute;mso-position-horizontal-relative:page;mso-position-vertical:absolute;mso-position-vertical-relative:text;v-text-anchor:top" coordsize="335152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" path="m3351387,8960l,8960,,,3351387,r,8960xe" fillcolor="black" stroked="f">
                <v:path arrowok="t"/>
                <w10:wrap type="topAndBottom" anchorx="page"/>
              </v:shape>
            </w:pict>
          </mc:Fallback>
        </mc:AlternateContent>
      </w:r>
    </w:p>
    <w:p w14:paraId="24B6019E" w14:textId="77777777" w:rsidR="00D62403" w:rsidRDefault="00D62403" w:rsidP="00D62403">
      <w:pPr>
        <w:rPr>
          <w:rFonts w:ascii="Arial Black"/>
          <w:sz w:val="20"/>
        </w:rPr>
        <w:sectPr w:rsidR="00D62403">
          <w:pgSz w:w="12240" w:h="15840"/>
          <w:pgMar w:top="200" w:right="1020" w:bottom="420" w:left="900" w:header="0" w:footer="226" w:gutter="0"/>
          <w:pgNumType w:start="1"/>
          <w:cols w:space="720"/>
        </w:sectPr>
      </w:pPr>
    </w:p>
    <w:p w14:paraId="7568CE6E" w14:textId="77777777" w:rsidR="00D62403" w:rsidRPr="0045310B" w:rsidRDefault="00D62403" w:rsidP="00D62403">
      <w:pPr>
        <w:tabs>
          <w:tab w:val="left" w:pos="4771"/>
        </w:tabs>
        <w:spacing w:before="68"/>
        <w:ind w:left="102"/>
        <w:rPr>
          <w:rFonts w:ascii="Arial MT" w:hAnsi="Arial MT"/>
          <w:sz w:val="15"/>
          <w:lang w:val="fr-FR"/>
        </w:rPr>
      </w:pPr>
      <w:r w:rsidRPr="0045310B">
        <w:rPr>
          <w:rFonts w:ascii="Arial MT" w:hAnsi="Arial MT"/>
          <w:sz w:val="15"/>
          <w:lang w:val="fr-FR"/>
        </w:rPr>
        <w:t xml:space="preserve">1/10/24, 3:01 </w:t>
      </w:r>
      <w:r w:rsidRPr="0045310B">
        <w:rPr>
          <w:rFonts w:ascii="Arial MT" w:hAnsi="Arial MT"/>
          <w:spacing w:val="-5"/>
          <w:sz w:val="15"/>
          <w:lang w:val="fr-FR"/>
        </w:rPr>
        <w:t>PM</w:t>
      </w:r>
      <w:r w:rsidRPr="0045310B">
        <w:rPr>
          <w:rFonts w:ascii="Arial MT" w:hAnsi="Arial MT"/>
          <w:sz w:val="15"/>
          <w:lang w:val="fr-FR"/>
        </w:rPr>
        <w:tab/>
        <w:t xml:space="preserve">Formulaire de liste des ménages </w:t>
      </w:r>
      <w:r w:rsidRPr="0045310B">
        <w:rPr>
          <w:rFonts w:ascii="Arial MT" w:hAnsi="Arial MT"/>
          <w:spacing w:val="-2"/>
          <w:sz w:val="15"/>
          <w:lang w:val="fr-FR"/>
        </w:rPr>
        <w:t>rCARI</w:t>
      </w:r>
    </w:p>
    <w:p w14:paraId="50C44F77" w14:textId="77777777" w:rsidR="00D62403" w:rsidRPr="0045310B" w:rsidRDefault="00D62403" w:rsidP="00D62403">
      <w:pPr>
        <w:pStyle w:val="BodyText"/>
        <w:spacing w:before="93"/>
        <w:rPr>
          <w:rFonts w:ascii="Arial MT"/>
          <w:sz w:val="17"/>
          <w:lang w:val="fr-FR"/>
        </w:rPr>
      </w:pPr>
    </w:p>
    <w:p w14:paraId="16296BAA" w14:textId="77777777" w:rsidR="00D62403" w:rsidRDefault="00D62403" w:rsidP="00D62403">
      <w:pPr>
        <w:ind w:left="187"/>
        <w:rPr>
          <w:rFonts w:ascii="Arial Black"/>
          <w:sz w:val="17"/>
        </w:rPr>
      </w:pPr>
      <w:r>
        <w:rPr>
          <w:rFonts w:ascii="Arial Black"/>
          <w:color w:val="333333"/>
          <w:w w:val="85"/>
          <w:sz w:val="17"/>
        </w:rPr>
        <w:t>Geographic</w:t>
      </w:r>
      <w:r>
        <w:rPr>
          <w:rFonts w:ascii="Arial Black"/>
          <w:color w:val="333333"/>
          <w:spacing w:val="30"/>
          <w:sz w:val="17"/>
        </w:rPr>
        <w:t xml:space="preserve"> </w:t>
      </w:r>
      <w:r>
        <w:rPr>
          <w:rFonts w:ascii="Arial Black"/>
          <w:color w:val="333333"/>
          <w:spacing w:val="-2"/>
          <w:sz w:val="17"/>
        </w:rPr>
        <w:t>Coordinates</w:t>
      </w:r>
    </w:p>
    <w:p w14:paraId="4E140DA8" w14:textId="77777777" w:rsidR="00D62403" w:rsidRDefault="00D62403" w:rsidP="00D62403">
      <w:pPr>
        <w:spacing w:before="66"/>
        <w:ind w:left="187"/>
        <w:rPr>
          <w:rFonts w:ascii="Arial"/>
          <w:i/>
          <w:sz w:val="16"/>
        </w:rPr>
      </w:pPr>
      <w:r>
        <w:rPr>
          <w:rFonts w:ascii="Arial"/>
          <w:i/>
          <w:sz w:val="16"/>
        </w:rPr>
        <w:t>ENUMERATOR:</w:t>
      </w:r>
      <w:r>
        <w:rPr>
          <w:rFonts w:ascii="Arial"/>
          <w:i/>
          <w:spacing w:val="-4"/>
          <w:sz w:val="16"/>
        </w:rPr>
        <w:t xml:space="preserve"> </w:t>
      </w:r>
      <w:r>
        <w:rPr>
          <w:rFonts w:ascii="Arial"/>
          <w:i/>
          <w:sz w:val="16"/>
        </w:rPr>
        <w:t>try</w:t>
      </w:r>
      <w:r>
        <w:rPr>
          <w:rFonts w:ascii="Arial"/>
          <w:i/>
          <w:spacing w:val="-4"/>
          <w:sz w:val="16"/>
        </w:rPr>
        <w:t xml:space="preserve"> </w:t>
      </w:r>
      <w:r>
        <w:rPr>
          <w:rFonts w:ascii="Arial"/>
          <w:i/>
          <w:sz w:val="16"/>
        </w:rPr>
        <w:t>for</w:t>
      </w:r>
      <w:r>
        <w:rPr>
          <w:rFonts w:ascii="Arial"/>
          <w:i/>
          <w:spacing w:val="-4"/>
          <w:sz w:val="16"/>
        </w:rPr>
        <w:t xml:space="preserve"> </w:t>
      </w:r>
      <w:r>
        <w:rPr>
          <w:rFonts w:ascii="Arial"/>
          <w:i/>
          <w:sz w:val="16"/>
        </w:rPr>
        <w:t>at</w:t>
      </w:r>
      <w:r>
        <w:rPr>
          <w:rFonts w:ascii="Arial"/>
          <w:i/>
          <w:spacing w:val="-3"/>
          <w:sz w:val="16"/>
        </w:rPr>
        <w:t xml:space="preserve"> </w:t>
      </w:r>
      <w:r>
        <w:rPr>
          <w:rFonts w:ascii="Arial"/>
          <w:i/>
          <w:sz w:val="16"/>
        </w:rPr>
        <w:t>least</w:t>
      </w:r>
      <w:r>
        <w:rPr>
          <w:rFonts w:ascii="Arial"/>
          <w:i/>
          <w:spacing w:val="-4"/>
          <w:sz w:val="16"/>
        </w:rPr>
        <w:t xml:space="preserve"> </w:t>
      </w:r>
      <w:r>
        <w:rPr>
          <w:rFonts w:ascii="Arial"/>
          <w:i/>
          <w:sz w:val="16"/>
        </w:rPr>
        <w:t>60</w:t>
      </w:r>
      <w:r>
        <w:rPr>
          <w:rFonts w:ascii="Arial"/>
          <w:i/>
          <w:spacing w:val="-4"/>
          <w:sz w:val="16"/>
        </w:rPr>
        <w:t xml:space="preserve"> </w:t>
      </w:r>
      <w:r>
        <w:rPr>
          <w:rFonts w:ascii="Arial"/>
          <w:i/>
          <w:sz w:val="16"/>
        </w:rPr>
        <w:t>seconds</w:t>
      </w:r>
      <w:r>
        <w:rPr>
          <w:rFonts w:ascii="Arial"/>
          <w:i/>
          <w:spacing w:val="-3"/>
          <w:sz w:val="16"/>
        </w:rPr>
        <w:t xml:space="preserve"> </w:t>
      </w:r>
      <w:r>
        <w:rPr>
          <w:rFonts w:ascii="Arial"/>
          <w:i/>
          <w:sz w:val="16"/>
        </w:rPr>
        <w:t>to</w:t>
      </w:r>
      <w:r>
        <w:rPr>
          <w:rFonts w:ascii="Arial"/>
          <w:i/>
          <w:spacing w:val="-4"/>
          <w:sz w:val="16"/>
        </w:rPr>
        <w:t xml:space="preserve"> </w:t>
      </w:r>
      <w:r>
        <w:rPr>
          <w:rFonts w:ascii="Arial"/>
          <w:i/>
          <w:sz w:val="16"/>
        </w:rPr>
        <w:t>get</w:t>
      </w:r>
      <w:r>
        <w:rPr>
          <w:rFonts w:ascii="Arial"/>
          <w:i/>
          <w:spacing w:val="-4"/>
          <w:sz w:val="16"/>
        </w:rPr>
        <w:t xml:space="preserve"> </w:t>
      </w:r>
      <w:r>
        <w:rPr>
          <w:rFonts w:ascii="Arial"/>
          <w:i/>
          <w:sz w:val="16"/>
        </w:rPr>
        <w:t>the</w:t>
      </w:r>
      <w:r>
        <w:rPr>
          <w:rFonts w:ascii="Arial"/>
          <w:i/>
          <w:spacing w:val="-4"/>
          <w:sz w:val="16"/>
        </w:rPr>
        <w:t xml:space="preserve"> </w:t>
      </w:r>
      <w:r>
        <w:rPr>
          <w:rFonts w:ascii="Arial"/>
          <w:i/>
          <w:sz w:val="16"/>
        </w:rPr>
        <w:t>exact</w:t>
      </w:r>
      <w:r>
        <w:rPr>
          <w:rFonts w:ascii="Arial"/>
          <w:i/>
          <w:spacing w:val="-3"/>
          <w:sz w:val="16"/>
        </w:rPr>
        <w:t xml:space="preserve"> </w:t>
      </w:r>
      <w:r>
        <w:rPr>
          <w:rFonts w:ascii="Arial"/>
          <w:i/>
          <w:sz w:val="16"/>
        </w:rPr>
        <w:t>location</w:t>
      </w:r>
      <w:r>
        <w:rPr>
          <w:rFonts w:ascii="Arial"/>
          <w:i/>
          <w:spacing w:val="-4"/>
          <w:sz w:val="16"/>
        </w:rPr>
        <w:t xml:space="preserve"> </w:t>
      </w:r>
      <w:r>
        <w:rPr>
          <w:rFonts w:ascii="Arial"/>
          <w:i/>
          <w:sz w:val="16"/>
        </w:rPr>
        <w:t>coordinates</w:t>
      </w:r>
      <w:r>
        <w:rPr>
          <w:rFonts w:ascii="Arial"/>
          <w:i/>
          <w:spacing w:val="-4"/>
          <w:sz w:val="16"/>
        </w:rPr>
        <w:t xml:space="preserve"> </w:t>
      </w:r>
      <w:r>
        <w:rPr>
          <w:rFonts w:ascii="Arial"/>
          <w:i/>
          <w:sz w:val="16"/>
        </w:rPr>
        <w:t>of</w:t>
      </w:r>
      <w:r>
        <w:rPr>
          <w:rFonts w:ascii="Arial"/>
          <w:i/>
          <w:spacing w:val="-3"/>
          <w:sz w:val="16"/>
        </w:rPr>
        <w:t xml:space="preserve"> </w:t>
      </w:r>
      <w:r>
        <w:rPr>
          <w:rFonts w:ascii="Arial"/>
          <w:i/>
          <w:sz w:val="16"/>
        </w:rPr>
        <w:t>the</w:t>
      </w:r>
      <w:r>
        <w:rPr>
          <w:rFonts w:ascii="Arial"/>
          <w:i/>
          <w:spacing w:val="-4"/>
          <w:sz w:val="16"/>
        </w:rPr>
        <w:t xml:space="preserve"> </w:t>
      </w:r>
      <w:r>
        <w:rPr>
          <w:rFonts w:ascii="Arial"/>
          <w:i/>
          <w:spacing w:val="-2"/>
          <w:sz w:val="16"/>
        </w:rPr>
        <w:t>house.</w:t>
      </w:r>
    </w:p>
    <w:p w14:paraId="725CC902" w14:textId="77777777" w:rsidR="00D62403" w:rsidRDefault="00D62403" w:rsidP="00D62403">
      <w:pPr>
        <w:pStyle w:val="BodyText"/>
        <w:spacing w:before="8"/>
        <w:rPr>
          <w:rFonts w:ascii="Arial"/>
          <w:i/>
          <w:sz w:val="20"/>
        </w:rPr>
      </w:pPr>
      <w:r>
        <w:rPr>
          <w:noProof/>
        </w:rPr>
        <mc:AlternateContent>
          <mc:Choice Requires="wps">
            <w:drawing>
              <wp:anchor distT="0" distB="0" distL="0" distR="0" simplePos="0" relativeHeight="251658277" behindDoc="1" locked="0" layoutInCell="1" allowOverlap="1" wp14:anchorId="42EA6354" wp14:editId="34F15FB7">
                <wp:simplePos x="0" y="0"/>
                <wp:positionH relativeFrom="page">
                  <wp:posOffset>690377</wp:posOffset>
                </wp:positionH>
                <wp:positionV relativeFrom="paragraph">
                  <wp:posOffset>166635</wp:posOffset>
                </wp:positionV>
                <wp:extent cx="5107940" cy="9525"/>
                <wp:effectExtent l="0" t="0" r="0" b="0"/>
                <wp:wrapTopAndBottom/>
                <wp:docPr id="77" name="Freeform: 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7940" cy="9525"/>
                        </a:xfrm>
                        <a:custGeom>
                          <a:avLst/>
                          <a:gdLst/>
                          <a:ahLst/>
                          <a:cxnLst/>
                          <a:rect l="l" t="t" r="r" b="b"/>
                          <a:pathLst>
                            <a:path w="5107940" h="9525">
                              <a:moveTo>
                                <a:pt x="5107729" y="8960"/>
                              </a:moveTo>
                              <a:lnTo>
                                <a:pt x="0" y="8960"/>
                              </a:lnTo>
                              <a:lnTo>
                                <a:pt x="0" y="0"/>
                              </a:lnTo>
                              <a:lnTo>
                                <a:pt x="5107729" y="0"/>
                              </a:lnTo>
                              <a:lnTo>
                                <a:pt x="5107729"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58FC836B" id="Graphic 77" o:spid="_x0000_s1026" style="position:absolute;margin-left:54.35pt;margin-top:13.1pt;width:402.2pt;height:.75pt;z-index:-251615232;visibility:visible;mso-wrap-style:square;mso-wrap-distance-left:0;mso-wrap-distance-top:0;mso-wrap-distance-right:0;mso-wrap-distance-bottom:0;mso-position-horizontal:absolute;mso-position-horizontal-relative:page;mso-position-vertical:absolute;mso-position-vertical-relative:text;v-text-anchor:top" coordsize="5107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" path="m5107729,8960l,8960,,,5107729,r,8960xe" fillcolor="black" stroked="f">
                <v:path arrowok="t"/>
                <w10:wrap type="topAndBottom" anchorx="page"/>
              </v:shape>
            </w:pict>
          </mc:Fallback>
        </mc:AlternateContent>
      </w:r>
    </w:p>
    <w:p w14:paraId="6C984FE7" w14:textId="77777777" w:rsidR="00D62403" w:rsidRDefault="00D62403" w:rsidP="00D62403">
      <w:pPr>
        <w:pStyle w:val="BodyText"/>
        <w:spacing w:before="68"/>
        <w:rPr>
          <w:rFonts w:ascii="Arial"/>
          <w:i/>
          <w:sz w:val="17"/>
        </w:rPr>
      </w:pPr>
    </w:p>
    <w:p w14:paraId="2A3E4CA0" w14:textId="77777777" w:rsidR="00D62403" w:rsidRPr="0045310B" w:rsidRDefault="00D62403" w:rsidP="00D62403">
      <w:pPr>
        <w:ind w:left="187"/>
        <w:rPr>
          <w:rFonts w:ascii="Arial MT" w:hAnsi="Arial MT"/>
          <w:sz w:val="17"/>
          <w:lang w:val="fr-FR"/>
        </w:rPr>
      </w:pPr>
      <w:r>
        <w:rPr>
          <w:noProof/>
        </w:rPr>
        <mc:AlternateContent>
          <mc:Choice Requires="wps">
            <w:drawing>
              <wp:anchor distT="0" distB="0" distL="0" distR="0" simplePos="0" relativeHeight="251658247" behindDoc="0" locked="0" layoutInCell="1" allowOverlap="1" wp14:anchorId="2AF1ACEC" wp14:editId="1483B17A">
                <wp:simplePos x="0" y="0"/>
                <wp:positionH relativeFrom="page">
                  <wp:posOffset>2930609</wp:posOffset>
                </wp:positionH>
                <wp:positionV relativeFrom="paragraph">
                  <wp:posOffset>-77702</wp:posOffset>
                </wp:positionV>
                <wp:extent cx="9525" cy="2553970"/>
                <wp:effectExtent l="0" t="0" r="0" b="0"/>
                <wp:wrapNone/>
                <wp:docPr id="78" name="Freeform: 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2553970"/>
                        </a:xfrm>
                        <a:custGeom>
                          <a:avLst/>
                          <a:gdLst/>
                          <a:ahLst/>
                          <a:cxnLst/>
                          <a:rect l="l" t="t" r="r" b="b"/>
                          <a:pathLst>
                            <a:path w="9525" h="2553970">
                              <a:moveTo>
                                <a:pt x="8960" y="2553864"/>
                              </a:moveTo>
                              <a:lnTo>
                                <a:pt x="0" y="2553864"/>
                              </a:lnTo>
                              <a:lnTo>
                                <a:pt x="0" y="0"/>
                              </a:lnTo>
                              <a:lnTo>
                                <a:pt x="8960" y="0"/>
                              </a:lnTo>
                              <a:lnTo>
                                <a:pt x="8960" y="2553864"/>
                              </a:lnTo>
                              <a:close/>
                            </a:path>
                          </a:pathLst>
                        </a:custGeom>
                        <a:solidFill>
                          <a:srgbClr val="BABABA"/>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3B1F3AEE" id="Graphic 78" o:spid="_x0000_s1026" style="position:absolute;margin-left:230.75pt;margin-top:-6.1pt;width:.75pt;height:201.1pt;z-index:251667456;visibility:visible;mso-wrap-style:square;mso-wrap-distance-left:0;mso-wrap-distance-top:0;mso-wrap-distance-right:0;mso-wrap-distance-bottom:0;mso-position-horizontal:absolute;mso-position-horizontal-relative:page;mso-position-vertical:absolute;mso-position-vertical-relative:text;v-text-anchor:top" coordsize="9525,255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" path="m8960,2553864r-8960,l,,8960,r,2553864xe" fillcolor="#bababa" stroked="f">
                <v:path arrowok="t"/>
                <w10:wrap anchorx="page"/>
              </v:shape>
            </w:pict>
          </mc:Fallback>
        </mc:AlternateContent>
      </w:r>
      <w:r>
        <w:rPr>
          <w:noProof/>
        </w:rPr>
        <mc:AlternateContent>
          <mc:Choice Requires="wpg">
            <w:drawing>
              <wp:anchor distT="0" distB="0" distL="0" distR="0" simplePos="0" relativeHeight="251658299" behindDoc="0" locked="0" layoutInCell="1" allowOverlap="1" wp14:anchorId="1B3C63B3" wp14:editId="76C97D5A">
                <wp:simplePos x="0" y="0"/>
                <wp:positionH relativeFrom="page">
                  <wp:posOffset>3190475</wp:posOffset>
                </wp:positionH>
                <wp:positionV relativeFrom="paragraph">
                  <wp:posOffset>11906</wp:posOffset>
                </wp:positionV>
                <wp:extent cx="3889375" cy="2464435"/>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89375" cy="2464435"/>
                          <a:chOff x="0" y="0"/>
                          <a:chExt cx="3889375" cy="2464435"/>
                        </a:xfrm>
                      </wpg:grpSpPr>
                      <wps:wsp>
                        <wps:cNvPr id="187" name="Graphic 80"/>
                        <wps:cNvSpPr/>
                        <wps:spPr>
                          <a:xfrm>
                            <a:off x="4480" y="4480"/>
                            <a:ext cx="3880485" cy="2455545"/>
                          </a:xfrm>
                          <a:custGeom>
                            <a:avLst/>
                            <a:gdLst/>
                            <a:ahLst/>
                            <a:cxnLst/>
                            <a:rect l="l" t="t" r="r" b="b"/>
                            <a:pathLst>
                              <a:path w="3880485" h="2455545">
                                <a:moveTo>
                                  <a:pt x="0" y="2432892"/>
                                </a:moveTo>
                                <a:lnTo>
                                  <a:pt x="0" y="22402"/>
                                </a:lnTo>
                                <a:lnTo>
                                  <a:pt x="0" y="19430"/>
                                </a:lnTo>
                                <a:lnTo>
                                  <a:pt x="568" y="16572"/>
                                </a:lnTo>
                                <a:lnTo>
                                  <a:pt x="1705" y="13827"/>
                                </a:lnTo>
                                <a:lnTo>
                                  <a:pt x="2842" y="11083"/>
                                </a:lnTo>
                                <a:lnTo>
                                  <a:pt x="4460" y="8661"/>
                                </a:lnTo>
                                <a:lnTo>
                                  <a:pt x="6561" y="6561"/>
                                </a:lnTo>
                                <a:lnTo>
                                  <a:pt x="8661" y="4459"/>
                                </a:lnTo>
                                <a:lnTo>
                                  <a:pt x="11084" y="2840"/>
                                </a:lnTo>
                                <a:lnTo>
                                  <a:pt x="13829" y="1704"/>
                                </a:lnTo>
                                <a:lnTo>
                                  <a:pt x="16573" y="567"/>
                                </a:lnTo>
                                <a:lnTo>
                                  <a:pt x="19431" y="0"/>
                                </a:lnTo>
                                <a:lnTo>
                                  <a:pt x="22402" y="0"/>
                                </a:lnTo>
                                <a:lnTo>
                                  <a:pt x="3857680" y="0"/>
                                </a:lnTo>
                                <a:lnTo>
                                  <a:pt x="3860650" y="0"/>
                                </a:lnTo>
                                <a:lnTo>
                                  <a:pt x="3863508" y="567"/>
                                </a:lnTo>
                                <a:lnTo>
                                  <a:pt x="3866252" y="1704"/>
                                </a:lnTo>
                                <a:lnTo>
                                  <a:pt x="3868997" y="2840"/>
                                </a:lnTo>
                                <a:lnTo>
                                  <a:pt x="3871420" y="4459"/>
                                </a:lnTo>
                                <a:lnTo>
                                  <a:pt x="3873520" y="6561"/>
                                </a:lnTo>
                                <a:lnTo>
                                  <a:pt x="3875621" y="8661"/>
                                </a:lnTo>
                                <a:lnTo>
                                  <a:pt x="3877239" y="11083"/>
                                </a:lnTo>
                                <a:lnTo>
                                  <a:pt x="3878376" y="13827"/>
                                </a:lnTo>
                                <a:lnTo>
                                  <a:pt x="3879513" y="16572"/>
                                </a:lnTo>
                                <a:lnTo>
                                  <a:pt x="3880082" y="19430"/>
                                </a:lnTo>
                                <a:lnTo>
                                  <a:pt x="3880082" y="22402"/>
                                </a:lnTo>
                                <a:lnTo>
                                  <a:pt x="3880082" y="2432892"/>
                                </a:lnTo>
                                <a:lnTo>
                                  <a:pt x="3880082" y="2435861"/>
                                </a:lnTo>
                                <a:lnTo>
                                  <a:pt x="3879513" y="2438719"/>
                                </a:lnTo>
                                <a:lnTo>
                                  <a:pt x="3878376" y="2441463"/>
                                </a:lnTo>
                                <a:lnTo>
                                  <a:pt x="3877239" y="2444208"/>
                                </a:lnTo>
                                <a:lnTo>
                                  <a:pt x="3866252" y="2453586"/>
                                </a:lnTo>
                                <a:lnTo>
                                  <a:pt x="3863508" y="2454724"/>
                                </a:lnTo>
                                <a:lnTo>
                                  <a:pt x="3860650" y="2455293"/>
                                </a:lnTo>
                                <a:lnTo>
                                  <a:pt x="3857680" y="2455294"/>
                                </a:lnTo>
                                <a:lnTo>
                                  <a:pt x="22402" y="2455294"/>
                                </a:lnTo>
                                <a:lnTo>
                                  <a:pt x="19431" y="2455293"/>
                                </a:lnTo>
                                <a:lnTo>
                                  <a:pt x="16573" y="2454724"/>
                                </a:lnTo>
                                <a:lnTo>
                                  <a:pt x="13829" y="2453586"/>
                                </a:lnTo>
                                <a:lnTo>
                                  <a:pt x="11084" y="2452450"/>
                                </a:lnTo>
                                <a:lnTo>
                                  <a:pt x="1705" y="2441463"/>
                                </a:lnTo>
                                <a:lnTo>
                                  <a:pt x="568" y="2438719"/>
                                </a:lnTo>
                                <a:lnTo>
                                  <a:pt x="0" y="2435861"/>
                                </a:lnTo>
                                <a:lnTo>
                                  <a:pt x="0" y="2432892"/>
                                </a:lnTo>
                                <a:close/>
                              </a:path>
                            </a:pathLst>
                          </a:custGeom>
                          <a:ln w="8960">
                            <a:solidFill>
                              <a:srgbClr val="CCCCCC"/>
                            </a:solidFill>
                            <a:prstDash val="solid"/>
                          </a:ln>
                        </wps:spPr>
                        <wps:bodyPr wrap="square" lIns="0" tIns="0" rIns="0" bIns="0" rtlCol="0">
                          <a:prstTxWarp prst="textNoShape">
                            <a:avLst/>
                          </a:prstTxWarp>
                          <a:noAutofit/>
                        </wps:bodyPr>
                      </wps:wsp>
                      <pic:pic xmlns:pic="http://schemas.openxmlformats.org/drawingml/2006/picture">
                        <pic:nvPicPr>
                          <pic:cNvPr id="188" name="Image 81"/>
                          <pic:cNvPicPr/>
                        </pic:nvPicPr>
                        <pic:blipFill>
                          <a:blip r:embed="rId27" cstate="print"/>
                          <a:stretch>
                            <a:fillRect/>
                          </a:stretch>
                        </pic:blipFill>
                        <pic:spPr>
                          <a:xfrm>
                            <a:off x="8961" y="8961"/>
                            <a:ext cx="3871121" cy="1227647"/>
                          </a:xfrm>
                          <a:prstGeom prst="rect">
                            <a:avLst/>
                          </a:prstGeom>
                        </pic:spPr>
                      </pic:pic>
                      <pic:pic xmlns:pic="http://schemas.openxmlformats.org/drawingml/2006/picture">
                        <pic:nvPicPr>
                          <pic:cNvPr id="189" name="Image 82"/>
                          <pic:cNvPicPr/>
                        </pic:nvPicPr>
                        <pic:blipFill>
                          <a:blip r:embed="rId28" cstate="print"/>
                          <a:stretch>
                            <a:fillRect/>
                          </a:stretch>
                        </pic:blipFill>
                        <pic:spPr>
                          <a:xfrm>
                            <a:off x="8961" y="1236608"/>
                            <a:ext cx="3871121" cy="1218686"/>
                          </a:xfrm>
                          <a:prstGeom prst="rect">
                            <a:avLst/>
                          </a:prstGeom>
                        </pic:spPr>
                      </pic:pic>
                    </wpg:wgp>
                  </a:graphicData>
                </a:graphic>
              </wp:anchor>
            </w:drawing>
          </mc:Choice>
          <mc:Fallback xmlns:arto="http://schemas.microsoft.com/office/word/2006/arto">
            <w:pict>
              <v:group w14:anchorId="1EF18344" id="Group 79" o:spid="_x0000_s1026" style="position:absolute;margin-left:251.2pt;margin-top:.95pt;width:306.25pt;height:194.05pt;z-index:251668480;mso-wrap-distance-left:0;mso-wrap-distance-right:0;mso-position-horizontal-relative:page" coordsize="38893,24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">
                <v:shape id="Graphic 80" o:spid="_x0000_s1027" style="position:absolute;left:44;top:44;width:38805;height:24556;visibility:visible;mso-wrap-style:square;v-text-anchor:top" coordsize="3880485,2455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" path="m,2432892l,22402,,19430,568,16572,1705,13827,2842,11083,4460,8661,6561,6561,8661,4459,11084,2840,13829,1704,16573,567,19431,r2971,l3857680,r2970,l3863508,567r2744,1137l3868997,2840r2423,1619l3873520,6561r2101,2100l3877239,11083r1137,2744l3879513,16572r569,2858l3880082,22402r,2410490l3880082,2435861r-569,2858l3878376,2441463r-1137,2745l3866252,2453586r-2744,1138l3860650,2455293r-2970,1l22402,2455294r-2971,-1l16573,2454724r-2744,-1138l11084,2452450,1705,2441463,568,2438719,,2435861r,-2969xe" filled="f" strokecolor="#ccc" strokeweight=".2488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1" o:spid="_x0000_s1028" type="#_x0000_t75" style="position:absolute;left:89;top:89;width:38711;height:12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">
                  <v:imagedata r:id="rId31" o:title=""/>
                </v:shape>
                <v:shape id="Image 82" o:spid="_x0000_s1029" type="#_x0000_t75" style="position:absolute;left:89;top:12366;width:38711;height:12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">
                  <v:imagedata r:id="rId32" o:title=""/>
                </v:shape>
                <w10:wrap anchorx="page"/>
              </v:group>
            </w:pict>
          </mc:Fallback>
        </mc:AlternateContent>
      </w:r>
      <w:r w:rsidRPr="0045310B">
        <w:rPr>
          <w:rFonts w:ascii="Arial MT" w:hAnsi="Arial MT"/>
          <w:color w:val="333333"/>
          <w:sz w:val="17"/>
          <w:lang w:val="fr-FR"/>
        </w:rPr>
        <w:t>latitude</w:t>
      </w:r>
      <w:r w:rsidRPr="0045310B">
        <w:rPr>
          <w:rFonts w:ascii="Arial MT" w:hAnsi="Arial MT"/>
          <w:color w:val="333333"/>
          <w:spacing w:val="17"/>
          <w:sz w:val="17"/>
          <w:lang w:val="fr-FR"/>
        </w:rPr>
        <w:t xml:space="preserve"> </w:t>
      </w:r>
      <w:r w:rsidRPr="0045310B">
        <w:rPr>
          <w:rFonts w:ascii="Arial MT" w:hAnsi="Arial MT"/>
          <w:color w:val="333333"/>
          <w:sz w:val="17"/>
          <w:lang w:val="fr-FR"/>
        </w:rPr>
        <w:t>(x.y</w:t>
      </w:r>
      <w:r w:rsidRPr="0045310B">
        <w:rPr>
          <w:rFonts w:ascii="Arial MT" w:hAnsi="Arial MT"/>
          <w:color w:val="333333"/>
          <w:spacing w:val="18"/>
          <w:sz w:val="17"/>
          <w:lang w:val="fr-FR"/>
        </w:rPr>
        <w:t xml:space="preserve"> </w:t>
      </w:r>
      <w:r w:rsidRPr="0045310B">
        <w:rPr>
          <w:rFonts w:ascii="Arial MT" w:hAnsi="Arial MT"/>
          <w:color w:val="333333"/>
          <w:spacing w:val="-5"/>
          <w:sz w:val="17"/>
          <w:lang w:val="fr-FR"/>
        </w:rPr>
        <w:t>°)</w:t>
      </w:r>
    </w:p>
    <w:p w14:paraId="330E6BC5" w14:textId="77777777" w:rsidR="00D62403" w:rsidRPr="0045310B" w:rsidRDefault="00D62403" w:rsidP="00D62403">
      <w:pPr>
        <w:pStyle w:val="BodyText"/>
        <w:rPr>
          <w:rFonts w:ascii="Arial MT"/>
          <w:sz w:val="20"/>
          <w:lang w:val="fr-FR"/>
        </w:rPr>
      </w:pPr>
    </w:p>
    <w:p w14:paraId="4B492FA5" w14:textId="77777777" w:rsidR="00D62403" w:rsidRPr="0045310B" w:rsidRDefault="00D62403" w:rsidP="00D62403">
      <w:pPr>
        <w:pStyle w:val="BodyText"/>
        <w:spacing w:before="101"/>
        <w:rPr>
          <w:rFonts w:ascii="Arial MT"/>
          <w:sz w:val="20"/>
          <w:lang w:val="fr-FR"/>
        </w:rPr>
      </w:pPr>
      <w:r>
        <w:rPr>
          <w:noProof/>
        </w:rPr>
        <mc:AlternateContent>
          <mc:Choice Requires="wps">
            <w:drawing>
              <wp:anchor distT="0" distB="0" distL="0" distR="0" simplePos="0" relativeHeight="251658278" behindDoc="1" locked="0" layoutInCell="1" allowOverlap="1" wp14:anchorId="2ADACFCC" wp14:editId="27628061">
                <wp:simplePos x="0" y="0"/>
                <wp:positionH relativeFrom="page">
                  <wp:posOffset>690377</wp:posOffset>
                </wp:positionH>
                <wp:positionV relativeFrom="paragraph">
                  <wp:posOffset>225627</wp:posOffset>
                </wp:positionV>
                <wp:extent cx="1595120" cy="9525"/>
                <wp:effectExtent l="0" t="0" r="0" b="0"/>
                <wp:wrapTopAndBottom/>
                <wp:docPr id="83" name="Freeform: 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5120" cy="9525"/>
                        </a:xfrm>
                        <a:custGeom>
                          <a:avLst/>
                          <a:gdLst/>
                          <a:ahLst/>
                          <a:cxnLst/>
                          <a:rect l="l" t="t" r="r" b="b"/>
                          <a:pathLst>
                            <a:path w="1595120" h="9525">
                              <a:moveTo>
                                <a:pt x="1595045" y="8960"/>
                              </a:moveTo>
                              <a:lnTo>
                                <a:pt x="0" y="8960"/>
                              </a:lnTo>
                              <a:lnTo>
                                <a:pt x="0" y="0"/>
                              </a:lnTo>
                              <a:lnTo>
                                <a:pt x="1595045" y="0"/>
                              </a:lnTo>
                              <a:lnTo>
                                <a:pt x="1595045"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49EA9ECD" id="Graphic 83" o:spid="_x0000_s1026" style="position:absolute;margin-left:54.35pt;margin-top:17.75pt;width:125.6pt;height:.75pt;z-index:-251614208;visibility:visible;mso-wrap-style:square;mso-wrap-distance-left:0;mso-wrap-distance-top:0;mso-wrap-distance-right:0;mso-wrap-distance-bottom:0;mso-position-horizontal:absolute;mso-position-horizontal-relative:page;mso-position-vertical:absolute;mso-position-vertical-relative:text;v-text-anchor:top" coordsize="15951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" path="m1595045,8960l,8960,,,1595045,r,8960xe" fillcolor="black" stroked="f">
                <v:path arrowok="t"/>
                <w10:wrap type="topAndBottom" anchorx="page"/>
              </v:shape>
            </w:pict>
          </mc:Fallback>
        </mc:AlternateContent>
      </w:r>
    </w:p>
    <w:p w14:paraId="51B5A6EE" w14:textId="77777777" w:rsidR="00D62403" w:rsidRPr="0045310B" w:rsidRDefault="00D62403" w:rsidP="00D62403">
      <w:pPr>
        <w:pStyle w:val="BodyText"/>
        <w:spacing w:before="40"/>
        <w:rPr>
          <w:rFonts w:ascii="Arial MT"/>
          <w:sz w:val="17"/>
          <w:lang w:val="fr-FR"/>
        </w:rPr>
      </w:pPr>
    </w:p>
    <w:p w14:paraId="40D1D812" w14:textId="77777777" w:rsidR="00D62403" w:rsidRPr="0045310B" w:rsidRDefault="00D62403" w:rsidP="00D62403">
      <w:pPr>
        <w:ind w:left="187"/>
        <w:rPr>
          <w:rFonts w:ascii="Arial MT" w:hAnsi="Arial MT"/>
          <w:sz w:val="17"/>
          <w:lang w:val="fr-FR"/>
        </w:rPr>
      </w:pPr>
      <w:r w:rsidRPr="0045310B">
        <w:rPr>
          <w:rFonts w:ascii="Arial MT" w:hAnsi="Arial MT"/>
          <w:color w:val="333333"/>
          <w:w w:val="105"/>
          <w:sz w:val="17"/>
          <w:lang w:val="fr-FR"/>
        </w:rPr>
        <w:t>longitude</w:t>
      </w:r>
      <w:r w:rsidRPr="0045310B">
        <w:rPr>
          <w:rFonts w:ascii="Arial MT" w:hAnsi="Arial MT"/>
          <w:color w:val="333333"/>
          <w:spacing w:val="-6"/>
          <w:w w:val="105"/>
          <w:sz w:val="17"/>
          <w:lang w:val="fr-FR"/>
        </w:rPr>
        <w:t xml:space="preserve"> </w:t>
      </w:r>
      <w:r w:rsidRPr="0045310B">
        <w:rPr>
          <w:rFonts w:ascii="Arial MT" w:hAnsi="Arial MT"/>
          <w:color w:val="333333"/>
          <w:w w:val="105"/>
          <w:sz w:val="17"/>
          <w:lang w:val="fr-FR"/>
        </w:rPr>
        <w:t>(x.y</w:t>
      </w:r>
      <w:r w:rsidRPr="0045310B">
        <w:rPr>
          <w:rFonts w:ascii="Arial MT" w:hAnsi="Arial MT"/>
          <w:color w:val="333333"/>
          <w:spacing w:val="-6"/>
          <w:w w:val="105"/>
          <w:sz w:val="17"/>
          <w:lang w:val="fr-FR"/>
        </w:rPr>
        <w:t xml:space="preserve"> </w:t>
      </w:r>
      <w:r w:rsidRPr="0045310B">
        <w:rPr>
          <w:rFonts w:ascii="Arial MT" w:hAnsi="Arial MT"/>
          <w:color w:val="333333"/>
          <w:spacing w:val="-5"/>
          <w:w w:val="105"/>
          <w:sz w:val="17"/>
          <w:lang w:val="fr-FR"/>
        </w:rPr>
        <w:t>°)</w:t>
      </w:r>
    </w:p>
    <w:p w14:paraId="4D5AFBB0" w14:textId="77777777" w:rsidR="00D62403" w:rsidRPr="0045310B" w:rsidRDefault="00D62403" w:rsidP="00D62403">
      <w:pPr>
        <w:pStyle w:val="BodyText"/>
        <w:rPr>
          <w:rFonts w:ascii="Arial MT"/>
          <w:sz w:val="20"/>
          <w:lang w:val="fr-FR"/>
        </w:rPr>
      </w:pPr>
    </w:p>
    <w:p w14:paraId="36765DEA" w14:textId="77777777" w:rsidR="00D62403" w:rsidRPr="0045310B" w:rsidRDefault="00D62403" w:rsidP="00D62403">
      <w:pPr>
        <w:pStyle w:val="BodyText"/>
        <w:spacing w:before="101"/>
        <w:rPr>
          <w:rFonts w:ascii="Arial MT"/>
          <w:sz w:val="20"/>
          <w:lang w:val="fr-FR"/>
        </w:rPr>
      </w:pPr>
      <w:r>
        <w:rPr>
          <w:noProof/>
        </w:rPr>
        <mc:AlternateContent>
          <mc:Choice Requires="wps">
            <w:drawing>
              <wp:anchor distT="0" distB="0" distL="0" distR="0" simplePos="0" relativeHeight="251658279" behindDoc="1" locked="0" layoutInCell="1" allowOverlap="1" wp14:anchorId="08E3D6B8" wp14:editId="27B0FD47">
                <wp:simplePos x="0" y="0"/>
                <wp:positionH relativeFrom="page">
                  <wp:posOffset>690377</wp:posOffset>
                </wp:positionH>
                <wp:positionV relativeFrom="paragraph">
                  <wp:posOffset>225485</wp:posOffset>
                </wp:positionV>
                <wp:extent cx="1595120" cy="9525"/>
                <wp:effectExtent l="0" t="0" r="0" b="0"/>
                <wp:wrapTopAndBottom/>
                <wp:docPr id="84" name="Freeform: 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5120" cy="9525"/>
                        </a:xfrm>
                        <a:custGeom>
                          <a:avLst/>
                          <a:gdLst/>
                          <a:ahLst/>
                          <a:cxnLst/>
                          <a:rect l="l" t="t" r="r" b="b"/>
                          <a:pathLst>
                            <a:path w="1595120" h="9525">
                              <a:moveTo>
                                <a:pt x="1595045" y="8960"/>
                              </a:moveTo>
                              <a:lnTo>
                                <a:pt x="0" y="8960"/>
                              </a:lnTo>
                              <a:lnTo>
                                <a:pt x="0" y="0"/>
                              </a:lnTo>
                              <a:lnTo>
                                <a:pt x="1595045" y="0"/>
                              </a:lnTo>
                              <a:lnTo>
                                <a:pt x="1595045"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25A48164" id="Graphic 84" o:spid="_x0000_s1026" style="position:absolute;margin-left:54.35pt;margin-top:17.75pt;width:125.6pt;height:.75pt;z-index:-251613184;visibility:visible;mso-wrap-style:square;mso-wrap-distance-left:0;mso-wrap-distance-top:0;mso-wrap-distance-right:0;mso-wrap-distance-bottom:0;mso-position-horizontal:absolute;mso-position-horizontal-relative:page;mso-position-vertical:absolute;mso-position-vertical-relative:text;v-text-anchor:top" coordsize="15951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" path="m1595045,8960l,8960,,,1595045,r,8960xe" fillcolor="black" stroked="f">
                <v:path arrowok="t"/>
                <w10:wrap type="topAndBottom" anchorx="page"/>
              </v:shape>
            </w:pict>
          </mc:Fallback>
        </mc:AlternateContent>
      </w:r>
    </w:p>
    <w:p w14:paraId="75FD9EB7" w14:textId="77777777" w:rsidR="00D62403" w:rsidRPr="0045310B" w:rsidRDefault="00D62403" w:rsidP="00D62403">
      <w:pPr>
        <w:pStyle w:val="BodyText"/>
        <w:spacing w:before="40"/>
        <w:rPr>
          <w:rFonts w:ascii="Arial MT"/>
          <w:sz w:val="17"/>
          <w:lang w:val="fr-FR"/>
        </w:rPr>
      </w:pPr>
    </w:p>
    <w:p w14:paraId="1DBEC1FA" w14:textId="77777777" w:rsidR="00D62403" w:rsidRDefault="00D62403" w:rsidP="00D62403">
      <w:pPr>
        <w:ind w:left="187"/>
        <w:rPr>
          <w:rFonts w:ascii="Arial MT"/>
          <w:sz w:val="17"/>
        </w:rPr>
      </w:pPr>
      <w:r>
        <w:rPr>
          <w:rFonts w:ascii="Arial MT"/>
          <w:color w:val="333333"/>
          <w:w w:val="105"/>
          <w:sz w:val="17"/>
        </w:rPr>
        <w:t>altitude</w:t>
      </w:r>
      <w:r>
        <w:rPr>
          <w:rFonts w:ascii="Arial MT"/>
          <w:color w:val="333333"/>
          <w:spacing w:val="15"/>
          <w:w w:val="105"/>
          <w:sz w:val="17"/>
        </w:rPr>
        <w:t xml:space="preserve"> </w:t>
      </w:r>
      <w:r>
        <w:rPr>
          <w:rFonts w:ascii="Arial MT"/>
          <w:color w:val="333333"/>
          <w:spacing w:val="-5"/>
          <w:w w:val="105"/>
          <w:sz w:val="17"/>
        </w:rPr>
        <w:t>(m)</w:t>
      </w:r>
    </w:p>
    <w:p w14:paraId="3A245216" w14:textId="77777777" w:rsidR="00D62403" w:rsidRDefault="00D62403" w:rsidP="00D62403">
      <w:pPr>
        <w:pStyle w:val="BodyText"/>
        <w:rPr>
          <w:rFonts w:ascii="Arial MT"/>
          <w:sz w:val="20"/>
        </w:rPr>
      </w:pPr>
    </w:p>
    <w:p w14:paraId="1E6DEDA9" w14:textId="77777777" w:rsidR="00D62403" w:rsidRDefault="00D62403" w:rsidP="00D62403">
      <w:pPr>
        <w:pStyle w:val="BodyText"/>
        <w:spacing w:before="101"/>
        <w:rPr>
          <w:rFonts w:ascii="Arial MT"/>
          <w:sz w:val="20"/>
        </w:rPr>
      </w:pPr>
      <w:r>
        <w:rPr>
          <w:noProof/>
        </w:rPr>
        <mc:AlternateContent>
          <mc:Choice Requires="wps">
            <w:drawing>
              <wp:anchor distT="0" distB="0" distL="0" distR="0" simplePos="0" relativeHeight="251658280" behindDoc="1" locked="0" layoutInCell="1" allowOverlap="1" wp14:anchorId="4BF15B9E" wp14:editId="0554998A">
                <wp:simplePos x="0" y="0"/>
                <wp:positionH relativeFrom="page">
                  <wp:posOffset>690377</wp:posOffset>
                </wp:positionH>
                <wp:positionV relativeFrom="paragraph">
                  <wp:posOffset>225485</wp:posOffset>
                </wp:positionV>
                <wp:extent cx="1595120" cy="9525"/>
                <wp:effectExtent l="0" t="0" r="0" b="0"/>
                <wp:wrapTopAndBottom/>
                <wp:docPr id="85" name="Freeform: 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5120" cy="9525"/>
                        </a:xfrm>
                        <a:custGeom>
                          <a:avLst/>
                          <a:gdLst/>
                          <a:ahLst/>
                          <a:cxnLst/>
                          <a:rect l="l" t="t" r="r" b="b"/>
                          <a:pathLst>
                            <a:path w="1595120" h="9525">
                              <a:moveTo>
                                <a:pt x="1595045" y="8960"/>
                              </a:moveTo>
                              <a:lnTo>
                                <a:pt x="0" y="8960"/>
                              </a:lnTo>
                              <a:lnTo>
                                <a:pt x="0" y="0"/>
                              </a:lnTo>
                              <a:lnTo>
                                <a:pt x="1595045" y="0"/>
                              </a:lnTo>
                              <a:lnTo>
                                <a:pt x="1595045"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5AC02698" id="Graphic 85" o:spid="_x0000_s1026" style="position:absolute;margin-left:54.35pt;margin-top:17.75pt;width:125.6pt;height:.75pt;z-index:-251612160;visibility:visible;mso-wrap-style:square;mso-wrap-distance-left:0;mso-wrap-distance-top:0;mso-wrap-distance-right:0;mso-wrap-distance-bottom:0;mso-position-horizontal:absolute;mso-position-horizontal-relative:page;mso-position-vertical:absolute;mso-position-vertical-relative:text;v-text-anchor:top" coordsize="15951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" path="m1595045,8960l,8960,,,1595045,r,8960xe" fillcolor="black" stroked="f">
                <v:path arrowok="t"/>
                <w10:wrap type="topAndBottom" anchorx="page"/>
              </v:shape>
            </w:pict>
          </mc:Fallback>
        </mc:AlternateContent>
      </w:r>
    </w:p>
    <w:p w14:paraId="7A4333CC" w14:textId="77777777" w:rsidR="00D62403" w:rsidRDefault="00D62403" w:rsidP="00D62403">
      <w:pPr>
        <w:pStyle w:val="BodyText"/>
        <w:spacing w:before="96"/>
        <w:rPr>
          <w:rFonts w:ascii="Arial MT"/>
          <w:sz w:val="17"/>
        </w:rPr>
      </w:pPr>
    </w:p>
    <w:p w14:paraId="7F271D48" w14:textId="77777777" w:rsidR="00D62403" w:rsidRDefault="00D62403" w:rsidP="00D62403">
      <w:pPr>
        <w:ind w:left="187"/>
        <w:rPr>
          <w:rFonts w:ascii="Arial MT"/>
          <w:sz w:val="17"/>
        </w:rPr>
      </w:pPr>
      <w:r>
        <w:rPr>
          <w:rFonts w:ascii="Arial MT"/>
          <w:color w:val="333333"/>
          <w:sz w:val="17"/>
        </w:rPr>
        <w:t>accuracy</w:t>
      </w:r>
      <w:r>
        <w:rPr>
          <w:rFonts w:ascii="Arial MT"/>
          <w:color w:val="333333"/>
          <w:spacing w:val="-1"/>
          <w:sz w:val="17"/>
        </w:rPr>
        <w:t xml:space="preserve"> </w:t>
      </w:r>
      <w:r>
        <w:rPr>
          <w:rFonts w:ascii="Arial MT"/>
          <w:color w:val="333333"/>
          <w:spacing w:val="-5"/>
          <w:sz w:val="17"/>
        </w:rPr>
        <w:t>(m)</w:t>
      </w:r>
    </w:p>
    <w:p w14:paraId="1A9B3CE2" w14:textId="77777777" w:rsidR="00D62403" w:rsidRDefault="00D62403" w:rsidP="00D62403">
      <w:pPr>
        <w:pStyle w:val="BodyText"/>
        <w:rPr>
          <w:rFonts w:ascii="Arial MT"/>
          <w:sz w:val="20"/>
        </w:rPr>
      </w:pPr>
    </w:p>
    <w:p w14:paraId="507B68F7" w14:textId="77777777" w:rsidR="00D62403" w:rsidRDefault="00D62403" w:rsidP="00D62403">
      <w:pPr>
        <w:pStyle w:val="BodyText"/>
        <w:spacing w:before="101"/>
        <w:rPr>
          <w:rFonts w:ascii="Arial MT"/>
          <w:sz w:val="20"/>
        </w:rPr>
      </w:pPr>
      <w:r>
        <w:rPr>
          <w:noProof/>
        </w:rPr>
        <mc:AlternateContent>
          <mc:Choice Requires="wps">
            <w:drawing>
              <wp:anchor distT="0" distB="0" distL="0" distR="0" simplePos="0" relativeHeight="251658281" behindDoc="1" locked="0" layoutInCell="1" allowOverlap="1" wp14:anchorId="1992EE25" wp14:editId="34C6BEF5">
                <wp:simplePos x="0" y="0"/>
                <wp:positionH relativeFrom="page">
                  <wp:posOffset>690377</wp:posOffset>
                </wp:positionH>
                <wp:positionV relativeFrom="paragraph">
                  <wp:posOffset>225769</wp:posOffset>
                </wp:positionV>
                <wp:extent cx="1595120" cy="9525"/>
                <wp:effectExtent l="0" t="0" r="0" b="0"/>
                <wp:wrapTopAndBottom/>
                <wp:docPr id="86" name="Freeform: Shape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5120" cy="9525"/>
                        </a:xfrm>
                        <a:custGeom>
                          <a:avLst/>
                          <a:gdLst/>
                          <a:ahLst/>
                          <a:cxnLst/>
                          <a:rect l="l" t="t" r="r" b="b"/>
                          <a:pathLst>
                            <a:path w="1595120" h="9525">
                              <a:moveTo>
                                <a:pt x="1595045" y="8960"/>
                              </a:moveTo>
                              <a:lnTo>
                                <a:pt x="0" y="8960"/>
                              </a:lnTo>
                              <a:lnTo>
                                <a:pt x="0" y="0"/>
                              </a:lnTo>
                              <a:lnTo>
                                <a:pt x="1595045" y="0"/>
                              </a:lnTo>
                              <a:lnTo>
                                <a:pt x="1595045"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65A704BA" id="Graphic 86" o:spid="_x0000_s1026" style="position:absolute;margin-left:54.35pt;margin-top:17.8pt;width:125.6pt;height:.75pt;z-index:-251611136;visibility:visible;mso-wrap-style:square;mso-wrap-distance-left:0;mso-wrap-distance-top:0;mso-wrap-distance-right:0;mso-wrap-distance-bottom:0;mso-position-horizontal:absolute;mso-position-horizontal-relative:page;mso-position-vertical:absolute;mso-position-vertical-relative:text;v-text-anchor:top" coordsize="15951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" path="m1595045,8960l,8960,,,1595045,r,8960xe" fillcolor="black" stroked="f">
                <v:path arrowok="t"/>
                <w10:wrap type="topAndBottom" anchorx="page"/>
              </v:shape>
            </w:pict>
          </mc:Fallback>
        </mc:AlternateContent>
      </w:r>
    </w:p>
    <w:p w14:paraId="2976B4C8" w14:textId="77777777" w:rsidR="00D62403" w:rsidRDefault="00D62403" w:rsidP="00D62403">
      <w:pPr>
        <w:pStyle w:val="BodyText"/>
        <w:rPr>
          <w:rFonts w:ascii="Arial MT"/>
          <w:sz w:val="17"/>
        </w:rPr>
      </w:pPr>
    </w:p>
    <w:p w14:paraId="4A022975" w14:textId="77777777" w:rsidR="00D62403" w:rsidRDefault="00D62403" w:rsidP="00D62403">
      <w:pPr>
        <w:pStyle w:val="BodyText"/>
        <w:spacing w:before="99"/>
        <w:rPr>
          <w:rFonts w:ascii="Arial MT"/>
          <w:sz w:val="17"/>
        </w:rPr>
      </w:pPr>
    </w:p>
    <w:p w14:paraId="4FFD4E50" w14:textId="77777777" w:rsidR="00D62403" w:rsidRDefault="00D62403" w:rsidP="00D62403">
      <w:pPr>
        <w:ind w:left="187"/>
        <w:rPr>
          <w:rFonts w:ascii="Arial Black"/>
          <w:sz w:val="17"/>
        </w:rPr>
      </w:pPr>
      <w:r>
        <w:rPr>
          <w:rFonts w:ascii="Arial Black"/>
          <w:color w:val="333333"/>
          <w:w w:val="90"/>
          <w:sz w:val="17"/>
        </w:rPr>
        <w:t>What</w:t>
      </w:r>
      <w:r>
        <w:rPr>
          <w:rFonts w:ascii="Arial Black"/>
          <w:color w:val="333333"/>
          <w:spacing w:val="-6"/>
          <w:sz w:val="17"/>
        </w:rPr>
        <w:t xml:space="preserve"> </w:t>
      </w:r>
      <w:r>
        <w:rPr>
          <w:rFonts w:ascii="Arial Black"/>
          <w:color w:val="333333"/>
          <w:w w:val="90"/>
          <w:sz w:val="17"/>
        </w:rPr>
        <w:t>is</w:t>
      </w:r>
      <w:r>
        <w:rPr>
          <w:rFonts w:ascii="Arial Black"/>
          <w:color w:val="333333"/>
          <w:spacing w:val="-5"/>
          <w:sz w:val="17"/>
        </w:rPr>
        <w:t xml:space="preserve"> </w:t>
      </w:r>
      <w:r>
        <w:rPr>
          <w:rFonts w:ascii="Arial Black"/>
          <w:color w:val="333333"/>
          <w:w w:val="90"/>
          <w:sz w:val="17"/>
        </w:rPr>
        <w:t>the</w:t>
      </w:r>
      <w:r>
        <w:rPr>
          <w:rFonts w:ascii="Arial Black"/>
          <w:color w:val="333333"/>
          <w:spacing w:val="-5"/>
          <w:sz w:val="17"/>
        </w:rPr>
        <w:t xml:space="preserve"> </w:t>
      </w:r>
      <w:r>
        <w:rPr>
          <w:rFonts w:ascii="Arial Black"/>
          <w:color w:val="333333"/>
          <w:w w:val="90"/>
          <w:sz w:val="17"/>
        </w:rPr>
        <w:t>house</w:t>
      </w:r>
      <w:r>
        <w:rPr>
          <w:rFonts w:ascii="Arial Black"/>
          <w:color w:val="333333"/>
          <w:spacing w:val="-5"/>
          <w:sz w:val="17"/>
        </w:rPr>
        <w:t xml:space="preserve"> </w:t>
      </w:r>
      <w:r>
        <w:rPr>
          <w:rFonts w:ascii="Arial Black"/>
          <w:color w:val="333333"/>
          <w:spacing w:val="-2"/>
          <w:w w:val="90"/>
          <w:sz w:val="17"/>
        </w:rPr>
        <w:t>number/address?</w:t>
      </w:r>
    </w:p>
    <w:p w14:paraId="43B2209D" w14:textId="77777777" w:rsidR="00D62403" w:rsidRDefault="00D62403" w:rsidP="00D62403">
      <w:pPr>
        <w:spacing w:before="65"/>
        <w:ind w:left="187"/>
        <w:rPr>
          <w:rFonts w:ascii="Arial"/>
          <w:i/>
          <w:sz w:val="16"/>
        </w:rPr>
      </w:pPr>
      <w:r>
        <w:rPr>
          <w:rFonts w:ascii="Arial"/>
          <w:i/>
          <w:sz w:val="16"/>
        </w:rPr>
        <w:t>Enter</w:t>
      </w:r>
      <w:r>
        <w:rPr>
          <w:rFonts w:ascii="Arial"/>
          <w:i/>
          <w:spacing w:val="10"/>
          <w:sz w:val="16"/>
        </w:rPr>
        <w:t xml:space="preserve"> </w:t>
      </w:r>
      <w:r>
        <w:rPr>
          <w:rFonts w:ascii="Arial"/>
          <w:i/>
          <w:sz w:val="16"/>
        </w:rPr>
        <w:t>the</w:t>
      </w:r>
      <w:r>
        <w:rPr>
          <w:rFonts w:ascii="Arial"/>
          <w:i/>
          <w:spacing w:val="11"/>
          <w:sz w:val="16"/>
        </w:rPr>
        <w:t xml:space="preserve"> </w:t>
      </w:r>
      <w:r>
        <w:rPr>
          <w:rFonts w:ascii="Arial"/>
          <w:i/>
          <w:sz w:val="16"/>
        </w:rPr>
        <w:t>house</w:t>
      </w:r>
      <w:r>
        <w:rPr>
          <w:rFonts w:ascii="Arial"/>
          <w:i/>
          <w:spacing w:val="11"/>
          <w:sz w:val="16"/>
        </w:rPr>
        <w:t xml:space="preserve"> </w:t>
      </w:r>
      <w:r>
        <w:rPr>
          <w:rFonts w:ascii="Arial"/>
          <w:i/>
          <w:sz w:val="16"/>
        </w:rPr>
        <w:t>number</w:t>
      </w:r>
      <w:r>
        <w:rPr>
          <w:rFonts w:ascii="Arial"/>
          <w:i/>
          <w:spacing w:val="10"/>
          <w:sz w:val="16"/>
        </w:rPr>
        <w:t xml:space="preserve"> </w:t>
      </w:r>
      <w:r>
        <w:rPr>
          <w:rFonts w:ascii="Arial"/>
          <w:i/>
          <w:sz w:val="16"/>
        </w:rPr>
        <w:t>if</w:t>
      </w:r>
      <w:r>
        <w:rPr>
          <w:rFonts w:ascii="Arial"/>
          <w:i/>
          <w:spacing w:val="11"/>
          <w:sz w:val="16"/>
        </w:rPr>
        <w:t xml:space="preserve"> </w:t>
      </w:r>
      <w:r>
        <w:rPr>
          <w:rFonts w:ascii="Arial"/>
          <w:i/>
          <w:sz w:val="16"/>
        </w:rPr>
        <w:t>applicable,</w:t>
      </w:r>
      <w:r>
        <w:rPr>
          <w:rFonts w:ascii="Arial"/>
          <w:i/>
          <w:spacing w:val="11"/>
          <w:sz w:val="16"/>
        </w:rPr>
        <w:t xml:space="preserve"> </w:t>
      </w:r>
      <w:r>
        <w:rPr>
          <w:rFonts w:ascii="Arial"/>
          <w:i/>
          <w:sz w:val="16"/>
        </w:rPr>
        <w:t>otherwise</w:t>
      </w:r>
      <w:r>
        <w:rPr>
          <w:rFonts w:ascii="Arial"/>
          <w:i/>
          <w:spacing w:val="11"/>
          <w:sz w:val="16"/>
        </w:rPr>
        <w:t xml:space="preserve"> </w:t>
      </w:r>
      <w:r>
        <w:rPr>
          <w:rFonts w:ascii="Arial"/>
          <w:i/>
          <w:spacing w:val="-4"/>
          <w:sz w:val="16"/>
        </w:rPr>
        <w:t>skip</w:t>
      </w:r>
    </w:p>
    <w:p w14:paraId="239A00CD" w14:textId="77777777" w:rsidR="00D62403" w:rsidRDefault="00D62403" w:rsidP="00D62403">
      <w:pPr>
        <w:pStyle w:val="BodyText"/>
        <w:rPr>
          <w:rFonts w:ascii="Arial"/>
          <w:i/>
          <w:sz w:val="20"/>
        </w:rPr>
      </w:pPr>
    </w:p>
    <w:p w14:paraId="661D832D" w14:textId="77777777" w:rsidR="00D62403" w:rsidRDefault="00D62403" w:rsidP="00D62403">
      <w:pPr>
        <w:pStyle w:val="BodyText"/>
        <w:spacing w:before="75"/>
        <w:rPr>
          <w:rFonts w:ascii="Arial"/>
          <w:i/>
          <w:sz w:val="20"/>
        </w:rPr>
      </w:pPr>
      <w:r>
        <w:rPr>
          <w:noProof/>
        </w:rPr>
        <mc:AlternateContent>
          <mc:Choice Requires="wps">
            <w:drawing>
              <wp:anchor distT="0" distB="0" distL="0" distR="0" simplePos="0" relativeHeight="251658282" behindDoc="1" locked="0" layoutInCell="1" allowOverlap="1" wp14:anchorId="47989BB7" wp14:editId="449A85BC">
                <wp:simplePos x="0" y="0"/>
                <wp:positionH relativeFrom="page">
                  <wp:posOffset>690377</wp:posOffset>
                </wp:positionH>
                <wp:positionV relativeFrom="paragraph">
                  <wp:posOffset>209243</wp:posOffset>
                </wp:positionV>
                <wp:extent cx="2150745" cy="9525"/>
                <wp:effectExtent l="0" t="0" r="0" b="0"/>
                <wp:wrapTopAndBottom/>
                <wp:docPr id="87" name="Freeform: 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0745" cy="9525"/>
                        </a:xfrm>
                        <a:custGeom>
                          <a:avLst/>
                          <a:gdLst/>
                          <a:ahLst/>
                          <a:cxnLst/>
                          <a:rect l="l" t="t" r="r" b="b"/>
                          <a:pathLst>
                            <a:path w="2150745" h="9525">
                              <a:moveTo>
                                <a:pt x="2150622" y="8960"/>
                              </a:moveTo>
                              <a:lnTo>
                                <a:pt x="0" y="8960"/>
                              </a:lnTo>
                              <a:lnTo>
                                <a:pt x="0" y="0"/>
                              </a:lnTo>
                              <a:lnTo>
                                <a:pt x="2150622" y="0"/>
                              </a:lnTo>
                              <a:lnTo>
                                <a:pt x="2150622"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1EB10499" id="Graphic 87" o:spid="_x0000_s1026" style="position:absolute;margin-left:54.35pt;margin-top:16.5pt;width:169.35pt;height:.75pt;z-index:-251610112;visibility:visible;mso-wrap-style:square;mso-wrap-distance-left:0;mso-wrap-distance-top:0;mso-wrap-distance-right:0;mso-wrap-distance-bottom:0;mso-position-horizontal:absolute;mso-position-horizontal-relative:page;mso-position-vertical:absolute;mso-position-vertical-relative:text;v-text-anchor:top" coordsize="21507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" path="m2150622,8960l,8960,,,2150622,r,8960xe" fillcolor="black" stroked="f">
                <v:path arrowok="t"/>
                <w10:wrap type="topAndBottom" anchorx="page"/>
              </v:shape>
            </w:pict>
          </mc:Fallback>
        </mc:AlternateContent>
      </w:r>
    </w:p>
    <w:p w14:paraId="153E32DC" w14:textId="77777777" w:rsidR="00D62403" w:rsidRDefault="00D62403" w:rsidP="00D62403">
      <w:pPr>
        <w:pStyle w:val="BodyText"/>
        <w:spacing w:before="125"/>
        <w:rPr>
          <w:rFonts w:ascii="Arial"/>
          <w:i/>
          <w:sz w:val="17"/>
        </w:rPr>
      </w:pPr>
    </w:p>
    <w:p w14:paraId="0E31EFC7" w14:textId="77777777" w:rsidR="00D62403" w:rsidRDefault="00D62403" w:rsidP="00D62403">
      <w:pPr>
        <w:ind w:left="187"/>
        <w:rPr>
          <w:rFonts w:ascii="Arial Black"/>
          <w:sz w:val="17"/>
        </w:rPr>
      </w:pPr>
      <w:r>
        <w:rPr>
          <w:rFonts w:ascii="Arial Black"/>
          <w:color w:val="333333"/>
          <w:w w:val="90"/>
          <w:sz w:val="17"/>
        </w:rPr>
        <w:t>Description</w:t>
      </w:r>
      <w:r>
        <w:rPr>
          <w:rFonts w:ascii="Arial Black"/>
          <w:color w:val="333333"/>
          <w:spacing w:val="-4"/>
          <w:sz w:val="17"/>
        </w:rPr>
        <w:t xml:space="preserve"> </w:t>
      </w:r>
      <w:r>
        <w:rPr>
          <w:rFonts w:ascii="Arial Black"/>
          <w:color w:val="333333"/>
          <w:w w:val="90"/>
          <w:sz w:val="17"/>
        </w:rPr>
        <w:t>of</w:t>
      </w:r>
      <w:r>
        <w:rPr>
          <w:rFonts w:ascii="Arial Black"/>
          <w:color w:val="333333"/>
          <w:spacing w:val="-3"/>
          <w:sz w:val="17"/>
        </w:rPr>
        <w:t xml:space="preserve"> </w:t>
      </w:r>
      <w:r>
        <w:rPr>
          <w:rFonts w:ascii="Arial Black"/>
          <w:color w:val="333333"/>
          <w:w w:val="90"/>
          <w:sz w:val="17"/>
        </w:rPr>
        <w:t>the</w:t>
      </w:r>
      <w:r>
        <w:rPr>
          <w:rFonts w:ascii="Arial Black"/>
          <w:color w:val="333333"/>
          <w:spacing w:val="-3"/>
          <w:sz w:val="17"/>
        </w:rPr>
        <w:t xml:space="preserve"> </w:t>
      </w:r>
      <w:r>
        <w:rPr>
          <w:rFonts w:ascii="Arial Black"/>
          <w:color w:val="333333"/>
          <w:spacing w:val="-2"/>
          <w:w w:val="90"/>
          <w:sz w:val="17"/>
        </w:rPr>
        <w:t>house</w:t>
      </w:r>
    </w:p>
    <w:p w14:paraId="2CC84E35" w14:textId="77777777" w:rsidR="00D62403" w:rsidRDefault="00D62403" w:rsidP="00D62403">
      <w:pPr>
        <w:spacing w:before="66"/>
        <w:ind w:left="187"/>
        <w:rPr>
          <w:rFonts w:ascii="Arial"/>
          <w:i/>
          <w:sz w:val="16"/>
        </w:rPr>
      </w:pPr>
      <w:r>
        <w:rPr>
          <w:rFonts w:ascii="Arial"/>
          <w:i/>
          <w:sz w:val="16"/>
        </w:rPr>
        <w:t>Describe</w:t>
      </w:r>
      <w:r>
        <w:rPr>
          <w:rFonts w:ascii="Arial"/>
          <w:i/>
          <w:spacing w:val="11"/>
          <w:sz w:val="16"/>
        </w:rPr>
        <w:t xml:space="preserve"> </w:t>
      </w:r>
      <w:r>
        <w:rPr>
          <w:rFonts w:ascii="Arial"/>
          <w:i/>
          <w:sz w:val="16"/>
        </w:rPr>
        <w:t>some</w:t>
      </w:r>
      <w:r>
        <w:rPr>
          <w:rFonts w:ascii="Arial"/>
          <w:i/>
          <w:spacing w:val="11"/>
          <w:sz w:val="16"/>
        </w:rPr>
        <w:t xml:space="preserve"> </w:t>
      </w:r>
      <w:r>
        <w:rPr>
          <w:rFonts w:ascii="Arial"/>
          <w:i/>
          <w:sz w:val="16"/>
        </w:rPr>
        <w:t>unique</w:t>
      </w:r>
      <w:r>
        <w:rPr>
          <w:rFonts w:ascii="Arial"/>
          <w:i/>
          <w:spacing w:val="12"/>
          <w:sz w:val="16"/>
        </w:rPr>
        <w:t xml:space="preserve"> </w:t>
      </w:r>
      <w:r>
        <w:rPr>
          <w:rFonts w:ascii="Arial"/>
          <w:i/>
          <w:sz w:val="16"/>
        </w:rPr>
        <w:t>features</w:t>
      </w:r>
      <w:r>
        <w:rPr>
          <w:rFonts w:ascii="Arial"/>
          <w:i/>
          <w:spacing w:val="11"/>
          <w:sz w:val="16"/>
        </w:rPr>
        <w:t xml:space="preserve"> </w:t>
      </w:r>
      <w:r>
        <w:rPr>
          <w:rFonts w:ascii="Arial"/>
          <w:i/>
          <w:sz w:val="16"/>
        </w:rPr>
        <w:t>that</w:t>
      </w:r>
      <w:r>
        <w:rPr>
          <w:rFonts w:ascii="Arial"/>
          <w:i/>
          <w:spacing w:val="12"/>
          <w:sz w:val="16"/>
        </w:rPr>
        <w:t xml:space="preserve"> </w:t>
      </w:r>
      <w:r>
        <w:rPr>
          <w:rFonts w:ascii="Arial"/>
          <w:i/>
          <w:sz w:val="16"/>
        </w:rPr>
        <w:t>identifies</w:t>
      </w:r>
      <w:r>
        <w:rPr>
          <w:rFonts w:ascii="Arial"/>
          <w:i/>
          <w:spacing w:val="11"/>
          <w:sz w:val="16"/>
        </w:rPr>
        <w:t xml:space="preserve"> </w:t>
      </w:r>
      <w:r>
        <w:rPr>
          <w:rFonts w:ascii="Arial"/>
          <w:i/>
          <w:sz w:val="16"/>
        </w:rPr>
        <w:t>the</w:t>
      </w:r>
      <w:r>
        <w:rPr>
          <w:rFonts w:ascii="Arial"/>
          <w:i/>
          <w:spacing w:val="11"/>
          <w:sz w:val="16"/>
        </w:rPr>
        <w:t xml:space="preserve"> </w:t>
      </w:r>
      <w:r>
        <w:rPr>
          <w:rFonts w:ascii="Arial"/>
          <w:i/>
          <w:spacing w:val="-2"/>
          <w:sz w:val="16"/>
        </w:rPr>
        <w:t>house</w:t>
      </w:r>
    </w:p>
    <w:p w14:paraId="1B6D017A" w14:textId="77777777" w:rsidR="00D62403" w:rsidRDefault="00D62403" w:rsidP="00D62403">
      <w:pPr>
        <w:pStyle w:val="BodyText"/>
        <w:spacing w:before="8"/>
        <w:rPr>
          <w:rFonts w:ascii="Arial"/>
          <w:i/>
          <w:sz w:val="20"/>
        </w:rPr>
      </w:pPr>
      <w:r>
        <w:rPr>
          <w:noProof/>
        </w:rPr>
        <mc:AlternateContent>
          <mc:Choice Requires="wps">
            <w:drawing>
              <wp:anchor distT="0" distB="0" distL="0" distR="0" simplePos="0" relativeHeight="251658283" behindDoc="1" locked="0" layoutInCell="1" allowOverlap="1" wp14:anchorId="7709575C" wp14:editId="3C694B00">
                <wp:simplePos x="0" y="0"/>
                <wp:positionH relativeFrom="page">
                  <wp:posOffset>690377</wp:posOffset>
                </wp:positionH>
                <wp:positionV relativeFrom="paragraph">
                  <wp:posOffset>166557</wp:posOffset>
                </wp:positionV>
                <wp:extent cx="5107940" cy="9525"/>
                <wp:effectExtent l="0" t="0" r="0" b="0"/>
                <wp:wrapTopAndBottom/>
                <wp:docPr id="88" name="Freeform: 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7940" cy="9525"/>
                        </a:xfrm>
                        <a:custGeom>
                          <a:avLst/>
                          <a:gdLst/>
                          <a:ahLst/>
                          <a:cxnLst/>
                          <a:rect l="l" t="t" r="r" b="b"/>
                          <a:pathLst>
                            <a:path w="5107940" h="9525">
                              <a:moveTo>
                                <a:pt x="5107729" y="8960"/>
                              </a:moveTo>
                              <a:lnTo>
                                <a:pt x="0" y="8960"/>
                              </a:lnTo>
                              <a:lnTo>
                                <a:pt x="0" y="0"/>
                              </a:lnTo>
                              <a:lnTo>
                                <a:pt x="5107729" y="0"/>
                              </a:lnTo>
                              <a:lnTo>
                                <a:pt x="5107729"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50E183C3" id="Graphic 88" o:spid="_x0000_s1026" style="position:absolute;margin-left:54.35pt;margin-top:13.1pt;width:402.2pt;height:.75pt;z-index:-251609088;visibility:visible;mso-wrap-style:square;mso-wrap-distance-left:0;mso-wrap-distance-top:0;mso-wrap-distance-right:0;mso-wrap-distance-bottom:0;mso-position-horizontal:absolute;mso-position-horizontal-relative:page;mso-position-vertical:absolute;mso-position-vertical-relative:text;v-text-anchor:top" coordsize="5107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" path="m5107729,8960l,8960,,,5107729,r,8960xe" fillcolor="black" stroked="f">
                <v:path arrowok="t"/>
                <w10:wrap type="topAndBottom" anchorx="page"/>
              </v:shape>
            </w:pict>
          </mc:Fallback>
        </mc:AlternateContent>
      </w:r>
    </w:p>
    <w:p w14:paraId="3FDE5DF7" w14:textId="77777777" w:rsidR="00D62403" w:rsidRDefault="00D62403" w:rsidP="00D62403">
      <w:pPr>
        <w:pStyle w:val="BodyText"/>
        <w:spacing w:before="125"/>
        <w:rPr>
          <w:rFonts w:ascii="Arial"/>
          <w:i/>
          <w:sz w:val="17"/>
        </w:rPr>
      </w:pPr>
    </w:p>
    <w:p w14:paraId="50C7B2DB" w14:textId="77777777" w:rsidR="00D62403" w:rsidRDefault="00D62403" w:rsidP="00D62403">
      <w:pPr>
        <w:ind w:left="187"/>
        <w:rPr>
          <w:rFonts w:ascii="Arial Black"/>
          <w:sz w:val="17"/>
        </w:rPr>
      </w:pPr>
      <w:r>
        <w:rPr>
          <w:rFonts w:ascii="Arial Black"/>
          <w:color w:val="333333"/>
          <w:w w:val="90"/>
          <w:sz w:val="17"/>
        </w:rPr>
        <w:t>Is</w:t>
      </w:r>
      <w:r>
        <w:rPr>
          <w:rFonts w:ascii="Arial Black"/>
          <w:color w:val="333333"/>
          <w:spacing w:val="8"/>
          <w:sz w:val="17"/>
        </w:rPr>
        <w:t xml:space="preserve"> </w:t>
      </w:r>
      <w:r>
        <w:rPr>
          <w:rFonts w:ascii="Arial Black"/>
          <w:color w:val="333333"/>
          <w:w w:val="90"/>
          <w:sz w:val="17"/>
        </w:rPr>
        <w:t>the</w:t>
      </w:r>
      <w:r>
        <w:rPr>
          <w:rFonts w:ascii="Arial Black"/>
          <w:color w:val="333333"/>
          <w:spacing w:val="9"/>
          <w:sz w:val="17"/>
        </w:rPr>
        <w:t xml:space="preserve"> </w:t>
      </w:r>
      <w:r>
        <w:rPr>
          <w:rFonts w:ascii="Arial Black"/>
          <w:color w:val="333333"/>
          <w:w w:val="90"/>
          <w:sz w:val="17"/>
        </w:rPr>
        <w:t>house/structure</w:t>
      </w:r>
      <w:r>
        <w:rPr>
          <w:rFonts w:ascii="Arial Black"/>
          <w:color w:val="333333"/>
          <w:spacing w:val="8"/>
          <w:sz w:val="17"/>
        </w:rPr>
        <w:t xml:space="preserve"> </w:t>
      </w:r>
      <w:r>
        <w:rPr>
          <w:rFonts w:ascii="Arial Black"/>
          <w:color w:val="333333"/>
          <w:w w:val="90"/>
          <w:sz w:val="17"/>
        </w:rPr>
        <w:t>permanent</w:t>
      </w:r>
      <w:r>
        <w:rPr>
          <w:rFonts w:ascii="Arial Black"/>
          <w:color w:val="333333"/>
          <w:spacing w:val="9"/>
          <w:sz w:val="17"/>
        </w:rPr>
        <w:t xml:space="preserve"> </w:t>
      </w:r>
      <w:r>
        <w:rPr>
          <w:rFonts w:ascii="Arial Black"/>
          <w:color w:val="333333"/>
          <w:spacing w:val="-2"/>
          <w:w w:val="90"/>
          <w:sz w:val="17"/>
        </w:rPr>
        <w:t>structure?</w:t>
      </w:r>
    </w:p>
    <w:p w14:paraId="18256B81" w14:textId="77777777" w:rsidR="00D62403" w:rsidRDefault="00D62403" w:rsidP="00D62403">
      <w:pPr>
        <w:spacing w:before="80"/>
        <w:ind w:left="187"/>
        <w:rPr>
          <w:rFonts w:ascii="Arial"/>
          <w:i/>
          <w:sz w:val="16"/>
        </w:rPr>
      </w:pPr>
      <w:r>
        <w:rPr>
          <w:rFonts w:ascii="Arial"/>
          <w:i/>
          <w:sz w:val="16"/>
        </w:rPr>
        <w:t>ENUMERATOR:</w:t>
      </w:r>
      <w:r>
        <w:rPr>
          <w:rFonts w:ascii="Arial"/>
          <w:i/>
          <w:spacing w:val="-4"/>
          <w:sz w:val="16"/>
        </w:rPr>
        <w:t xml:space="preserve"> </w:t>
      </w:r>
      <w:r>
        <w:rPr>
          <w:rFonts w:ascii="Arial"/>
          <w:i/>
          <w:sz w:val="16"/>
        </w:rPr>
        <w:t>Assess</w:t>
      </w:r>
      <w:r>
        <w:rPr>
          <w:rFonts w:ascii="Arial"/>
          <w:i/>
          <w:spacing w:val="-4"/>
          <w:sz w:val="16"/>
        </w:rPr>
        <w:t xml:space="preserve"> </w:t>
      </w:r>
      <w:r>
        <w:rPr>
          <w:rFonts w:ascii="Arial"/>
          <w:i/>
          <w:sz w:val="16"/>
        </w:rPr>
        <w:t>if</w:t>
      </w:r>
      <w:r>
        <w:rPr>
          <w:rFonts w:ascii="Arial"/>
          <w:i/>
          <w:spacing w:val="-3"/>
          <w:sz w:val="16"/>
        </w:rPr>
        <w:t xml:space="preserve"> </w:t>
      </w:r>
      <w:r>
        <w:rPr>
          <w:rFonts w:ascii="Arial"/>
          <w:i/>
          <w:sz w:val="16"/>
        </w:rPr>
        <w:t>the</w:t>
      </w:r>
      <w:r>
        <w:rPr>
          <w:rFonts w:ascii="Arial"/>
          <w:i/>
          <w:spacing w:val="-4"/>
          <w:sz w:val="16"/>
        </w:rPr>
        <w:t xml:space="preserve"> </w:t>
      </w:r>
      <w:r>
        <w:rPr>
          <w:rFonts w:ascii="Arial"/>
          <w:i/>
          <w:sz w:val="16"/>
        </w:rPr>
        <w:t>building</w:t>
      </w:r>
      <w:r>
        <w:rPr>
          <w:rFonts w:ascii="Arial"/>
          <w:i/>
          <w:spacing w:val="-3"/>
          <w:sz w:val="16"/>
        </w:rPr>
        <w:t xml:space="preserve"> </w:t>
      </w:r>
      <w:r>
        <w:rPr>
          <w:rFonts w:ascii="Arial"/>
          <w:i/>
          <w:sz w:val="16"/>
        </w:rPr>
        <w:t>is</w:t>
      </w:r>
      <w:r>
        <w:rPr>
          <w:rFonts w:ascii="Arial"/>
          <w:i/>
          <w:spacing w:val="-4"/>
          <w:sz w:val="16"/>
        </w:rPr>
        <w:t xml:space="preserve"> </w:t>
      </w:r>
      <w:r>
        <w:rPr>
          <w:rFonts w:ascii="Arial"/>
          <w:i/>
          <w:sz w:val="16"/>
        </w:rPr>
        <w:t>temporary</w:t>
      </w:r>
      <w:r>
        <w:rPr>
          <w:rFonts w:ascii="Arial"/>
          <w:i/>
          <w:spacing w:val="-3"/>
          <w:sz w:val="16"/>
        </w:rPr>
        <w:t xml:space="preserve"> </w:t>
      </w:r>
      <w:r>
        <w:rPr>
          <w:rFonts w:ascii="Arial"/>
          <w:i/>
          <w:sz w:val="16"/>
        </w:rPr>
        <w:t>like</w:t>
      </w:r>
      <w:r>
        <w:rPr>
          <w:rFonts w:ascii="Arial"/>
          <w:i/>
          <w:spacing w:val="-4"/>
          <w:sz w:val="16"/>
        </w:rPr>
        <w:t xml:space="preserve"> </w:t>
      </w:r>
      <w:r>
        <w:rPr>
          <w:rFonts w:ascii="Arial"/>
          <w:i/>
          <w:sz w:val="16"/>
        </w:rPr>
        <w:t>a</w:t>
      </w:r>
      <w:r>
        <w:rPr>
          <w:rFonts w:ascii="Arial"/>
          <w:i/>
          <w:spacing w:val="-3"/>
          <w:sz w:val="16"/>
        </w:rPr>
        <w:t xml:space="preserve"> </w:t>
      </w:r>
      <w:r>
        <w:rPr>
          <w:rFonts w:ascii="Arial"/>
          <w:i/>
          <w:sz w:val="16"/>
        </w:rPr>
        <w:t>tent,</w:t>
      </w:r>
      <w:r>
        <w:rPr>
          <w:rFonts w:ascii="Arial"/>
          <w:i/>
          <w:spacing w:val="-4"/>
          <w:sz w:val="16"/>
        </w:rPr>
        <w:t xml:space="preserve"> </w:t>
      </w:r>
      <w:r>
        <w:rPr>
          <w:rFonts w:ascii="Arial"/>
          <w:i/>
          <w:sz w:val="16"/>
        </w:rPr>
        <w:t>hut</w:t>
      </w:r>
      <w:r>
        <w:rPr>
          <w:rFonts w:ascii="Arial"/>
          <w:i/>
          <w:spacing w:val="-4"/>
          <w:sz w:val="16"/>
        </w:rPr>
        <w:t xml:space="preserve"> </w:t>
      </w:r>
      <w:r>
        <w:rPr>
          <w:rFonts w:ascii="Arial"/>
          <w:i/>
          <w:sz w:val="16"/>
        </w:rPr>
        <w:t>etc</w:t>
      </w:r>
      <w:r>
        <w:rPr>
          <w:rFonts w:ascii="Arial"/>
          <w:i/>
          <w:spacing w:val="-3"/>
          <w:sz w:val="16"/>
        </w:rPr>
        <w:t xml:space="preserve"> </w:t>
      </w:r>
      <w:r>
        <w:rPr>
          <w:rFonts w:ascii="Arial"/>
          <w:i/>
          <w:sz w:val="16"/>
        </w:rPr>
        <w:t>or</w:t>
      </w:r>
      <w:r>
        <w:rPr>
          <w:rFonts w:ascii="Arial"/>
          <w:i/>
          <w:spacing w:val="-4"/>
          <w:sz w:val="16"/>
        </w:rPr>
        <w:t xml:space="preserve"> </w:t>
      </w:r>
      <w:r>
        <w:rPr>
          <w:rFonts w:ascii="Arial"/>
          <w:i/>
          <w:sz w:val="16"/>
        </w:rPr>
        <w:t>a</w:t>
      </w:r>
      <w:r>
        <w:rPr>
          <w:rFonts w:ascii="Arial"/>
          <w:i/>
          <w:spacing w:val="-3"/>
          <w:sz w:val="16"/>
        </w:rPr>
        <w:t xml:space="preserve"> </w:t>
      </w:r>
      <w:r>
        <w:rPr>
          <w:rFonts w:ascii="Arial"/>
          <w:i/>
          <w:sz w:val="16"/>
        </w:rPr>
        <w:t>permanent</w:t>
      </w:r>
      <w:r>
        <w:rPr>
          <w:rFonts w:ascii="Arial"/>
          <w:i/>
          <w:spacing w:val="-4"/>
          <w:sz w:val="16"/>
        </w:rPr>
        <w:t xml:space="preserve"> </w:t>
      </w:r>
      <w:r>
        <w:rPr>
          <w:rFonts w:ascii="Arial"/>
          <w:i/>
          <w:spacing w:val="-2"/>
          <w:sz w:val="16"/>
        </w:rPr>
        <w:t>building</w:t>
      </w:r>
    </w:p>
    <w:p w14:paraId="6E99F593" w14:textId="77777777" w:rsidR="00D62403" w:rsidRDefault="00D62403" w:rsidP="00D62403">
      <w:pPr>
        <w:spacing w:before="107" w:line="348" w:lineRule="auto"/>
        <w:ind w:left="384" w:right="9082"/>
        <w:rPr>
          <w:rFonts w:ascii="Arial MT"/>
          <w:sz w:val="17"/>
        </w:rPr>
      </w:pPr>
      <w:r>
        <w:rPr>
          <w:noProof/>
          <w:position w:val="-6"/>
        </w:rPr>
        <w:drawing>
          <wp:inline distT="0" distB="0" distL="0" distR="0" wp14:anchorId="2E6F0C1A" wp14:editId="753017C3">
            <wp:extent cx="179218" cy="179218"/>
            <wp:effectExtent l="0" t="0" r="0" b="0"/>
            <wp:docPr id="89" name="Pictur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3" cstate="print"/>
                    <a:stretch>
                      <a:fillRect/>
                    </a:stretch>
                  </pic:blipFill>
                  <pic:spPr>
                    <a:xfrm>
                      <a:off x="0" y="0"/>
                      <a:ext cx="179218" cy="179218"/>
                    </a:xfrm>
                    <a:prstGeom prst="rect">
                      <a:avLst/>
                    </a:prstGeom>
                  </pic:spPr>
                </pic:pic>
              </a:graphicData>
            </a:graphic>
          </wp:inline>
        </w:drawing>
      </w:r>
      <w:r>
        <w:rPr>
          <w:rFonts w:ascii="Times New Roman"/>
          <w:spacing w:val="41"/>
          <w:sz w:val="20"/>
        </w:rPr>
        <w:t xml:space="preserve"> </w:t>
      </w:r>
      <w:r>
        <w:rPr>
          <w:rFonts w:ascii="Arial MT"/>
          <w:color w:val="333333"/>
          <w:sz w:val="17"/>
        </w:rPr>
        <w:t xml:space="preserve">Yes </w:t>
      </w:r>
      <w:r>
        <w:rPr>
          <w:rFonts w:ascii="Arial MT"/>
          <w:noProof/>
          <w:color w:val="333333"/>
          <w:position w:val="-6"/>
          <w:sz w:val="17"/>
        </w:rPr>
        <w:drawing>
          <wp:inline distT="0" distB="0" distL="0" distR="0" wp14:anchorId="510C7745" wp14:editId="66486D67">
            <wp:extent cx="179218" cy="179218"/>
            <wp:effectExtent l="0" t="0" r="0" b="0"/>
            <wp:docPr id="90" name="Pictur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34" cstate="print"/>
                    <a:stretch>
                      <a:fillRect/>
                    </a:stretch>
                  </pic:blipFill>
                  <pic:spPr>
                    <a:xfrm>
                      <a:off x="0" y="0"/>
                      <a:ext cx="179218" cy="179218"/>
                    </a:xfrm>
                    <a:prstGeom prst="rect">
                      <a:avLst/>
                    </a:prstGeom>
                  </pic:spPr>
                </pic:pic>
              </a:graphicData>
            </a:graphic>
          </wp:inline>
        </w:drawing>
      </w:r>
      <w:r>
        <w:rPr>
          <w:rFonts w:ascii="Times New Roman"/>
          <w:color w:val="333333"/>
          <w:spacing w:val="80"/>
          <w:sz w:val="17"/>
        </w:rPr>
        <w:t xml:space="preserve"> </w:t>
      </w:r>
      <w:r>
        <w:rPr>
          <w:rFonts w:ascii="Arial MT"/>
          <w:color w:val="333333"/>
          <w:sz w:val="17"/>
        </w:rPr>
        <w:t>No</w:t>
      </w:r>
    </w:p>
    <w:p w14:paraId="236EEDB5" w14:textId="77777777" w:rsidR="00D62403" w:rsidRDefault="00D62403" w:rsidP="00D62403">
      <w:pPr>
        <w:spacing w:before="38" w:line="295" w:lineRule="auto"/>
        <w:ind w:left="257" w:right="179"/>
        <w:rPr>
          <w:rFonts w:ascii="Arial MT"/>
          <w:sz w:val="17"/>
        </w:rPr>
      </w:pPr>
      <w:r>
        <w:rPr>
          <w:rFonts w:ascii="Arial MT"/>
          <w:w w:val="105"/>
          <w:sz w:val="17"/>
        </w:rPr>
        <w:t>Hello,</w:t>
      </w:r>
      <w:r>
        <w:rPr>
          <w:rFonts w:ascii="Arial MT"/>
          <w:spacing w:val="-7"/>
          <w:w w:val="105"/>
          <w:sz w:val="17"/>
        </w:rPr>
        <w:t xml:space="preserve"> </w:t>
      </w:r>
      <w:r>
        <w:rPr>
          <w:rFonts w:ascii="Arial MT"/>
          <w:w w:val="105"/>
          <w:sz w:val="17"/>
        </w:rPr>
        <w:t>my</w:t>
      </w:r>
      <w:r>
        <w:rPr>
          <w:rFonts w:ascii="Arial MT"/>
          <w:spacing w:val="-7"/>
          <w:w w:val="105"/>
          <w:sz w:val="17"/>
        </w:rPr>
        <w:t xml:space="preserve"> </w:t>
      </w:r>
      <w:r>
        <w:rPr>
          <w:rFonts w:ascii="Arial MT"/>
          <w:w w:val="105"/>
          <w:sz w:val="17"/>
        </w:rPr>
        <w:t>name</w:t>
      </w:r>
      <w:r>
        <w:rPr>
          <w:rFonts w:ascii="Arial MT"/>
          <w:spacing w:val="-7"/>
          <w:w w:val="105"/>
          <w:sz w:val="17"/>
        </w:rPr>
        <w:t xml:space="preserve"> </w:t>
      </w:r>
      <w:r>
        <w:rPr>
          <w:rFonts w:ascii="Arial MT"/>
          <w:w w:val="105"/>
          <w:sz w:val="17"/>
        </w:rPr>
        <w:t>is</w:t>
      </w:r>
      <w:r>
        <w:rPr>
          <w:rFonts w:ascii="Arial MT"/>
          <w:spacing w:val="-7"/>
          <w:w w:val="105"/>
          <w:sz w:val="17"/>
        </w:rPr>
        <w:t xml:space="preserve"> </w:t>
      </w:r>
      <w:r>
        <w:rPr>
          <w:rFonts w:ascii="Arial MT"/>
          <w:w w:val="105"/>
          <w:sz w:val="17"/>
        </w:rPr>
        <w:t>,</w:t>
      </w:r>
      <w:r>
        <w:rPr>
          <w:rFonts w:ascii="Arial MT"/>
          <w:spacing w:val="-7"/>
          <w:w w:val="105"/>
          <w:sz w:val="17"/>
        </w:rPr>
        <w:t xml:space="preserve"> </w:t>
      </w:r>
      <w:r>
        <w:rPr>
          <w:rFonts w:ascii="Arial MT"/>
          <w:w w:val="105"/>
          <w:sz w:val="17"/>
        </w:rPr>
        <w:t>and</w:t>
      </w:r>
      <w:r>
        <w:rPr>
          <w:rFonts w:ascii="Arial MT"/>
          <w:spacing w:val="-7"/>
          <w:w w:val="105"/>
          <w:sz w:val="17"/>
        </w:rPr>
        <w:t xml:space="preserve"> </w:t>
      </w:r>
      <w:r>
        <w:rPr>
          <w:rFonts w:ascii="Arial MT"/>
          <w:w w:val="105"/>
          <w:sz w:val="17"/>
        </w:rPr>
        <w:t>I</w:t>
      </w:r>
      <w:r>
        <w:rPr>
          <w:rFonts w:ascii="Arial MT"/>
          <w:spacing w:val="-7"/>
          <w:w w:val="105"/>
          <w:sz w:val="17"/>
        </w:rPr>
        <w:t xml:space="preserve"> </w:t>
      </w:r>
      <w:r>
        <w:rPr>
          <w:rFonts w:ascii="Arial MT"/>
          <w:w w:val="105"/>
          <w:sz w:val="17"/>
        </w:rPr>
        <w:t>work</w:t>
      </w:r>
      <w:r>
        <w:rPr>
          <w:rFonts w:ascii="Arial MT"/>
          <w:spacing w:val="-7"/>
          <w:w w:val="105"/>
          <w:sz w:val="17"/>
        </w:rPr>
        <w:t xml:space="preserve"> </w:t>
      </w:r>
      <w:r>
        <w:rPr>
          <w:rFonts w:ascii="Arial MT"/>
          <w:w w:val="105"/>
          <w:sz w:val="17"/>
        </w:rPr>
        <w:t>with</w:t>
      </w:r>
      <w:r>
        <w:rPr>
          <w:rFonts w:ascii="Arial MT"/>
          <w:spacing w:val="-7"/>
          <w:w w:val="105"/>
          <w:sz w:val="17"/>
        </w:rPr>
        <w:t xml:space="preserve"> </w:t>
      </w:r>
      <w:r>
        <w:rPr>
          <w:rFonts w:ascii="Arial MT"/>
          <w:w w:val="105"/>
          <w:sz w:val="17"/>
        </w:rPr>
        <w:t>the</w:t>
      </w:r>
      <w:r>
        <w:rPr>
          <w:rFonts w:ascii="Arial MT"/>
          <w:spacing w:val="-7"/>
          <w:w w:val="105"/>
          <w:sz w:val="17"/>
        </w:rPr>
        <w:t xml:space="preserve"> </w:t>
      </w:r>
      <w:r>
        <w:rPr>
          <w:rFonts w:ascii="Arial MT"/>
          <w:w w:val="105"/>
          <w:sz w:val="17"/>
        </w:rPr>
        <w:t>World</w:t>
      </w:r>
      <w:r>
        <w:rPr>
          <w:rFonts w:ascii="Arial MT"/>
          <w:spacing w:val="-7"/>
          <w:w w:val="105"/>
          <w:sz w:val="17"/>
        </w:rPr>
        <w:t xml:space="preserve"> </w:t>
      </w:r>
      <w:r>
        <w:rPr>
          <w:rFonts w:ascii="Arial MT"/>
          <w:w w:val="105"/>
          <w:sz w:val="17"/>
        </w:rPr>
        <w:t>Food</w:t>
      </w:r>
      <w:r>
        <w:rPr>
          <w:rFonts w:ascii="Arial MT"/>
          <w:spacing w:val="-7"/>
          <w:w w:val="105"/>
          <w:sz w:val="17"/>
        </w:rPr>
        <w:t xml:space="preserve"> </w:t>
      </w:r>
      <w:r>
        <w:rPr>
          <w:rFonts w:ascii="Arial MT"/>
          <w:w w:val="105"/>
          <w:sz w:val="17"/>
        </w:rPr>
        <w:t>Programme</w:t>
      </w:r>
      <w:r>
        <w:rPr>
          <w:rFonts w:ascii="Arial MT"/>
          <w:spacing w:val="-7"/>
          <w:w w:val="105"/>
          <w:sz w:val="17"/>
        </w:rPr>
        <w:t xml:space="preserve"> </w:t>
      </w:r>
      <w:r>
        <w:rPr>
          <w:rFonts w:ascii="Arial MT"/>
          <w:w w:val="105"/>
          <w:sz w:val="17"/>
        </w:rPr>
        <w:t>[WFP]/ICASEES.</w:t>
      </w:r>
      <w:r>
        <w:rPr>
          <w:rFonts w:ascii="Arial MT"/>
          <w:spacing w:val="-7"/>
          <w:w w:val="105"/>
          <w:sz w:val="17"/>
        </w:rPr>
        <w:t xml:space="preserve"> </w:t>
      </w:r>
      <w:r>
        <w:rPr>
          <w:rFonts w:ascii="Arial MT"/>
          <w:w w:val="105"/>
          <w:sz w:val="17"/>
        </w:rPr>
        <w:t>We</w:t>
      </w:r>
      <w:r>
        <w:rPr>
          <w:rFonts w:ascii="Arial MT"/>
          <w:spacing w:val="-7"/>
          <w:w w:val="105"/>
          <w:sz w:val="17"/>
        </w:rPr>
        <w:t xml:space="preserve"> </w:t>
      </w:r>
      <w:r>
        <w:rPr>
          <w:rFonts w:ascii="Arial MT"/>
          <w:w w:val="105"/>
          <w:sz w:val="17"/>
        </w:rPr>
        <w:t>are</w:t>
      </w:r>
      <w:r>
        <w:rPr>
          <w:rFonts w:ascii="Arial MT"/>
          <w:spacing w:val="-7"/>
          <w:w w:val="105"/>
          <w:sz w:val="17"/>
        </w:rPr>
        <w:t xml:space="preserve"> </w:t>
      </w:r>
      <w:r>
        <w:rPr>
          <w:rFonts w:ascii="Arial MT"/>
          <w:w w:val="105"/>
          <w:sz w:val="17"/>
        </w:rPr>
        <w:t>conducting</w:t>
      </w:r>
      <w:r>
        <w:rPr>
          <w:rFonts w:ascii="Arial MT"/>
          <w:spacing w:val="-7"/>
          <w:w w:val="105"/>
          <w:sz w:val="17"/>
        </w:rPr>
        <w:t xml:space="preserve"> </w:t>
      </w:r>
      <w:r>
        <w:rPr>
          <w:rFonts w:ascii="Arial MT"/>
          <w:w w:val="105"/>
          <w:sz w:val="17"/>
        </w:rPr>
        <w:t>a</w:t>
      </w:r>
      <w:r>
        <w:rPr>
          <w:rFonts w:ascii="Arial MT"/>
          <w:spacing w:val="-7"/>
          <w:w w:val="105"/>
          <w:sz w:val="17"/>
        </w:rPr>
        <w:t xml:space="preserve"> </w:t>
      </w:r>
      <w:r>
        <w:rPr>
          <w:rFonts w:ascii="Arial MT"/>
          <w:w w:val="105"/>
          <w:sz w:val="17"/>
        </w:rPr>
        <w:t>survey</w:t>
      </w:r>
      <w:r>
        <w:rPr>
          <w:rFonts w:ascii="Arial MT"/>
          <w:spacing w:val="-7"/>
          <w:w w:val="105"/>
          <w:sz w:val="17"/>
        </w:rPr>
        <w:t xml:space="preserve"> </w:t>
      </w:r>
      <w:r>
        <w:rPr>
          <w:rFonts w:ascii="Arial MT"/>
          <w:w w:val="105"/>
          <w:sz w:val="17"/>
        </w:rPr>
        <w:t>in</w:t>
      </w:r>
      <w:r>
        <w:rPr>
          <w:rFonts w:ascii="Arial MT"/>
          <w:spacing w:val="-7"/>
          <w:w w:val="105"/>
          <w:sz w:val="17"/>
        </w:rPr>
        <w:t xml:space="preserve"> </w:t>
      </w:r>
      <w:r>
        <w:rPr>
          <w:rFonts w:ascii="Arial MT"/>
          <w:w w:val="105"/>
          <w:sz w:val="17"/>
        </w:rPr>
        <w:t>the</w:t>
      </w:r>
      <w:r>
        <w:rPr>
          <w:rFonts w:ascii="Arial MT"/>
          <w:spacing w:val="-7"/>
          <w:w w:val="105"/>
          <w:sz w:val="17"/>
        </w:rPr>
        <w:t xml:space="preserve"> </w:t>
      </w:r>
      <w:r>
        <w:rPr>
          <w:rFonts w:ascii="Arial MT"/>
          <w:w w:val="105"/>
          <w:sz w:val="17"/>
        </w:rPr>
        <w:t>Central African Republic to validate food security indicators to help in programing decisions. All the information you provide will</w:t>
      </w:r>
      <w:r>
        <w:rPr>
          <w:rFonts w:ascii="Arial MT"/>
          <w:spacing w:val="40"/>
          <w:w w:val="105"/>
          <w:sz w:val="17"/>
        </w:rPr>
        <w:t xml:space="preserve"> </w:t>
      </w:r>
      <w:r>
        <w:rPr>
          <w:rFonts w:ascii="Arial MT"/>
          <w:w w:val="105"/>
          <w:sz w:val="17"/>
        </w:rPr>
        <w:t>remain</w:t>
      </w:r>
      <w:r>
        <w:rPr>
          <w:rFonts w:ascii="Arial MT"/>
          <w:spacing w:val="-1"/>
          <w:w w:val="105"/>
          <w:sz w:val="17"/>
        </w:rPr>
        <w:t xml:space="preserve"> </w:t>
      </w:r>
      <w:r>
        <w:rPr>
          <w:rFonts w:ascii="Arial MT"/>
          <w:w w:val="105"/>
          <w:sz w:val="17"/>
        </w:rPr>
        <w:t>strictly</w:t>
      </w:r>
      <w:r>
        <w:rPr>
          <w:rFonts w:ascii="Arial MT"/>
          <w:spacing w:val="-1"/>
          <w:w w:val="105"/>
          <w:sz w:val="17"/>
        </w:rPr>
        <w:t xml:space="preserve"> </w:t>
      </w:r>
      <w:r>
        <w:rPr>
          <w:rFonts w:ascii="Arial MT"/>
          <w:w w:val="105"/>
          <w:sz w:val="17"/>
        </w:rPr>
        <w:t>confidential</w:t>
      </w:r>
      <w:r>
        <w:rPr>
          <w:rFonts w:ascii="Arial MT"/>
          <w:spacing w:val="-1"/>
          <w:w w:val="105"/>
          <w:sz w:val="17"/>
        </w:rPr>
        <w:t xml:space="preserve"> </w:t>
      </w:r>
      <w:r>
        <w:rPr>
          <w:rFonts w:ascii="Arial MT"/>
          <w:w w:val="105"/>
          <w:sz w:val="17"/>
        </w:rPr>
        <w:t>and</w:t>
      </w:r>
      <w:r>
        <w:rPr>
          <w:rFonts w:ascii="Arial MT"/>
          <w:spacing w:val="-1"/>
          <w:w w:val="105"/>
          <w:sz w:val="17"/>
        </w:rPr>
        <w:t xml:space="preserve"> </w:t>
      </w:r>
      <w:r>
        <w:rPr>
          <w:rFonts w:ascii="Arial MT"/>
          <w:w w:val="105"/>
          <w:sz w:val="17"/>
        </w:rPr>
        <w:t>will</w:t>
      </w:r>
      <w:r>
        <w:rPr>
          <w:rFonts w:ascii="Arial MT"/>
          <w:spacing w:val="-1"/>
          <w:w w:val="105"/>
          <w:sz w:val="17"/>
        </w:rPr>
        <w:t xml:space="preserve"> </w:t>
      </w:r>
      <w:r>
        <w:rPr>
          <w:rFonts w:ascii="Arial MT"/>
          <w:w w:val="105"/>
          <w:sz w:val="17"/>
        </w:rPr>
        <w:t>not</w:t>
      </w:r>
      <w:r>
        <w:rPr>
          <w:rFonts w:ascii="Arial MT"/>
          <w:spacing w:val="-1"/>
          <w:w w:val="105"/>
          <w:sz w:val="17"/>
        </w:rPr>
        <w:t xml:space="preserve"> </w:t>
      </w:r>
      <w:r>
        <w:rPr>
          <w:rFonts w:ascii="Arial MT"/>
          <w:w w:val="105"/>
          <w:sz w:val="17"/>
        </w:rPr>
        <w:t>be</w:t>
      </w:r>
      <w:r>
        <w:rPr>
          <w:rFonts w:ascii="Arial MT"/>
          <w:spacing w:val="-1"/>
          <w:w w:val="105"/>
          <w:sz w:val="17"/>
        </w:rPr>
        <w:t xml:space="preserve"> </w:t>
      </w:r>
      <w:r>
        <w:rPr>
          <w:rFonts w:ascii="Arial MT"/>
          <w:w w:val="105"/>
          <w:sz w:val="17"/>
        </w:rPr>
        <w:t>communicated</w:t>
      </w:r>
      <w:r>
        <w:rPr>
          <w:rFonts w:ascii="Arial MT"/>
          <w:spacing w:val="-1"/>
          <w:w w:val="105"/>
          <w:sz w:val="17"/>
        </w:rPr>
        <w:t xml:space="preserve"> </w:t>
      </w:r>
      <w:r>
        <w:rPr>
          <w:rFonts w:ascii="Arial MT"/>
          <w:w w:val="105"/>
          <w:sz w:val="17"/>
        </w:rPr>
        <w:t>to</w:t>
      </w:r>
      <w:r>
        <w:rPr>
          <w:rFonts w:ascii="Arial MT"/>
          <w:spacing w:val="-1"/>
          <w:w w:val="105"/>
          <w:sz w:val="17"/>
        </w:rPr>
        <w:t xml:space="preserve"> </w:t>
      </w:r>
      <w:r>
        <w:rPr>
          <w:rFonts w:ascii="Arial MT"/>
          <w:w w:val="105"/>
          <w:sz w:val="17"/>
        </w:rPr>
        <w:t>others</w:t>
      </w:r>
      <w:r>
        <w:rPr>
          <w:rFonts w:ascii="Arial MT"/>
          <w:spacing w:val="-1"/>
          <w:w w:val="105"/>
          <w:sz w:val="17"/>
        </w:rPr>
        <w:t xml:space="preserve"> </w:t>
      </w:r>
      <w:r>
        <w:rPr>
          <w:rFonts w:ascii="Arial MT"/>
          <w:w w:val="105"/>
          <w:sz w:val="17"/>
        </w:rPr>
        <w:t>such</w:t>
      </w:r>
      <w:r>
        <w:rPr>
          <w:rFonts w:ascii="Arial MT"/>
          <w:spacing w:val="-1"/>
          <w:w w:val="105"/>
          <w:sz w:val="17"/>
        </w:rPr>
        <w:t xml:space="preserve"> </w:t>
      </w:r>
      <w:r>
        <w:rPr>
          <w:rFonts w:ascii="Arial MT"/>
          <w:w w:val="105"/>
          <w:sz w:val="17"/>
        </w:rPr>
        <w:t>as</w:t>
      </w:r>
      <w:r>
        <w:rPr>
          <w:rFonts w:ascii="Arial MT"/>
          <w:spacing w:val="-1"/>
          <w:w w:val="105"/>
          <w:sz w:val="17"/>
        </w:rPr>
        <w:t xml:space="preserve"> </w:t>
      </w:r>
      <w:r>
        <w:rPr>
          <w:rFonts w:ascii="Arial MT"/>
          <w:w w:val="105"/>
          <w:sz w:val="17"/>
        </w:rPr>
        <w:t>government</w:t>
      </w:r>
      <w:r>
        <w:rPr>
          <w:rFonts w:ascii="Arial MT"/>
          <w:spacing w:val="-1"/>
          <w:w w:val="105"/>
          <w:sz w:val="17"/>
        </w:rPr>
        <w:t xml:space="preserve"> </w:t>
      </w:r>
      <w:r>
        <w:rPr>
          <w:rFonts w:ascii="Arial MT"/>
          <w:w w:val="105"/>
          <w:sz w:val="17"/>
        </w:rPr>
        <w:t>agencies</w:t>
      </w:r>
      <w:r>
        <w:rPr>
          <w:rFonts w:ascii="Arial MT"/>
          <w:spacing w:val="-1"/>
          <w:w w:val="105"/>
          <w:sz w:val="17"/>
        </w:rPr>
        <w:t xml:space="preserve"> </w:t>
      </w:r>
      <w:r>
        <w:rPr>
          <w:rFonts w:ascii="Arial MT"/>
          <w:w w:val="105"/>
          <w:sz w:val="17"/>
        </w:rPr>
        <w:t>or</w:t>
      </w:r>
      <w:r>
        <w:rPr>
          <w:rFonts w:ascii="Arial MT"/>
          <w:spacing w:val="-1"/>
          <w:w w:val="105"/>
          <w:sz w:val="17"/>
        </w:rPr>
        <w:t xml:space="preserve"> </w:t>
      </w:r>
      <w:r>
        <w:rPr>
          <w:rFonts w:ascii="Arial MT"/>
          <w:w w:val="105"/>
          <w:sz w:val="17"/>
        </w:rPr>
        <w:t>authorities.</w:t>
      </w:r>
      <w:r>
        <w:rPr>
          <w:rFonts w:ascii="Arial MT"/>
          <w:spacing w:val="-1"/>
          <w:w w:val="105"/>
          <w:sz w:val="17"/>
        </w:rPr>
        <w:t xml:space="preserve"> </w:t>
      </w:r>
      <w:r>
        <w:rPr>
          <w:rFonts w:ascii="Arial MT"/>
          <w:w w:val="105"/>
          <w:sz w:val="17"/>
        </w:rPr>
        <w:t>We</w:t>
      </w:r>
      <w:r>
        <w:rPr>
          <w:rFonts w:ascii="Arial MT"/>
          <w:spacing w:val="-1"/>
          <w:w w:val="105"/>
          <w:sz w:val="17"/>
        </w:rPr>
        <w:t xml:space="preserve"> </w:t>
      </w:r>
      <w:r>
        <w:rPr>
          <w:rFonts w:ascii="Arial MT"/>
          <w:w w:val="105"/>
          <w:sz w:val="17"/>
        </w:rPr>
        <w:t>are</w:t>
      </w:r>
      <w:r>
        <w:rPr>
          <w:rFonts w:ascii="Arial MT"/>
          <w:spacing w:val="-1"/>
          <w:w w:val="105"/>
          <w:sz w:val="17"/>
        </w:rPr>
        <w:t xml:space="preserve"> </w:t>
      </w:r>
      <w:r>
        <w:rPr>
          <w:rFonts w:ascii="Arial MT"/>
          <w:w w:val="105"/>
          <w:sz w:val="17"/>
        </w:rPr>
        <w:t>listing potentail participants/households/respondents who may be contacted in the coming days to be interviewed either in person</w:t>
      </w:r>
      <w:r>
        <w:rPr>
          <w:rFonts w:ascii="Arial MT"/>
          <w:spacing w:val="80"/>
          <w:w w:val="105"/>
          <w:sz w:val="17"/>
        </w:rPr>
        <w:t xml:space="preserve"> </w:t>
      </w:r>
      <w:r>
        <w:rPr>
          <w:rFonts w:ascii="Arial MT"/>
          <w:w w:val="105"/>
          <w:sz w:val="17"/>
        </w:rPr>
        <w:t>or through phone calls. Will you agree to be contacted in again for the full interview either by phone or in-person visit starting from</w:t>
      </w:r>
      <w:r>
        <w:rPr>
          <w:rFonts w:ascii="Arial MT"/>
          <w:spacing w:val="-4"/>
          <w:w w:val="105"/>
          <w:sz w:val="17"/>
        </w:rPr>
        <w:t xml:space="preserve"> </w:t>
      </w:r>
      <w:r>
        <w:rPr>
          <w:rFonts w:ascii="Arial MT"/>
          <w:w w:val="105"/>
          <w:sz w:val="17"/>
        </w:rPr>
        <w:t>25/07/2023?</w:t>
      </w:r>
    </w:p>
    <w:p w14:paraId="71A20268" w14:textId="77777777" w:rsidR="00D62403" w:rsidRDefault="00D62403" w:rsidP="00D62403">
      <w:pPr>
        <w:spacing w:before="58" w:line="201" w:lineRule="auto"/>
        <w:ind w:left="257" w:right="305"/>
        <w:rPr>
          <w:rFonts w:ascii="Arial"/>
          <w:i/>
          <w:sz w:val="16"/>
        </w:rPr>
      </w:pPr>
      <w:r>
        <w:rPr>
          <w:rFonts w:ascii="Arial"/>
          <w:i/>
          <w:sz w:val="16"/>
        </w:rPr>
        <w:t xml:space="preserve">ENUMERATOR: Take time to read this statement in full to the respondent. Explain if necessary to clarify any concerns of the respondent </w:t>
      </w:r>
      <w:r>
        <w:rPr>
          <w:rFonts w:ascii="Arial"/>
          <w:i/>
          <w:w w:val="105"/>
          <w:sz w:val="16"/>
        </w:rPr>
        <w:t>such</w:t>
      </w:r>
      <w:r>
        <w:rPr>
          <w:rFonts w:ascii="Arial"/>
          <w:i/>
          <w:spacing w:val="-1"/>
          <w:w w:val="105"/>
          <w:sz w:val="16"/>
        </w:rPr>
        <w:t xml:space="preserve"> </w:t>
      </w:r>
      <w:r>
        <w:rPr>
          <w:rFonts w:ascii="Arial"/>
          <w:i/>
          <w:w w:val="105"/>
          <w:sz w:val="16"/>
        </w:rPr>
        <w:t>as</w:t>
      </w:r>
      <w:r>
        <w:rPr>
          <w:rFonts w:ascii="Arial"/>
          <w:i/>
          <w:spacing w:val="-1"/>
          <w:w w:val="105"/>
          <w:sz w:val="16"/>
        </w:rPr>
        <w:t xml:space="preserve"> </w:t>
      </w:r>
      <w:r>
        <w:rPr>
          <w:rFonts w:ascii="Arial"/>
          <w:i/>
          <w:w w:val="105"/>
          <w:sz w:val="16"/>
        </w:rPr>
        <w:t>fear</w:t>
      </w:r>
      <w:r>
        <w:rPr>
          <w:rFonts w:ascii="Arial"/>
          <w:i/>
          <w:spacing w:val="-1"/>
          <w:w w:val="105"/>
          <w:sz w:val="16"/>
        </w:rPr>
        <w:t xml:space="preserve"> </w:t>
      </w:r>
      <w:r>
        <w:rPr>
          <w:rFonts w:ascii="Arial"/>
          <w:i/>
          <w:w w:val="105"/>
          <w:sz w:val="16"/>
        </w:rPr>
        <w:t>of</w:t>
      </w:r>
      <w:r>
        <w:rPr>
          <w:rFonts w:ascii="Arial"/>
          <w:i/>
          <w:spacing w:val="-1"/>
          <w:w w:val="105"/>
          <w:sz w:val="16"/>
        </w:rPr>
        <w:t xml:space="preserve"> </w:t>
      </w:r>
      <w:r>
        <w:rPr>
          <w:rFonts w:ascii="Arial"/>
          <w:i/>
          <w:w w:val="105"/>
          <w:sz w:val="16"/>
        </w:rPr>
        <w:t>victimization,</w:t>
      </w:r>
      <w:r>
        <w:rPr>
          <w:rFonts w:ascii="Arial"/>
          <w:i/>
          <w:spacing w:val="-1"/>
          <w:w w:val="105"/>
          <w:sz w:val="16"/>
        </w:rPr>
        <w:t xml:space="preserve"> </w:t>
      </w:r>
      <w:r>
        <w:rPr>
          <w:rFonts w:ascii="Arial"/>
          <w:i/>
          <w:w w:val="105"/>
          <w:sz w:val="16"/>
        </w:rPr>
        <w:t>security</w:t>
      </w:r>
      <w:r>
        <w:rPr>
          <w:rFonts w:ascii="Arial"/>
          <w:i/>
          <w:spacing w:val="-1"/>
          <w:w w:val="105"/>
          <w:sz w:val="16"/>
        </w:rPr>
        <w:t xml:space="preserve"> </w:t>
      </w:r>
      <w:r>
        <w:rPr>
          <w:rFonts w:ascii="Arial"/>
          <w:i/>
          <w:w w:val="105"/>
          <w:sz w:val="16"/>
        </w:rPr>
        <w:t>or</w:t>
      </w:r>
      <w:r>
        <w:rPr>
          <w:rFonts w:ascii="Arial"/>
          <w:i/>
          <w:spacing w:val="-1"/>
          <w:w w:val="105"/>
          <w:sz w:val="16"/>
        </w:rPr>
        <w:t xml:space="preserve"> </w:t>
      </w:r>
      <w:r>
        <w:rPr>
          <w:rFonts w:ascii="Arial"/>
          <w:i/>
          <w:w w:val="105"/>
          <w:sz w:val="16"/>
        </w:rPr>
        <w:t>mistrust.</w:t>
      </w:r>
      <w:r>
        <w:rPr>
          <w:rFonts w:ascii="Arial"/>
          <w:i/>
          <w:spacing w:val="-1"/>
          <w:w w:val="105"/>
          <w:sz w:val="16"/>
        </w:rPr>
        <w:t xml:space="preserve"> </w:t>
      </w:r>
      <w:r>
        <w:rPr>
          <w:rFonts w:ascii="Arial"/>
          <w:i/>
          <w:w w:val="105"/>
          <w:sz w:val="16"/>
        </w:rPr>
        <w:t>Assure</w:t>
      </w:r>
      <w:r>
        <w:rPr>
          <w:rFonts w:ascii="Arial"/>
          <w:i/>
          <w:spacing w:val="-1"/>
          <w:w w:val="105"/>
          <w:sz w:val="16"/>
        </w:rPr>
        <w:t xml:space="preserve"> </w:t>
      </w:r>
      <w:r>
        <w:rPr>
          <w:rFonts w:ascii="Arial"/>
          <w:i/>
          <w:w w:val="105"/>
          <w:sz w:val="16"/>
        </w:rPr>
        <w:t>the</w:t>
      </w:r>
      <w:r>
        <w:rPr>
          <w:rFonts w:ascii="Arial"/>
          <w:i/>
          <w:spacing w:val="-1"/>
          <w:w w:val="105"/>
          <w:sz w:val="16"/>
        </w:rPr>
        <w:t xml:space="preserve"> </w:t>
      </w:r>
      <w:r>
        <w:rPr>
          <w:rFonts w:ascii="Arial"/>
          <w:i/>
          <w:w w:val="105"/>
          <w:sz w:val="16"/>
        </w:rPr>
        <w:t>respondent</w:t>
      </w:r>
      <w:r>
        <w:rPr>
          <w:rFonts w:ascii="Arial"/>
          <w:i/>
          <w:spacing w:val="-1"/>
          <w:w w:val="105"/>
          <w:sz w:val="16"/>
        </w:rPr>
        <w:t xml:space="preserve"> </w:t>
      </w:r>
      <w:r>
        <w:rPr>
          <w:rFonts w:ascii="Arial"/>
          <w:i/>
          <w:w w:val="105"/>
          <w:sz w:val="16"/>
        </w:rPr>
        <w:t>the</w:t>
      </w:r>
      <w:r>
        <w:rPr>
          <w:rFonts w:ascii="Arial"/>
          <w:i/>
          <w:spacing w:val="-1"/>
          <w:w w:val="105"/>
          <w:sz w:val="16"/>
        </w:rPr>
        <w:t xml:space="preserve"> </w:t>
      </w:r>
      <w:r>
        <w:rPr>
          <w:rFonts w:ascii="Arial"/>
          <w:i/>
          <w:w w:val="105"/>
          <w:sz w:val="16"/>
        </w:rPr>
        <w:t>information</w:t>
      </w:r>
      <w:r>
        <w:rPr>
          <w:rFonts w:ascii="Arial"/>
          <w:i/>
          <w:spacing w:val="-1"/>
          <w:w w:val="105"/>
          <w:sz w:val="16"/>
        </w:rPr>
        <w:t xml:space="preserve"> </w:t>
      </w:r>
      <w:r>
        <w:rPr>
          <w:rFonts w:ascii="Arial"/>
          <w:i/>
          <w:w w:val="105"/>
          <w:sz w:val="16"/>
        </w:rPr>
        <w:t>would</w:t>
      </w:r>
      <w:r>
        <w:rPr>
          <w:rFonts w:ascii="Arial"/>
          <w:i/>
          <w:spacing w:val="-1"/>
          <w:w w:val="105"/>
          <w:sz w:val="16"/>
        </w:rPr>
        <w:t xml:space="preserve"> </w:t>
      </w:r>
      <w:r>
        <w:rPr>
          <w:rFonts w:ascii="Arial"/>
          <w:i/>
          <w:w w:val="105"/>
          <w:sz w:val="16"/>
        </w:rPr>
        <w:t>be</w:t>
      </w:r>
      <w:r>
        <w:rPr>
          <w:rFonts w:ascii="Arial"/>
          <w:i/>
          <w:spacing w:val="-1"/>
          <w:w w:val="105"/>
          <w:sz w:val="16"/>
        </w:rPr>
        <w:t xml:space="preserve"> </w:t>
      </w:r>
      <w:r>
        <w:rPr>
          <w:rFonts w:ascii="Arial"/>
          <w:i/>
          <w:w w:val="105"/>
          <w:sz w:val="16"/>
        </w:rPr>
        <w:t>confidential.</w:t>
      </w:r>
    </w:p>
    <w:p w14:paraId="6F433ED3" w14:textId="77777777" w:rsidR="00D62403" w:rsidRDefault="00D62403" w:rsidP="00D62403">
      <w:pPr>
        <w:pStyle w:val="BodyText"/>
        <w:spacing w:before="15"/>
        <w:rPr>
          <w:rFonts w:ascii="Arial"/>
          <w:i/>
          <w:sz w:val="20"/>
        </w:rPr>
      </w:pPr>
      <w:r>
        <w:rPr>
          <w:noProof/>
        </w:rPr>
        <mc:AlternateContent>
          <mc:Choice Requires="wps">
            <w:drawing>
              <wp:anchor distT="0" distB="0" distL="0" distR="0" simplePos="0" relativeHeight="251658284" behindDoc="1" locked="0" layoutInCell="1" allowOverlap="1" wp14:anchorId="0399F25F" wp14:editId="43F3D3D8">
                <wp:simplePos x="0" y="0"/>
                <wp:positionH relativeFrom="page">
                  <wp:posOffset>735181</wp:posOffset>
                </wp:positionH>
                <wp:positionV relativeFrom="paragraph">
                  <wp:posOffset>170923</wp:posOffset>
                </wp:positionV>
                <wp:extent cx="5036185" cy="9525"/>
                <wp:effectExtent l="0" t="0" r="0" b="0"/>
                <wp:wrapTopAndBottom/>
                <wp:docPr id="91" name="Freeform: 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6185" cy="9525"/>
                        </a:xfrm>
                        <a:custGeom>
                          <a:avLst/>
                          <a:gdLst/>
                          <a:ahLst/>
                          <a:cxnLst/>
                          <a:rect l="l" t="t" r="r" b="b"/>
                          <a:pathLst>
                            <a:path w="5036185" h="9525">
                              <a:moveTo>
                                <a:pt x="5036041" y="8960"/>
                              </a:moveTo>
                              <a:lnTo>
                                <a:pt x="0" y="8960"/>
                              </a:lnTo>
                              <a:lnTo>
                                <a:pt x="0" y="0"/>
                              </a:lnTo>
                              <a:lnTo>
                                <a:pt x="5036041" y="0"/>
                              </a:lnTo>
                              <a:lnTo>
                                <a:pt x="5036041" y="896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148693A4" id="Graphic 91" o:spid="_x0000_s1026" style="position:absolute;margin-left:57.9pt;margin-top:13.45pt;width:396.55pt;height:.75pt;z-index:-251608064;visibility:visible;mso-wrap-style:square;mso-wrap-distance-left:0;mso-wrap-distance-top:0;mso-wrap-distance-right:0;mso-wrap-distance-bottom:0;mso-position-horizontal:absolute;mso-position-horizontal-relative:page;mso-position-vertical:absolute;mso-position-vertical-relative:text;v-text-anchor:top" coordsize="5036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" path="m5036041,8960l,8960,,,5036041,r,8960xe" fillcolor="black" stroked="f">
                <v:path arrowok="t"/>
                <w10:wrap type="topAndBottom" anchorx="page"/>
              </v:shape>
            </w:pict>
          </mc:Fallback>
        </mc:AlternateContent>
      </w:r>
    </w:p>
    <w:p w14:paraId="01CE05FD" w14:textId="77777777" w:rsidR="00D62403" w:rsidRDefault="00D62403" w:rsidP="00D62403">
      <w:pPr>
        <w:pStyle w:val="BodyText"/>
        <w:rPr>
          <w:rFonts w:ascii="Arial"/>
          <w:i/>
          <w:sz w:val="17"/>
        </w:rPr>
      </w:pPr>
    </w:p>
    <w:p w14:paraId="57C86C96" w14:textId="77777777" w:rsidR="00D62403" w:rsidRDefault="00D62403" w:rsidP="00D62403">
      <w:pPr>
        <w:pStyle w:val="BodyText"/>
        <w:spacing w:before="99"/>
        <w:rPr>
          <w:rFonts w:ascii="Arial"/>
          <w:i/>
          <w:sz w:val="17"/>
        </w:rPr>
      </w:pPr>
    </w:p>
    <w:p w14:paraId="3EFAA0BE" w14:textId="77777777" w:rsidR="00D62403" w:rsidRDefault="00D62403" w:rsidP="00D62403">
      <w:pPr>
        <w:ind w:left="187"/>
        <w:rPr>
          <w:rFonts w:ascii="Arial Black"/>
          <w:sz w:val="17"/>
        </w:rPr>
      </w:pPr>
      <w:r>
        <w:rPr>
          <w:rFonts w:ascii="Arial Black"/>
          <w:color w:val="333333"/>
          <w:w w:val="90"/>
          <w:sz w:val="17"/>
        </w:rPr>
        <w:t>Do</w:t>
      </w:r>
      <w:r>
        <w:rPr>
          <w:rFonts w:ascii="Arial Black"/>
          <w:color w:val="333333"/>
          <w:spacing w:val="-3"/>
          <w:w w:val="90"/>
          <w:sz w:val="17"/>
        </w:rPr>
        <w:t xml:space="preserve"> </w:t>
      </w:r>
      <w:r>
        <w:rPr>
          <w:rFonts w:ascii="Arial Black"/>
          <w:color w:val="333333"/>
          <w:w w:val="90"/>
          <w:sz w:val="17"/>
        </w:rPr>
        <w:t>you</w:t>
      </w:r>
      <w:r>
        <w:rPr>
          <w:rFonts w:ascii="Arial Black"/>
          <w:color w:val="333333"/>
          <w:spacing w:val="-2"/>
          <w:w w:val="90"/>
          <w:sz w:val="17"/>
        </w:rPr>
        <w:t xml:space="preserve"> </w:t>
      </w:r>
      <w:r>
        <w:rPr>
          <w:rFonts w:ascii="Arial Black"/>
          <w:color w:val="333333"/>
          <w:w w:val="90"/>
          <w:sz w:val="17"/>
        </w:rPr>
        <w:t>agree</w:t>
      </w:r>
      <w:r>
        <w:rPr>
          <w:rFonts w:ascii="Arial Black"/>
          <w:color w:val="333333"/>
          <w:spacing w:val="-3"/>
          <w:w w:val="90"/>
          <w:sz w:val="17"/>
        </w:rPr>
        <w:t xml:space="preserve"> </w:t>
      </w:r>
      <w:r>
        <w:rPr>
          <w:rFonts w:ascii="Arial Black"/>
          <w:color w:val="333333"/>
          <w:w w:val="90"/>
          <w:sz w:val="17"/>
        </w:rPr>
        <w:t>to</w:t>
      </w:r>
      <w:r>
        <w:rPr>
          <w:rFonts w:ascii="Arial Black"/>
          <w:color w:val="333333"/>
          <w:spacing w:val="-2"/>
          <w:w w:val="90"/>
          <w:sz w:val="17"/>
        </w:rPr>
        <w:t xml:space="preserve"> participate?</w:t>
      </w:r>
    </w:p>
    <w:p w14:paraId="2FF5793C" w14:textId="77777777" w:rsidR="00D62403" w:rsidRPr="001D3184" w:rsidRDefault="00D62403" w:rsidP="00D62403">
      <w:pPr>
        <w:spacing w:before="145" w:line="393" w:lineRule="auto"/>
        <w:ind w:left="808" w:right="9082" w:hanging="424"/>
        <w:rPr>
          <w:rFonts w:ascii="Arial MT"/>
          <w:sz w:val="17"/>
          <w:lang w:val="es-ES"/>
        </w:rPr>
      </w:pPr>
      <w:r>
        <w:rPr>
          <w:noProof/>
        </w:rPr>
        <w:drawing>
          <wp:anchor distT="0" distB="0" distL="0" distR="0" simplePos="0" relativeHeight="251658252" behindDoc="1" locked="0" layoutInCell="1" allowOverlap="1" wp14:anchorId="7C12DB2F" wp14:editId="7A6F927B">
            <wp:simplePos x="0" y="0"/>
            <wp:positionH relativeFrom="page">
              <wp:posOffset>815830</wp:posOffset>
            </wp:positionH>
            <wp:positionV relativeFrom="paragraph">
              <wp:posOffset>352089</wp:posOffset>
            </wp:positionV>
            <wp:extent cx="179218" cy="179218"/>
            <wp:effectExtent l="0" t="0" r="0" b="0"/>
            <wp:wrapNone/>
            <wp:docPr id="92" name="Pictur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35" cstate="print"/>
                    <a:stretch>
                      <a:fillRect/>
                    </a:stretch>
                  </pic:blipFill>
                  <pic:spPr>
                    <a:xfrm>
                      <a:off x="0" y="0"/>
                      <a:ext cx="179218" cy="179218"/>
                    </a:xfrm>
                    <a:prstGeom prst="rect">
                      <a:avLst/>
                    </a:prstGeom>
                  </pic:spPr>
                </pic:pic>
              </a:graphicData>
            </a:graphic>
          </wp:anchor>
        </w:drawing>
      </w:r>
      <w:r>
        <w:rPr>
          <w:noProof/>
          <w:position w:val="-6"/>
        </w:rPr>
        <w:drawing>
          <wp:inline distT="0" distB="0" distL="0" distR="0" wp14:anchorId="255374FE" wp14:editId="0DBBF4F1">
            <wp:extent cx="179218" cy="179218"/>
            <wp:effectExtent l="0" t="0" r="0" b="0"/>
            <wp:docPr id="93" name="Pictur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36" cstate="print"/>
                    <a:stretch>
                      <a:fillRect/>
                    </a:stretch>
                  </pic:blipFill>
                  <pic:spPr>
                    <a:xfrm>
                      <a:off x="0" y="0"/>
                      <a:ext cx="179218" cy="179218"/>
                    </a:xfrm>
                    <a:prstGeom prst="rect">
                      <a:avLst/>
                    </a:prstGeom>
                  </pic:spPr>
                </pic:pic>
              </a:graphicData>
            </a:graphic>
          </wp:inline>
        </w:drawing>
      </w:r>
      <w:r w:rsidRPr="001D3184">
        <w:rPr>
          <w:rFonts w:ascii="Times New Roman"/>
          <w:spacing w:val="41"/>
          <w:sz w:val="20"/>
          <w:lang w:val="es-ES"/>
        </w:rPr>
        <w:t xml:space="preserve"> </w:t>
      </w:r>
      <w:r w:rsidRPr="001D3184">
        <w:rPr>
          <w:rFonts w:ascii="Arial MT"/>
          <w:color w:val="333333"/>
          <w:sz w:val="17"/>
          <w:lang w:val="es-ES"/>
        </w:rPr>
        <w:t xml:space="preserve">Yes </w:t>
      </w:r>
      <w:r w:rsidRPr="001D3184">
        <w:rPr>
          <w:rFonts w:ascii="Arial MT"/>
          <w:color w:val="333333"/>
          <w:spacing w:val="-5"/>
          <w:sz w:val="17"/>
          <w:lang w:val="es-ES"/>
        </w:rPr>
        <w:t>No</w:t>
      </w:r>
    </w:p>
    <w:p w14:paraId="7738AEF6" w14:textId="77777777" w:rsidR="00D62403" w:rsidRPr="001D3184" w:rsidRDefault="00D62403" w:rsidP="00D62403">
      <w:pPr>
        <w:spacing w:line="393" w:lineRule="auto"/>
        <w:rPr>
          <w:rFonts w:ascii="Arial MT"/>
          <w:sz w:val="17"/>
          <w:lang w:val="es-ES"/>
        </w:rPr>
        <w:sectPr w:rsidR="00D62403" w:rsidRPr="001D3184">
          <w:pgSz w:w="12240" w:h="15840"/>
          <w:pgMar w:top="200" w:right="1020" w:bottom="420" w:left="900" w:header="0" w:footer="226" w:gutter="0"/>
          <w:cols w:space="720"/>
        </w:sectPr>
      </w:pPr>
    </w:p>
    <w:p w14:paraId="549D0E19" w14:textId="77777777" w:rsidR="00D62403" w:rsidRPr="001D3184" w:rsidRDefault="00D62403" w:rsidP="00D62403">
      <w:pPr>
        <w:tabs>
          <w:tab w:val="left" w:pos="4771"/>
        </w:tabs>
        <w:spacing w:before="68"/>
        <w:ind w:left="102"/>
        <w:rPr>
          <w:rFonts w:ascii="Arial MT" w:hAnsi="Arial MT"/>
          <w:sz w:val="15"/>
          <w:lang w:val="es-ES"/>
        </w:rPr>
      </w:pPr>
      <w:r w:rsidRPr="001D3184">
        <w:rPr>
          <w:rFonts w:ascii="Arial MT" w:hAnsi="Arial MT"/>
          <w:sz w:val="15"/>
          <w:lang w:val="es-ES"/>
        </w:rPr>
        <w:t xml:space="preserve">1/10/24, 3:01 </w:t>
      </w:r>
      <w:r w:rsidRPr="001D3184">
        <w:rPr>
          <w:rFonts w:ascii="Arial MT" w:hAnsi="Arial MT"/>
          <w:spacing w:val="-5"/>
          <w:sz w:val="15"/>
          <w:lang w:val="es-ES"/>
        </w:rPr>
        <w:t>PM</w:t>
      </w:r>
      <w:r w:rsidRPr="001D3184">
        <w:rPr>
          <w:rFonts w:ascii="Arial MT" w:hAnsi="Arial MT"/>
          <w:sz w:val="15"/>
          <w:lang w:val="es-ES"/>
        </w:rPr>
        <w:tab/>
        <w:t xml:space="preserve">Formulaire de liste des ménages </w:t>
      </w:r>
      <w:r w:rsidRPr="001D3184">
        <w:rPr>
          <w:rFonts w:ascii="Arial MT" w:hAnsi="Arial MT"/>
          <w:spacing w:val="-2"/>
          <w:sz w:val="15"/>
          <w:lang w:val="es-ES"/>
        </w:rPr>
        <w:t>rCARI</w:t>
      </w:r>
    </w:p>
    <w:p w14:paraId="2832C34E" w14:textId="77777777" w:rsidR="00D62403" w:rsidRPr="001D3184" w:rsidRDefault="00D62403" w:rsidP="00D62403">
      <w:pPr>
        <w:pStyle w:val="BodyText"/>
        <w:spacing w:before="93"/>
        <w:rPr>
          <w:rFonts w:ascii="Arial MT"/>
          <w:sz w:val="17"/>
          <w:lang w:val="es-ES"/>
        </w:rPr>
      </w:pPr>
    </w:p>
    <w:p w14:paraId="3E7B423B" w14:textId="77777777" w:rsidR="00D62403" w:rsidRDefault="00D62403" w:rsidP="00D62403">
      <w:pPr>
        <w:ind w:left="187"/>
        <w:rPr>
          <w:rFonts w:ascii="Arial Black"/>
          <w:sz w:val="17"/>
        </w:rPr>
      </w:pPr>
      <w:r>
        <w:rPr>
          <w:rFonts w:ascii="Arial Black"/>
          <w:color w:val="333333"/>
          <w:w w:val="90"/>
          <w:sz w:val="17"/>
        </w:rPr>
        <w:t>Please</w:t>
      </w:r>
      <w:r>
        <w:rPr>
          <w:rFonts w:ascii="Arial Black"/>
          <w:color w:val="333333"/>
          <w:spacing w:val="-5"/>
          <w:w w:val="90"/>
          <w:sz w:val="17"/>
        </w:rPr>
        <w:t xml:space="preserve"> </w:t>
      </w:r>
      <w:r>
        <w:rPr>
          <w:rFonts w:ascii="Arial Black"/>
          <w:color w:val="333333"/>
          <w:w w:val="90"/>
          <w:sz w:val="17"/>
        </w:rPr>
        <w:t>indicate</w:t>
      </w:r>
      <w:r>
        <w:rPr>
          <w:rFonts w:ascii="Arial Black"/>
          <w:color w:val="333333"/>
          <w:spacing w:val="-5"/>
          <w:w w:val="90"/>
          <w:sz w:val="17"/>
        </w:rPr>
        <w:t xml:space="preserve"> </w:t>
      </w:r>
      <w:r>
        <w:rPr>
          <w:rFonts w:ascii="Arial Black"/>
          <w:color w:val="333333"/>
          <w:w w:val="90"/>
          <w:sz w:val="17"/>
        </w:rPr>
        <w:t>the</w:t>
      </w:r>
      <w:r>
        <w:rPr>
          <w:rFonts w:ascii="Arial Black"/>
          <w:color w:val="333333"/>
          <w:spacing w:val="-5"/>
          <w:w w:val="90"/>
          <w:sz w:val="17"/>
        </w:rPr>
        <w:t xml:space="preserve"> </w:t>
      </w:r>
      <w:r>
        <w:rPr>
          <w:rFonts w:ascii="Arial Black"/>
          <w:color w:val="333333"/>
          <w:w w:val="90"/>
          <w:sz w:val="17"/>
        </w:rPr>
        <w:t>reason</w:t>
      </w:r>
      <w:r>
        <w:rPr>
          <w:rFonts w:ascii="Arial Black"/>
          <w:color w:val="333333"/>
          <w:spacing w:val="-4"/>
          <w:w w:val="90"/>
          <w:sz w:val="17"/>
        </w:rPr>
        <w:t xml:space="preserve"> </w:t>
      </w:r>
      <w:r>
        <w:rPr>
          <w:rFonts w:ascii="Arial Black"/>
          <w:color w:val="333333"/>
          <w:w w:val="90"/>
          <w:sz w:val="17"/>
        </w:rPr>
        <w:t>for</w:t>
      </w:r>
      <w:r>
        <w:rPr>
          <w:rFonts w:ascii="Arial Black"/>
          <w:color w:val="333333"/>
          <w:spacing w:val="-5"/>
          <w:w w:val="90"/>
          <w:sz w:val="17"/>
        </w:rPr>
        <w:t xml:space="preserve"> </w:t>
      </w:r>
      <w:r>
        <w:rPr>
          <w:rFonts w:ascii="Arial Black"/>
          <w:color w:val="333333"/>
          <w:spacing w:val="-2"/>
          <w:w w:val="90"/>
          <w:sz w:val="17"/>
        </w:rPr>
        <w:t>refusal</w:t>
      </w:r>
    </w:p>
    <w:p w14:paraId="19A8A26F" w14:textId="77777777" w:rsidR="00D62403" w:rsidRDefault="00D62403" w:rsidP="00D62403">
      <w:pPr>
        <w:spacing w:before="66"/>
        <w:ind w:left="187"/>
        <w:rPr>
          <w:rFonts w:ascii="Arial"/>
          <w:i/>
          <w:sz w:val="16"/>
        </w:rPr>
      </w:pPr>
      <w:r>
        <w:rPr>
          <w:rFonts w:ascii="Arial"/>
          <w:i/>
          <w:w w:val="105"/>
          <w:sz w:val="16"/>
        </w:rPr>
        <w:t>Select</w:t>
      </w:r>
      <w:r>
        <w:rPr>
          <w:rFonts w:ascii="Arial"/>
          <w:i/>
          <w:spacing w:val="-11"/>
          <w:w w:val="105"/>
          <w:sz w:val="16"/>
        </w:rPr>
        <w:t xml:space="preserve"> </w:t>
      </w:r>
      <w:r>
        <w:rPr>
          <w:rFonts w:ascii="Arial"/>
          <w:i/>
          <w:w w:val="105"/>
          <w:sz w:val="16"/>
        </w:rPr>
        <w:t>the</w:t>
      </w:r>
      <w:r>
        <w:rPr>
          <w:rFonts w:ascii="Arial"/>
          <w:i/>
          <w:spacing w:val="-10"/>
          <w:w w:val="105"/>
          <w:sz w:val="16"/>
        </w:rPr>
        <w:t xml:space="preserve"> </w:t>
      </w:r>
      <w:r>
        <w:rPr>
          <w:rFonts w:ascii="Arial"/>
          <w:i/>
          <w:w w:val="105"/>
          <w:sz w:val="16"/>
        </w:rPr>
        <w:t>most</w:t>
      </w:r>
      <w:r>
        <w:rPr>
          <w:rFonts w:ascii="Arial"/>
          <w:i/>
          <w:spacing w:val="-10"/>
          <w:w w:val="105"/>
          <w:sz w:val="16"/>
        </w:rPr>
        <w:t xml:space="preserve"> </w:t>
      </w:r>
      <w:r>
        <w:rPr>
          <w:rFonts w:ascii="Arial"/>
          <w:i/>
          <w:w w:val="105"/>
          <w:sz w:val="16"/>
        </w:rPr>
        <w:t>important</w:t>
      </w:r>
      <w:r>
        <w:rPr>
          <w:rFonts w:ascii="Arial"/>
          <w:i/>
          <w:spacing w:val="-10"/>
          <w:w w:val="105"/>
          <w:sz w:val="16"/>
        </w:rPr>
        <w:t xml:space="preserve"> </w:t>
      </w:r>
      <w:r>
        <w:rPr>
          <w:rFonts w:ascii="Arial"/>
          <w:i/>
          <w:w w:val="105"/>
          <w:sz w:val="16"/>
        </w:rPr>
        <w:t>reason</w:t>
      </w:r>
      <w:r>
        <w:rPr>
          <w:rFonts w:ascii="Arial"/>
          <w:i/>
          <w:spacing w:val="-10"/>
          <w:w w:val="105"/>
          <w:sz w:val="16"/>
        </w:rPr>
        <w:t xml:space="preserve"> </w:t>
      </w:r>
      <w:r>
        <w:rPr>
          <w:rFonts w:ascii="Arial"/>
          <w:i/>
          <w:w w:val="105"/>
          <w:sz w:val="16"/>
        </w:rPr>
        <w:t>for</w:t>
      </w:r>
      <w:r>
        <w:rPr>
          <w:rFonts w:ascii="Arial"/>
          <w:i/>
          <w:spacing w:val="-10"/>
          <w:w w:val="105"/>
          <w:sz w:val="16"/>
        </w:rPr>
        <w:t xml:space="preserve"> </w:t>
      </w:r>
      <w:r>
        <w:rPr>
          <w:rFonts w:ascii="Arial"/>
          <w:i/>
          <w:spacing w:val="-2"/>
          <w:w w:val="105"/>
          <w:sz w:val="16"/>
        </w:rPr>
        <w:t>refusal.</w:t>
      </w:r>
    </w:p>
    <w:p w14:paraId="756C3D5C" w14:textId="77777777" w:rsidR="00D62403" w:rsidRDefault="00D62403" w:rsidP="00D62403">
      <w:pPr>
        <w:spacing w:before="107"/>
        <w:ind w:left="384"/>
        <w:rPr>
          <w:rFonts w:ascii="Arial MT"/>
          <w:sz w:val="17"/>
        </w:rPr>
      </w:pPr>
      <w:r>
        <w:rPr>
          <w:noProof/>
          <w:position w:val="-6"/>
        </w:rPr>
        <w:drawing>
          <wp:inline distT="0" distB="0" distL="0" distR="0" wp14:anchorId="7EB06BA8" wp14:editId="511F0F61">
            <wp:extent cx="179218" cy="179218"/>
            <wp:effectExtent l="0" t="0" r="0" b="0"/>
            <wp:docPr id="94" name="Pictur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37" cstate="print"/>
                    <a:stretch>
                      <a:fillRect/>
                    </a:stretch>
                  </pic:blipFill>
                  <pic:spPr>
                    <a:xfrm>
                      <a:off x="0" y="0"/>
                      <a:ext cx="179218" cy="179218"/>
                    </a:xfrm>
                    <a:prstGeom prst="rect">
                      <a:avLst/>
                    </a:prstGeom>
                  </pic:spPr>
                </pic:pic>
              </a:graphicData>
            </a:graphic>
          </wp:inline>
        </w:drawing>
      </w:r>
      <w:r>
        <w:rPr>
          <w:rFonts w:ascii="Times New Roman"/>
          <w:spacing w:val="80"/>
          <w:w w:val="105"/>
          <w:sz w:val="20"/>
        </w:rPr>
        <w:t xml:space="preserve"> </w:t>
      </w:r>
      <w:r>
        <w:rPr>
          <w:rFonts w:ascii="Arial MT"/>
          <w:color w:val="333333"/>
          <w:w w:val="105"/>
          <w:sz w:val="17"/>
        </w:rPr>
        <w:t>I am not interested</w:t>
      </w:r>
    </w:p>
    <w:p w14:paraId="547AE5BC" w14:textId="77777777" w:rsidR="00D62403" w:rsidRDefault="00D62403" w:rsidP="00D62403">
      <w:pPr>
        <w:spacing w:before="127" w:line="348" w:lineRule="auto"/>
        <w:ind w:left="384" w:right="5722"/>
        <w:rPr>
          <w:rFonts w:ascii="Arial MT"/>
          <w:sz w:val="17"/>
        </w:rPr>
      </w:pPr>
      <w:r>
        <w:rPr>
          <w:noProof/>
          <w:position w:val="-6"/>
        </w:rPr>
        <w:drawing>
          <wp:inline distT="0" distB="0" distL="0" distR="0" wp14:anchorId="2F9DE61D" wp14:editId="5791B343">
            <wp:extent cx="179218" cy="179218"/>
            <wp:effectExtent l="0" t="0" r="0" b="0"/>
            <wp:docPr id="95" name="Pictur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38" cstate="print"/>
                    <a:stretch>
                      <a:fillRect/>
                    </a:stretch>
                  </pic:blipFill>
                  <pic:spPr>
                    <a:xfrm>
                      <a:off x="0" y="0"/>
                      <a:ext cx="179218" cy="179218"/>
                    </a:xfrm>
                    <a:prstGeom prst="rect">
                      <a:avLst/>
                    </a:prstGeom>
                  </pic:spPr>
                </pic:pic>
              </a:graphicData>
            </a:graphic>
          </wp:inline>
        </w:drawing>
      </w:r>
      <w:r>
        <w:rPr>
          <w:rFonts w:ascii="Times New Roman"/>
          <w:spacing w:val="80"/>
          <w:w w:val="105"/>
          <w:sz w:val="20"/>
        </w:rPr>
        <w:t xml:space="preserve"> </w:t>
      </w:r>
      <w:r>
        <w:rPr>
          <w:rFonts w:ascii="Arial MT"/>
          <w:color w:val="333333"/>
          <w:w w:val="105"/>
          <w:sz w:val="17"/>
        </w:rPr>
        <w:t xml:space="preserve">I won't be available in the territory at the time </w:t>
      </w:r>
      <w:r>
        <w:rPr>
          <w:rFonts w:ascii="Arial MT"/>
          <w:noProof/>
          <w:color w:val="333333"/>
          <w:position w:val="-6"/>
          <w:sz w:val="17"/>
        </w:rPr>
        <w:drawing>
          <wp:inline distT="0" distB="0" distL="0" distR="0" wp14:anchorId="0B96EB2F" wp14:editId="37C91562">
            <wp:extent cx="179218" cy="179218"/>
            <wp:effectExtent l="0" t="0" r="0" b="0"/>
            <wp:docPr id="96" name="Pictur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39"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For security reasons</w:t>
      </w:r>
    </w:p>
    <w:p w14:paraId="09CC4C1F" w14:textId="77777777" w:rsidR="00D62403" w:rsidRDefault="00D62403" w:rsidP="00D62403">
      <w:pPr>
        <w:spacing w:line="348" w:lineRule="auto"/>
        <w:ind w:left="384" w:right="6746"/>
        <w:rPr>
          <w:rFonts w:ascii="Arial MT"/>
          <w:sz w:val="17"/>
        </w:rPr>
      </w:pPr>
      <w:r>
        <w:rPr>
          <w:noProof/>
          <w:position w:val="-6"/>
        </w:rPr>
        <w:drawing>
          <wp:inline distT="0" distB="0" distL="0" distR="0" wp14:anchorId="384629FE" wp14:editId="76C5C37F">
            <wp:extent cx="179218" cy="179218"/>
            <wp:effectExtent l="0" t="0" r="0" b="0"/>
            <wp:docPr id="97" name="Pictur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40" cstate="print"/>
                    <a:stretch>
                      <a:fillRect/>
                    </a:stretch>
                  </pic:blipFill>
                  <pic:spPr>
                    <a:xfrm>
                      <a:off x="0" y="0"/>
                      <a:ext cx="179218" cy="179218"/>
                    </a:xfrm>
                    <a:prstGeom prst="rect">
                      <a:avLst/>
                    </a:prstGeom>
                  </pic:spPr>
                </pic:pic>
              </a:graphicData>
            </a:graphic>
          </wp:inline>
        </w:drawing>
      </w:r>
      <w:r>
        <w:rPr>
          <w:rFonts w:ascii="Times New Roman"/>
          <w:spacing w:val="63"/>
          <w:w w:val="105"/>
          <w:sz w:val="20"/>
        </w:rPr>
        <w:t xml:space="preserve"> </w:t>
      </w:r>
      <w:r>
        <w:rPr>
          <w:rFonts w:ascii="Arial MT"/>
          <w:color w:val="333333"/>
          <w:w w:val="105"/>
          <w:sz w:val="17"/>
        </w:rPr>
        <w:t>For</w:t>
      </w:r>
      <w:r>
        <w:rPr>
          <w:rFonts w:ascii="Arial MT"/>
          <w:color w:val="333333"/>
          <w:spacing w:val="-13"/>
          <w:w w:val="105"/>
          <w:sz w:val="17"/>
        </w:rPr>
        <w:t xml:space="preserve"> </w:t>
      </w:r>
      <w:r>
        <w:rPr>
          <w:rFonts w:ascii="Arial MT"/>
          <w:color w:val="333333"/>
          <w:w w:val="105"/>
          <w:sz w:val="17"/>
        </w:rPr>
        <w:t>personal</w:t>
      </w:r>
      <w:r>
        <w:rPr>
          <w:rFonts w:ascii="Arial MT"/>
          <w:color w:val="333333"/>
          <w:spacing w:val="-12"/>
          <w:w w:val="105"/>
          <w:sz w:val="17"/>
        </w:rPr>
        <w:t xml:space="preserve"> </w:t>
      </w:r>
      <w:r>
        <w:rPr>
          <w:rFonts w:ascii="Arial MT"/>
          <w:color w:val="333333"/>
          <w:w w:val="105"/>
          <w:sz w:val="17"/>
        </w:rPr>
        <w:t>reasons</w:t>
      </w:r>
      <w:r>
        <w:rPr>
          <w:rFonts w:ascii="Arial MT"/>
          <w:color w:val="333333"/>
          <w:spacing w:val="-13"/>
          <w:w w:val="105"/>
          <w:sz w:val="17"/>
        </w:rPr>
        <w:t xml:space="preserve"> </w:t>
      </w:r>
      <w:r>
        <w:rPr>
          <w:rFonts w:ascii="Arial MT"/>
          <w:color w:val="333333"/>
          <w:w w:val="105"/>
          <w:sz w:val="17"/>
        </w:rPr>
        <w:t>I</w:t>
      </w:r>
      <w:r>
        <w:rPr>
          <w:rFonts w:ascii="Arial MT"/>
          <w:color w:val="333333"/>
          <w:spacing w:val="-12"/>
          <w:w w:val="105"/>
          <w:sz w:val="17"/>
        </w:rPr>
        <w:t xml:space="preserve"> </w:t>
      </w:r>
      <w:r>
        <w:rPr>
          <w:rFonts w:ascii="Arial MT"/>
          <w:color w:val="333333"/>
          <w:w w:val="105"/>
          <w:sz w:val="17"/>
        </w:rPr>
        <w:t>cant</w:t>
      </w:r>
      <w:r>
        <w:rPr>
          <w:rFonts w:ascii="Arial MT"/>
          <w:color w:val="333333"/>
          <w:spacing w:val="-12"/>
          <w:w w:val="105"/>
          <w:sz w:val="17"/>
        </w:rPr>
        <w:t xml:space="preserve"> </w:t>
      </w:r>
      <w:r>
        <w:rPr>
          <w:rFonts w:ascii="Arial MT"/>
          <w:color w:val="333333"/>
          <w:w w:val="105"/>
          <w:sz w:val="17"/>
        </w:rPr>
        <w:t xml:space="preserve">share </w:t>
      </w:r>
      <w:r>
        <w:rPr>
          <w:rFonts w:ascii="Arial MT"/>
          <w:noProof/>
          <w:color w:val="333333"/>
          <w:position w:val="-6"/>
          <w:sz w:val="17"/>
        </w:rPr>
        <w:drawing>
          <wp:inline distT="0" distB="0" distL="0" distR="0" wp14:anchorId="1BE9D141" wp14:editId="740D76AA">
            <wp:extent cx="179218" cy="179218"/>
            <wp:effectExtent l="0" t="0" r="0" b="0"/>
            <wp:docPr id="98" name="Pictur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41"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 xml:space="preserve">Due to bad previous experience </w:t>
      </w:r>
      <w:r>
        <w:rPr>
          <w:rFonts w:ascii="Arial MT"/>
          <w:noProof/>
          <w:color w:val="333333"/>
          <w:position w:val="-6"/>
          <w:sz w:val="17"/>
        </w:rPr>
        <w:drawing>
          <wp:inline distT="0" distB="0" distL="0" distR="0" wp14:anchorId="438E3F9C" wp14:editId="432B1438">
            <wp:extent cx="179218" cy="179218"/>
            <wp:effectExtent l="0" t="0" r="0" b="0"/>
            <wp:docPr id="99" name="Pictur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42"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No reason</w:t>
      </w:r>
    </w:p>
    <w:p w14:paraId="7D90E72C" w14:textId="77777777" w:rsidR="00D62403" w:rsidRDefault="00D62403" w:rsidP="00D62403">
      <w:pPr>
        <w:spacing w:before="151"/>
        <w:ind w:left="187"/>
        <w:rPr>
          <w:rFonts w:ascii="Arial Black"/>
          <w:sz w:val="17"/>
        </w:rPr>
      </w:pPr>
      <w:r>
        <w:rPr>
          <w:rFonts w:ascii="Arial Black"/>
          <w:color w:val="333333"/>
          <w:w w:val="85"/>
          <w:sz w:val="17"/>
        </w:rPr>
        <w:t>Select</w:t>
      </w:r>
      <w:r>
        <w:rPr>
          <w:rFonts w:ascii="Arial Black"/>
          <w:color w:val="333333"/>
          <w:spacing w:val="-2"/>
          <w:sz w:val="17"/>
        </w:rPr>
        <w:t xml:space="preserve"> </w:t>
      </w:r>
      <w:r>
        <w:rPr>
          <w:rFonts w:ascii="Arial Black"/>
          <w:color w:val="333333"/>
          <w:w w:val="85"/>
          <w:sz w:val="17"/>
        </w:rPr>
        <w:t>the</w:t>
      </w:r>
      <w:r>
        <w:rPr>
          <w:rFonts w:ascii="Arial Black"/>
          <w:color w:val="333333"/>
          <w:spacing w:val="-1"/>
          <w:sz w:val="17"/>
        </w:rPr>
        <w:t xml:space="preserve"> </w:t>
      </w:r>
      <w:r>
        <w:rPr>
          <w:rFonts w:ascii="Arial Black"/>
          <w:color w:val="333333"/>
          <w:w w:val="85"/>
          <w:sz w:val="17"/>
        </w:rPr>
        <w:t>sex</w:t>
      </w:r>
      <w:r>
        <w:rPr>
          <w:rFonts w:ascii="Arial Black"/>
          <w:color w:val="333333"/>
          <w:spacing w:val="-1"/>
          <w:sz w:val="17"/>
        </w:rPr>
        <w:t xml:space="preserve"> </w:t>
      </w:r>
      <w:r>
        <w:rPr>
          <w:rFonts w:ascii="Arial Black"/>
          <w:color w:val="333333"/>
          <w:w w:val="85"/>
          <w:sz w:val="17"/>
        </w:rPr>
        <w:t>of</w:t>
      </w:r>
      <w:r>
        <w:rPr>
          <w:rFonts w:ascii="Arial Black"/>
          <w:color w:val="333333"/>
          <w:spacing w:val="-1"/>
          <w:sz w:val="17"/>
        </w:rPr>
        <w:t xml:space="preserve"> </w:t>
      </w:r>
      <w:r>
        <w:rPr>
          <w:rFonts w:ascii="Arial Black"/>
          <w:color w:val="333333"/>
          <w:w w:val="85"/>
          <w:sz w:val="17"/>
        </w:rPr>
        <w:t>the</w:t>
      </w:r>
      <w:r>
        <w:rPr>
          <w:rFonts w:ascii="Arial Black"/>
          <w:color w:val="333333"/>
          <w:spacing w:val="-1"/>
          <w:sz w:val="17"/>
        </w:rPr>
        <w:t xml:space="preserve"> </w:t>
      </w:r>
      <w:r>
        <w:rPr>
          <w:rFonts w:ascii="Arial Black"/>
          <w:color w:val="333333"/>
          <w:spacing w:val="-2"/>
          <w:w w:val="85"/>
          <w:sz w:val="17"/>
        </w:rPr>
        <w:t>respondent</w:t>
      </w:r>
    </w:p>
    <w:p w14:paraId="3B017FBE" w14:textId="77777777" w:rsidR="00D62403" w:rsidRDefault="00D62403" w:rsidP="00D62403">
      <w:pPr>
        <w:spacing w:before="66"/>
        <w:ind w:left="187"/>
        <w:rPr>
          <w:rFonts w:ascii="Arial"/>
          <w:i/>
          <w:sz w:val="16"/>
        </w:rPr>
      </w:pPr>
      <w:r>
        <w:rPr>
          <w:rFonts w:ascii="Arial"/>
          <w:i/>
          <w:sz w:val="16"/>
        </w:rPr>
        <w:t>Observe</w:t>
      </w:r>
      <w:r>
        <w:rPr>
          <w:rFonts w:ascii="Arial"/>
          <w:i/>
          <w:spacing w:val="1"/>
          <w:sz w:val="16"/>
        </w:rPr>
        <w:t xml:space="preserve"> </w:t>
      </w:r>
      <w:r>
        <w:rPr>
          <w:rFonts w:ascii="Arial"/>
          <w:i/>
          <w:sz w:val="16"/>
        </w:rPr>
        <w:t>and</w:t>
      </w:r>
      <w:r>
        <w:rPr>
          <w:rFonts w:ascii="Arial"/>
          <w:i/>
          <w:spacing w:val="2"/>
          <w:sz w:val="16"/>
        </w:rPr>
        <w:t xml:space="preserve"> </w:t>
      </w:r>
      <w:r>
        <w:rPr>
          <w:rFonts w:ascii="Arial"/>
          <w:i/>
          <w:sz w:val="16"/>
        </w:rPr>
        <w:t>select</w:t>
      </w:r>
      <w:r>
        <w:rPr>
          <w:rFonts w:ascii="Arial"/>
          <w:i/>
          <w:spacing w:val="2"/>
          <w:sz w:val="16"/>
        </w:rPr>
        <w:t xml:space="preserve"> </w:t>
      </w:r>
      <w:r>
        <w:rPr>
          <w:rFonts w:ascii="Arial"/>
          <w:i/>
          <w:sz w:val="16"/>
        </w:rPr>
        <w:t>the</w:t>
      </w:r>
      <w:r>
        <w:rPr>
          <w:rFonts w:ascii="Arial"/>
          <w:i/>
          <w:spacing w:val="1"/>
          <w:sz w:val="16"/>
        </w:rPr>
        <w:t xml:space="preserve"> </w:t>
      </w:r>
      <w:r>
        <w:rPr>
          <w:rFonts w:ascii="Arial"/>
          <w:i/>
          <w:sz w:val="16"/>
        </w:rPr>
        <w:t>gender</w:t>
      </w:r>
      <w:r>
        <w:rPr>
          <w:rFonts w:ascii="Arial"/>
          <w:i/>
          <w:spacing w:val="2"/>
          <w:sz w:val="16"/>
        </w:rPr>
        <w:t xml:space="preserve"> </w:t>
      </w:r>
      <w:r>
        <w:rPr>
          <w:rFonts w:ascii="Arial"/>
          <w:i/>
          <w:sz w:val="16"/>
        </w:rPr>
        <w:t>the</w:t>
      </w:r>
      <w:r>
        <w:rPr>
          <w:rFonts w:ascii="Arial"/>
          <w:i/>
          <w:spacing w:val="2"/>
          <w:sz w:val="16"/>
        </w:rPr>
        <w:t xml:space="preserve"> </w:t>
      </w:r>
      <w:r>
        <w:rPr>
          <w:rFonts w:ascii="Arial"/>
          <w:i/>
          <w:spacing w:val="-2"/>
          <w:sz w:val="16"/>
        </w:rPr>
        <w:t>respondent</w:t>
      </w:r>
    </w:p>
    <w:p w14:paraId="438E6022" w14:textId="77777777" w:rsidR="00D62403" w:rsidRDefault="00D62403" w:rsidP="00D62403">
      <w:pPr>
        <w:spacing w:before="107" w:line="348" w:lineRule="auto"/>
        <w:ind w:left="384" w:right="8892"/>
        <w:rPr>
          <w:rFonts w:ascii="Arial MT"/>
          <w:sz w:val="17"/>
        </w:rPr>
      </w:pPr>
      <w:r>
        <w:rPr>
          <w:noProof/>
          <w:position w:val="-6"/>
        </w:rPr>
        <w:drawing>
          <wp:inline distT="0" distB="0" distL="0" distR="0" wp14:anchorId="66B38C4C" wp14:editId="111A254A">
            <wp:extent cx="179218" cy="179218"/>
            <wp:effectExtent l="0" t="0" r="0" b="0"/>
            <wp:docPr id="100" name="Pictur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43" cstate="print"/>
                    <a:stretch>
                      <a:fillRect/>
                    </a:stretch>
                  </pic:blipFill>
                  <pic:spPr>
                    <a:xfrm>
                      <a:off x="0" y="0"/>
                      <a:ext cx="179218" cy="179218"/>
                    </a:xfrm>
                    <a:prstGeom prst="rect">
                      <a:avLst/>
                    </a:prstGeom>
                  </pic:spPr>
                </pic:pic>
              </a:graphicData>
            </a:graphic>
          </wp:inline>
        </w:drawing>
      </w:r>
      <w:r>
        <w:rPr>
          <w:rFonts w:ascii="Times New Roman"/>
          <w:spacing w:val="59"/>
          <w:sz w:val="20"/>
        </w:rPr>
        <w:t xml:space="preserve"> </w:t>
      </w:r>
      <w:r>
        <w:rPr>
          <w:rFonts w:ascii="Arial MT"/>
          <w:color w:val="333333"/>
          <w:sz w:val="17"/>
        </w:rPr>
        <w:t xml:space="preserve">Female </w:t>
      </w:r>
      <w:r>
        <w:rPr>
          <w:rFonts w:ascii="Arial MT"/>
          <w:noProof/>
          <w:color w:val="333333"/>
          <w:position w:val="-6"/>
          <w:sz w:val="17"/>
        </w:rPr>
        <w:drawing>
          <wp:inline distT="0" distB="0" distL="0" distR="0" wp14:anchorId="33154E04" wp14:editId="535EC9E4">
            <wp:extent cx="179218" cy="179218"/>
            <wp:effectExtent l="0" t="0" r="0" b="0"/>
            <wp:docPr id="101" name="Pictur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44" cstate="print"/>
                    <a:stretch>
                      <a:fillRect/>
                    </a:stretch>
                  </pic:blipFill>
                  <pic:spPr>
                    <a:xfrm>
                      <a:off x="0" y="0"/>
                      <a:ext cx="179218" cy="179218"/>
                    </a:xfrm>
                    <a:prstGeom prst="rect">
                      <a:avLst/>
                    </a:prstGeom>
                  </pic:spPr>
                </pic:pic>
              </a:graphicData>
            </a:graphic>
          </wp:inline>
        </w:drawing>
      </w:r>
      <w:r>
        <w:rPr>
          <w:rFonts w:ascii="Times New Roman"/>
          <w:color w:val="333333"/>
          <w:spacing w:val="80"/>
          <w:sz w:val="17"/>
        </w:rPr>
        <w:t xml:space="preserve"> </w:t>
      </w:r>
      <w:r>
        <w:rPr>
          <w:rFonts w:ascii="Arial MT"/>
          <w:color w:val="333333"/>
          <w:sz w:val="17"/>
        </w:rPr>
        <w:t>Male</w:t>
      </w:r>
    </w:p>
    <w:p w14:paraId="480AD676" w14:textId="77777777" w:rsidR="00D62403" w:rsidRDefault="00D62403" w:rsidP="00D62403">
      <w:pPr>
        <w:spacing w:before="152"/>
        <w:ind w:left="187"/>
        <w:rPr>
          <w:rFonts w:ascii="Arial Black"/>
          <w:sz w:val="17"/>
        </w:rPr>
      </w:pPr>
      <w:r>
        <w:rPr>
          <w:rFonts w:ascii="Arial Black"/>
          <w:color w:val="333333"/>
          <w:w w:val="85"/>
          <w:sz w:val="17"/>
        </w:rPr>
        <w:t>Select</w:t>
      </w:r>
      <w:r>
        <w:rPr>
          <w:rFonts w:ascii="Arial Black"/>
          <w:color w:val="333333"/>
          <w:spacing w:val="3"/>
          <w:sz w:val="17"/>
        </w:rPr>
        <w:t xml:space="preserve"> </w:t>
      </w:r>
      <w:r>
        <w:rPr>
          <w:rFonts w:ascii="Arial Black"/>
          <w:color w:val="333333"/>
          <w:w w:val="85"/>
          <w:sz w:val="17"/>
        </w:rPr>
        <w:t>the</w:t>
      </w:r>
      <w:r>
        <w:rPr>
          <w:rFonts w:ascii="Arial Black"/>
          <w:color w:val="333333"/>
          <w:spacing w:val="4"/>
          <w:sz w:val="17"/>
        </w:rPr>
        <w:t xml:space="preserve"> </w:t>
      </w:r>
      <w:r>
        <w:rPr>
          <w:rFonts w:ascii="Arial Black"/>
          <w:color w:val="333333"/>
          <w:w w:val="85"/>
          <w:sz w:val="17"/>
        </w:rPr>
        <w:t>age</w:t>
      </w:r>
      <w:r>
        <w:rPr>
          <w:rFonts w:ascii="Arial Black"/>
          <w:color w:val="333333"/>
          <w:spacing w:val="4"/>
          <w:sz w:val="17"/>
        </w:rPr>
        <w:t xml:space="preserve"> </w:t>
      </w:r>
      <w:r>
        <w:rPr>
          <w:rFonts w:ascii="Arial Black"/>
          <w:color w:val="333333"/>
          <w:w w:val="85"/>
          <w:sz w:val="17"/>
        </w:rPr>
        <w:t>bracket</w:t>
      </w:r>
      <w:r>
        <w:rPr>
          <w:rFonts w:ascii="Arial Black"/>
          <w:color w:val="333333"/>
          <w:spacing w:val="4"/>
          <w:sz w:val="17"/>
        </w:rPr>
        <w:t xml:space="preserve"> </w:t>
      </w:r>
      <w:r>
        <w:rPr>
          <w:rFonts w:ascii="Arial Black"/>
          <w:color w:val="333333"/>
          <w:w w:val="85"/>
          <w:sz w:val="17"/>
        </w:rPr>
        <w:t>of</w:t>
      </w:r>
      <w:r>
        <w:rPr>
          <w:rFonts w:ascii="Arial Black"/>
          <w:color w:val="333333"/>
          <w:spacing w:val="4"/>
          <w:sz w:val="17"/>
        </w:rPr>
        <w:t xml:space="preserve"> </w:t>
      </w:r>
      <w:r>
        <w:rPr>
          <w:rFonts w:ascii="Arial Black"/>
          <w:color w:val="333333"/>
          <w:w w:val="85"/>
          <w:sz w:val="17"/>
        </w:rPr>
        <w:t>the</w:t>
      </w:r>
      <w:r>
        <w:rPr>
          <w:rFonts w:ascii="Arial Black"/>
          <w:color w:val="333333"/>
          <w:spacing w:val="3"/>
          <w:sz w:val="17"/>
        </w:rPr>
        <w:t xml:space="preserve"> </w:t>
      </w:r>
      <w:r>
        <w:rPr>
          <w:rFonts w:ascii="Arial Black"/>
          <w:color w:val="333333"/>
          <w:spacing w:val="-2"/>
          <w:w w:val="85"/>
          <w:sz w:val="17"/>
        </w:rPr>
        <w:t>respondent</w:t>
      </w:r>
    </w:p>
    <w:p w14:paraId="62D24C19" w14:textId="77777777" w:rsidR="00D62403" w:rsidRDefault="00D62403" w:rsidP="00D62403">
      <w:pPr>
        <w:spacing w:before="65"/>
        <w:ind w:left="187"/>
        <w:rPr>
          <w:rFonts w:ascii="Arial"/>
          <w:i/>
          <w:sz w:val="16"/>
        </w:rPr>
      </w:pPr>
      <w:r>
        <w:rPr>
          <w:rFonts w:ascii="Arial"/>
          <w:i/>
          <w:sz w:val="16"/>
        </w:rPr>
        <w:t>Select the age</w:t>
      </w:r>
      <w:r>
        <w:rPr>
          <w:rFonts w:ascii="Arial"/>
          <w:i/>
          <w:spacing w:val="1"/>
          <w:sz w:val="16"/>
        </w:rPr>
        <w:t xml:space="preserve"> </w:t>
      </w:r>
      <w:r>
        <w:rPr>
          <w:rFonts w:ascii="Arial"/>
          <w:i/>
          <w:sz w:val="16"/>
        </w:rPr>
        <w:t>bracket that the</w:t>
      </w:r>
      <w:r>
        <w:rPr>
          <w:rFonts w:ascii="Arial"/>
          <w:i/>
          <w:spacing w:val="1"/>
          <w:sz w:val="16"/>
        </w:rPr>
        <w:t xml:space="preserve"> </w:t>
      </w:r>
      <w:r>
        <w:rPr>
          <w:rFonts w:ascii="Arial"/>
          <w:i/>
          <w:sz w:val="16"/>
        </w:rPr>
        <w:t>respondent may be</w:t>
      </w:r>
      <w:r>
        <w:rPr>
          <w:rFonts w:ascii="Arial"/>
          <w:i/>
          <w:spacing w:val="1"/>
          <w:sz w:val="16"/>
        </w:rPr>
        <w:t xml:space="preserve"> </w:t>
      </w:r>
      <w:r>
        <w:rPr>
          <w:rFonts w:ascii="Arial"/>
          <w:i/>
          <w:sz w:val="16"/>
        </w:rPr>
        <w:t>classified. You may</w:t>
      </w:r>
      <w:r>
        <w:rPr>
          <w:rFonts w:ascii="Arial"/>
          <w:i/>
          <w:spacing w:val="1"/>
          <w:sz w:val="16"/>
        </w:rPr>
        <w:t xml:space="preserve"> </w:t>
      </w:r>
      <w:r>
        <w:rPr>
          <w:rFonts w:ascii="Arial"/>
          <w:i/>
          <w:sz w:val="16"/>
        </w:rPr>
        <w:t>ask if possible</w:t>
      </w:r>
      <w:r>
        <w:rPr>
          <w:rFonts w:ascii="Arial"/>
          <w:i/>
          <w:spacing w:val="1"/>
          <w:sz w:val="16"/>
        </w:rPr>
        <w:t xml:space="preserve"> </w:t>
      </w:r>
      <w:r>
        <w:rPr>
          <w:rFonts w:ascii="Arial"/>
          <w:i/>
          <w:sz w:val="16"/>
        </w:rPr>
        <w:t>else make a</w:t>
      </w:r>
      <w:r>
        <w:rPr>
          <w:rFonts w:ascii="Arial"/>
          <w:i/>
          <w:spacing w:val="1"/>
          <w:sz w:val="16"/>
        </w:rPr>
        <w:t xml:space="preserve"> </w:t>
      </w:r>
      <w:r>
        <w:rPr>
          <w:rFonts w:ascii="Arial"/>
          <w:i/>
          <w:sz w:val="16"/>
        </w:rPr>
        <w:t xml:space="preserve">comfortable </w:t>
      </w:r>
      <w:r>
        <w:rPr>
          <w:rFonts w:ascii="Arial"/>
          <w:i/>
          <w:spacing w:val="-2"/>
          <w:sz w:val="16"/>
        </w:rPr>
        <w:t>guess</w:t>
      </w:r>
    </w:p>
    <w:p w14:paraId="38BE561D" w14:textId="77777777" w:rsidR="00D62403" w:rsidRDefault="00D62403" w:rsidP="00D62403">
      <w:pPr>
        <w:spacing w:before="107"/>
        <w:ind w:left="384"/>
        <w:rPr>
          <w:rFonts w:ascii="Arial MT"/>
          <w:sz w:val="17"/>
        </w:rPr>
      </w:pPr>
      <w:r>
        <w:rPr>
          <w:noProof/>
          <w:position w:val="-6"/>
        </w:rPr>
        <w:drawing>
          <wp:inline distT="0" distB="0" distL="0" distR="0" wp14:anchorId="767412E1" wp14:editId="5E0546E2">
            <wp:extent cx="179218" cy="179218"/>
            <wp:effectExtent l="0" t="0" r="0" b="0"/>
            <wp:docPr id="102" name="Pictur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45" cstate="print"/>
                    <a:stretch>
                      <a:fillRect/>
                    </a:stretch>
                  </pic:blipFill>
                  <pic:spPr>
                    <a:xfrm>
                      <a:off x="0" y="0"/>
                      <a:ext cx="179218" cy="179218"/>
                    </a:xfrm>
                    <a:prstGeom prst="rect">
                      <a:avLst/>
                    </a:prstGeom>
                  </pic:spPr>
                </pic:pic>
              </a:graphicData>
            </a:graphic>
          </wp:inline>
        </w:drawing>
      </w:r>
      <w:r>
        <w:rPr>
          <w:rFonts w:ascii="Times New Roman"/>
          <w:spacing w:val="80"/>
          <w:sz w:val="20"/>
        </w:rPr>
        <w:t xml:space="preserve"> </w:t>
      </w:r>
      <w:r>
        <w:rPr>
          <w:rFonts w:ascii="Arial MT"/>
          <w:color w:val="333333"/>
          <w:sz w:val="17"/>
        </w:rPr>
        <w:t>&lt; 18 years</w:t>
      </w:r>
    </w:p>
    <w:p w14:paraId="78FA7A1D" w14:textId="77777777" w:rsidR="00D62403" w:rsidRDefault="00D62403" w:rsidP="00D62403">
      <w:pPr>
        <w:spacing w:before="127"/>
        <w:ind w:left="384"/>
        <w:rPr>
          <w:rFonts w:ascii="Arial MT"/>
          <w:sz w:val="17"/>
        </w:rPr>
      </w:pPr>
      <w:r>
        <w:rPr>
          <w:noProof/>
          <w:position w:val="-6"/>
        </w:rPr>
        <w:drawing>
          <wp:inline distT="0" distB="0" distL="0" distR="0" wp14:anchorId="0B7D43C4" wp14:editId="5F9D6CC0">
            <wp:extent cx="179218" cy="179218"/>
            <wp:effectExtent l="0" t="0" r="0" b="0"/>
            <wp:docPr id="103" name="Pictur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46" cstate="print"/>
                    <a:stretch>
                      <a:fillRect/>
                    </a:stretch>
                  </pic:blipFill>
                  <pic:spPr>
                    <a:xfrm>
                      <a:off x="0" y="0"/>
                      <a:ext cx="179218" cy="179218"/>
                    </a:xfrm>
                    <a:prstGeom prst="rect">
                      <a:avLst/>
                    </a:prstGeom>
                  </pic:spPr>
                </pic:pic>
              </a:graphicData>
            </a:graphic>
          </wp:inline>
        </w:drawing>
      </w:r>
      <w:r>
        <w:rPr>
          <w:rFonts w:ascii="Times New Roman"/>
          <w:spacing w:val="80"/>
          <w:sz w:val="20"/>
        </w:rPr>
        <w:t xml:space="preserve"> </w:t>
      </w:r>
      <w:r>
        <w:rPr>
          <w:rFonts w:ascii="Arial MT"/>
          <w:color w:val="333333"/>
          <w:sz w:val="17"/>
        </w:rPr>
        <w:t>18-25 years</w:t>
      </w:r>
    </w:p>
    <w:p w14:paraId="3C2B93BC" w14:textId="77777777" w:rsidR="00D62403" w:rsidRDefault="00D62403" w:rsidP="00D62403">
      <w:pPr>
        <w:spacing w:before="127"/>
        <w:ind w:left="384"/>
        <w:rPr>
          <w:rFonts w:ascii="Arial MT"/>
          <w:sz w:val="17"/>
        </w:rPr>
      </w:pPr>
      <w:r>
        <w:rPr>
          <w:noProof/>
          <w:position w:val="-6"/>
        </w:rPr>
        <w:drawing>
          <wp:inline distT="0" distB="0" distL="0" distR="0" wp14:anchorId="3561E495" wp14:editId="078AF203">
            <wp:extent cx="179218" cy="179218"/>
            <wp:effectExtent l="0" t="0" r="0" b="0"/>
            <wp:docPr id="104" name="Pictur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47" cstate="print"/>
                    <a:stretch>
                      <a:fillRect/>
                    </a:stretch>
                  </pic:blipFill>
                  <pic:spPr>
                    <a:xfrm>
                      <a:off x="0" y="0"/>
                      <a:ext cx="179218" cy="179218"/>
                    </a:xfrm>
                    <a:prstGeom prst="rect">
                      <a:avLst/>
                    </a:prstGeom>
                  </pic:spPr>
                </pic:pic>
              </a:graphicData>
            </a:graphic>
          </wp:inline>
        </w:drawing>
      </w:r>
      <w:r>
        <w:rPr>
          <w:rFonts w:ascii="Times New Roman"/>
          <w:spacing w:val="80"/>
          <w:sz w:val="20"/>
        </w:rPr>
        <w:t xml:space="preserve"> </w:t>
      </w:r>
      <w:r>
        <w:rPr>
          <w:rFonts w:ascii="Arial MT"/>
          <w:color w:val="333333"/>
          <w:sz w:val="17"/>
        </w:rPr>
        <w:t>25-35 years</w:t>
      </w:r>
    </w:p>
    <w:p w14:paraId="6ECF6E08" w14:textId="77777777" w:rsidR="00D62403" w:rsidRDefault="00D62403" w:rsidP="00D62403">
      <w:pPr>
        <w:spacing w:before="127"/>
        <w:ind w:left="384"/>
        <w:rPr>
          <w:rFonts w:ascii="Arial MT"/>
          <w:sz w:val="17"/>
        </w:rPr>
      </w:pPr>
      <w:r>
        <w:rPr>
          <w:noProof/>
          <w:position w:val="-6"/>
        </w:rPr>
        <w:drawing>
          <wp:inline distT="0" distB="0" distL="0" distR="0" wp14:anchorId="7873144F" wp14:editId="71DF15E1">
            <wp:extent cx="179218" cy="179218"/>
            <wp:effectExtent l="0" t="0" r="0" b="0"/>
            <wp:docPr id="105" name="Pictur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48" cstate="print"/>
                    <a:stretch>
                      <a:fillRect/>
                    </a:stretch>
                  </pic:blipFill>
                  <pic:spPr>
                    <a:xfrm>
                      <a:off x="0" y="0"/>
                      <a:ext cx="179218" cy="179218"/>
                    </a:xfrm>
                    <a:prstGeom prst="rect">
                      <a:avLst/>
                    </a:prstGeom>
                  </pic:spPr>
                </pic:pic>
              </a:graphicData>
            </a:graphic>
          </wp:inline>
        </w:drawing>
      </w:r>
      <w:r>
        <w:rPr>
          <w:rFonts w:ascii="Times New Roman"/>
          <w:spacing w:val="80"/>
          <w:sz w:val="20"/>
        </w:rPr>
        <w:t xml:space="preserve"> </w:t>
      </w:r>
      <w:r>
        <w:rPr>
          <w:rFonts w:ascii="Arial MT"/>
          <w:color w:val="333333"/>
          <w:sz w:val="17"/>
        </w:rPr>
        <w:t>45-55 years</w:t>
      </w:r>
    </w:p>
    <w:p w14:paraId="26BD27D6" w14:textId="77777777" w:rsidR="00D62403" w:rsidRDefault="00D62403" w:rsidP="00D62403">
      <w:pPr>
        <w:spacing w:before="127"/>
        <w:ind w:left="384"/>
        <w:rPr>
          <w:rFonts w:ascii="Arial MT"/>
          <w:sz w:val="17"/>
        </w:rPr>
      </w:pPr>
      <w:r>
        <w:rPr>
          <w:noProof/>
          <w:position w:val="-6"/>
        </w:rPr>
        <w:drawing>
          <wp:inline distT="0" distB="0" distL="0" distR="0" wp14:anchorId="16574A42" wp14:editId="2DC880A6">
            <wp:extent cx="179218" cy="179218"/>
            <wp:effectExtent l="0" t="0" r="0" b="0"/>
            <wp:docPr id="106" name="Pictur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49" cstate="print"/>
                    <a:stretch>
                      <a:fillRect/>
                    </a:stretch>
                  </pic:blipFill>
                  <pic:spPr>
                    <a:xfrm>
                      <a:off x="0" y="0"/>
                      <a:ext cx="179218" cy="179218"/>
                    </a:xfrm>
                    <a:prstGeom prst="rect">
                      <a:avLst/>
                    </a:prstGeom>
                  </pic:spPr>
                </pic:pic>
              </a:graphicData>
            </a:graphic>
          </wp:inline>
        </w:drawing>
      </w:r>
      <w:r>
        <w:rPr>
          <w:rFonts w:ascii="Times New Roman"/>
          <w:spacing w:val="80"/>
          <w:sz w:val="20"/>
        </w:rPr>
        <w:t xml:space="preserve"> </w:t>
      </w:r>
      <w:r>
        <w:rPr>
          <w:rFonts w:ascii="Arial MT"/>
          <w:color w:val="333333"/>
          <w:sz w:val="17"/>
        </w:rPr>
        <w:t>&gt;55 years</w:t>
      </w:r>
    </w:p>
    <w:p w14:paraId="41AE0B31" w14:textId="77777777" w:rsidR="00D62403" w:rsidRDefault="00D62403" w:rsidP="00D62403">
      <w:pPr>
        <w:pStyle w:val="BodyText"/>
        <w:spacing w:before="83"/>
        <w:rPr>
          <w:rFonts w:ascii="Arial MT"/>
          <w:sz w:val="17"/>
        </w:rPr>
      </w:pPr>
    </w:p>
    <w:p w14:paraId="4CF03775" w14:textId="77777777" w:rsidR="00D62403" w:rsidRDefault="00D62403" w:rsidP="00D62403">
      <w:pPr>
        <w:ind w:left="187"/>
        <w:rPr>
          <w:rFonts w:ascii="Arial Black"/>
          <w:sz w:val="17"/>
        </w:rPr>
      </w:pPr>
      <w:r>
        <w:rPr>
          <w:rFonts w:ascii="Arial Black"/>
          <w:color w:val="333333"/>
          <w:w w:val="90"/>
          <w:sz w:val="17"/>
        </w:rPr>
        <w:t>What</w:t>
      </w:r>
      <w:r>
        <w:rPr>
          <w:rFonts w:ascii="Arial Black"/>
          <w:color w:val="333333"/>
          <w:spacing w:val="-1"/>
          <w:sz w:val="17"/>
        </w:rPr>
        <w:t xml:space="preserve"> </w:t>
      </w:r>
      <w:r>
        <w:rPr>
          <w:rFonts w:ascii="Arial Black"/>
          <w:color w:val="333333"/>
          <w:w w:val="90"/>
          <w:sz w:val="17"/>
        </w:rPr>
        <w:t>is</w:t>
      </w:r>
      <w:r>
        <w:rPr>
          <w:rFonts w:ascii="Arial Black"/>
          <w:color w:val="333333"/>
          <w:spacing w:val="-1"/>
          <w:sz w:val="17"/>
        </w:rPr>
        <w:t xml:space="preserve"> </w:t>
      </w:r>
      <w:r>
        <w:rPr>
          <w:rFonts w:ascii="Arial Black"/>
          <w:color w:val="333333"/>
          <w:w w:val="90"/>
          <w:sz w:val="17"/>
        </w:rPr>
        <w:t>your</w:t>
      </w:r>
      <w:r>
        <w:rPr>
          <w:rFonts w:ascii="Arial Black"/>
          <w:color w:val="333333"/>
          <w:spacing w:val="-1"/>
          <w:sz w:val="17"/>
        </w:rPr>
        <w:t xml:space="preserve"> </w:t>
      </w:r>
      <w:r>
        <w:rPr>
          <w:rFonts w:ascii="Arial Black"/>
          <w:color w:val="333333"/>
          <w:w w:val="90"/>
          <w:sz w:val="17"/>
        </w:rPr>
        <w:t>full</w:t>
      </w:r>
      <w:r>
        <w:rPr>
          <w:rFonts w:ascii="Arial Black"/>
          <w:color w:val="333333"/>
          <w:spacing w:val="-1"/>
          <w:sz w:val="17"/>
        </w:rPr>
        <w:t xml:space="preserve"> </w:t>
      </w:r>
      <w:r>
        <w:rPr>
          <w:rFonts w:ascii="Arial Black"/>
          <w:color w:val="333333"/>
          <w:spacing w:val="-4"/>
          <w:w w:val="90"/>
          <w:sz w:val="17"/>
        </w:rPr>
        <w:t>name?</w:t>
      </w:r>
    </w:p>
    <w:p w14:paraId="368C697B" w14:textId="77777777" w:rsidR="00D62403" w:rsidRDefault="00D62403" w:rsidP="00D62403">
      <w:pPr>
        <w:pStyle w:val="BodyText"/>
        <w:spacing w:before="8"/>
        <w:rPr>
          <w:rFonts w:ascii="Arial Black"/>
          <w:sz w:val="19"/>
        </w:rPr>
      </w:pPr>
      <w:r>
        <w:rPr>
          <w:noProof/>
        </w:rPr>
        <mc:AlternateContent>
          <mc:Choice Requires="wps">
            <w:drawing>
              <wp:anchor distT="0" distB="0" distL="0" distR="0" simplePos="0" relativeHeight="251658285" behindDoc="1" locked="0" layoutInCell="1" allowOverlap="1" wp14:anchorId="7FFC1C65" wp14:editId="05DA4276">
                <wp:simplePos x="0" y="0"/>
                <wp:positionH relativeFrom="page">
                  <wp:posOffset>690377</wp:posOffset>
                </wp:positionH>
                <wp:positionV relativeFrom="paragraph">
                  <wp:posOffset>191073</wp:posOffset>
                </wp:positionV>
                <wp:extent cx="5107940" cy="9525"/>
                <wp:effectExtent l="0" t="0" r="0" b="0"/>
                <wp:wrapTopAndBottom/>
                <wp:docPr id="107" name="Freeform: Shape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7940" cy="9525"/>
                        </a:xfrm>
                        <a:custGeom>
                          <a:avLst/>
                          <a:gdLst/>
                          <a:ahLst/>
                          <a:cxnLst/>
                          <a:rect l="l" t="t" r="r" b="b"/>
                          <a:pathLst>
                            <a:path w="5107940" h="9525">
                              <a:moveTo>
                                <a:pt x="5107729" y="8960"/>
                              </a:moveTo>
                              <a:lnTo>
                                <a:pt x="0" y="8960"/>
                              </a:lnTo>
                              <a:lnTo>
                                <a:pt x="0" y="0"/>
                              </a:lnTo>
                              <a:lnTo>
                                <a:pt x="5107729" y="0"/>
                              </a:lnTo>
                              <a:lnTo>
                                <a:pt x="5107729" y="8960"/>
                              </a:lnTo>
                              <a:close/>
                            </a:path>
                          </a:pathLst>
                        </a:custGeom>
                        <a:solidFill>
                          <a:srgbClr val="000000">
                            <a:alpha val="59999"/>
                          </a:srgbClr>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674B710F" id="Graphic 107" o:spid="_x0000_s1026" style="position:absolute;margin-left:54.35pt;margin-top:15.05pt;width:402.2pt;height:.75pt;z-index:-251607040;visibility:visible;mso-wrap-style:square;mso-wrap-distance-left:0;mso-wrap-distance-top:0;mso-wrap-distance-right:0;mso-wrap-distance-bottom:0;mso-position-horizontal:absolute;mso-position-horizontal-relative:page;mso-position-vertical:absolute;mso-position-vertical-relative:text;v-text-anchor:top" coordsize="5107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" path="m5107729,8960l,8960,,,5107729,r,8960xe" fillcolor="black" stroked="f">
                <v:fill opacity="39321f"/>
                <v:path arrowok="t"/>
                <w10:wrap type="topAndBottom" anchorx="page"/>
              </v:shape>
            </w:pict>
          </mc:Fallback>
        </mc:AlternateContent>
      </w:r>
    </w:p>
    <w:p w14:paraId="43B775B1" w14:textId="77777777" w:rsidR="00D62403" w:rsidRDefault="00D62403" w:rsidP="00D62403">
      <w:pPr>
        <w:pStyle w:val="BodyText"/>
        <w:spacing w:before="81"/>
        <w:rPr>
          <w:rFonts w:ascii="Arial Black"/>
          <w:sz w:val="17"/>
        </w:rPr>
      </w:pPr>
    </w:p>
    <w:p w14:paraId="702AD141" w14:textId="77777777" w:rsidR="00D62403" w:rsidRDefault="00D62403" w:rsidP="00D62403">
      <w:pPr>
        <w:ind w:left="187"/>
        <w:rPr>
          <w:rFonts w:ascii="Arial Black"/>
          <w:sz w:val="17"/>
        </w:rPr>
      </w:pPr>
      <w:r>
        <w:rPr>
          <w:rFonts w:ascii="Arial Black"/>
          <w:color w:val="333333"/>
          <w:w w:val="90"/>
          <w:sz w:val="17"/>
        </w:rPr>
        <w:t>How</w:t>
      </w:r>
      <w:r>
        <w:rPr>
          <w:rFonts w:ascii="Arial Black"/>
          <w:color w:val="333333"/>
          <w:spacing w:val="-5"/>
          <w:w w:val="90"/>
          <w:sz w:val="17"/>
        </w:rPr>
        <w:t xml:space="preserve"> </w:t>
      </w:r>
      <w:r>
        <w:rPr>
          <w:rFonts w:ascii="Arial Black"/>
          <w:color w:val="333333"/>
          <w:w w:val="90"/>
          <w:sz w:val="17"/>
        </w:rPr>
        <w:t>old</w:t>
      </w:r>
      <w:r>
        <w:rPr>
          <w:rFonts w:ascii="Arial Black"/>
          <w:color w:val="333333"/>
          <w:spacing w:val="-5"/>
          <w:w w:val="90"/>
          <w:sz w:val="17"/>
        </w:rPr>
        <w:t xml:space="preserve"> </w:t>
      </w:r>
      <w:r>
        <w:rPr>
          <w:rFonts w:ascii="Arial Black"/>
          <w:color w:val="333333"/>
          <w:w w:val="90"/>
          <w:sz w:val="17"/>
        </w:rPr>
        <w:t>are</w:t>
      </w:r>
      <w:r>
        <w:rPr>
          <w:rFonts w:ascii="Arial Black"/>
          <w:color w:val="333333"/>
          <w:spacing w:val="-4"/>
          <w:w w:val="90"/>
          <w:sz w:val="17"/>
        </w:rPr>
        <w:t xml:space="preserve"> you?</w:t>
      </w:r>
    </w:p>
    <w:p w14:paraId="35AA8F2B" w14:textId="77777777" w:rsidR="00D62403" w:rsidRDefault="00D62403" w:rsidP="00D62403">
      <w:pPr>
        <w:pStyle w:val="BodyText"/>
        <w:spacing w:before="276"/>
        <w:rPr>
          <w:rFonts w:ascii="Arial Black"/>
          <w:sz w:val="20"/>
        </w:rPr>
      </w:pPr>
      <w:r>
        <w:rPr>
          <w:noProof/>
        </w:rPr>
        <mc:AlternateContent>
          <mc:Choice Requires="wps">
            <w:drawing>
              <wp:anchor distT="0" distB="0" distL="0" distR="0" simplePos="0" relativeHeight="251658286" behindDoc="1" locked="0" layoutInCell="1" allowOverlap="1" wp14:anchorId="21344E69" wp14:editId="6EB0C5B1">
                <wp:simplePos x="0" y="0"/>
                <wp:positionH relativeFrom="page">
                  <wp:posOffset>690377</wp:posOffset>
                </wp:positionH>
                <wp:positionV relativeFrom="paragraph">
                  <wp:posOffset>369947</wp:posOffset>
                </wp:positionV>
                <wp:extent cx="2150745" cy="9525"/>
                <wp:effectExtent l="0" t="0" r="0" b="0"/>
                <wp:wrapTopAndBottom/>
                <wp:docPr id="108" name="Freeform: Shape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0745" cy="9525"/>
                        </a:xfrm>
                        <a:custGeom>
                          <a:avLst/>
                          <a:gdLst/>
                          <a:ahLst/>
                          <a:cxnLst/>
                          <a:rect l="l" t="t" r="r" b="b"/>
                          <a:pathLst>
                            <a:path w="2150745" h="9525">
                              <a:moveTo>
                                <a:pt x="2150622" y="8960"/>
                              </a:moveTo>
                              <a:lnTo>
                                <a:pt x="0" y="8960"/>
                              </a:lnTo>
                              <a:lnTo>
                                <a:pt x="0" y="0"/>
                              </a:lnTo>
                              <a:lnTo>
                                <a:pt x="2150622" y="0"/>
                              </a:lnTo>
                              <a:lnTo>
                                <a:pt x="2150622" y="8960"/>
                              </a:lnTo>
                              <a:close/>
                            </a:path>
                          </a:pathLst>
                        </a:custGeom>
                        <a:solidFill>
                          <a:srgbClr val="000000">
                            <a:alpha val="59999"/>
                          </a:srgbClr>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2444398F" id="Graphic 108" o:spid="_x0000_s1026" style="position:absolute;margin-left:54.35pt;margin-top:29.15pt;width:169.35pt;height:.75pt;z-index:-251606016;visibility:visible;mso-wrap-style:square;mso-wrap-distance-left:0;mso-wrap-distance-top:0;mso-wrap-distance-right:0;mso-wrap-distance-bottom:0;mso-position-horizontal:absolute;mso-position-horizontal-relative:page;mso-position-vertical:absolute;mso-position-vertical-relative:text;v-text-anchor:top" coordsize="21507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" path="m2150622,8960l,8960,,,2150622,r,8960xe" fillcolor="black" stroked="f">
                <v:fill opacity="39321f"/>
                <v:path arrowok="t"/>
                <w10:wrap type="topAndBottom" anchorx="page"/>
              </v:shape>
            </w:pict>
          </mc:Fallback>
        </mc:AlternateContent>
      </w:r>
    </w:p>
    <w:p w14:paraId="6B433577" w14:textId="77777777" w:rsidR="00D62403" w:rsidRDefault="00D62403" w:rsidP="00D62403">
      <w:pPr>
        <w:pStyle w:val="BodyText"/>
        <w:spacing w:before="81"/>
        <w:rPr>
          <w:rFonts w:ascii="Arial Black"/>
          <w:sz w:val="17"/>
        </w:rPr>
      </w:pPr>
    </w:p>
    <w:p w14:paraId="0C671610" w14:textId="77777777" w:rsidR="00D62403" w:rsidRDefault="00D62403" w:rsidP="00D62403">
      <w:pPr>
        <w:ind w:left="187"/>
        <w:rPr>
          <w:rFonts w:ascii="Arial Black"/>
          <w:sz w:val="17"/>
        </w:rPr>
      </w:pPr>
      <w:r>
        <w:rPr>
          <w:rFonts w:ascii="Arial Black"/>
          <w:color w:val="333333"/>
          <w:w w:val="90"/>
          <w:sz w:val="17"/>
        </w:rPr>
        <w:t>What</w:t>
      </w:r>
      <w:r>
        <w:rPr>
          <w:rFonts w:ascii="Arial Black"/>
          <w:color w:val="333333"/>
          <w:spacing w:val="-4"/>
          <w:sz w:val="17"/>
        </w:rPr>
        <w:t xml:space="preserve"> </w:t>
      </w:r>
      <w:r>
        <w:rPr>
          <w:rFonts w:ascii="Arial Black"/>
          <w:color w:val="333333"/>
          <w:w w:val="90"/>
          <w:sz w:val="17"/>
        </w:rPr>
        <w:t>is</w:t>
      </w:r>
      <w:r>
        <w:rPr>
          <w:rFonts w:ascii="Arial Black"/>
          <w:color w:val="333333"/>
          <w:spacing w:val="-4"/>
          <w:sz w:val="17"/>
        </w:rPr>
        <w:t xml:space="preserve"> </w:t>
      </w:r>
      <w:r>
        <w:rPr>
          <w:rFonts w:ascii="Arial Black"/>
          <w:color w:val="333333"/>
          <w:w w:val="90"/>
          <w:sz w:val="17"/>
        </w:rPr>
        <w:t>'s</w:t>
      </w:r>
      <w:r>
        <w:rPr>
          <w:rFonts w:ascii="Arial Black"/>
          <w:color w:val="333333"/>
          <w:spacing w:val="-4"/>
          <w:sz w:val="17"/>
        </w:rPr>
        <w:t xml:space="preserve"> </w:t>
      </w:r>
      <w:r>
        <w:rPr>
          <w:rFonts w:ascii="Arial Black"/>
          <w:color w:val="333333"/>
          <w:w w:val="90"/>
          <w:sz w:val="17"/>
        </w:rPr>
        <w:t>relationship</w:t>
      </w:r>
      <w:r>
        <w:rPr>
          <w:rFonts w:ascii="Arial Black"/>
          <w:color w:val="333333"/>
          <w:spacing w:val="-4"/>
          <w:sz w:val="17"/>
        </w:rPr>
        <w:t xml:space="preserve"> </w:t>
      </w:r>
      <w:r>
        <w:rPr>
          <w:rFonts w:ascii="Arial Black"/>
          <w:color w:val="333333"/>
          <w:w w:val="90"/>
          <w:sz w:val="17"/>
        </w:rPr>
        <w:t>to</w:t>
      </w:r>
      <w:r>
        <w:rPr>
          <w:rFonts w:ascii="Arial Black"/>
          <w:color w:val="333333"/>
          <w:spacing w:val="-3"/>
          <w:sz w:val="17"/>
        </w:rPr>
        <w:t xml:space="preserve"> </w:t>
      </w:r>
      <w:r>
        <w:rPr>
          <w:rFonts w:ascii="Arial Black"/>
          <w:color w:val="333333"/>
          <w:w w:val="90"/>
          <w:sz w:val="17"/>
        </w:rPr>
        <w:t>the</w:t>
      </w:r>
      <w:r>
        <w:rPr>
          <w:rFonts w:ascii="Arial Black"/>
          <w:color w:val="333333"/>
          <w:spacing w:val="-4"/>
          <w:sz w:val="17"/>
        </w:rPr>
        <w:t xml:space="preserve"> </w:t>
      </w:r>
      <w:r>
        <w:rPr>
          <w:rFonts w:ascii="Arial Black"/>
          <w:color w:val="333333"/>
          <w:w w:val="90"/>
          <w:sz w:val="17"/>
        </w:rPr>
        <w:t>household</w:t>
      </w:r>
      <w:r>
        <w:rPr>
          <w:rFonts w:ascii="Arial Black"/>
          <w:color w:val="333333"/>
          <w:spacing w:val="-4"/>
          <w:sz w:val="17"/>
        </w:rPr>
        <w:t xml:space="preserve"> </w:t>
      </w:r>
      <w:r>
        <w:rPr>
          <w:rFonts w:ascii="Arial Black"/>
          <w:color w:val="333333"/>
          <w:spacing w:val="-2"/>
          <w:w w:val="90"/>
          <w:sz w:val="17"/>
        </w:rPr>
        <w:t>head?</w:t>
      </w:r>
    </w:p>
    <w:p w14:paraId="69C612CA" w14:textId="77777777" w:rsidR="00D62403" w:rsidRDefault="00D62403" w:rsidP="00D62403">
      <w:pPr>
        <w:spacing w:before="131" w:line="348" w:lineRule="auto"/>
        <w:ind w:left="384" w:right="7796"/>
        <w:rPr>
          <w:rFonts w:ascii="Arial MT"/>
          <w:sz w:val="17"/>
        </w:rPr>
      </w:pPr>
      <w:r>
        <w:rPr>
          <w:noProof/>
          <w:position w:val="-6"/>
        </w:rPr>
        <w:drawing>
          <wp:inline distT="0" distB="0" distL="0" distR="0" wp14:anchorId="0E9D164F" wp14:editId="3B6D83AE">
            <wp:extent cx="179218" cy="179218"/>
            <wp:effectExtent l="0" t="0" r="0" b="0"/>
            <wp:docPr id="109" name="Pictur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50" cstate="print"/>
                    <a:stretch>
                      <a:fillRect/>
                    </a:stretch>
                  </pic:blipFill>
                  <pic:spPr>
                    <a:xfrm>
                      <a:off x="0" y="0"/>
                      <a:ext cx="179218" cy="179218"/>
                    </a:xfrm>
                    <a:prstGeom prst="rect">
                      <a:avLst/>
                    </a:prstGeom>
                  </pic:spPr>
                </pic:pic>
              </a:graphicData>
            </a:graphic>
          </wp:inline>
        </w:drawing>
      </w:r>
      <w:r>
        <w:rPr>
          <w:rFonts w:ascii="Times New Roman"/>
          <w:spacing w:val="80"/>
          <w:sz w:val="20"/>
        </w:rPr>
        <w:t xml:space="preserve"> </w:t>
      </w:r>
      <w:r>
        <w:rPr>
          <w:rFonts w:ascii="Arial MT"/>
          <w:color w:val="333333"/>
          <w:sz w:val="17"/>
        </w:rPr>
        <w:t xml:space="preserve">Household head (self) </w:t>
      </w:r>
      <w:r>
        <w:rPr>
          <w:rFonts w:ascii="Arial MT"/>
          <w:noProof/>
          <w:color w:val="333333"/>
          <w:position w:val="-6"/>
          <w:sz w:val="17"/>
        </w:rPr>
        <w:drawing>
          <wp:inline distT="0" distB="0" distL="0" distR="0" wp14:anchorId="73617FC7" wp14:editId="7E6FDFC3">
            <wp:extent cx="179218" cy="179218"/>
            <wp:effectExtent l="0" t="0" r="0" b="0"/>
            <wp:docPr id="110" name="Pictur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51" cstate="print"/>
                    <a:stretch>
                      <a:fillRect/>
                    </a:stretch>
                  </pic:blipFill>
                  <pic:spPr>
                    <a:xfrm>
                      <a:off x="0" y="0"/>
                      <a:ext cx="179218" cy="179218"/>
                    </a:xfrm>
                    <a:prstGeom prst="rect">
                      <a:avLst/>
                    </a:prstGeom>
                  </pic:spPr>
                </pic:pic>
              </a:graphicData>
            </a:graphic>
          </wp:inline>
        </w:drawing>
      </w:r>
      <w:r>
        <w:rPr>
          <w:rFonts w:ascii="Times New Roman"/>
          <w:color w:val="333333"/>
          <w:spacing w:val="80"/>
          <w:sz w:val="17"/>
        </w:rPr>
        <w:t xml:space="preserve"> </w:t>
      </w:r>
      <w:r>
        <w:rPr>
          <w:rFonts w:ascii="Arial MT"/>
          <w:color w:val="333333"/>
          <w:sz w:val="17"/>
        </w:rPr>
        <w:t>Spouse</w:t>
      </w:r>
    </w:p>
    <w:p w14:paraId="6ECBCB50" w14:textId="77777777" w:rsidR="00D62403" w:rsidRDefault="00D62403" w:rsidP="00D62403">
      <w:pPr>
        <w:spacing w:line="348" w:lineRule="auto"/>
        <w:ind w:left="384" w:right="8892"/>
        <w:rPr>
          <w:rFonts w:ascii="Arial MT"/>
          <w:sz w:val="17"/>
        </w:rPr>
      </w:pPr>
      <w:r>
        <w:rPr>
          <w:noProof/>
          <w:position w:val="-6"/>
        </w:rPr>
        <w:drawing>
          <wp:inline distT="0" distB="0" distL="0" distR="0" wp14:anchorId="24E84064" wp14:editId="7CFAFC3D">
            <wp:extent cx="179218" cy="179218"/>
            <wp:effectExtent l="0" t="0" r="0" b="0"/>
            <wp:docPr id="111" name="Pictur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52" cstate="print"/>
                    <a:stretch>
                      <a:fillRect/>
                    </a:stretch>
                  </pic:blipFill>
                  <pic:spPr>
                    <a:xfrm>
                      <a:off x="0" y="0"/>
                      <a:ext cx="179218" cy="179218"/>
                    </a:xfrm>
                    <a:prstGeom prst="rect">
                      <a:avLst/>
                    </a:prstGeom>
                  </pic:spPr>
                </pic:pic>
              </a:graphicData>
            </a:graphic>
          </wp:inline>
        </w:drawing>
      </w:r>
      <w:r>
        <w:rPr>
          <w:rFonts w:ascii="Times New Roman"/>
          <w:spacing w:val="40"/>
          <w:w w:val="105"/>
          <w:sz w:val="20"/>
        </w:rPr>
        <w:t xml:space="preserve"> </w:t>
      </w:r>
      <w:r>
        <w:rPr>
          <w:rFonts w:ascii="Arial MT"/>
          <w:color w:val="333333"/>
          <w:w w:val="105"/>
          <w:sz w:val="17"/>
        </w:rPr>
        <w:t xml:space="preserve">Child </w:t>
      </w:r>
      <w:r>
        <w:rPr>
          <w:rFonts w:ascii="Arial MT"/>
          <w:noProof/>
          <w:color w:val="333333"/>
          <w:position w:val="-6"/>
          <w:sz w:val="17"/>
        </w:rPr>
        <w:drawing>
          <wp:inline distT="0" distB="0" distL="0" distR="0" wp14:anchorId="43ABAE0A" wp14:editId="2C409578">
            <wp:extent cx="179218" cy="179218"/>
            <wp:effectExtent l="0" t="0" r="0" b="0"/>
            <wp:docPr id="112" name="Pictur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53" cstate="print"/>
                    <a:stretch>
                      <a:fillRect/>
                    </a:stretch>
                  </pic:blipFill>
                  <pic:spPr>
                    <a:xfrm>
                      <a:off x="0" y="0"/>
                      <a:ext cx="179218" cy="179218"/>
                    </a:xfrm>
                    <a:prstGeom prst="rect">
                      <a:avLst/>
                    </a:prstGeom>
                  </pic:spPr>
                </pic:pic>
              </a:graphicData>
            </a:graphic>
          </wp:inline>
        </w:drawing>
      </w:r>
      <w:r>
        <w:rPr>
          <w:rFonts w:ascii="Times New Roman"/>
          <w:color w:val="333333"/>
          <w:spacing w:val="56"/>
          <w:w w:val="105"/>
          <w:sz w:val="17"/>
        </w:rPr>
        <w:t xml:space="preserve"> </w:t>
      </w:r>
      <w:r>
        <w:rPr>
          <w:rFonts w:ascii="Arial MT"/>
          <w:color w:val="333333"/>
          <w:w w:val="105"/>
          <w:sz w:val="17"/>
        </w:rPr>
        <w:t xml:space="preserve">Parent </w:t>
      </w:r>
      <w:r>
        <w:rPr>
          <w:rFonts w:ascii="Arial MT"/>
          <w:noProof/>
          <w:color w:val="333333"/>
          <w:position w:val="-6"/>
          <w:sz w:val="17"/>
        </w:rPr>
        <w:drawing>
          <wp:inline distT="0" distB="0" distL="0" distR="0" wp14:anchorId="44B2DC48" wp14:editId="1CB99F22">
            <wp:extent cx="179218" cy="179218"/>
            <wp:effectExtent l="0" t="0" r="0" b="0"/>
            <wp:docPr id="113" name="Pictur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54" cstate="print"/>
                    <a:stretch>
                      <a:fillRect/>
                    </a:stretch>
                  </pic:blipFill>
                  <pic:spPr>
                    <a:xfrm>
                      <a:off x="0" y="0"/>
                      <a:ext cx="179218" cy="179218"/>
                    </a:xfrm>
                    <a:prstGeom prst="rect">
                      <a:avLst/>
                    </a:prstGeom>
                  </pic:spPr>
                </pic:pic>
              </a:graphicData>
            </a:graphic>
          </wp:inline>
        </w:drawing>
      </w:r>
      <w:r>
        <w:rPr>
          <w:rFonts w:ascii="Times New Roman"/>
          <w:color w:val="333333"/>
          <w:spacing w:val="46"/>
          <w:w w:val="105"/>
          <w:sz w:val="17"/>
        </w:rPr>
        <w:t xml:space="preserve"> </w:t>
      </w:r>
      <w:r>
        <w:rPr>
          <w:rFonts w:ascii="Arial MT"/>
          <w:color w:val="333333"/>
          <w:w w:val="105"/>
          <w:sz w:val="17"/>
        </w:rPr>
        <w:t>Sibling</w:t>
      </w:r>
    </w:p>
    <w:p w14:paraId="1B43A68A" w14:textId="77777777" w:rsidR="00D62403" w:rsidRDefault="00D62403" w:rsidP="00D62403">
      <w:pPr>
        <w:ind w:left="384"/>
        <w:rPr>
          <w:rFonts w:ascii="Arial MT"/>
          <w:sz w:val="17"/>
        </w:rPr>
      </w:pPr>
      <w:r>
        <w:rPr>
          <w:noProof/>
          <w:position w:val="-6"/>
        </w:rPr>
        <w:drawing>
          <wp:inline distT="0" distB="0" distL="0" distR="0" wp14:anchorId="181AA130" wp14:editId="50A66D00">
            <wp:extent cx="179218" cy="179218"/>
            <wp:effectExtent l="0" t="0" r="0" b="0"/>
            <wp:docPr id="114" name="Pictur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55" cstate="print"/>
                    <a:stretch>
                      <a:fillRect/>
                    </a:stretch>
                  </pic:blipFill>
                  <pic:spPr>
                    <a:xfrm>
                      <a:off x="0" y="0"/>
                      <a:ext cx="179218" cy="179218"/>
                    </a:xfrm>
                    <a:prstGeom prst="rect">
                      <a:avLst/>
                    </a:prstGeom>
                  </pic:spPr>
                </pic:pic>
              </a:graphicData>
            </a:graphic>
          </wp:inline>
        </w:drawing>
      </w:r>
      <w:r>
        <w:rPr>
          <w:rFonts w:ascii="Times New Roman"/>
          <w:spacing w:val="40"/>
          <w:w w:val="105"/>
          <w:sz w:val="20"/>
        </w:rPr>
        <w:t xml:space="preserve"> </w:t>
      </w:r>
      <w:r>
        <w:rPr>
          <w:rFonts w:ascii="Arial MT"/>
          <w:color w:val="333333"/>
          <w:w w:val="105"/>
          <w:sz w:val="17"/>
        </w:rPr>
        <w:t>Uncle/Aunt</w:t>
      </w:r>
    </w:p>
    <w:p w14:paraId="0D58B3F5" w14:textId="77777777" w:rsidR="00D62403" w:rsidRDefault="00D62403" w:rsidP="00D62403">
      <w:pPr>
        <w:spacing w:before="127"/>
        <w:ind w:left="384"/>
        <w:rPr>
          <w:rFonts w:ascii="Arial MT"/>
          <w:sz w:val="17"/>
        </w:rPr>
      </w:pPr>
      <w:r>
        <w:rPr>
          <w:noProof/>
          <w:position w:val="-6"/>
        </w:rPr>
        <w:drawing>
          <wp:inline distT="0" distB="0" distL="0" distR="0" wp14:anchorId="1BB08C8B" wp14:editId="5F0C676B">
            <wp:extent cx="179218" cy="179218"/>
            <wp:effectExtent l="0" t="0" r="0" b="0"/>
            <wp:docPr id="115" name="Pictur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56" cstate="print"/>
                    <a:stretch>
                      <a:fillRect/>
                    </a:stretch>
                  </pic:blipFill>
                  <pic:spPr>
                    <a:xfrm>
                      <a:off x="0" y="0"/>
                      <a:ext cx="179218" cy="179218"/>
                    </a:xfrm>
                    <a:prstGeom prst="rect">
                      <a:avLst/>
                    </a:prstGeom>
                  </pic:spPr>
                </pic:pic>
              </a:graphicData>
            </a:graphic>
          </wp:inline>
        </w:drawing>
      </w:r>
      <w:r>
        <w:rPr>
          <w:rFonts w:ascii="Times New Roman"/>
          <w:spacing w:val="80"/>
          <w:w w:val="105"/>
          <w:sz w:val="20"/>
        </w:rPr>
        <w:t xml:space="preserve"> </w:t>
      </w:r>
      <w:r>
        <w:rPr>
          <w:rFonts w:ascii="Arial MT"/>
          <w:color w:val="333333"/>
          <w:w w:val="105"/>
          <w:sz w:val="17"/>
        </w:rPr>
        <w:t>Non-family relation</w:t>
      </w:r>
    </w:p>
    <w:p w14:paraId="1EFC7DD8" w14:textId="77777777" w:rsidR="00D62403" w:rsidRDefault="00D62403" w:rsidP="00D62403">
      <w:pPr>
        <w:pStyle w:val="BodyText"/>
        <w:spacing w:before="83"/>
        <w:rPr>
          <w:rFonts w:ascii="Arial MT"/>
          <w:sz w:val="17"/>
        </w:rPr>
      </w:pPr>
    </w:p>
    <w:p w14:paraId="57749804" w14:textId="77777777" w:rsidR="00D62403" w:rsidRDefault="00D62403" w:rsidP="00D62403">
      <w:pPr>
        <w:ind w:left="187"/>
        <w:rPr>
          <w:rFonts w:ascii="Arial Black"/>
          <w:sz w:val="17"/>
        </w:rPr>
      </w:pPr>
      <w:r>
        <w:rPr>
          <w:rFonts w:ascii="Arial Black"/>
          <w:color w:val="333333"/>
          <w:w w:val="90"/>
          <w:sz w:val="17"/>
        </w:rPr>
        <w:t>What</w:t>
      </w:r>
      <w:r>
        <w:rPr>
          <w:rFonts w:ascii="Arial Black"/>
          <w:color w:val="333333"/>
          <w:spacing w:val="-1"/>
          <w:sz w:val="17"/>
        </w:rPr>
        <w:t xml:space="preserve"> </w:t>
      </w:r>
      <w:r>
        <w:rPr>
          <w:rFonts w:ascii="Arial Black"/>
          <w:color w:val="333333"/>
          <w:w w:val="90"/>
          <w:sz w:val="17"/>
        </w:rPr>
        <w:t>is</w:t>
      </w:r>
      <w:r>
        <w:rPr>
          <w:rFonts w:ascii="Arial Black"/>
          <w:color w:val="333333"/>
          <w:spacing w:val="-1"/>
          <w:sz w:val="17"/>
        </w:rPr>
        <w:t xml:space="preserve"> </w:t>
      </w:r>
      <w:r>
        <w:rPr>
          <w:rFonts w:ascii="Arial Black"/>
          <w:color w:val="333333"/>
          <w:w w:val="90"/>
          <w:sz w:val="17"/>
        </w:rPr>
        <w:t>the</w:t>
      </w:r>
      <w:r>
        <w:rPr>
          <w:rFonts w:ascii="Arial Black"/>
          <w:color w:val="333333"/>
          <w:spacing w:val="-1"/>
          <w:sz w:val="17"/>
        </w:rPr>
        <w:t xml:space="preserve"> </w:t>
      </w:r>
      <w:r>
        <w:rPr>
          <w:rFonts w:ascii="Arial Black"/>
          <w:color w:val="333333"/>
          <w:w w:val="90"/>
          <w:sz w:val="17"/>
        </w:rPr>
        <w:t>name</w:t>
      </w:r>
      <w:r>
        <w:rPr>
          <w:rFonts w:ascii="Arial Black"/>
          <w:color w:val="333333"/>
          <w:spacing w:val="-1"/>
          <w:sz w:val="17"/>
        </w:rPr>
        <w:t xml:space="preserve"> </w:t>
      </w:r>
      <w:r>
        <w:rPr>
          <w:rFonts w:ascii="Arial Black"/>
          <w:color w:val="333333"/>
          <w:w w:val="90"/>
          <w:sz w:val="17"/>
        </w:rPr>
        <w:t>of</w:t>
      </w:r>
      <w:r>
        <w:rPr>
          <w:rFonts w:ascii="Arial Black"/>
          <w:color w:val="333333"/>
          <w:spacing w:val="-1"/>
          <w:sz w:val="17"/>
        </w:rPr>
        <w:t xml:space="preserve"> </w:t>
      </w:r>
      <w:r>
        <w:rPr>
          <w:rFonts w:ascii="Arial Black"/>
          <w:color w:val="333333"/>
          <w:w w:val="90"/>
          <w:sz w:val="17"/>
        </w:rPr>
        <w:t>the</w:t>
      </w:r>
      <w:r>
        <w:rPr>
          <w:rFonts w:ascii="Arial Black"/>
          <w:color w:val="333333"/>
          <w:spacing w:val="-1"/>
          <w:sz w:val="17"/>
        </w:rPr>
        <w:t xml:space="preserve"> </w:t>
      </w:r>
      <w:r>
        <w:rPr>
          <w:rFonts w:ascii="Arial Black"/>
          <w:color w:val="333333"/>
          <w:w w:val="90"/>
          <w:sz w:val="17"/>
        </w:rPr>
        <w:t>household</w:t>
      </w:r>
      <w:r>
        <w:rPr>
          <w:rFonts w:ascii="Arial Black"/>
          <w:color w:val="333333"/>
          <w:spacing w:val="-1"/>
          <w:sz w:val="17"/>
        </w:rPr>
        <w:t xml:space="preserve"> </w:t>
      </w:r>
      <w:r>
        <w:rPr>
          <w:rFonts w:ascii="Arial Black"/>
          <w:color w:val="333333"/>
          <w:spacing w:val="-2"/>
          <w:w w:val="90"/>
          <w:sz w:val="17"/>
        </w:rPr>
        <w:t>head?</w:t>
      </w:r>
    </w:p>
    <w:p w14:paraId="2EF8B569" w14:textId="77777777" w:rsidR="00D62403" w:rsidRDefault="00D62403" w:rsidP="00D62403">
      <w:pPr>
        <w:spacing w:before="65"/>
        <w:ind w:left="187"/>
        <w:rPr>
          <w:rFonts w:ascii="Arial"/>
          <w:i/>
          <w:sz w:val="16"/>
        </w:rPr>
      </w:pPr>
      <w:r>
        <w:rPr>
          <w:rFonts w:ascii="Arial"/>
          <w:i/>
          <w:sz w:val="16"/>
        </w:rPr>
        <w:t>Please</w:t>
      </w:r>
      <w:r>
        <w:rPr>
          <w:rFonts w:ascii="Arial"/>
          <w:i/>
          <w:spacing w:val="2"/>
          <w:sz w:val="16"/>
        </w:rPr>
        <w:t xml:space="preserve"> </w:t>
      </w:r>
      <w:r>
        <w:rPr>
          <w:rFonts w:ascii="Arial"/>
          <w:i/>
          <w:sz w:val="16"/>
        </w:rPr>
        <w:t>enter</w:t>
      </w:r>
      <w:r>
        <w:rPr>
          <w:rFonts w:ascii="Arial"/>
          <w:i/>
          <w:spacing w:val="4"/>
          <w:sz w:val="16"/>
        </w:rPr>
        <w:t xml:space="preserve"> </w:t>
      </w:r>
      <w:r>
        <w:rPr>
          <w:rFonts w:ascii="Arial"/>
          <w:i/>
          <w:sz w:val="16"/>
        </w:rPr>
        <w:t>the</w:t>
      </w:r>
      <w:r>
        <w:rPr>
          <w:rFonts w:ascii="Arial"/>
          <w:i/>
          <w:spacing w:val="4"/>
          <w:sz w:val="16"/>
        </w:rPr>
        <w:t xml:space="preserve"> </w:t>
      </w:r>
      <w:r>
        <w:rPr>
          <w:rFonts w:ascii="Arial"/>
          <w:i/>
          <w:sz w:val="16"/>
        </w:rPr>
        <w:t>full</w:t>
      </w:r>
      <w:r>
        <w:rPr>
          <w:rFonts w:ascii="Arial"/>
          <w:i/>
          <w:spacing w:val="4"/>
          <w:sz w:val="16"/>
        </w:rPr>
        <w:t xml:space="preserve"> </w:t>
      </w:r>
      <w:r>
        <w:rPr>
          <w:rFonts w:ascii="Arial"/>
          <w:i/>
          <w:sz w:val="16"/>
        </w:rPr>
        <w:t>name</w:t>
      </w:r>
      <w:r>
        <w:rPr>
          <w:rFonts w:ascii="Arial"/>
          <w:i/>
          <w:spacing w:val="4"/>
          <w:sz w:val="16"/>
        </w:rPr>
        <w:t xml:space="preserve"> </w:t>
      </w:r>
      <w:r>
        <w:rPr>
          <w:rFonts w:ascii="Arial"/>
          <w:i/>
          <w:sz w:val="16"/>
        </w:rPr>
        <w:t>of</w:t>
      </w:r>
      <w:r>
        <w:rPr>
          <w:rFonts w:ascii="Arial"/>
          <w:i/>
          <w:spacing w:val="4"/>
          <w:sz w:val="16"/>
        </w:rPr>
        <w:t xml:space="preserve"> </w:t>
      </w:r>
      <w:r>
        <w:rPr>
          <w:rFonts w:ascii="Arial"/>
          <w:i/>
          <w:sz w:val="16"/>
        </w:rPr>
        <w:t>the</w:t>
      </w:r>
      <w:r>
        <w:rPr>
          <w:rFonts w:ascii="Arial"/>
          <w:i/>
          <w:spacing w:val="4"/>
          <w:sz w:val="16"/>
        </w:rPr>
        <w:t xml:space="preserve"> </w:t>
      </w:r>
      <w:r>
        <w:rPr>
          <w:rFonts w:ascii="Arial"/>
          <w:i/>
          <w:sz w:val="16"/>
        </w:rPr>
        <w:t>household</w:t>
      </w:r>
      <w:r>
        <w:rPr>
          <w:rFonts w:ascii="Arial"/>
          <w:i/>
          <w:spacing w:val="5"/>
          <w:sz w:val="16"/>
        </w:rPr>
        <w:t xml:space="preserve"> </w:t>
      </w:r>
      <w:r>
        <w:rPr>
          <w:rFonts w:ascii="Arial"/>
          <w:i/>
          <w:sz w:val="16"/>
        </w:rPr>
        <w:t>head</w:t>
      </w:r>
      <w:r>
        <w:rPr>
          <w:rFonts w:ascii="Arial"/>
          <w:i/>
          <w:spacing w:val="4"/>
          <w:sz w:val="16"/>
        </w:rPr>
        <w:t xml:space="preserve"> </w:t>
      </w:r>
      <w:r>
        <w:rPr>
          <w:rFonts w:ascii="Arial"/>
          <w:i/>
          <w:sz w:val="16"/>
        </w:rPr>
        <w:t>as</w:t>
      </w:r>
      <w:r>
        <w:rPr>
          <w:rFonts w:ascii="Arial"/>
          <w:i/>
          <w:spacing w:val="4"/>
          <w:sz w:val="16"/>
        </w:rPr>
        <w:t xml:space="preserve"> </w:t>
      </w:r>
      <w:r>
        <w:rPr>
          <w:rFonts w:ascii="Arial"/>
          <w:i/>
          <w:sz w:val="16"/>
        </w:rPr>
        <w:t>he/she</w:t>
      </w:r>
      <w:r>
        <w:rPr>
          <w:rFonts w:ascii="Arial"/>
          <w:i/>
          <w:spacing w:val="4"/>
          <w:sz w:val="16"/>
        </w:rPr>
        <w:t xml:space="preserve"> </w:t>
      </w:r>
      <w:r>
        <w:rPr>
          <w:rFonts w:ascii="Arial"/>
          <w:i/>
          <w:sz w:val="16"/>
        </w:rPr>
        <w:t>is</w:t>
      </w:r>
      <w:r>
        <w:rPr>
          <w:rFonts w:ascii="Arial"/>
          <w:i/>
          <w:spacing w:val="4"/>
          <w:sz w:val="16"/>
        </w:rPr>
        <w:t xml:space="preserve"> </w:t>
      </w:r>
      <w:r>
        <w:rPr>
          <w:rFonts w:ascii="Arial"/>
          <w:i/>
          <w:sz w:val="16"/>
        </w:rPr>
        <w:t>known</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in</w:t>
      </w:r>
      <w:r>
        <w:rPr>
          <w:rFonts w:ascii="Arial"/>
          <w:i/>
          <w:spacing w:val="4"/>
          <w:sz w:val="16"/>
        </w:rPr>
        <w:t xml:space="preserve"> </w:t>
      </w:r>
      <w:r>
        <w:rPr>
          <w:rFonts w:ascii="Arial"/>
          <w:i/>
          <w:sz w:val="16"/>
        </w:rPr>
        <w:t>the</w:t>
      </w:r>
      <w:r>
        <w:rPr>
          <w:rFonts w:ascii="Arial"/>
          <w:i/>
          <w:spacing w:val="5"/>
          <w:sz w:val="16"/>
        </w:rPr>
        <w:t xml:space="preserve"> </w:t>
      </w:r>
      <w:r>
        <w:rPr>
          <w:rFonts w:ascii="Arial"/>
          <w:i/>
          <w:spacing w:val="-2"/>
          <w:sz w:val="16"/>
        </w:rPr>
        <w:t>village</w:t>
      </w:r>
    </w:p>
    <w:p w14:paraId="16543C76" w14:textId="77777777" w:rsidR="00D62403" w:rsidRDefault="00D62403" w:rsidP="00D62403">
      <w:pPr>
        <w:pStyle w:val="BodyText"/>
        <w:spacing w:before="9"/>
        <w:rPr>
          <w:rFonts w:ascii="Arial"/>
          <w:i/>
          <w:sz w:val="20"/>
        </w:rPr>
      </w:pPr>
      <w:r>
        <w:rPr>
          <w:noProof/>
        </w:rPr>
        <mc:AlternateContent>
          <mc:Choice Requires="wps">
            <w:drawing>
              <wp:anchor distT="0" distB="0" distL="0" distR="0" simplePos="0" relativeHeight="251658287" behindDoc="1" locked="0" layoutInCell="1" allowOverlap="1" wp14:anchorId="79E8532D" wp14:editId="60CBE759">
                <wp:simplePos x="0" y="0"/>
                <wp:positionH relativeFrom="page">
                  <wp:posOffset>690377</wp:posOffset>
                </wp:positionH>
                <wp:positionV relativeFrom="paragraph">
                  <wp:posOffset>166995</wp:posOffset>
                </wp:positionV>
                <wp:extent cx="5107940" cy="9525"/>
                <wp:effectExtent l="0" t="0" r="0" b="0"/>
                <wp:wrapTopAndBottom/>
                <wp:docPr id="116" name="Freeform: 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7940" cy="9525"/>
                        </a:xfrm>
                        <a:custGeom>
                          <a:avLst/>
                          <a:gdLst/>
                          <a:ahLst/>
                          <a:cxnLst/>
                          <a:rect l="l" t="t" r="r" b="b"/>
                          <a:pathLst>
                            <a:path w="5107940" h="9525">
                              <a:moveTo>
                                <a:pt x="5107729" y="8960"/>
                              </a:moveTo>
                              <a:lnTo>
                                <a:pt x="0" y="8960"/>
                              </a:lnTo>
                              <a:lnTo>
                                <a:pt x="0" y="0"/>
                              </a:lnTo>
                              <a:lnTo>
                                <a:pt x="5107729" y="0"/>
                              </a:lnTo>
                              <a:lnTo>
                                <a:pt x="5107729" y="8960"/>
                              </a:lnTo>
                              <a:close/>
                            </a:path>
                          </a:pathLst>
                        </a:custGeom>
                        <a:solidFill>
                          <a:srgbClr val="000000">
                            <a:alpha val="59999"/>
                          </a:srgbClr>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5CD9F862" id="Graphic 116" o:spid="_x0000_s1026" style="position:absolute;margin-left:54.35pt;margin-top:13.15pt;width:402.2pt;height:.75pt;z-index:-251604992;visibility:visible;mso-wrap-style:square;mso-wrap-distance-left:0;mso-wrap-distance-top:0;mso-wrap-distance-right:0;mso-wrap-distance-bottom:0;mso-position-horizontal:absolute;mso-position-horizontal-relative:page;mso-position-vertical:absolute;mso-position-vertical-relative:text;v-text-anchor:top" coordsize="5107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" path="m5107729,8960l,8960,,,5107729,r,8960xe" fillcolor="black" stroked="f">
                <v:fill opacity="39321f"/>
                <v:path arrowok="t"/>
                <w10:wrap type="topAndBottom" anchorx="page"/>
              </v:shape>
            </w:pict>
          </mc:Fallback>
        </mc:AlternateContent>
      </w:r>
    </w:p>
    <w:p w14:paraId="38A04100" w14:textId="77777777" w:rsidR="00D62403" w:rsidRDefault="00D62403" w:rsidP="00D62403">
      <w:pPr>
        <w:rPr>
          <w:rFonts w:ascii="Arial"/>
          <w:sz w:val="20"/>
        </w:rPr>
        <w:sectPr w:rsidR="00D62403">
          <w:pgSz w:w="12240" w:h="15840"/>
          <w:pgMar w:top="200" w:right="1020" w:bottom="420" w:left="900" w:header="0" w:footer="226" w:gutter="0"/>
          <w:cols w:space="720"/>
        </w:sectPr>
      </w:pPr>
    </w:p>
    <w:p w14:paraId="76EA776F" w14:textId="77777777" w:rsidR="00D62403" w:rsidRPr="0045310B" w:rsidRDefault="00D62403" w:rsidP="00D62403">
      <w:pPr>
        <w:tabs>
          <w:tab w:val="left" w:pos="4771"/>
        </w:tabs>
        <w:spacing w:before="68"/>
        <w:ind w:left="102"/>
        <w:rPr>
          <w:rFonts w:ascii="Arial MT" w:hAnsi="Arial MT"/>
          <w:sz w:val="15"/>
          <w:lang w:val="fr-FR"/>
        </w:rPr>
      </w:pPr>
      <w:r w:rsidRPr="0045310B">
        <w:rPr>
          <w:rFonts w:ascii="Arial MT" w:hAnsi="Arial MT"/>
          <w:sz w:val="15"/>
          <w:lang w:val="fr-FR"/>
        </w:rPr>
        <w:t xml:space="preserve">1/10/24, 3:01 </w:t>
      </w:r>
      <w:r w:rsidRPr="0045310B">
        <w:rPr>
          <w:rFonts w:ascii="Arial MT" w:hAnsi="Arial MT"/>
          <w:spacing w:val="-5"/>
          <w:sz w:val="15"/>
          <w:lang w:val="fr-FR"/>
        </w:rPr>
        <w:t>PM</w:t>
      </w:r>
      <w:r w:rsidRPr="0045310B">
        <w:rPr>
          <w:rFonts w:ascii="Arial MT" w:hAnsi="Arial MT"/>
          <w:sz w:val="15"/>
          <w:lang w:val="fr-FR"/>
        </w:rPr>
        <w:tab/>
        <w:t xml:space="preserve">Formulaire de liste des ménages </w:t>
      </w:r>
      <w:r w:rsidRPr="0045310B">
        <w:rPr>
          <w:rFonts w:ascii="Arial MT" w:hAnsi="Arial MT"/>
          <w:spacing w:val="-2"/>
          <w:sz w:val="15"/>
          <w:lang w:val="fr-FR"/>
        </w:rPr>
        <w:t>rCARI</w:t>
      </w:r>
    </w:p>
    <w:p w14:paraId="1BF4E6BF" w14:textId="77777777" w:rsidR="00D62403" w:rsidRPr="0045310B" w:rsidRDefault="00D62403" w:rsidP="00D62403">
      <w:pPr>
        <w:pStyle w:val="BodyText"/>
        <w:spacing w:before="93"/>
        <w:rPr>
          <w:rFonts w:ascii="Arial MT"/>
          <w:sz w:val="17"/>
          <w:lang w:val="fr-FR"/>
        </w:rPr>
      </w:pPr>
    </w:p>
    <w:p w14:paraId="1D44E5F6" w14:textId="77777777" w:rsidR="00D62403" w:rsidRDefault="00D62403" w:rsidP="00D62403">
      <w:pPr>
        <w:ind w:left="187"/>
        <w:rPr>
          <w:rFonts w:ascii="Arial Black"/>
          <w:sz w:val="17"/>
        </w:rPr>
      </w:pPr>
      <w:r>
        <w:rPr>
          <w:rFonts w:ascii="Arial Black"/>
          <w:color w:val="333333"/>
          <w:w w:val="90"/>
          <w:sz w:val="17"/>
        </w:rPr>
        <w:t>Status</w:t>
      </w:r>
      <w:r>
        <w:rPr>
          <w:rFonts w:ascii="Arial Black"/>
          <w:color w:val="333333"/>
          <w:spacing w:val="-3"/>
          <w:w w:val="90"/>
          <w:sz w:val="17"/>
        </w:rPr>
        <w:t xml:space="preserve"> </w:t>
      </w:r>
      <w:r>
        <w:rPr>
          <w:rFonts w:ascii="Arial Black"/>
          <w:color w:val="333333"/>
          <w:w w:val="90"/>
          <w:sz w:val="17"/>
        </w:rPr>
        <w:t>of</w:t>
      </w:r>
      <w:r>
        <w:rPr>
          <w:rFonts w:ascii="Arial Black"/>
          <w:color w:val="333333"/>
          <w:spacing w:val="-3"/>
          <w:w w:val="90"/>
          <w:sz w:val="17"/>
        </w:rPr>
        <w:t xml:space="preserve"> </w:t>
      </w:r>
      <w:r>
        <w:rPr>
          <w:rFonts w:ascii="Arial Black"/>
          <w:color w:val="333333"/>
          <w:w w:val="90"/>
          <w:sz w:val="17"/>
        </w:rPr>
        <w:t>the</w:t>
      </w:r>
      <w:r>
        <w:rPr>
          <w:rFonts w:ascii="Arial Black"/>
          <w:color w:val="333333"/>
          <w:spacing w:val="-3"/>
          <w:w w:val="90"/>
          <w:sz w:val="17"/>
        </w:rPr>
        <w:t xml:space="preserve"> </w:t>
      </w:r>
      <w:r>
        <w:rPr>
          <w:rFonts w:ascii="Arial Black"/>
          <w:color w:val="333333"/>
          <w:spacing w:val="-2"/>
          <w:w w:val="90"/>
          <w:sz w:val="17"/>
        </w:rPr>
        <w:t>household</w:t>
      </w:r>
    </w:p>
    <w:p w14:paraId="7736C729" w14:textId="77777777" w:rsidR="00D62403" w:rsidRDefault="00D62403" w:rsidP="00D62403">
      <w:pPr>
        <w:spacing w:before="131" w:line="348" w:lineRule="auto"/>
        <w:ind w:left="384" w:right="7796"/>
        <w:rPr>
          <w:rFonts w:ascii="Arial MT"/>
          <w:sz w:val="17"/>
        </w:rPr>
      </w:pPr>
      <w:r>
        <w:rPr>
          <w:noProof/>
          <w:position w:val="-6"/>
        </w:rPr>
        <w:drawing>
          <wp:inline distT="0" distB="0" distL="0" distR="0" wp14:anchorId="097720DF" wp14:editId="3A34AED4">
            <wp:extent cx="179218" cy="179218"/>
            <wp:effectExtent l="0" t="0" r="0" b="0"/>
            <wp:docPr id="117" name="Pictur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57" cstate="print"/>
                    <a:stretch>
                      <a:fillRect/>
                    </a:stretch>
                  </pic:blipFill>
                  <pic:spPr>
                    <a:xfrm>
                      <a:off x="0" y="0"/>
                      <a:ext cx="179218" cy="179218"/>
                    </a:xfrm>
                    <a:prstGeom prst="rect">
                      <a:avLst/>
                    </a:prstGeom>
                  </pic:spPr>
                </pic:pic>
              </a:graphicData>
            </a:graphic>
          </wp:inline>
        </w:drawing>
      </w:r>
      <w:r>
        <w:rPr>
          <w:rFonts w:ascii="Times New Roman"/>
          <w:spacing w:val="75"/>
          <w:w w:val="105"/>
          <w:sz w:val="20"/>
        </w:rPr>
        <w:t xml:space="preserve"> </w:t>
      </w:r>
      <w:r>
        <w:rPr>
          <w:rFonts w:ascii="Arial MT"/>
          <w:color w:val="333333"/>
          <w:w w:val="105"/>
          <w:sz w:val="17"/>
        </w:rPr>
        <w:t>Permanent</w:t>
      </w:r>
      <w:r>
        <w:rPr>
          <w:rFonts w:ascii="Arial MT"/>
          <w:color w:val="333333"/>
          <w:spacing w:val="-11"/>
          <w:w w:val="105"/>
          <w:sz w:val="17"/>
        </w:rPr>
        <w:t xml:space="preserve"> </w:t>
      </w:r>
      <w:r>
        <w:rPr>
          <w:rFonts w:ascii="Arial MT"/>
          <w:color w:val="333333"/>
          <w:w w:val="105"/>
          <w:sz w:val="17"/>
        </w:rPr>
        <w:t xml:space="preserve">resident </w:t>
      </w:r>
      <w:r>
        <w:rPr>
          <w:rFonts w:ascii="Arial MT"/>
          <w:noProof/>
          <w:color w:val="333333"/>
          <w:position w:val="-6"/>
          <w:sz w:val="17"/>
        </w:rPr>
        <w:drawing>
          <wp:inline distT="0" distB="0" distL="0" distR="0" wp14:anchorId="1223CE1D" wp14:editId="02A6F2E0">
            <wp:extent cx="179218" cy="179218"/>
            <wp:effectExtent l="0" t="0" r="0" b="0"/>
            <wp:docPr id="118" name="Pictur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58"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Displaced</w:t>
      </w:r>
    </w:p>
    <w:p w14:paraId="0B8363F6" w14:textId="77777777" w:rsidR="00D62403" w:rsidRDefault="00D62403" w:rsidP="00D62403">
      <w:pPr>
        <w:ind w:left="384"/>
        <w:rPr>
          <w:rFonts w:ascii="Arial MT"/>
          <w:sz w:val="17"/>
        </w:rPr>
      </w:pPr>
      <w:r>
        <w:rPr>
          <w:noProof/>
          <w:position w:val="-6"/>
        </w:rPr>
        <w:drawing>
          <wp:inline distT="0" distB="0" distL="0" distR="0" wp14:anchorId="59C021AA" wp14:editId="3AD849A2">
            <wp:extent cx="179218" cy="179218"/>
            <wp:effectExtent l="0" t="0" r="0" b="0"/>
            <wp:docPr id="119" name="Pictur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59" cstate="print"/>
                    <a:stretch>
                      <a:fillRect/>
                    </a:stretch>
                  </pic:blipFill>
                  <pic:spPr>
                    <a:xfrm>
                      <a:off x="0" y="0"/>
                      <a:ext cx="179218" cy="179218"/>
                    </a:xfrm>
                    <a:prstGeom prst="rect">
                      <a:avLst/>
                    </a:prstGeom>
                  </pic:spPr>
                </pic:pic>
              </a:graphicData>
            </a:graphic>
          </wp:inline>
        </w:drawing>
      </w:r>
      <w:r>
        <w:rPr>
          <w:rFonts w:ascii="Times New Roman"/>
          <w:spacing w:val="80"/>
          <w:sz w:val="20"/>
        </w:rPr>
        <w:t xml:space="preserve"> </w:t>
      </w:r>
      <w:r>
        <w:rPr>
          <w:rFonts w:ascii="Arial MT"/>
          <w:color w:val="333333"/>
          <w:sz w:val="17"/>
        </w:rPr>
        <w:t>Refugee</w:t>
      </w:r>
    </w:p>
    <w:p w14:paraId="4A9E95C7" w14:textId="77777777" w:rsidR="00D62403" w:rsidRDefault="00D62403" w:rsidP="00D62403">
      <w:pPr>
        <w:pStyle w:val="BodyText"/>
        <w:spacing w:before="83"/>
        <w:rPr>
          <w:rFonts w:ascii="Arial MT"/>
          <w:sz w:val="17"/>
        </w:rPr>
      </w:pPr>
    </w:p>
    <w:p w14:paraId="40E4E316" w14:textId="77777777" w:rsidR="00D62403" w:rsidRDefault="00D62403" w:rsidP="00D62403">
      <w:pPr>
        <w:ind w:left="187"/>
        <w:rPr>
          <w:rFonts w:ascii="Arial Black"/>
          <w:sz w:val="17"/>
        </w:rPr>
      </w:pPr>
      <w:r>
        <w:rPr>
          <w:rFonts w:ascii="Arial Black"/>
          <w:color w:val="333333"/>
          <w:w w:val="90"/>
          <w:sz w:val="17"/>
        </w:rPr>
        <w:t>Sex</w:t>
      </w:r>
      <w:r>
        <w:rPr>
          <w:rFonts w:ascii="Arial Black"/>
          <w:color w:val="333333"/>
          <w:spacing w:val="-6"/>
          <w:w w:val="90"/>
          <w:sz w:val="17"/>
        </w:rPr>
        <w:t xml:space="preserve"> </w:t>
      </w:r>
      <w:r>
        <w:rPr>
          <w:rFonts w:ascii="Arial Black"/>
          <w:color w:val="333333"/>
          <w:w w:val="90"/>
          <w:sz w:val="17"/>
        </w:rPr>
        <w:t>of</w:t>
      </w:r>
      <w:r>
        <w:rPr>
          <w:rFonts w:ascii="Arial Black"/>
          <w:color w:val="333333"/>
          <w:spacing w:val="-5"/>
          <w:w w:val="90"/>
          <w:sz w:val="17"/>
        </w:rPr>
        <w:t xml:space="preserve"> </w:t>
      </w:r>
      <w:r>
        <w:rPr>
          <w:rFonts w:ascii="Arial Black"/>
          <w:color w:val="333333"/>
          <w:w w:val="90"/>
          <w:sz w:val="17"/>
        </w:rPr>
        <w:t>the</w:t>
      </w:r>
      <w:r>
        <w:rPr>
          <w:rFonts w:ascii="Arial Black"/>
          <w:color w:val="333333"/>
          <w:spacing w:val="-5"/>
          <w:w w:val="90"/>
          <w:sz w:val="17"/>
        </w:rPr>
        <w:t xml:space="preserve"> </w:t>
      </w:r>
      <w:r>
        <w:rPr>
          <w:rFonts w:ascii="Arial Black"/>
          <w:color w:val="333333"/>
          <w:w w:val="90"/>
          <w:sz w:val="17"/>
        </w:rPr>
        <w:t>household</w:t>
      </w:r>
      <w:r>
        <w:rPr>
          <w:rFonts w:ascii="Arial Black"/>
          <w:color w:val="333333"/>
          <w:spacing w:val="-5"/>
          <w:w w:val="90"/>
          <w:sz w:val="17"/>
        </w:rPr>
        <w:t xml:space="preserve"> </w:t>
      </w:r>
      <w:r>
        <w:rPr>
          <w:rFonts w:ascii="Arial Black"/>
          <w:color w:val="333333"/>
          <w:spacing w:val="-2"/>
          <w:w w:val="90"/>
          <w:sz w:val="17"/>
        </w:rPr>
        <w:t>head?</w:t>
      </w:r>
    </w:p>
    <w:p w14:paraId="27E89D22" w14:textId="77777777" w:rsidR="00D62403" w:rsidRDefault="00D62403" w:rsidP="00D62403">
      <w:pPr>
        <w:spacing w:before="131" w:line="348" w:lineRule="auto"/>
        <w:ind w:left="384" w:right="8892"/>
        <w:rPr>
          <w:rFonts w:ascii="Arial MT"/>
          <w:sz w:val="17"/>
        </w:rPr>
      </w:pPr>
      <w:r>
        <w:rPr>
          <w:noProof/>
          <w:position w:val="-6"/>
        </w:rPr>
        <w:drawing>
          <wp:inline distT="0" distB="0" distL="0" distR="0" wp14:anchorId="168D9249" wp14:editId="5031CA78">
            <wp:extent cx="179218" cy="179218"/>
            <wp:effectExtent l="0" t="0" r="0" b="0"/>
            <wp:docPr id="120" name="Pictur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60" cstate="print"/>
                    <a:stretch>
                      <a:fillRect/>
                    </a:stretch>
                  </pic:blipFill>
                  <pic:spPr>
                    <a:xfrm>
                      <a:off x="0" y="0"/>
                      <a:ext cx="179218" cy="179218"/>
                    </a:xfrm>
                    <a:prstGeom prst="rect">
                      <a:avLst/>
                    </a:prstGeom>
                  </pic:spPr>
                </pic:pic>
              </a:graphicData>
            </a:graphic>
          </wp:inline>
        </w:drawing>
      </w:r>
      <w:r>
        <w:rPr>
          <w:rFonts w:ascii="Times New Roman"/>
          <w:spacing w:val="59"/>
          <w:sz w:val="20"/>
        </w:rPr>
        <w:t xml:space="preserve"> </w:t>
      </w:r>
      <w:r>
        <w:rPr>
          <w:rFonts w:ascii="Arial MT"/>
          <w:color w:val="333333"/>
          <w:sz w:val="17"/>
        </w:rPr>
        <w:t xml:space="preserve">Female </w:t>
      </w:r>
      <w:r>
        <w:rPr>
          <w:rFonts w:ascii="Arial MT"/>
          <w:noProof/>
          <w:color w:val="333333"/>
          <w:position w:val="-6"/>
          <w:sz w:val="17"/>
        </w:rPr>
        <w:drawing>
          <wp:inline distT="0" distB="0" distL="0" distR="0" wp14:anchorId="2131302B" wp14:editId="77119B8A">
            <wp:extent cx="179218" cy="179218"/>
            <wp:effectExtent l="0" t="0" r="0" b="0"/>
            <wp:docPr id="121" name="Pictur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61" cstate="print"/>
                    <a:stretch>
                      <a:fillRect/>
                    </a:stretch>
                  </pic:blipFill>
                  <pic:spPr>
                    <a:xfrm>
                      <a:off x="0" y="0"/>
                      <a:ext cx="179218" cy="179218"/>
                    </a:xfrm>
                    <a:prstGeom prst="rect">
                      <a:avLst/>
                    </a:prstGeom>
                  </pic:spPr>
                </pic:pic>
              </a:graphicData>
            </a:graphic>
          </wp:inline>
        </w:drawing>
      </w:r>
      <w:r>
        <w:rPr>
          <w:rFonts w:ascii="Times New Roman"/>
          <w:color w:val="333333"/>
          <w:spacing w:val="80"/>
          <w:sz w:val="17"/>
        </w:rPr>
        <w:t xml:space="preserve"> </w:t>
      </w:r>
      <w:r>
        <w:rPr>
          <w:rFonts w:ascii="Arial MT"/>
          <w:color w:val="333333"/>
          <w:sz w:val="17"/>
        </w:rPr>
        <w:t>Male</w:t>
      </w:r>
    </w:p>
    <w:p w14:paraId="21E0E889" w14:textId="77777777" w:rsidR="00D62403" w:rsidRDefault="00D62403" w:rsidP="00D62403">
      <w:pPr>
        <w:spacing w:before="152"/>
        <w:ind w:left="187"/>
        <w:rPr>
          <w:rFonts w:ascii="Arial Black"/>
          <w:sz w:val="17"/>
        </w:rPr>
      </w:pPr>
      <w:r>
        <w:rPr>
          <w:rFonts w:ascii="Arial Black"/>
          <w:color w:val="333333"/>
          <w:w w:val="90"/>
          <w:sz w:val="17"/>
        </w:rPr>
        <w:t>Is</w:t>
      </w:r>
      <w:r>
        <w:rPr>
          <w:rFonts w:ascii="Arial Black"/>
          <w:color w:val="333333"/>
          <w:spacing w:val="-1"/>
          <w:w w:val="90"/>
          <w:sz w:val="17"/>
        </w:rPr>
        <w:t xml:space="preserve"> </w:t>
      </w:r>
      <w:r>
        <w:rPr>
          <w:rFonts w:ascii="Arial Black"/>
          <w:color w:val="333333"/>
          <w:w w:val="90"/>
          <w:sz w:val="17"/>
        </w:rPr>
        <w:t>the</w:t>
      </w:r>
      <w:r>
        <w:rPr>
          <w:rFonts w:ascii="Arial Black"/>
          <w:color w:val="333333"/>
          <w:spacing w:val="-1"/>
          <w:w w:val="90"/>
          <w:sz w:val="17"/>
        </w:rPr>
        <w:t xml:space="preserve"> </w:t>
      </w:r>
      <w:r>
        <w:rPr>
          <w:rFonts w:ascii="Arial Black"/>
          <w:color w:val="333333"/>
          <w:w w:val="90"/>
          <w:sz w:val="17"/>
        </w:rPr>
        <w:t>household head</w:t>
      </w:r>
      <w:r>
        <w:rPr>
          <w:rFonts w:ascii="Arial Black"/>
          <w:color w:val="333333"/>
          <w:spacing w:val="-1"/>
          <w:w w:val="90"/>
          <w:sz w:val="17"/>
        </w:rPr>
        <w:t xml:space="preserve"> </w:t>
      </w:r>
      <w:r>
        <w:rPr>
          <w:rFonts w:ascii="Arial Black"/>
          <w:color w:val="333333"/>
          <w:spacing w:val="-2"/>
          <w:w w:val="90"/>
          <w:sz w:val="17"/>
        </w:rPr>
        <w:t>married?</w:t>
      </w:r>
    </w:p>
    <w:p w14:paraId="4C4598AD" w14:textId="77777777" w:rsidR="00D62403" w:rsidRDefault="00D62403" w:rsidP="00D62403">
      <w:pPr>
        <w:spacing w:before="130" w:line="348" w:lineRule="auto"/>
        <w:ind w:left="384" w:right="9082"/>
        <w:rPr>
          <w:rFonts w:ascii="Arial MT"/>
          <w:sz w:val="17"/>
        </w:rPr>
      </w:pPr>
      <w:r>
        <w:rPr>
          <w:noProof/>
          <w:position w:val="-6"/>
        </w:rPr>
        <w:drawing>
          <wp:inline distT="0" distB="0" distL="0" distR="0" wp14:anchorId="7988E6A1" wp14:editId="1404A51A">
            <wp:extent cx="179218" cy="179218"/>
            <wp:effectExtent l="0" t="0" r="0" b="0"/>
            <wp:docPr id="122" name="Pictur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62" cstate="print"/>
                    <a:stretch>
                      <a:fillRect/>
                    </a:stretch>
                  </pic:blipFill>
                  <pic:spPr>
                    <a:xfrm>
                      <a:off x="0" y="0"/>
                      <a:ext cx="179218" cy="179218"/>
                    </a:xfrm>
                    <a:prstGeom prst="rect">
                      <a:avLst/>
                    </a:prstGeom>
                  </pic:spPr>
                </pic:pic>
              </a:graphicData>
            </a:graphic>
          </wp:inline>
        </w:drawing>
      </w:r>
      <w:r>
        <w:rPr>
          <w:rFonts w:ascii="Times New Roman"/>
          <w:spacing w:val="41"/>
          <w:sz w:val="20"/>
        </w:rPr>
        <w:t xml:space="preserve"> </w:t>
      </w:r>
      <w:r>
        <w:rPr>
          <w:rFonts w:ascii="Arial MT"/>
          <w:color w:val="333333"/>
          <w:sz w:val="17"/>
        </w:rPr>
        <w:t xml:space="preserve">Yes </w:t>
      </w:r>
      <w:r>
        <w:rPr>
          <w:rFonts w:ascii="Arial MT"/>
          <w:noProof/>
          <w:color w:val="333333"/>
          <w:position w:val="-6"/>
          <w:sz w:val="17"/>
        </w:rPr>
        <w:drawing>
          <wp:inline distT="0" distB="0" distL="0" distR="0" wp14:anchorId="113E9E9B" wp14:editId="2A5750B7">
            <wp:extent cx="179218" cy="179218"/>
            <wp:effectExtent l="0" t="0" r="0" b="0"/>
            <wp:docPr id="123" name="Pictur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63" cstate="print"/>
                    <a:stretch>
                      <a:fillRect/>
                    </a:stretch>
                  </pic:blipFill>
                  <pic:spPr>
                    <a:xfrm>
                      <a:off x="0" y="0"/>
                      <a:ext cx="179218" cy="179218"/>
                    </a:xfrm>
                    <a:prstGeom prst="rect">
                      <a:avLst/>
                    </a:prstGeom>
                  </pic:spPr>
                </pic:pic>
              </a:graphicData>
            </a:graphic>
          </wp:inline>
        </w:drawing>
      </w:r>
      <w:r>
        <w:rPr>
          <w:rFonts w:ascii="Times New Roman"/>
          <w:color w:val="333333"/>
          <w:spacing w:val="80"/>
          <w:sz w:val="17"/>
        </w:rPr>
        <w:t xml:space="preserve"> </w:t>
      </w:r>
      <w:r>
        <w:rPr>
          <w:rFonts w:ascii="Arial MT"/>
          <w:color w:val="333333"/>
          <w:sz w:val="17"/>
        </w:rPr>
        <w:t>No</w:t>
      </w:r>
    </w:p>
    <w:p w14:paraId="24FEF493" w14:textId="77777777" w:rsidR="00D62403" w:rsidRDefault="00D62403" w:rsidP="00D62403">
      <w:pPr>
        <w:spacing w:before="152"/>
        <w:ind w:left="187"/>
        <w:rPr>
          <w:rFonts w:ascii="Arial Black"/>
          <w:sz w:val="17"/>
        </w:rPr>
      </w:pPr>
      <w:r>
        <w:rPr>
          <w:rFonts w:ascii="Arial Black"/>
          <w:color w:val="333333"/>
          <w:w w:val="90"/>
          <w:sz w:val="17"/>
        </w:rPr>
        <w:t>Years</w:t>
      </w:r>
      <w:r>
        <w:rPr>
          <w:rFonts w:ascii="Arial Black"/>
          <w:color w:val="333333"/>
          <w:spacing w:val="-3"/>
          <w:w w:val="90"/>
          <w:sz w:val="17"/>
        </w:rPr>
        <w:t xml:space="preserve"> </w:t>
      </w:r>
      <w:r>
        <w:rPr>
          <w:rFonts w:ascii="Arial Black"/>
          <w:color w:val="333333"/>
          <w:w w:val="90"/>
          <w:sz w:val="17"/>
        </w:rPr>
        <w:t>of</w:t>
      </w:r>
      <w:r>
        <w:rPr>
          <w:rFonts w:ascii="Arial Black"/>
          <w:color w:val="333333"/>
          <w:spacing w:val="-3"/>
          <w:w w:val="90"/>
          <w:sz w:val="17"/>
        </w:rPr>
        <w:t xml:space="preserve"> </w:t>
      </w:r>
      <w:r>
        <w:rPr>
          <w:rFonts w:ascii="Arial Black"/>
          <w:color w:val="333333"/>
          <w:w w:val="90"/>
          <w:sz w:val="17"/>
        </w:rPr>
        <w:t>education</w:t>
      </w:r>
      <w:r>
        <w:rPr>
          <w:rFonts w:ascii="Arial Black"/>
          <w:color w:val="333333"/>
          <w:spacing w:val="-3"/>
          <w:w w:val="90"/>
          <w:sz w:val="17"/>
        </w:rPr>
        <w:t xml:space="preserve"> </w:t>
      </w:r>
      <w:r>
        <w:rPr>
          <w:rFonts w:ascii="Arial Black"/>
          <w:color w:val="333333"/>
          <w:w w:val="90"/>
          <w:sz w:val="17"/>
        </w:rPr>
        <w:t>of</w:t>
      </w:r>
      <w:r>
        <w:rPr>
          <w:rFonts w:ascii="Arial Black"/>
          <w:color w:val="333333"/>
          <w:spacing w:val="-3"/>
          <w:w w:val="90"/>
          <w:sz w:val="17"/>
        </w:rPr>
        <w:t xml:space="preserve"> </w:t>
      </w:r>
      <w:r>
        <w:rPr>
          <w:rFonts w:ascii="Arial Black"/>
          <w:color w:val="333333"/>
          <w:w w:val="90"/>
          <w:sz w:val="17"/>
        </w:rPr>
        <w:t>the</w:t>
      </w:r>
      <w:r>
        <w:rPr>
          <w:rFonts w:ascii="Arial Black"/>
          <w:color w:val="333333"/>
          <w:spacing w:val="-2"/>
          <w:w w:val="90"/>
          <w:sz w:val="17"/>
        </w:rPr>
        <w:t xml:space="preserve"> </w:t>
      </w:r>
      <w:r>
        <w:rPr>
          <w:rFonts w:ascii="Arial Black"/>
          <w:color w:val="333333"/>
          <w:w w:val="90"/>
          <w:sz w:val="17"/>
        </w:rPr>
        <w:t>household</w:t>
      </w:r>
      <w:r>
        <w:rPr>
          <w:rFonts w:ascii="Arial Black"/>
          <w:color w:val="333333"/>
          <w:spacing w:val="-3"/>
          <w:w w:val="90"/>
          <w:sz w:val="17"/>
        </w:rPr>
        <w:t xml:space="preserve"> </w:t>
      </w:r>
      <w:r>
        <w:rPr>
          <w:rFonts w:ascii="Arial Black"/>
          <w:color w:val="333333"/>
          <w:spacing w:val="-4"/>
          <w:w w:val="90"/>
          <w:sz w:val="17"/>
        </w:rPr>
        <w:t>head</w:t>
      </w:r>
    </w:p>
    <w:p w14:paraId="63F96911" w14:textId="77777777" w:rsidR="00D62403" w:rsidRDefault="00D62403" w:rsidP="00D62403">
      <w:pPr>
        <w:pStyle w:val="BodyText"/>
        <w:rPr>
          <w:rFonts w:ascii="Arial Black"/>
          <w:sz w:val="20"/>
        </w:rPr>
      </w:pPr>
    </w:p>
    <w:p w14:paraId="72409DD2" w14:textId="77777777" w:rsidR="00D62403" w:rsidRDefault="00D62403" w:rsidP="00D62403">
      <w:pPr>
        <w:pStyle w:val="BodyText"/>
        <w:spacing w:before="8"/>
        <w:rPr>
          <w:rFonts w:ascii="Arial Black"/>
          <w:sz w:val="20"/>
        </w:rPr>
      </w:pPr>
      <w:r>
        <w:rPr>
          <w:noProof/>
        </w:rPr>
        <mc:AlternateContent>
          <mc:Choice Requires="wps">
            <w:drawing>
              <wp:anchor distT="0" distB="0" distL="0" distR="0" simplePos="0" relativeHeight="251658288" behindDoc="1" locked="0" layoutInCell="1" allowOverlap="1" wp14:anchorId="72C03CFE" wp14:editId="53F0C52C">
                <wp:simplePos x="0" y="0"/>
                <wp:positionH relativeFrom="page">
                  <wp:posOffset>690377</wp:posOffset>
                </wp:positionH>
                <wp:positionV relativeFrom="paragraph">
                  <wp:posOffset>199886</wp:posOffset>
                </wp:positionV>
                <wp:extent cx="2150745" cy="9525"/>
                <wp:effectExtent l="0" t="0" r="0" b="0"/>
                <wp:wrapTopAndBottom/>
                <wp:docPr id="124" name="Freeform: Shape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0745" cy="9525"/>
                        </a:xfrm>
                        <a:custGeom>
                          <a:avLst/>
                          <a:gdLst/>
                          <a:ahLst/>
                          <a:cxnLst/>
                          <a:rect l="l" t="t" r="r" b="b"/>
                          <a:pathLst>
                            <a:path w="2150745" h="9525">
                              <a:moveTo>
                                <a:pt x="2150622" y="8960"/>
                              </a:moveTo>
                              <a:lnTo>
                                <a:pt x="0" y="8960"/>
                              </a:lnTo>
                              <a:lnTo>
                                <a:pt x="0" y="0"/>
                              </a:lnTo>
                              <a:lnTo>
                                <a:pt x="2150622" y="0"/>
                              </a:lnTo>
                              <a:lnTo>
                                <a:pt x="2150622" y="8960"/>
                              </a:lnTo>
                              <a:close/>
                            </a:path>
                          </a:pathLst>
                        </a:custGeom>
                        <a:solidFill>
                          <a:srgbClr val="000000">
                            <a:alpha val="59999"/>
                          </a:srgbClr>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0E8341E2" id="Graphic 124" o:spid="_x0000_s1026" style="position:absolute;margin-left:54.35pt;margin-top:15.75pt;width:169.35pt;height:.75pt;z-index:-251603968;visibility:visible;mso-wrap-style:square;mso-wrap-distance-left:0;mso-wrap-distance-top:0;mso-wrap-distance-right:0;mso-wrap-distance-bottom:0;mso-position-horizontal:absolute;mso-position-horizontal-relative:page;mso-position-vertical:absolute;mso-position-vertical-relative:text;v-text-anchor:top" coordsize="21507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" path="m2150622,8960l,8960,,,2150622,r,8960xe" fillcolor="black" stroked="f">
                <v:fill opacity="39321f"/>
                <v:path arrowok="t"/>
                <w10:wrap type="topAndBottom" anchorx="page"/>
              </v:shape>
            </w:pict>
          </mc:Fallback>
        </mc:AlternateContent>
      </w:r>
    </w:p>
    <w:p w14:paraId="33F369AA" w14:textId="77777777" w:rsidR="00D62403" w:rsidRDefault="00D62403" w:rsidP="00D62403">
      <w:pPr>
        <w:pStyle w:val="BodyText"/>
        <w:spacing w:before="81"/>
        <w:rPr>
          <w:rFonts w:ascii="Arial Black"/>
          <w:sz w:val="17"/>
        </w:rPr>
      </w:pPr>
    </w:p>
    <w:p w14:paraId="1C2979A6" w14:textId="77777777" w:rsidR="00D62403" w:rsidRDefault="00D62403" w:rsidP="00D62403">
      <w:pPr>
        <w:ind w:left="187"/>
        <w:rPr>
          <w:rFonts w:ascii="Arial Black"/>
          <w:sz w:val="17"/>
        </w:rPr>
      </w:pPr>
      <w:r>
        <w:rPr>
          <w:rFonts w:ascii="Arial Black"/>
          <w:color w:val="333333"/>
          <w:w w:val="90"/>
          <w:sz w:val="17"/>
        </w:rPr>
        <w:t>How</w:t>
      </w:r>
      <w:r>
        <w:rPr>
          <w:rFonts w:ascii="Arial Black"/>
          <w:color w:val="333333"/>
          <w:spacing w:val="-1"/>
          <w:w w:val="90"/>
          <w:sz w:val="17"/>
        </w:rPr>
        <w:t xml:space="preserve"> </w:t>
      </w:r>
      <w:r>
        <w:rPr>
          <w:rFonts w:ascii="Arial Black"/>
          <w:color w:val="333333"/>
          <w:w w:val="90"/>
          <w:sz w:val="17"/>
        </w:rPr>
        <w:t>many</w:t>
      </w:r>
      <w:r>
        <w:rPr>
          <w:rFonts w:ascii="Arial Black"/>
          <w:color w:val="333333"/>
          <w:spacing w:val="-5"/>
          <w:sz w:val="17"/>
        </w:rPr>
        <w:t xml:space="preserve"> </w:t>
      </w:r>
      <w:r>
        <w:rPr>
          <w:rFonts w:ascii="Arial Black"/>
          <w:color w:val="333333"/>
          <w:w w:val="90"/>
          <w:sz w:val="17"/>
        </w:rPr>
        <w:t>people</w:t>
      </w:r>
      <w:r>
        <w:rPr>
          <w:rFonts w:ascii="Arial Black"/>
          <w:color w:val="333333"/>
          <w:spacing w:val="-1"/>
          <w:w w:val="90"/>
          <w:sz w:val="17"/>
        </w:rPr>
        <w:t xml:space="preserve"> </w:t>
      </w:r>
      <w:r>
        <w:rPr>
          <w:rFonts w:ascii="Arial Black"/>
          <w:color w:val="333333"/>
          <w:w w:val="90"/>
          <w:sz w:val="17"/>
        </w:rPr>
        <w:t>are</w:t>
      </w:r>
      <w:r>
        <w:rPr>
          <w:rFonts w:ascii="Arial Black"/>
          <w:color w:val="333333"/>
          <w:spacing w:val="-5"/>
          <w:sz w:val="17"/>
        </w:rPr>
        <w:t xml:space="preserve"> </w:t>
      </w:r>
      <w:r>
        <w:rPr>
          <w:rFonts w:ascii="Arial Black"/>
          <w:color w:val="333333"/>
          <w:w w:val="90"/>
          <w:sz w:val="17"/>
        </w:rPr>
        <w:t>in</w:t>
      </w:r>
      <w:r>
        <w:rPr>
          <w:rFonts w:ascii="Arial Black"/>
          <w:color w:val="333333"/>
          <w:spacing w:val="-1"/>
          <w:w w:val="90"/>
          <w:sz w:val="17"/>
        </w:rPr>
        <w:t xml:space="preserve"> </w:t>
      </w:r>
      <w:r>
        <w:rPr>
          <w:rFonts w:ascii="Arial Black"/>
          <w:color w:val="333333"/>
          <w:w w:val="90"/>
          <w:sz w:val="17"/>
        </w:rPr>
        <w:t>this</w:t>
      </w:r>
      <w:r>
        <w:rPr>
          <w:rFonts w:ascii="Arial Black"/>
          <w:color w:val="333333"/>
          <w:spacing w:val="-5"/>
          <w:sz w:val="17"/>
        </w:rPr>
        <w:t xml:space="preserve"> </w:t>
      </w:r>
      <w:r>
        <w:rPr>
          <w:rFonts w:ascii="Arial Black"/>
          <w:color w:val="333333"/>
          <w:spacing w:val="-2"/>
          <w:w w:val="90"/>
          <w:sz w:val="17"/>
        </w:rPr>
        <w:t>household?</w:t>
      </w:r>
    </w:p>
    <w:p w14:paraId="7E2C9571" w14:textId="77777777" w:rsidR="00D62403" w:rsidRDefault="00D62403" w:rsidP="00D62403">
      <w:pPr>
        <w:pStyle w:val="BodyText"/>
        <w:spacing w:before="276"/>
        <w:rPr>
          <w:rFonts w:ascii="Arial Black"/>
          <w:sz w:val="20"/>
        </w:rPr>
      </w:pPr>
      <w:r>
        <w:rPr>
          <w:noProof/>
        </w:rPr>
        <mc:AlternateContent>
          <mc:Choice Requires="wps">
            <w:drawing>
              <wp:anchor distT="0" distB="0" distL="0" distR="0" simplePos="0" relativeHeight="251658289" behindDoc="1" locked="0" layoutInCell="1" allowOverlap="1" wp14:anchorId="56C90E36" wp14:editId="7A3316AA">
                <wp:simplePos x="0" y="0"/>
                <wp:positionH relativeFrom="page">
                  <wp:posOffset>690377</wp:posOffset>
                </wp:positionH>
                <wp:positionV relativeFrom="paragraph">
                  <wp:posOffset>369947</wp:posOffset>
                </wp:positionV>
                <wp:extent cx="2150745" cy="9525"/>
                <wp:effectExtent l="0" t="0" r="0" b="0"/>
                <wp:wrapTopAndBottom/>
                <wp:docPr id="125" name="Freeform: Shape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0745" cy="9525"/>
                        </a:xfrm>
                        <a:custGeom>
                          <a:avLst/>
                          <a:gdLst/>
                          <a:ahLst/>
                          <a:cxnLst/>
                          <a:rect l="l" t="t" r="r" b="b"/>
                          <a:pathLst>
                            <a:path w="2150745" h="9525">
                              <a:moveTo>
                                <a:pt x="2150622" y="8960"/>
                              </a:moveTo>
                              <a:lnTo>
                                <a:pt x="0" y="8960"/>
                              </a:lnTo>
                              <a:lnTo>
                                <a:pt x="0" y="0"/>
                              </a:lnTo>
                              <a:lnTo>
                                <a:pt x="2150622" y="0"/>
                              </a:lnTo>
                              <a:lnTo>
                                <a:pt x="2150622" y="8960"/>
                              </a:lnTo>
                              <a:close/>
                            </a:path>
                          </a:pathLst>
                        </a:custGeom>
                        <a:solidFill>
                          <a:srgbClr val="000000">
                            <a:alpha val="59999"/>
                          </a:srgbClr>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4689AF29" id="Graphic 125" o:spid="_x0000_s1026" style="position:absolute;margin-left:54.35pt;margin-top:29.15pt;width:169.35pt;height:.75pt;z-index:-251602944;visibility:visible;mso-wrap-style:square;mso-wrap-distance-left:0;mso-wrap-distance-top:0;mso-wrap-distance-right:0;mso-wrap-distance-bottom:0;mso-position-horizontal:absolute;mso-position-horizontal-relative:page;mso-position-vertical:absolute;mso-position-vertical-relative:text;v-text-anchor:top" coordsize="21507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" path="m2150622,8960l,8960,,,2150622,r,8960xe" fillcolor="black" stroked="f">
                <v:fill opacity="39321f"/>
                <v:path arrowok="t"/>
                <w10:wrap type="topAndBottom" anchorx="page"/>
              </v:shape>
            </w:pict>
          </mc:Fallback>
        </mc:AlternateContent>
      </w:r>
    </w:p>
    <w:p w14:paraId="0F6DFC7A" w14:textId="77777777" w:rsidR="00D62403" w:rsidRDefault="00D62403" w:rsidP="00D62403">
      <w:pPr>
        <w:pStyle w:val="BodyText"/>
        <w:spacing w:before="81"/>
        <w:rPr>
          <w:rFonts w:ascii="Arial Black"/>
          <w:sz w:val="17"/>
        </w:rPr>
      </w:pPr>
    </w:p>
    <w:p w14:paraId="097B8181" w14:textId="77777777" w:rsidR="00D62403" w:rsidRDefault="00D62403" w:rsidP="00D62403">
      <w:pPr>
        <w:ind w:left="187"/>
        <w:rPr>
          <w:rFonts w:ascii="Arial Black"/>
          <w:sz w:val="17"/>
        </w:rPr>
      </w:pPr>
      <w:r>
        <w:rPr>
          <w:rFonts w:ascii="Arial Black"/>
          <w:color w:val="333333"/>
          <w:w w:val="90"/>
          <w:sz w:val="17"/>
        </w:rPr>
        <w:t>How</w:t>
      </w:r>
      <w:r>
        <w:rPr>
          <w:rFonts w:ascii="Arial Black"/>
          <w:color w:val="333333"/>
          <w:spacing w:val="-1"/>
          <w:sz w:val="17"/>
        </w:rPr>
        <w:t xml:space="preserve"> </w:t>
      </w:r>
      <w:r>
        <w:rPr>
          <w:rFonts w:ascii="Arial Black"/>
          <w:color w:val="333333"/>
          <w:w w:val="90"/>
          <w:sz w:val="17"/>
        </w:rPr>
        <w:t>many</w:t>
      </w:r>
      <w:r>
        <w:rPr>
          <w:rFonts w:ascii="Arial Black"/>
          <w:color w:val="333333"/>
          <w:spacing w:val="-1"/>
          <w:sz w:val="17"/>
        </w:rPr>
        <w:t xml:space="preserve"> </w:t>
      </w:r>
      <w:r>
        <w:rPr>
          <w:rFonts w:ascii="Arial Black"/>
          <w:color w:val="333333"/>
          <w:w w:val="90"/>
          <w:sz w:val="17"/>
        </w:rPr>
        <w:t>members</w:t>
      </w:r>
      <w:r>
        <w:rPr>
          <w:rFonts w:ascii="Arial Black"/>
          <w:color w:val="333333"/>
          <w:spacing w:val="-1"/>
          <w:sz w:val="17"/>
        </w:rPr>
        <w:t xml:space="preserve"> </w:t>
      </w:r>
      <w:r>
        <w:rPr>
          <w:rFonts w:ascii="Arial Black"/>
          <w:color w:val="333333"/>
          <w:w w:val="90"/>
          <w:sz w:val="17"/>
        </w:rPr>
        <w:t>in</w:t>
      </w:r>
      <w:r>
        <w:rPr>
          <w:rFonts w:ascii="Arial Black"/>
          <w:color w:val="333333"/>
          <w:spacing w:val="-1"/>
          <w:sz w:val="17"/>
        </w:rPr>
        <w:t xml:space="preserve"> </w:t>
      </w:r>
      <w:r>
        <w:rPr>
          <w:rFonts w:ascii="Arial Black"/>
          <w:color w:val="333333"/>
          <w:w w:val="90"/>
          <w:sz w:val="17"/>
        </w:rPr>
        <w:t>your</w:t>
      </w:r>
      <w:r>
        <w:rPr>
          <w:rFonts w:ascii="Arial Black"/>
          <w:color w:val="333333"/>
          <w:spacing w:val="-1"/>
          <w:sz w:val="17"/>
        </w:rPr>
        <w:t xml:space="preserve"> </w:t>
      </w:r>
      <w:r>
        <w:rPr>
          <w:rFonts w:ascii="Arial Black"/>
          <w:color w:val="333333"/>
          <w:w w:val="90"/>
          <w:sz w:val="17"/>
        </w:rPr>
        <w:t>household</w:t>
      </w:r>
      <w:r>
        <w:rPr>
          <w:rFonts w:ascii="Arial Black"/>
          <w:color w:val="333333"/>
          <w:sz w:val="17"/>
        </w:rPr>
        <w:t xml:space="preserve"> </w:t>
      </w:r>
      <w:r>
        <w:rPr>
          <w:rFonts w:ascii="Arial Black"/>
          <w:color w:val="333333"/>
          <w:w w:val="90"/>
          <w:sz w:val="17"/>
        </w:rPr>
        <w:t>are</w:t>
      </w:r>
      <w:r>
        <w:rPr>
          <w:rFonts w:ascii="Arial Black"/>
          <w:color w:val="333333"/>
          <w:spacing w:val="-1"/>
          <w:sz w:val="17"/>
        </w:rPr>
        <w:t xml:space="preserve"> </w:t>
      </w:r>
      <w:r>
        <w:rPr>
          <w:rFonts w:ascii="Arial Black"/>
          <w:color w:val="333333"/>
          <w:w w:val="90"/>
          <w:sz w:val="17"/>
        </w:rPr>
        <w:t>younger</w:t>
      </w:r>
      <w:r>
        <w:rPr>
          <w:rFonts w:ascii="Arial Black"/>
          <w:color w:val="333333"/>
          <w:spacing w:val="-1"/>
          <w:sz w:val="17"/>
        </w:rPr>
        <w:t xml:space="preserve"> </w:t>
      </w:r>
      <w:r>
        <w:rPr>
          <w:rFonts w:ascii="Arial Black"/>
          <w:color w:val="333333"/>
          <w:w w:val="90"/>
          <w:sz w:val="17"/>
        </w:rPr>
        <w:t>than</w:t>
      </w:r>
      <w:r>
        <w:rPr>
          <w:rFonts w:ascii="Arial Black"/>
          <w:color w:val="333333"/>
          <w:spacing w:val="-1"/>
          <w:sz w:val="17"/>
        </w:rPr>
        <w:t xml:space="preserve"> </w:t>
      </w:r>
      <w:r>
        <w:rPr>
          <w:rFonts w:ascii="Arial Black"/>
          <w:color w:val="333333"/>
          <w:w w:val="90"/>
          <w:sz w:val="17"/>
        </w:rPr>
        <w:t>15years</w:t>
      </w:r>
      <w:r>
        <w:rPr>
          <w:rFonts w:ascii="Arial Black"/>
          <w:color w:val="333333"/>
          <w:spacing w:val="-1"/>
          <w:sz w:val="17"/>
        </w:rPr>
        <w:t xml:space="preserve"> </w:t>
      </w:r>
      <w:r>
        <w:rPr>
          <w:rFonts w:ascii="Arial Black"/>
          <w:color w:val="333333"/>
          <w:w w:val="90"/>
          <w:sz w:val="17"/>
        </w:rPr>
        <w:t>of</w:t>
      </w:r>
      <w:r>
        <w:rPr>
          <w:rFonts w:ascii="Arial Black"/>
          <w:color w:val="333333"/>
          <w:sz w:val="17"/>
        </w:rPr>
        <w:t xml:space="preserve"> </w:t>
      </w:r>
      <w:r>
        <w:rPr>
          <w:rFonts w:ascii="Arial Black"/>
          <w:color w:val="333333"/>
          <w:spacing w:val="-4"/>
          <w:w w:val="90"/>
          <w:sz w:val="17"/>
        </w:rPr>
        <w:t>age?</w:t>
      </w:r>
    </w:p>
    <w:p w14:paraId="6223F9A5" w14:textId="77777777" w:rsidR="00D62403" w:rsidRDefault="00D62403" w:rsidP="00D62403">
      <w:pPr>
        <w:pStyle w:val="BodyText"/>
        <w:spacing w:before="276"/>
        <w:rPr>
          <w:rFonts w:ascii="Arial Black"/>
          <w:sz w:val="20"/>
        </w:rPr>
      </w:pPr>
      <w:r>
        <w:rPr>
          <w:noProof/>
        </w:rPr>
        <mc:AlternateContent>
          <mc:Choice Requires="wps">
            <w:drawing>
              <wp:anchor distT="0" distB="0" distL="0" distR="0" simplePos="0" relativeHeight="251658290" behindDoc="1" locked="0" layoutInCell="1" allowOverlap="1" wp14:anchorId="14F96AED" wp14:editId="3F87C09E">
                <wp:simplePos x="0" y="0"/>
                <wp:positionH relativeFrom="page">
                  <wp:posOffset>690377</wp:posOffset>
                </wp:positionH>
                <wp:positionV relativeFrom="paragraph">
                  <wp:posOffset>369947</wp:posOffset>
                </wp:positionV>
                <wp:extent cx="2150745" cy="9525"/>
                <wp:effectExtent l="0" t="0" r="0" b="0"/>
                <wp:wrapTopAndBottom/>
                <wp:docPr id="126" name="Freeform: Shape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0745" cy="9525"/>
                        </a:xfrm>
                        <a:custGeom>
                          <a:avLst/>
                          <a:gdLst/>
                          <a:ahLst/>
                          <a:cxnLst/>
                          <a:rect l="l" t="t" r="r" b="b"/>
                          <a:pathLst>
                            <a:path w="2150745" h="9525">
                              <a:moveTo>
                                <a:pt x="2150622" y="8960"/>
                              </a:moveTo>
                              <a:lnTo>
                                <a:pt x="0" y="8960"/>
                              </a:lnTo>
                              <a:lnTo>
                                <a:pt x="0" y="0"/>
                              </a:lnTo>
                              <a:lnTo>
                                <a:pt x="2150622" y="0"/>
                              </a:lnTo>
                              <a:lnTo>
                                <a:pt x="2150622" y="8960"/>
                              </a:lnTo>
                              <a:close/>
                            </a:path>
                          </a:pathLst>
                        </a:custGeom>
                        <a:solidFill>
                          <a:srgbClr val="000000">
                            <a:alpha val="59999"/>
                          </a:srgbClr>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25D98C70" id="Graphic 126" o:spid="_x0000_s1026" style="position:absolute;margin-left:54.35pt;margin-top:29.15pt;width:169.35pt;height:.75pt;z-index:-251601920;visibility:visible;mso-wrap-style:square;mso-wrap-distance-left:0;mso-wrap-distance-top:0;mso-wrap-distance-right:0;mso-wrap-distance-bottom:0;mso-position-horizontal:absolute;mso-position-horizontal-relative:page;mso-position-vertical:absolute;mso-position-vertical-relative:text;v-text-anchor:top" coordsize="21507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" path="m2150622,8960l,8960,,,2150622,r,8960xe" fillcolor="black" stroked="f">
                <v:fill opacity="39321f"/>
                <v:path arrowok="t"/>
                <w10:wrap type="topAndBottom" anchorx="page"/>
              </v:shape>
            </w:pict>
          </mc:Fallback>
        </mc:AlternateContent>
      </w:r>
    </w:p>
    <w:p w14:paraId="192D093C" w14:textId="77777777" w:rsidR="00D62403" w:rsidRDefault="00D62403" w:rsidP="00D62403">
      <w:pPr>
        <w:pStyle w:val="BodyText"/>
        <w:spacing w:before="81"/>
        <w:rPr>
          <w:rFonts w:ascii="Arial Black"/>
          <w:sz w:val="17"/>
        </w:rPr>
      </w:pPr>
    </w:p>
    <w:p w14:paraId="6FC7F18D" w14:textId="77777777" w:rsidR="00D62403" w:rsidRDefault="00D62403" w:rsidP="00D62403">
      <w:pPr>
        <w:ind w:left="187"/>
        <w:rPr>
          <w:rFonts w:ascii="Arial Black"/>
          <w:sz w:val="17"/>
        </w:rPr>
      </w:pPr>
      <w:r>
        <w:rPr>
          <w:rFonts w:ascii="Arial Black"/>
          <w:color w:val="333333"/>
          <w:w w:val="90"/>
          <w:sz w:val="17"/>
        </w:rPr>
        <w:t>How</w:t>
      </w:r>
      <w:r>
        <w:rPr>
          <w:rFonts w:ascii="Arial Black"/>
          <w:color w:val="333333"/>
          <w:spacing w:val="-2"/>
          <w:sz w:val="17"/>
        </w:rPr>
        <w:t xml:space="preserve"> </w:t>
      </w:r>
      <w:r>
        <w:rPr>
          <w:rFonts w:ascii="Arial Black"/>
          <w:color w:val="333333"/>
          <w:w w:val="90"/>
          <w:sz w:val="17"/>
        </w:rPr>
        <w:t>many</w:t>
      </w:r>
      <w:r>
        <w:rPr>
          <w:rFonts w:ascii="Arial Black"/>
          <w:color w:val="333333"/>
          <w:spacing w:val="-2"/>
          <w:sz w:val="17"/>
        </w:rPr>
        <w:t xml:space="preserve"> </w:t>
      </w:r>
      <w:r>
        <w:rPr>
          <w:rFonts w:ascii="Arial Black"/>
          <w:color w:val="333333"/>
          <w:w w:val="90"/>
          <w:sz w:val="17"/>
        </w:rPr>
        <w:t>members</w:t>
      </w:r>
      <w:r>
        <w:rPr>
          <w:rFonts w:ascii="Arial Black"/>
          <w:color w:val="333333"/>
          <w:spacing w:val="-1"/>
          <w:sz w:val="17"/>
        </w:rPr>
        <w:t xml:space="preserve"> </w:t>
      </w:r>
      <w:r>
        <w:rPr>
          <w:rFonts w:ascii="Arial Black"/>
          <w:color w:val="333333"/>
          <w:w w:val="90"/>
          <w:sz w:val="17"/>
        </w:rPr>
        <w:t>in</w:t>
      </w:r>
      <w:r>
        <w:rPr>
          <w:rFonts w:ascii="Arial Black"/>
          <w:color w:val="333333"/>
          <w:spacing w:val="-2"/>
          <w:sz w:val="17"/>
        </w:rPr>
        <w:t xml:space="preserve"> </w:t>
      </w:r>
      <w:r>
        <w:rPr>
          <w:rFonts w:ascii="Arial Black"/>
          <w:color w:val="333333"/>
          <w:w w:val="90"/>
          <w:sz w:val="17"/>
        </w:rPr>
        <w:t>your</w:t>
      </w:r>
      <w:r>
        <w:rPr>
          <w:rFonts w:ascii="Arial Black"/>
          <w:color w:val="333333"/>
          <w:spacing w:val="-1"/>
          <w:sz w:val="17"/>
        </w:rPr>
        <w:t xml:space="preserve"> </w:t>
      </w:r>
      <w:r>
        <w:rPr>
          <w:rFonts w:ascii="Arial Black"/>
          <w:color w:val="333333"/>
          <w:w w:val="90"/>
          <w:sz w:val="17"/>
        </w:rPr>
        <w:t>household</w:t>
      </w:r>
      <w:r>
        <w:rPr>
          <w:rFonts w:ascii="Arial Black"/>
          <w:color w:val="333333"/>
          <w:spacing w:val="-2"/>
          <w:sz w:val="17"/>
        </w:rPr>
        <w:t xml:space="preserve"> </w:t>
      </w:r>
      <w:r>
        <w:rPr>
          <w:rFonts w:ascii="Arial Black"/>
          <w:color w:val="333333"/>
          <w:w w:val="90"/>
          <w:sz w:val="17"/>
        </w:rPr>
        <w:t>are</w:t>
      </w:r>
      <w:r>
        <w:rPr>
          <w:rFonts w:ascii="Arial Black"/>
          <w:color w:val="333333"/>
          <w:spacing w:val="-1"/>
          <w:sz w:val="17"/>
        </w:rPr>
        <w:t xml:space="preserve"> </w:t>
      </w:r>
      <w:r>
        <w:rPr>
          <w:rFonts w:ascii="Arial Black"/>
          <w:color w:val="333333"/>
          <w:w w:val="90"/>
          <w:sz w:val="17"/>
        </w:rPr>
        <w:t>older</w:t>
      </w:r>
      <w:r>
        <w:rPr>
          <w:rFonts w:ascii="Arial Black"/>
          <w:color w:val="333333"/>
          <w:spacing w:val="-2"/>
          <w:sz w:val="17"/>
        </w:rPr>
        <w:t xml:space="preserve"> </w:t>
      </w:r>
      <w:r>
        <w:rPr>
          <w:rFonts w:ascii="Arial Black"/>
          <w:color w:val="333333"/>
          <w:w w:val="90"/>
          <w:sz w:val="17"/>
        </w:rPr>
        <w:t>than</w:t>
      </w:r>
      <w:r>
        <w:rPr>
          <w:rFonts w:ascii="Arial Black"/>
          <w:color w:val="333333"/>
          <w:spacing w:val="-1"/>
          <w:sz w:val="17"/>
        </w:rPr>
        <w:t xml:space="preserve"> </w:t>
      </w:r>
      <w:r>
        <w:rPr>
          <w:rFonts w:ascii="Arial Black"/>
          <w:color w:val="333333"/>
          <w:w w:val="90"/>
          <w:sz w:val="17"/>
        </w:rPr>
        <w:t>60years</w:t>
      </w:r>
      <w:r>
        <w:rPr>
          <w:rFonts w:ascii="Arial Black"/>
          <w:color w:val="333333"/>
          <w:spacing w:val="-2"/>
          <w:sz w:val="17"/>
        </w:rPr>
        <w:t xml:space="preserve"> </w:t>
      </w:r>
      <w:r>
        <w:rPr>
          <w:rFonts w:ascii="Arial Black"/>
          <w:color w:val="333333"/>
          <w:w w:val="90"/>
          <w:sz w:val="17"/>
        </w:rPr>
        <w:t>of</w:t>
      </w:r>
      <w:r>
        <w:rPr>
          <w:rFonts w:ascii="Arial Black"/>
          <w:color w:val="333333"/>
          <w:spacing w:val="-2"/>
          <w:sz w:val="17"/>
        </w:rPr>
        <w:t xml:space="preserve"> </w:t>
      </w:r>
      <w:r>
        <w:rPr>
          <w:rFonts w:ascii="Arial Black"/>
          <w:color w:val="333333"/>
          <w:spacing w:val="-4"/>
          <w:w w:val="90"/>
          <w:sz w:val="17"/>
        </w:rPr>
        <w:t>age?</w:t>
      </w:r>
    </w:p>
    <w:p w14:paraId="648A953F" w14:textId="77777777" w:rsidR="00D62403" w:rsidRDefault="00D62403" w:rsidP="00D62403">
      <w:pPr>
        <w:pStyle w:val="BodyText"/>
        <w:spacing w:before="276"/>
        <w:rPr>
          <w:rFonts w:ascii="Arial Black"/>
          <w:sz w:val="20"/>
        </w:rPr>
      </w:pPr>
      <w:r>
        <w:rPr>
          <w:noProof/>
        </w:rPr>
        <mc:AlternateContent>
          <mc:Choice Requires="wps">
            <w:drawing>
              <wp:anchor distT="0" distB="0" distL="0" distR="0" simplePos="0" relativeHeight="251658291" behindDoc="1" locked="0" layoutInCell="1" allowOverlap="1" wp14:anchorId="55F541EB" wp14:editId="3CEEAA04">
                <wp:simplePos x="0" y="0"/>
                <wp:positionH relativeFrom="page">
                  <wp:posOffset>690377</wp:posOffset>
                </wp:positionH>
                <wp:positionV relativeFrom="paragraph">
                  <wp:posOffset>369947</wp:posOffset>
                </wp:positionV>
                <wp:extent cx="2150745" cy="9525"/>
                <wp:effectExtent l="0" t="0" r="0" b="0"/>
                <wp:wrapTopAndBottom/>
                <wp:docPr id="127" name="Freeform: Shape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0745" cy="9525"/>
                        </a:xfrm>
                        <a:custGeom>
                          <a:avLst/>
                          <a:gdLst/>
                          <a:ahLst/>
                          <a:cxnLst/>
                          <a:rect l="l" t="t" r="r" b="b"/>
                          <a:pathLst>
                            <a:path w="2150745" h="9525">
                              <a:moveTo>
                                <a:pt x="2150622" y="8960"/>
                              </a:moveTo>
                              <a:lnTo>
                                <a:pt x="0" y="8960"/>
                              </a:lnTo>
                              <a:lnTo>
                                <a:pt x="0" y="0"/>
                              </a:lnTo>
                              <a:lnTo>
                                <a:pt x="2150622" y="0"/>
                              </a:lnTo>
                              <a:lnTo>
                                <a:pt x="2150622" y="8960"/>
                              </a:lnTo>
                              <a:close/>
                            </a:path>
                          </a:pathLst>
                        </a:custGeom>
                        <a:solidFill>
                          <a:srgbClr val="000000">
                            <a:alpha val="59999"/>
                          </a:srgbClr>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15D28501" id="Graphic 127" o:spid="_x0000_s1026" style="position:absolute;margin-left:54.35pt;margin-top:29.15pt;width:169.35pt;height:.75pt;z-index:-251600896;visibility:visible;mso-wrap-style:square;mso-wrap-distance-left:0;mso-wrap-distance-top:0;mso-wrap-distance-right:0;mso-wrap-distance-bottom:0;mso-position-horizontal:absolute;mso-position-horizontal-relative:page;mso-position-vertical:absolute;mso-position-vertical-relative:text;v-text-anchor:top" coordsize="21507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" path="m2150622,8960l,8960,,,2150622,r,8960xe" fillcolor="black" stroked="f">
                <v:fill opacity="39321f"/>
                <v:path arrowok="t"/>
                <w10:wrap type="topAndBottom" anchorx="page"/>
              </v:shape>
            </w:pict>
          </mc:Fallback>
        </mc:AlternateContent>
      </w:r>
    </w:p>
    <w:p w14:paraId="338C88CD" w14:textId="77777777" w:rsidR="00D62403" w:rsidRDefault="00D62403" w:rsidP="00D62403">
      <w:pPr>
        <w:pStyle w:val="BodyText"/>
        <w:spacing w:before="81"/>
        <w:rPr>
          <w:rFonts w:ascii="Arial Black"/>
          <w:sz w:val="17"/>
        </w:rPr>
      </w:pPr>
    </w:p>
    <w:p w14:paraId="3168DE11" w14:textId="77777777" w:rsidR="00D62403" w:rsidRDefault="00D62403" w:rsidP="00D62403">
      <w:pPr>
        <w:ind w:left="187"/>
        <w:rPr>
          <w:rFonts w:ascii="Arial Black"/>
          <w:sz w:val="17"/>
        </w:rPr>
      </w:pPr>
      <w:r>
        <w:rPr>
          <w:rFonts w:ascii="Arial Black"/>
          <w:color w:val="333333"/>
          <w:w w:val="90"/>
          <w:sz w:val="17"/>
        </w:rPr>
        <w:t>Is</w:t>
      </w:r>
      <w:r>
        <w:rPr>
          <w:rFonts w:ascii="Arial Black"/>
          <w:color w:val="333333"/>
          <w:spacing w:val="-5"/>
          <w:sz w:val="17"/>
        </w:rPr>
        <w:t xml:space="preserve"> </w:t>
      </w:r>
      <w:r>
        <w:rPr>
          <w:rFonts w:ascii="Arial Black"/>
          <w:color w:val="333333"/>
          <w:w w:val="90"/>
          <w:sz w:val="17"/>
        </w:rPr>
        <w:t>there</w:t>
      </w:r>
      <w:r>
        <w:rPr>
          <w:rFonts w:ascii="Arial Black"/>
          <w:color w:val="333333"/>
          <w:spacing w:val="-5"/>
          <w:sz w:val="17"/>
        </w:rPr>
        <w:t xml:space="preserve"> </w:t>
      </w:r>
      <w:r>
        <w:rPr>
          <w:rFonts w:ascii="Arial Black"/>
          <w:color w:val="333333"/>
          <w:w w:val="90"/>
          <w:sz w:val="17"/>
        </w:rPr>
        <w:t>anyone</w:t>
      </w:r>
      <w:r>
        <w:rPr>
          <w:rFonts w:ascii="Arial Black"/>
          <w:color w:val="333333"/>
          <w:spacing w:val="-5"/>
          <w:sz w:val="17"/>
        </w:rPr>
        <w:t xml:space="preserve"> </w:t>
      </w:r>
      <w:r>
        <w:rPr>
          <w:rFonts w:ascii="Arial Black"/>
          <w:color w:val="333333"/>
          <w:w w:val="90"/>
          <w:sz w:val="17"/>
        </w:rPr>
        <w:t>with</w:t>
      </w:r>
      <w:r>
        <w:rPr>
          <w:rFonts w:ascii="Arial Black"/>
          <w:color w:val="333333"/>
          <w:spacing w:val="-4"/>
          <w:sz w:val="17"/>
        </w:rPr>
        <w:t xml:space="preserve"> </w:t>
      </w:r>
      <w:r>
        <w:rPr>
          <w:rFonts w:ascii="Arial Black"/>
          <w:color w:val="333333"/>
          <w:w w:val="90"/>
          <w:sz w:val="17"/>
        </w:rPr>
        <w:t>disability/chronic</w:t>
      </w:r>
      <w:r>
        <w:rPr>
          <w:rFonts w:ascii="Arial Black"/>
          <w:color w:val="333333"/>
          <w:spacing w:val="-5"/>
          <w:sz w:val="17"/>
        </w:rPr>
        <w:t xml:space="preserve"> </w:t>
      </w:r>
      <w:r>
        <w:rPr>
          <w:rFonts w:ascii="Arial Black"/>
          <w:color w:val="333333"/>
          <w:w w:val="90"/>
          <w:sz w:val="17"/>
        </w:rPr>
        <w:t>disease</w:t>
      </w:r>
      <w:r>
        <w:rPr>
          <w:rFonts w:ascii="Arial Black"/>
          <w:color w:val="333333"/>
          <w:spacing w:val="-5"/>
          <w:sz w:val="17"/>
        </w:rPr>
        <w:t xml:space="preserve"> </w:t>
      </w:r>
      <w:r>
        <w:rPr>
          <w:rFonts w:ascii="Arial Black"/>
          <w:color w:val="333333"/>
          <w:w w:val="90"/>
          <w:sz w:val="17"/>
        </w:rPr>
        <w:t>in</w:t>
      </w:r>
      <w:r>
        <w:rPr>
          <w:rFonts w:ascii="Arial Black"/>
          <w:color w:val="333333"/>
          <w:spacing w:val="-4"/>
          <w:sz w:val="17"/>
        </w:rPr>
        <w:t xml:space="preserve"> </w:t>
      </w:r>
      <w:r>
        <w:rPr>
          <w:rFonts w:ascii="Arial Black"/>
          <w:color w:val="333333"/>
          <w:w w:val="90"/>
          <w:sz w:val="17"/>
        </w:rPr>
        <w:t>your</w:t>
      </w:r>
      <w:r>
        <w:rPr>
          <w:rFonts w:ascii="Arial Black"/>
          <w:color w:val="333333"/>
          <w:spacing w:val="-5"/>
          <w:sz w:val="17"/>
        </w:rPr>
        <w:t xml:space="preserve"> </w:t>
      </w:r>
      <w:r>
        <w:rPr>
          <w:rFonts w:ascii="Arial Black"/>
          <w:color w:val="333333"/>
          <w:spacing w:val="-2"/>
          <w:w w:val="90"/>
          <w:sz w:val="17"/>
        </w:rPr>
        <w:t>household?</w:t>
      </w:r>
    </w:p>
    <w:p w14:paraId="1F1BF17E" w14:textId="77777777" w:rsidR="00D62403" w:rsidRDefault="00D62403" w:rsidP="00D62403">
      <w:pPr>
        <w:spacing w:before="65"/>
        <w:ind w:left="187"/>
        <w:rPr>
          <w:rFonts w:ascii="Arial"/>
          <w:i/>
          <w:sz w:val="16"/>
        </w:rPr>
      </w:pPr>
      <w:r>
        <w:rPr>
          <w:rFonts w:ascii="Arial"/>
          <w:i/>
          <w:spacing w:val="-10"/>
          <w:sz w:val="16"/>
        </w:rPr>
        <w:t>-</w:t>
      </w:r>
    </w:p>
    <w:p w14:paraId="0E0C34E9" w14:textId="77777777" w:rsidR="00D62403" w:rsidRDefault="00D62403" w:rsidP="00D62403">
      <w:pPr>
        <w:spacing w:before="108" w:line="393" w:lineRule="auto"/>
        <w:ind w:left="808" w:right="9082" w:hanging="424"/>
        <w:rPr>
          <w:rFonts w:ascii="Arial MT"/>
          <w:sz w:val="17"/>
        </w:rPr>
      </w:pPr>
      <w:r>
        <w:rPr>
          <w:noProof/>
        </w:rPr>
        <w:drawing>
          <wp:anchor distT="0" distB="0" distL="0" distR="0" simplePos="0" relativeHeight="251658253" behindDoc="1" locked="0" layoutInCell="1" allowOverlap="1" wp14:anchorId="2AFD2688" wp14:editId="4CBC0965">
            <wp:simplePos x="0" y="0"/>
            <wp:positionH relativeFrom="page">
              <wp:posOffset>815830</wp:posOffset>
            </wp:positionH>
            <wp:positionV relativeFrom="paragraph">
              <wp:posOffset>328334</wp:posOffset>
            </wp:positionV>
            <wp:extent cx="179218" cy="179218"/>
            <wp:effectExtent l="0" t="0" r="0" b="0"/>
            <wp:wrapNone/>
            <wp:docPr id="128" name="Pictur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64" cstate="print"/>
                    <a:stretch>
                      <a:fillRect/>
                    </a:stretch>
                  </pic:blipFill>
                  <pic:spPr>
                    <a:xfrm>
                      <a:off x="0" y="0"/>
                      <a:ext cx="179218" cy="179218"/>
                    </a:xfrm>
                    <a:prstGeom prst="rect">
                      <a:avLst/>
                    </a:prstGeom>
                  </pic:spPr>
                </pic:pic>
              </a:graphicData>
            </a:graphic>
          </wp:anchor>
        </w:drawing>
      </w:r>
      <w:r>
        <w:rPr>
          <w:noProof/>
          <w:position w:val="-6"/>
        </w:rPr>
        <w:drawing>
          <wp:inline distT="0" distB="0" distL="0" distR="0" wp14:anchorId="64C1474C" wp14:editId="65D9261E">
            <wp:extent cx="179218" cy="179218"/>
            <wp:effectExtent l="0" t="0" r="0" b="0"/>
            <wp:docPr id="129" name="Pictur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65" cstate="print"/>
                    <a:stretch>
                      <a:fillRect/>
                    </a:stretch>
                  </pic:blipFill>
                  <pic:spPr>
                    <a:xfrm>
                      <a:off x="0" y="0"/>
                      <a:ext cx="179218" cy="179218"/>
                    </a:xfrm>
                    <a:prstGeom prst="rect">
                      <a:avLst/>
                    </a:prstGeom>
                  </pic:spPr>
                </pic:pic>
              </a:graphicData>
            </a:graphic>
          </wp:inline>
        </w:drawing>
      </w:r>
      <w:r>
        <w:rPr>
          <w:rFonts w:ascii="Times New Roman"/>
          <w:spacing w:val="41"/>
          <w:sz w:val="20"/>
        </w:rPr>
        <w:t xml:space="preserve"> </w:t>
      </w:r>
      <w:r>
        <w:rPr>
          <w:rFonts w:ascii="Arial MT"/>
          <w:color w:val="333333"/>
          <w:sz w:val="17"/>
        </w:rPr>
        <w:t xml:space="preserve">Yes </w:t>
      </w:r>
      <w:r>
        <w:rPr>
          <w:rFonts w:ascii="Arial MT"/>
          <w:color w:val="333333"/>
          <w:spacing w:val="-5"/>
          <w:sz w:val="17"/>
        </w:rPr>
        <w:t>No</w:t>
      </w:r>
    </w:p>
    <w:p w14:paraId="055682B9" w14:textId="77777777" w:rsidR="00D62403" w:rsidRDefault="00D62403" w:rsidP="00D62403">
      <w:pPr>
        <w:spacing w:before="186"/>
        <w:ind w:left="187"/>
        <w:rPr>
          <w:rFonts w:ascii="Arial Black"/>
          <w:sz w:val="17"/>
        </w:rPr>
      </w:pPr>
      <w:r>
        <w:rPr>
          <w:rFonts w:ascii="Arial Black"/>
          <w:color w:val="333333"/>
          <w:w w:val="90"/>
          <w:sz w:val="17"/>
        </w:rPr>
        <w:t>How</w:t>
      </w:r>
      <w:r>
        <w:rPr>
          <w:rFonts w:ascii="Arial Black"/>
          <w:color w:val="333333"/>
          <w:spacing w:val="-4"/>
          <w:sz w:val="17"/>
        </w:rPr>
        <w:t xml:space="preserve"> </w:t>
      </w:r>
      <w:r>
        <w:rPr>
          <w:rFonts w:ascii="Arial Black"/>
          <w:color w:val="333333"/>
          <w:w w:val="90"/>
          <w:sz w:val="17"/>
        </w:rPr>
        <w:t>many</w:t>
      </w:r>
      <w:r>
        <w:rPr>
          <w:rFonts w:ascii="Arial Black"/>
          <w:color w:val="333333"/>
          <w:spacing w:val="-4"/>
          <w:sz w:val="17"/>
        </w:rPr>
        <w:t xml:space="preserve"> </w:t>
      </w:r>
      <w:r>
        <w:rPr>
          <w:rFonts w:ascii="Arial Black"/>
          <w:color w:val="333333"/>
          <w:w w:val="90"/>
          <w:sz w:val="17"/>
        </w:rPr>
        <w:t>rooms</w:t>
      </w:r>
      <w:r>
        <w:rPr>
          <w:rFonts w:ascii="Arial Black"/>
          <w:color w:val="333333"/>
          <w:spacing w:val="-4"/>
          <w:sz w:val="17"/>
        </w:rPr>
        <w:t xml:space="preserve"> </w:t>
      </w:r>
      <w:r>
        <w:rPr>
          <w:rFonts w:ascii="Arial Black"/>
          <w:color w:val="333333"/>
          <w:w w:val="90"/>
          <w:sz w:val="17"/>
        </w:rPr>
        <w:t>are</w:t>
      </w:r>
      <w:r>
        <w:rPr>
          <w:rFonts w:ascii="Arial Black"/>
          <w:color w:val="333333"/>
          <w:spacing w:val="-4"/>
          <w:sz w:val="17"/>
        </w:rPr>
        <w:t xml:space="preserve"> </w:t>
      </w:r>
      <w:r>
        <w:rPr>
          <w:rFonts w:ascii="Arial Black"/>
          <w:color w:val="333333"/>
          <w:w w:val="90"/>
          <w:sz w:val="17"/>
        </w:rPr>
        <w:t>in</w:t>
      </w:r>
      <w:r>
        <w:rPr>
          <w:rFonts w:ascii="Arial Black"/>
          <w:color w:val="333333"/>
          <w:spacing w:val="-4"/>
          <w:sz w:val="17"/>
        </w:rPr>
        <w:t xml:space="preserve"> </w:t>
      </w:r>
      <w:r>
        <w:rPr>
          <w:rFonts w:ascii="Arial Black"/>
          <w:color w:val="333333"/>
          <w:w w:val="90"/>
          <w:sz w:val="17"/>
        </w:rPr>
        <w:t>the</w:t>
      </w:r>
      <w:r>
        <w:rPr>
          <w:rFonts w:ascii="Arial Black"/>
          <w:color w:val="333333"/>
          <w:spacing w:val="-4"/>
          <w:sz w:val="17"/>
        </w:rPr>
        <w:t xml:space="preserve"> </w:t>
      </w:r>
      <w:r>
        <w:rPr>
          <w:rFonts w:ascii="Arial Black"/>
          <w:color w:val="333333"/>
          <w:spacing w:val="-2"/>
          <w:w w:val="90"/>
          <w:sz w:val="17"/>
        </w:rPr>
        <w:t>house?</w:t>
      </w:r>
    </w:p>
    <w:p w14:paraId="62E1AFE6" w14:textId="77777777" w:rsidR="00D62403" w:rsidRDefault="00D62403" w:rsidP="00D62403">
      <w:pPr>
        <w:spacing w:before="66"/>
        <w:ind w:left="187"/>
        <w:rPr>
          <w:rFonts w:ascii="Arial"/>
          <w:i/>
          <w:sz w:val="16"/>
        </w:rPr>
      </w:pPr>
      <w:r>
        <w:rPr>
          <w:rFonts w:ascii="Arial"/>
          <w:i/>
          <w:spacing w:val="-2"/>
          <w:sz w:val="16"/>
        </w:rPr>
        <w:t>by rooms, ENUMERATOR clarify that you mean bedrooms</w:t>
      </w:r>
    </w:p>
    <w:p w14:paraId="0725E958" w14:textId="77777777" w:rsidR="00D62403" w:rsidRDefault="00D62403" w:rsidP="00D62403">
      <w:pPr>
        <w:pStyle w:val="BodyText"/>
        <w:rPr>
          <w:rFonts w:ascii="Arial"/>
          <w:i/>
          <w:sz w:val="20"/>
        </w:rPr>
      </w:pPr>
    </w:p>
    <w:p w14:paraId="54757FD4" w14:textId="77777777" w:rsidR="00D62403" w:rsidRDefault="00D62403" w:rsidP="00D62403">
      <w:pPr>
        <w:pStyle w:val="BodyText"/>
        <w:spacing w:before="74"/>
        <w:rPr>
          <w:rFonts w:ascii="Arial"/>
          <w:i/>
          <w:sz w:val="20"/>
        </w:rPr>
      </w:pPr>
      <w:r>
        <w:rPr>
          <w:noProof/>
        </w:rPr>
        <mc:AlternateContent>
          <mc:Choice Requires="wps">
            <w:drawing>
              <wp:anchor distT="0" distB="0" distL="0" distR="0" simplePos="0" relativeHeight="251658292" behindDoc="1" locked="0" layoutInCell="1" allowOverlap="1" wp14:anchorId="5698423C" wp14:editId="2A31E2DF">
                <wp:simplePos x="0" y="0"/>
                <wp:positionH relativeFrom="page">
                  <wp:posOffset>690377</wp:posOffset>
                </wp:positionH>
                <wp:positionV relativeFrom="paragraph">
                  <wp:posOffset>208691</wp:posOffset>
                </wp:positionV>
                <wp:extent cx="2150745" cy="9525"/>
                <wp:effectExtent l="0" t="0" r="0" b="0"/>
                <wp:wrapTopAndBottom/>
                <wp:docPr id="130" name="Freeform: Shape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0745" cy="9525"/>
                        </a:xfrm>
                        <a:custGeom>
                          <a:avLst/>
                          <a:gdLst/>
                          <a:ahLst/>
                          <a:cxnLst/>
                          <a:rect l="l" t="t" r="r" b="b"/>
                          <a:pathLst>
                            <a:path w="2150745" h="9525">
                              <a:moveTo>
                                <a:pt x="2150622" y="8960"/>
                              </a:moveTo>
                              <a:lnTo>
                                <a:pt x="0" y="8960"/>
                              </a:lnTo>
                              <a:lnTo>
                                <a:pt x="0" y="0"/>
                              </a:lnTo>
                              <a:lnTo>
                                <a:pt x="2150622" y="0"/>
                              </a:lnTo>
                              <a:lnTo>
                                <a:pt x="2150622" y="8960"/>
                              </a:lnTo>
                              <a:close/>
                            </a:path>
                          </a:pathLst>
                        </a:custGeom>
                        <a:solidFill>
                          <a:srgbClr val="000000">
                            <a:alpha val="59999"/>
                          </a:srgbClr>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6A2BC858" id="Graphic 130" o:spid="_x0000_s1026" style="position:absolute;margin-left:54.35pt;margin-top:16.45pt;width:169.35pt;height:.75pt;z-index:-251599872;visibility:visible;mso-wrap-style:square;mso-wrap-distance-left:0;mso-wrap-distance-top:0;mso-wrap-distance-right:0;mso-wrap-distance-bottom:0;mso-position-horizontal:absolute;mso-position-horizontal-relative:page;mso-position-vertical:absolute;mso-position-vertical-relative:text;v-text-anchor:top" coordsize="21507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" path="m2150622,8960l,8960,,,2150622,r,8960xe" fillcolor="black" stroked="f">
                <v:fill opacity="39321f"/>
                <v:path arrowok="t"/>
                <w10:wrap type="topAndBottom" anchorx="page"/>
              </v:shape>
            </w:pict>
          </mc:Fallback>
        </mc:AlternateContent>
      </w:r>
    </w:p>
    <w:p w14:paraId="3AB5BDF6" w14:textId="77777777" w:rsidR="00D62403" w:rsidRDefault="00D62403" w:rsidP="00D62403">
      <w:pPr>
        <w:pStyle w:val="BodyText"/>
        <w:spacing w:before="125"/>
        <w:rPr>
          <w:rFonts w:ascii="Arial"/>
          <w:i/>
          <w:sz w:val="17"/>
        </w:rPr>
      </w:pPr>
    </w:p>
    <w:p w14:paraId="694546F4" w14:textId="77777777" w:rsidR="00D62403" w:rsidRDefault="00D62403" w:rsidP="00D62403">
      <w:pPr>
        <w:ind w:left="187"/>
        <w:rPr>
          <w:rFonts w:ascii="Arial Black"/>
          <w:sz w:val="17"/>
        </w:rPr>
      </w:pPr>
      <w:r>
        <w:rPr>
          <w:rFonts w:ascii="Arial Black"/>
          <w:color w:val="333333"/>
          <w:w w:val="90"/>
          <w:sz w:val="17"/>
        </w:rPr>
        <w:t>Does</w:t>
      </w:r>
      <w:r>
        <w:rPr>
          <w:rFonts w:ascii="Arial Black"/>
          <w:color w:val="333333"/>
          <w:spacing w:val="-7"/>
          <w:w w:val="90"/>
          <w:sz w:val="17"/>
        </w:rPr>
        <w:t xml:space="preserve"> </w:t>
      </w:r>
      <w:r>
        <w:rPr>
          <w:rFonts w:ascii="Arial Black"/>
          <w:color w:val="333333"/>
          <w:w w:val="90"/>
          <w:sz w:val="17"/>
        </w:rPr>
        <w:t>the</w:t>
      </w:r>
      <w:r>
        <w:rPr>
          <w:rFonts w:ascii="Arial Black"/>
          <w:color w:val="333333"/>
          <w:spacing w:val="-6"/>
          <w:w w:val="90"/>
          <w:sz w:val="17"/>
        </w:rPr>
        <w:t xml:space="preserve"> </w:t>
      </w:r>
      <w:r>
        <w:rPr>
          <w:rFonts w:ascii="Arial Black"/>
          <w:color w:val="333333"/>
          <w:w w:val="90"/>
          <w:sz w:val="17"/>
        </w:rPr>
        <w:t>household</w:t>
      </w:r>
      <w:r>
        <w:rPr>
          <w:rFonts w:ascii="Arial Black"/>
          <w:color w:val="333333"/>
          <w:spacing w:val="-6"/>
          <w:w w:val="90"/>
          <w:sz w:val="17"/>
        </w:rPr>
        <w:t xml:space="preserve"> </w:t>
      </w:r>
      <w:r>
        <w:rPr>
          <w:rFonts w:ascii="Arial Black"/>
          <w:color w:val="333333"/>
          <w:w w:val="90"/>
          <w:sz w:val="17"/>
        </w:rPr>
        <w:t>have</w:t>
      </w:r>
      <w:r>
        <w:rPr>
          <w:rFonts w:ascii="Arial Black"/>
          <w:color w:val="333333"/>
          <w:spacing w:val="-6"/>
          <w:w w:val="90"/>
          <w:sz w:val="17"/>
        </w:rPr>
        <w:t xml:space="preserve"> </w:t>
      </w:r>
      <w:r>
        <w:rPr>
          <w:rFonts w:ascii="Arial Black"/>
          <w:color w:val="333333"/>
          <w:w w:val="90"/>
          <w:sz w:val="17"/>
        </w:rPr>
        <w:t>access</w:t>
      </w:r>
      <w:r>
        <w:rPr>
          <w:rFonts w:ascii="Arial Black"/>
          <w:color w:val="333333"/>
          <w:spacing w:val="-6"/>
          <w:w w:val="90"/>
          <w:sz w:val="17"/>
        </w:rPr>
        <w:t xml:space="preserve"> </w:t>
      </w:r>
      <w:r>
        <w:rPr>
          <w:rFonts w:ascii="Arial Black"/>
          <w:color w:val="333333"/>
          <w:w w:val="90"/>
          <w:sz w:val="17"/>
        </w:rPr>
        <w:t>to</w:t>
      </w:r>
      <w:r>
        <w:rPr>
          <w:rFonts w:ascii="Arial Black"/>
          <w:color w:val="333333"/>
          <w:spacing w:val="-6"/>
          <w:w w:val="90"/>
          <w:sz w:val="17"/>
        </w:rPr>
        <w:t xml:space="preserve"> </w:t>
      </w:r>
      <w:r>
        <w:rPr>
          <w:rFonts w:ascii="Arial Black"/>
          <w:color w:val="333333"/>
          <w:w w:val="90"/>
          <w:sz w:val="17"/>
        </w:rPr>
        <w:t>mobile</w:t>
      </w:r>
      <w:r>
        <w:rPr>
          <w:rFonts w:ascii="Arial Black"/>
          <w:color w:val="333333"/>
          <w:spacing w:val="-6"/>
          <w:w w:val="90"/>
          <w:sz w:val="17"/>
        </w:rPr>
        <w:t xml:space="preserve"> </w:t>
      </w:r>
      <w:r>
        <w:rPr>
          <w:rFonts w:ascii="Arial Black"/>
          <w:color w:val="333333"/>
          <w:spacing w:val="-2"/>
          <w:w w:val="90"/>
          <w:sz w:val="17"/>
        </w:rPr>
        <w:t>phone?</w:t>
      </w:r>
    </w:p>
    <w:p w14:paraId="21BFEE83" w14:textId="77777777" w:rsidR="00D62403" w:rsidRDefault="00D62403" w:rsidP="00D62403">
      <w:pPr>
        <w:spacing w:before="66"/>
        <w:ind w:left="187"/>
        <w:rPr>
          <w:rFonts w:ascii="Arial"/>
          <w:i/>
          <w:sz w:val="16"/>
        </w:rPr>
      </w:pPr>
      <w:r>
        <w:rPr>
          <w:rFonts w:ascii="Arial"/>
          <w:i/>
          <w:w w:val="105"/>
          <w:sz w:val="16"/>
        </w:rPr>
        <w:t>It</w:t>
      </w:r>
      <w:r>
        <w:rPr>
          <w:rFonts w:ascii="Arial"/>
          <w:i/>
          <w:spacing w:val="-9"/>
          <w:w w:val="105"/>
          <w:sz w:val="16"/>
        </w:rPr>
        <w:t xml:space="preserve"> </w:t>
      </w:r>
      <w:r>
        <w:rPr>
          <w:rFonts w:ascii="Arial"/>
          <w:i/>
          <w:w w:val="105"/>
          <w:sz w:val="16"/>
        </w:rPr>
        <w:t>could</w:t>
      </w:r>
      <w:r>
        <w:rPr>
          <w:rFonts w:ascii="Arial"/>
          <w:i/>
          <w:spacing w:val="-9"/>
          <w:w w:val="105"/>
          <w:sz w:val="16"/>
        </w:rPr>
        <w:t xml:space="preserve"> </w:t>
      </w:r>
      <w:r>
        <w:rPr>
          <w:rFonts w:ascii="Arial"/>
          <w:i/>
          <w:w w:val="105"/>
          <w:sz w:val="16"/>
        </w:rPr>
        <w:t>the</w:t>
      </w:r>
      <w:r>
        <w:rPr>
          <w:rFonts w:ascii="Arial"/>
          <w:i/>
          <w:spacing w:val="-8"/>
          <w:w w:val="105"/>
          <w:sz w:val="16"/>
        </w:rPr>
        <w:t xml:space="preserve"> </w:t>
      </w:r>
      <w:r>
        <w:rPr>
          <w:rFonts w:ascii="Arial"/>
          <w:i/>
          <w:w w:val="105"/>
          <w:sz w:val="16"/>
        </w:rPr>
        <w:t>head</w:t>
      </w:r>
      <w:r>
        <w:rPr>
          <w:rFonts w:ascii="Arial"/>
          <w:i/>
          <w:spacing w:val="-9"/>
          <w:w w:val="105"/>
          <w:sz w:val="16"/>
        </w:rPr>
        <w:t xml:space="preserve"> </w:t>
      </w:r>
      <w:r>
        <w:rPr>
          <w:rFonts w:ascii="Arial"/>
          <w:i/>
          <w:w w:val="105"/>
          <w:sz w:val="16"/>
        </w:rPr>
        <w:t>of</w:t>
      </w:r>
      <w:r>
        <w:rPr>
          <w:rFonts w:ascii="Arial"/>
          <w:i/>
          <w:spacing w:val="-8"/>
          <w:w w:val="105"/>
          <w:sz w:val="16"/>
        </w:rPr>
        <w:t xml:space="preserve"> </w:t>
      </w:r>
      <w:r>
        <w:rPr>
          <w:rFonts w:ascii="Arial"/>
          <w:i/>
          <w:w w:val="105"/>
          <w:sz w:val="16"/>
        </w:rPr>
        <w:t>the</w:t>
      </w:r>
      <w:r>
        <w:rPr>
          <w:rFonts w:ascii="Arial"/>
          <w:i/>
          <w:spacing w:val="-9"/>
          <w:w w:val="105"/>
          <w:sz w:val="16"/>
        </w:rPr>
        <w:t xml:space="preserve"> </w:t>
      </w:r>
      <w:r>
        <w:rPr>
          <w:rFonts w:ascii="Arial"/>
          <w:i/>
          <w:w w:val="105"/>
          <w:sz w:val="16"/>
        </w:rPr>
        <w:t>household</w:t>
      </w:r>
      <w:r>
        <w:rPr>
          <w:rFonts w:ascii="Arial"/>
          <w:i/>
          <w:spacing w:val="-8"/>
          <w:w w:val="105"/>
          <w:sz w:val="16"/>
        </w:rPr>
        <w:t xml:space="preserve"> </w:t>
      </w:r>
      <w:r>
        <w:rPr>
          <w:rFonts w:ascii="Arial"/>
          <w:i/>
          <w:w w:val="105"/>
          <w:sz w:val="16"/>
        </w:rPr>
        <w:t>or</w:t>
      </w:r>
      <w:r>
        <w:rPr>
          <w:rFonts w:ascii="Arial"/>
          <w:i/>
          <w:spacing w:val="-9"/>
          <w:w w:val="105"/>
          <w:sz w:val="16"/>
        </w:rPr>
        <w:t xml:space="preserve"> </w:t>
      </w:r>
      <w:r>
        <w:rPr>
          <w:rFonts w:ascii="Arial"/>
          <w:i/>
          <w:w w:val="105"/>
          <w:sz w:val="16"/>
        </w:rPr>
        <w:t>anyone</w:t>
      </w:r>
      <w:r>
        <w:rPr>
          <w:rFonts w:ascii="Arial"/>
          <w:i/>
          <w:spacing w:val="-8"/>
          <w:w w:val="105"/>
          <w:sz w:val="16"/>
        </w:rPr>
        <w:t xml:space="preserve"> </w:t>
      </w:r>
      <w:r>
        <w:rPr>
          <w:rFonts w:ascii="Arial"/>
          <w:i/>
          <w:w w:val="105"/>
          <w:sz w:val="16"/>
        </w:rPr>
        <w:t>in</w:t>
      </w:r>
      <w:r>
        <w:rPr>
          <w:rFonts w:ascii="Arial"/>
          <w:i/>
          <w:spacing w:val="-9"/>
          <w:w w:val="105"/>
          <w:sz w:val="16"/>
        </w:rPr>
        <w:t xml:space="preserve"> </w:t>
      </w:r>
      <w:r>
        <w:rPr>
          <w:rFonts w:ascii="Arial"/>
          <w:i/>
          <w:w w:val="105"/>
          <w:sz w:val="16"/>
        </w:rPr>
        <w:t>the</w:t>
      </w:r>
      <w:r>
        <w:rPr>
          <w:rFonts w:ascii="Arial"/>
          <w:i/>
          <w:spacing w:val="-8"/>
          <w:w w:val="105"/>
          <w:sz w:val="16"/>
        </w:rPr>
        <w:t xml:space="preserve"> </w:t>
      </w:r>
      <w:r>
        <w:rPr>
          <w:rFonts w:ascii="Arial"/>
          <w:i/>
          <w:spacing w:val="-2"/>
          <w:w w:val="105"/>
          <w:sz w:val="16"/>
        </w:rPr>
        <w:t>household</w:t>
      </w:r>
    </w:p>
    <w:p w14:paraId="5B2DD255" w14:textId="77777777" w:rsidR="00D62403" w:rsidRDefault="00D62403" w:rsidP="00D62403">
      <w:pPr>
        <w:spacing w:before="107" w:line="348" w:lineRule="auto"/>
        <w:ind w:left="384" w:right="9082"/>
        <w:rPr>
          <w:rFonts w:ascii="Arial MT"/>
          <w:sz w:val="17"/>
        </w:rPr>
      </w:pPr>
      <w:r>
        <w:rPr>
          <w:noProof/>
          <w:position w:val="-6"/>
        </w:rPr>
        <w:drawing>
          <wp:inline distT="0" distB="0" distL="0" distR="0" wp14:anchorId="56D94E24" wp14:editId="69979FB4">
            <wp:extent cx="179218" cy="179218"/>
            <wp:effectExtent l="0" t="0" r="0" b="0"/>
            <wp:docPr id="131" name="Pictur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66" cstate="print"/>
                    <a:stretch>
                      <a:fillRect/>
                    </a:stretch>
                  </pic:blipFill>
                  <pic:spPr>
                    <a:xfrm>
                      <a:off x="0" y="0"/>
                      <a:ext cx="179218" cy="179218"/>
                    </a:xfrm>
                    <a:prstGeom prst="rect">
                      <a:avLst/>
                    </a:prstGeom>
                  </pic:spPr>
                </pic:pic>
              </a:graphicData>
            </a:graphic>
          </wp:inline>
        </w:drawing>
      </w:r>
      <w:r>
        <w:rPr>
          <w:rFonts w:ascii="Times New Roman"/>
          <w:spacing w:val="41"/>
          <w:sz w:val="20"/>
        </w:rPr>
        <w:t xml:space="preserve"> </w:t>
      </w:r>
      <w:r>
        <w:rPr>
          <w:rFonts w:ascii="Arial MT"/>
          <w:color w:val="333333"/>
          <w:sz w:val="17"/>
        </w:rPr>
        <w:t xml:space="preserve">Yes </w:t>
      </w:r>
      <w:r>
        <w:rPr>
          <w:rFonts w:ascii="Arial MT"/>
          <w:noProof/>
          <w:color w:val="333333"/>
          <w:position w:val="-6"/>
          <w:sz w:val="17"/>
        </w:rPr>
        <w:drawing>
          <wp:inline distT="0" distB="0" distL="0" distR="0" wp14:anchorId="78D6BA6B" wp14:editId="60BA88A4">
            <wp:extent cx="179218" cy="179218"/>
            <wp:effectExtent l="0" t="0" r="0" b="0"/>
            <wp:docPr id="132" name="Pictur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67" cstate="print"/>
                    <a:stretch>
                      <a:fillRect/>
                    </a:stretch>
                  </pic:blipFill>
                  <pic:spPr>
                    <a:xfrm>
                      <a:off x="0" y="0"/>
                      <a:ext cx="179218" cy="179218"/>
                    </a:xfrm>
                    <a:prstGeom prst="rect">
                      <a:avLst/>
                    </a:prstGeom>
                  </pic:spPr>
                </pic:pic>
              </a:graphicData>
            </a:graphic>
          </wp:inline>
        </w:drawing>
      </w:r>
      <w:r>
        <w:rPr>
          <w:rFonts w:ascii="Times New Roman"/>
          <w:color w:val="333333"/>
          <w:spacing w:val="80"/>
          <w:sz w:val="17"/>
        </w:rPr>
        <w:t xml:space="preserve"> </w:t>
      </w:r>
      <w:r>
        <w:rPr>
          <w:rFonts w:ascii="Arial MT"/>
          <w:color w:val="333333"/>
          <w:sz w:val="17"/>
        </w:rPr>
        <w:t>No</w:t>
      </w:r>
    </w:p>
    <w:p w14:paraId="07EAF04F" w14:textId="77777777" w:rsidR="00D62403" w:rsidRDefault="00D62403" w:rsidP="00D62403">
      <w:pPr>
        <w:spacing w:before="151"/>
        <w:ind w:left="187"/>
        <w:rPr>
          <w:rFonts w:ascii="Arial Black"/>
          <w:sz w:val="17"/>
        </w:rPr>
      </w:pPr>
      <w:r>
        <w:rPr>
          <w:rFonts w:ascii="Arial Black"/>
          <w:color w:val="333333"/>
          <w:w w:val="90"/>
          <w:sz w:val="17"/>
        </w:rPr>
        <w:t>What</w:t>
      </w:r>
      <w:r>
        <w:rPr>
          <w:rFonts w:ascii="Arial Black"/>
          <w:color w:val="333333"/>
          <w:spacing w:val="2"/>
          <w:sz w:val="17"/>
        </w:rPr>
        <w:t xml:space="preserve"> </w:t>
      </w:r>
      <w:r>
        <w:rPr>
          <w:rFonts w:ascii="Arial Black"/>
          <w:color w:val="333333"/>
          <w:w w:val="90"/>
          <w:sz w:val="17"/>
        </w:rPr>
        <w:t>is</w:t>
      </w:r>
      <w:r>
        <w:rPr>
          <w:rFonts w:ascii="Arial Black"/>
          <w:color w:val="333333"/>
          <w:spacing w:val="2"/>
          <w:sz w:val="17"/>
        </w:rPr>
        <w:t xml:space="preserve"> </w:t>
      </w:r>
      <w:r>
        <w:rPr>
          <w:rFonts w:ascii="Arial Black"/>
          <w:color w:val="333333"/>
          <w:w w:val="90"/>
          <w:sz w:val="17"/>
        </w:rPr>
        <w:t>the</w:t>
      </w:r>
      <w:r>
        <w:rPr>
          <w:rFonts w:ascii="Arial Black"/>
          <w:color w:val="333333"/>
          <w:spacing w:val="2"/>
          <w:sz w:val="17"/>
        </w:rPr>
        <w:t xml:space="preserve"> </w:t>
      </w:r>
      <w:r>
        <w:rPr>
          <w:rFonts w:ascii="Arial Black"/>
          <w:color w:val="333333"/>
          <w:w w:val="90"/>
          <w:sz w:val="17"/>
        </w:rPr>
        <w:t>primary</w:t>
      </w:r>
      <w:r>
        <w:rPr>
          <w:rFonts w:ascii="Arial Black"/>
          <w:color w:val="333333"/>
          <w:spacing w:val="2"/>
          <w:sz w:val="17"/>
        </w:rPr>
        <w:t xml:space="preserve"> </w:t>
      </w:r>
      <w:r>
        <w:rPr>
          <w:rFonts w:ascii="Arial Black"/>
          <w:color w:val="333333"/>
          <w:w w:val="90"/>
          <w:sz w:val="17"/>
        </w:rPr>
        <w:t>phone</w:t>
      </w:r>
      <w:r>
        <w:rPr>
          <w:rFonts w:ascii="Arial Black"/>
          <w:color w:val="333333"/>
          <w:spacing w:val="2"/>
          <w:sz w:val="17"/>
        </w:rPr>
        <w:t xml:space="preserve"> </w:t>
      </w:r>
      <w:r>
        <w:rPr>
          <w:rFonts w:ascii="Arial Black"/>
          <w:color w:val="333333"/>
          <w:w w:val="90"/>
          <w:sz w:val="17"/>
        </w:rPr>
        <w:t>number</w:t>
      </w:r>
      <w:r>
        <w:rPr>
          <w:rFonts w:ascii="Arial Black"/>
          <w:color w:val="333333"/>
          <w:spacing w:val="2"/>
          <w:sz w:val="17"/>
        </w:rPr>
        <w:t xml:space="preserve"> </w:t>
      </w:r>
      <w:r>
        <w:rPr>
          <w:rFonts w:ascii="Arial Black"/>
          <w:color w:val="333333"/>
          <w:w w:val="90"/>
          <w:sz w:val="17"/>
        </w:rPr>
        <w:t>for</w:t>
      </w:r>
      <w:r>
        <w:rPr>
          <w:rFonts w:ascii="Arial Black"/>
          <w:color w:val="333333"/>
          <w:spacing w:val="2"/>
          <w:sz w:val="17"/>
        </w:rPr>
        <w:t xml:space="preserve"> </w:t>
      </w:r>
      <w:r>
        <w:rPr>
          <w:rFonts w:ascii="Arial Black"/>
          <w:color w:val="333333"/>
          <w:w w:val="90"/>
          <w:sz w:val="17"/>
        </w:rPr>
        <w:t>household</w:t>
      </w:r>
      <w:r>
        <w:rPr>
          <w:rFonts w:ascii="Arial Black"/>
          <w:color w:val="333333"/>
          <w:spacing w:val="3"/>
          <w:sz w:val="17"/>
        </w:rPr>
        <w:t xml:space="preserve"> </w:t>
      </w:r>
      <w:r>
        <w:rPr>
          <w:rFonts w:ascii="Arial Black"/>
          <w:color w:val="333333"/>
          <w:w w:val="90"/>
          <w:sz w:val="17"/>
        </w:rPr>
        <w:t>head</w:t>
      </w:r>
      <w:r>
        <w:rPr>
          <w:rFonts w:ascii="Arial Black"/>
          <w:color w:val="333333"/>
          <w:spacing w:val="2"/>
          <w:sz w:val="17"/>
        </w:rPr>
        <w:t xml:space="preserve"> </w:t>
      </w:r>
      <w:r>
        <w:rPr>
          <w:rFonts w:ascii="Arial Black"/>
          <w:color w:val="333333"/>
          <w:w w:val="90"/>
          <w:sz w:val="17"/>
        </w:rPr>
        <w:t>or</w:t>
      </w:r>
      <w:r>
        <w:rPr>
          <w:rFonts w:ascii="Arial Black"/>
          <w:color w:val="333333"/>
          <w:spacing w:val="2"/>
          <w:sz w:val="17"/>
        </w:rPr>
        <w:t xml:space="preserve"> </w:t>
      </w:r>
      <w:r>
        <w:rPr>
          <w:rFonts w:ascii="Arial Black"/>
          <w:color w:val="333333"/>
          <w:w w:val="90"/>
          <w:sz w:val="17"/>
        </w:rPr>
        <w:t>which</w:t>
      </w:r>
      <w:r>
        <w:rPr>
          <w:rFonts w:ascii="Arial Black"/>
          <w:color w:val="333333"/>
          <w:spacing w:val="2"/>
          <w:sz w:val="17"/>
        </w:rPr>
        <w:t xml:space="preserve"> </w:t>
      </w:r>
      <w:r>
        <w:rPr>
          <w:rFonts w:ascii="Arial Black"/>
          <w:color w:val="333333"/>
          <w:w w:val="90"/>
          <w:sz w:val="17"/>
        </w:rPr>
        <w:t>you</w:t>
      </w:r>
      <w:r>
        <w:rPr>
          <w:rFonts w:ascii="Arial Black"/>
          <w:color w:val="333333"/>
          <w:spacing w:val="2"/>
          <w:sz w:val="17"/>
        </w:rPr>
        <w:t xml:space="preserve"> </w:t>
      </w:r>
      <w:r>
        <w:rPr>
          <w:rFonts w:ascii="Arial Black"/>
          <w:color w:val="333333"/>
          <w:w w:val="90"/>
          <w:sz w:val="17"/>
        </w:rPr>
        <w:t>may</w:t>
      </w:r>
      <w:r>
        <w:rPr>
          <w:rFonts w:ascii="Arial Black"/>
          <w:color w:val="333333"/>
          <w:spacing w:val="2"/>
          <w:sz w:val="17"/>
        </w:rPr>
        <w:t xml:space="preserve"> </w:t>
      </w:r>
      <w:r>
        <w:rPr>
          <w:rFonts w:ascii="Arial Black"/>
          <w:color w:val="333333"/>
          <w:w w:val="90"/>
          <w:sz w:val="17"/>
        </w:rPr>
        <w:t>be</w:t>
      </w:r>
      <w:r>
        <w:rPr>
          <w:rFonts w:ascii="Arial Black"/>
          <w:color w:val="333333"/>
          <w:spacing w:val="2"/>
          <w:sz w:val="17"/>
        </w:rPr>
        <w:t xml:space="preserve"> </w:t>
      </w:r>
      <w:r>
        <w:rPr>
          <w:rFonts w:ascii="Arial Black"/>
          <w:color w:val="333333"/>
          <w:spacing w:val="-2"/>
          <w:w w:val="90"/>
          <w:sz w:val="17"/>
        </w:rPr>
        <w:t>reached?</w:t>
      </w:r>
    </w:p>
    <w:p w14:paraId="5B11A99D" w14:textId="77777777" w:rsidR="00D62403" w:rsidRDefault="00D62403" w:rsidP="00D62403">
      <w:pPr>
        <w:pStyle w:val="BodyText"/>
        <w:spacing w:before="8"/>
        <w:rPr>
          <w:rFonts w:ascii="Arial Black"/>
          <w:sz w:val="19"/>
        </w:rPr>
      </w:pPr>
      <w:r>
        <w:rPr>
          <w:noProof/>
        </w:rPr>
        <mc:AlternateContent>
          <mc:Choice Requires="wps">
            <w:drawing>
              <wp:anchor distT="0" distB="0" distL="0" distR="0" simplePos="0" relativeHeight="251658293" behindDoc="1" locked="0" layoutInCell="1" allowOverlap="1" wp14:anchorId="6F18D976" wp14:editId="275B7490">
                <wp:simplePos x="0" y="0"/>
                <wp:positionH relativeFrom="page">
                  <wp:posOffset>690377</wp:posOffset>
                </wp:positionH>
                <wp:positionV relativeFrom="paragraph">
                  <wp:posOffset>190455</wp:posOffset>
                </wp:positionV>
                <wp:extent cx="5107940" cy="9525"/>
                <wp:effectExtent l="0" t="0" r="0" b="0"/>
                <wp:wrapTopAndBottom/>
                <wp:docPr id="133" name="Freeform: 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7940" cy="9525"/>
                        </a:xfrm>
                        <a:custGeom>
                          <a:avLst/>
                          <a:gdLst/>
                          <a:ahLst/>
                          <a:cxnLst/>
                          <a:rect l="l" t="t" r="r" b="b"/>
                          <a:pathLst>
                            <a:path w="5107940" h="9525">
                              <a:moveTo>
                                <a:pt x="5107729" y="8960"/>
                              </a:moveTo>
                              <a:lnTo>
                                <a:pt x="0" y="8960"/>
                              </a:lnTo>
                              <a:lnTo>
                                <a:pt x="0" y="0"/>
                              </a:lnTo>
                              <a:lnTo>
                                <a:pt x="5107729" y="0"/>
                              </a:lnTo>
                              <a:lnTo>
                                <a:pt x="5107729" y="8960"/>
                              </a:lnTo>
                              <a:close/>
                            </a:path>
                          </a:pathLst>
                        </a:custGeom>
                        <a:solidFill>
                          <a:srgbClr val="000000">
                            <a:alpha val="35998"/>
                          </a:srgbClr>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1A8A29EF" id="Graphic 133" o:spid="_x0000_s1026" style="position:absolute;margin-left:54.35pt;margin-top:15pt;width:402.2pt;height:.75pt;z-index:-251598848;visibility:visible;mso-wrap-style:square;mso-wrap-distance-left:0;mso-wrap-distance-top:0;mso-wrap-distance-right:0;mso-wrap-distance-bottom:0;mso-position-horizontal:absolute;mso-position-horizontal-relative:page;mso-position-vertical:absolute;mso-position-vertical-relative:text;v-text-anchor:top" coordsize="5107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" path="m5107729,8960l,8960,,,5107729,r,8960xe" fillcolor="black" stroked="f">
                <v:fill opacity="23644f"/>
                <v:path arrowok="t"/>
                <w10:wrap type="topAndBottom" anchorx="page"/>
              </v:shape>
            </w:pict>
          </mc:Fallback>
        </mc:AlternateContent>
      </w:r>
    </w:p>
    <w:p w14:paraId="4FA4DE9A" w14:textId="77777777" w:rsidR="00D62403" w:rsidRDefault="00D62403" w:rsidP="00D62403">
      <w:pPr>
        <w:rPr>
          <w:rFonts w:ascii="Arial Black"/>
          <w:sz w:val="19"/>
        </w:rPr>
        <w:sectPr w:rsidR="00D62403">
          <w:pgSz w:w="12240" w:h="15840"/>
          <w:pgMar w:top="200" w:right="1020" w:bottom="420" w:left="900" w:header="0" w:footer="226" w:gutter="0"/>
          <w:cols w:space="720"/>
        </w:sectPr>
      </w:pPr>
    </w:p>
    <w:p w14:paraId="02FC8960" w14:textId="77777777" w:rsidR="00D62403" w:rsidRPr="0045310B" w:rsidRDefault="00D62403" w:rsidP="00D62403">
      <w:pPr>
        <w:tabs>
          <w:tab w:val="left" w:pos="4771"/>
        </w:tabs>
        <w:spacing w:before="68"/>
        <w:ind w:left="102"/>
        <w:rPr>
          <w:rFonts w:ascii="Arial MT" w:hAnsi="Arial MT"/>
          <w:sz w:val="15"/>
          <w:lang w:val="fr-FR"/>
        </w:rPr>
      </w:pPr>
      <w:r w:rsidRPr="0045310B">
        <w:rPr>
          <w:rFonts w:ascii="Arial MT" w:hAnsi="Arial MT"/>
          <w:sz w:val="15"/>
          <w:lang w:val="fr-FR"/>
        </w:rPr>
        <w:t xml:space="preserve">1/10/24, 3:01 </w:t>
      </w:r>
      <w:r w:rsidRPr="0045310B">
        <w:rPr>
          <w:rFonts w:ascii="Arial MT" w:hAnsi="Arial MT"/>
          <w:spacing w:val="-5"/>
          <w:sz w:val="15"/>
          <w:lang w:val="fr-FR"/>
        </w:rPr>
        <w:t>PM</w:t>
      </w:r>
      <w:r w:rsidRPr="0045310B">
        <w:rPr>
          <w:rFonts w:ascii="Arial MT" w:hAnsi="Arial MT"/>
          <w:sz w:val="15"/>
          <w:lang w:val="fr-FR"/>
        </w:rPr>
        <w:tab/>
        <w:t xml:space="preserve">Formulaire de liste des ménages </w:t>
      </w:r>
      <w:r w:rsidRPr="0045310B">
        <w:rPr>
          <w:rFonts w:ascii="Arial MT" w:hAnsi="Arial MT"/>
          <w:spacing w:val="-2"/>
          <w:sz w:val="15"/>
          <w:lang w:val="fr-FR"/>
        </w:rPr>
        <w:t>rCARI</w:t>
      </w:r>
    </w:p>
    <w:p w14:paraId="2D2EC9AB" w14:textId="77777777" w:rsidR="00D62403" w:rsidRPr="0045310B" w:rsidRDefault="00D62403" w:rsidP="00D62403">
      <w:pPr>
        <w:pStyle w:val="BodyText"/>
        <w:spacing w:before="93"/>
        <w:rPr>
          <w:rFonts w:ascii="Arial MT"/>
          <w:sz w:val="17"/>
          <w:lang w:val="fr-FR"/>
        </w:rPr>
      </w:pPr>
    </w:p>
    <w:p w14:paraId="76FB7BE3" w14:textId="77777777" w:rsidR="00D62403" w:rsidRDefault="00D62403" w:rsidP="00D62403">
      <w:pPr>
        <w:ind w:left="187"/>
        <w:rPr>
          <w:rFonts w:ascii="Arial Black"/>
          <w:sz w:val="17"/>
        </w:rPr>
      </w:pPr>
      <w:r>
        <w:rPr>
          <w:rFonts w:ascii="Arial Black"/>
          <w:color w:val="333333"/>
          <w:w w:val="90"/>
          <w:sz w:val="17"/>
        </w:rPr>
        <w:t>Is</w:t>
      </w:r>
      <w:r>
        <w:rPr>
          <w:rFonts w:ascii="Arial Black"/>
          <w:color w:val="333333"/>
          <w:spacing w:val="-6"/>
          <w:sz w:val="17"/>
        </w:rPr>
        <w:t xml:space="preserve"> </w:t>
      </w:r>
      <w:r>
        <w:rPr>
          <w:rFonts w:ascii="Arial Black"/>
          <w:color w:val="333333"/>
          <w:w w:val="90"/>
          <w:sz w:val="17"/>
        </w:rPr>
        <w:t>there</w:t>
      </w:r>
      <w:r>
        <w:rPr>
          <w:rFonts w:ascii="Arial Black"/>
          <w:color w:val="333333"/>
          <w:spacing w:val="-5"/>
          <w:sz w:val="17"/>
        </w:rPr>
        <w:t xml:space="preserve"> </w:t>
      </w:r>
      <w:r>
        <w:rPr>
          <w:rFonts w:ascii="Arial Black"/>
          <w:color w:val="333333"/>
          <w:w w:val="90"/>
          <w:sz w:val="17"/>
        </w:rPr>
        <w:t>a</w:t>
      </w:r>
      <w:r>
        <w:rPr>
          <w:rFonts w:ascii="Arial Black"/>
          <w:color w:val="333333"/>
          <w:spacing w:val="-5"/>
          <w:sz w:val="17"/>
        </w:rPr>
        <w:t xml:space="preserve"> </w:t>
      </w:r>
      <w:r>
        <w:rPr>
          <w:rFonts w:ascii="Arial Black"/>
          <w:color w:val="333333"/>
          <w:w w:val="90"/>
          <w:sz w:val="17"/>
        </w:rPr>
        <w:t>second</w:t>
      </w:r>
      <w:r>
        <w:rPr>
          <w:rFonts w:ascii="Arial Black"/>
          <w:color w:val="333333"/>
          <w:spacing w:val="-5"/>
          <w:sz w:val="17"/>
        </w:rPr>
        <w:t xml:space="preserve"> </w:t>
      </w:r>
      <w:r>
        <w:rPr>
          <w:rFonts w:ascii="Arial Black"/>
          <w:color w:val="333333"/>
          <w:w w:val="90"/>
          <w:sz w:val="17"/>
        </w:rPr>
        <w:t>phone</w:t>
      </w:r>
      <w:r>
        <w:rPr>
          <w:rFonts w:ascii="Arial Black"/>
          <w:color w:val="333333"/>
          <w:spacing w:val="-5"/>
          <w:sz w:val="17"/>
        </w:rPr>
        <w:t xml:space="preserve"> </w:t>
      </w:r>
      <w:r>
        <w:rPr>
          <w:rFonts w:ascii="Arial Black"/>
          <w:color w:val="333333"/>
          <w:w w:val="90"/>
          <w:sz w:val="17"/>
        </w:rPr>
        <w:t>number</w:t>
      </w:r>
      <w:r>
        <w:rPr>
          <w:rFonts w:ascii="Arial Black"/>
          <w:color w:val="333333"/>
          <w:spacing w:val="-5"/>
          <w:sz w:val="17"/>
        </w:rPr>
        <w:t xml:space="preserve"> </w:t>
      </w:r>
      <w:r>
        <w:rPr>
          <w:rFonts w:ascii="Arial Black"/>
          <w:color w:val="333333"/>
          <w:w w:val="90"/>
          <w:sz w:val="17"/>
        </w:rPr>
        <w:t>you</w:t>
      </w:r>
      <w:r>
        <w:rPr>
          <w:rFonts w:ascii="Arial Black"/>
          <w:color w:val="333333"/>
          <w:spacing w:val="-5"/>
          <w:sz w:val="17"/>
        </w:rPr>
        <w:t xml:space="preserve"> </w:t>
      </w:r>
      <w:r>
        <w:rPr>
          <w:rFonts w:ascii="Arial Black"/>
          <w:color w:val="333333"/>
          <w:w w:val="90"/>
          <w:sz w:val="17"/>
        </w:rPr>
        <w:t>may</w:t>
      </w:r>
      <w:r>
        <w:rPr>
          <w:rFonts w:ascii="Arial Black"/>
          <w:color w:val="333333"/>
          <w:spacing w:val="-6"/>
          <w:sz w:val="17"/>
        </w:rPr>
        <w:t xml:space="preserve"> </w:t>
      </w:r>
      <w:r>
        <w:rPr>
          <w:rFonts w:ascii="Arial Black"/>
          <w:color w:val="333333"/>
          <w:w w:val="90"/>
          <w:sz w:val="17"/>
        </w:rPr>
        <w:t>be</w:t>
      </w:r>
      <w:r>
        <w:rPr>
          <w:rFonts w:ascii="Arial Black"/>
          <w:color w:val="333333"/>
          <w:spacing w:val="-5"/>
          <w:sz w:val="17"/>
        </w:rPr>
        <w:t xml:space="preserve"> </w:t>
      </w:r>
      <w:r>
        <w:rPr>
          <w:rFonts w:ascii="Arial Black"/>
          <w:color w:val="333333"/>
          <w:w w:val="90"/>
          <w:sz w:val="17"/>
        </w:rPr>
        <w:t>reached</w:t>
      </w:r>
      <w:r>
        <w:rPr>
          <w:rFonts w:ascii="Arial Black"/>
          <w:color w:val="333333"/>
          <w:spacing w:val="-5"/>
          <w:sz w:val="17"/>
        </w:rPr>
        <w:t xml:space="preserve"> </w:t>
      </w:r>
      <w:r>
        <w:rPr>
          <w:rFonts w:ascii="Arial Black"/>
          <w:color w:val="333333"/>
          <w:spacing w:val="-5"/>
          <w:w w:val="90"/>
          <w:sz w:val="17"/>
        </w:rPr>
        <w:t>on?</w:t>
      </w:r>
    </w:p>
    <w:p w14:paraId="28CCB159" w14:textId="77777777" w:rsidR="00D62403" w:rsidRDefault="00D62403" w:rsidP="00D62403">
      <w:pPr>
        <w:spacing w:before="131" w:line="348" w:lineRule="auto"/>
        <w:ind w:left="384" w:right="9082"/>
        <w:rPr>
          <w:rFonts w:ascii="Arial MT"/>
          <w:sz w:val="17"/>
        </w:rPr>
      </w:pPr>
      <w:r>
        <w:rPr>
          <w:noProof/>
          <w:position w:val="-6"/>
        </w:rPr>
        <w:drawing>
          <wp:inline distT="0" distB="0" distL="0" distR="0" wp14:anchorId="7A9372FA" wp14:editId="05AEE9A5">
            <wp:extent cx="179218" cy="179218"/>
            <wp:effectExtent l="0" t="0" r="0" b="0"/>
            <wp:docPr id="134" name="Pictur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68" cstate="print"/>
                    <a:stretch>
                      <a:fillRect/>
                    </a:stretch>
                  </pic:blipFill>
                  <pic:spPr>
                    <a:xfrm>
                      <a:off x="0" y="0"/>
                      <a:ext cx="179218" cy="179218"/>
                    </a:xfrm>
                    <a:prstGeom prst="rect">
                      <a:avLst/>
                    </a:prstGeom>
                  </pic:spPr>
                </pic:pic>
              </a:graphicData>
            </a:graphic>
          </wp:inline>
        </w:drawing>
      </w:r>
      <w:r>
        <w:rPr>
          <w:rFonts w:ascii="Times New Roman"/>
          <w:spacing w:val="41"/>
          <w:sz w:val="20"/>
        </w:rPr>
        <w:t xml:space="preserve"> </w:t>
      </w:r>
      <w:r>
        <w:rPr>
          <w:rFonts w:ascii="Arial MT"/>
          <w:color w:val="333333"/>
          <w:sz w:val="17"/>
        </w:rPr>
        <w:t xml:space="preserve">Yes </w:t>
      </w:r>
      <w:r>
        <w:rPr>
          <w:rFonts w:ascii="Arial MT"/>
          <w:noProof/>
          <w:color w:val="333333"/>
          <w:position w:val="-6"/>
          <w:sz w:val="17"/>
        </w:rPr>
        <w:drawing>
          <wp:inline distT="0" distB="0" distL="0" distR="0" wp14:anchorId="22460622" wp14:editId="7365F9C0">
            <wp:extent cx="179218" cy="179218"/>
            <wp:effectExtent l="0" t="0" r="0" b="0"/>
            <wp:docPr id="135" name="Pictur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69" cstate="print"/>
                    <a:stretch>
                      <a:fillRect/>
                    </a:stretch>
                  </pic:blipFill>
                  <pic:spPr>
                    <a:xfrm>
                      <a:off x="0" y="0"/>
                      <a:ext cx="179218" cy="179218"/>
                    </a:xfrm>
                    <a:prstGeom prst="rect">
                      <a:avLst/>
                    </a:prstGeom>
                  </pic:spPr>
                </pic:pic>
              </a:graphicData>
            </a:graphic>
          </wp:inline>
        </w:drawing>
      </w:r>
      <w:r>
        <w:rPr>
          <w:rFonts w:ascii="Times New Roman"/>
          <w:color w:val="333333"/>
          <w:spacing w:val="80"/>
          <w:sz w:val="17"/>
        </w:rPr>
        <w:t xml:space="preserve"> </w:t>
      </w:r>
      <w:r>
        <w:rPr>
          <w:rFonts w:ascii="Arial MT"/>
          <w:color w:val="333333"/>
          <w:sz w:val="17"/>
        </w:rPr>
        <w:t>No</w:t>
      </w:r>
    </w:p>
    <w:p w14:paraId="4FBC5CCD" w14:textId="77777777" w:rsidR="00D62403" w:rsidRDefault="00D62403" w:rsidP="00D62403">
      <w:pPr>
        <w:spacing w:before="152"/>
        <w:ind w:left="187"/>
        <w:rPr>
          <w:rFonts w:ascii="Arial Black"/>
          <w:sz w:val="17"/>
        </w:rPr>
      </w:pPr>
      <w:r>
        <w:rPr>
          <w:rFonts w:ascii="Arial Black"/>
          <w:color w:val="333333"/>
          <w:w w:val="90"/>
          <w:sz w:val="17"/>
        </w:rPr>
        <w:t>What</w:t>
      </w:r>
      <w:r>
        <w:rPr>
          <w:rFonts w:ascii="Arial Black"/>
          <w:color w:val="333333"/>
          <w:spacing w:val="2"/>
          <w:sz w:val="17"/>
        </w:rPr>
        <w:t xml:space="preserve"> </w:t>
      </w:r>
      <w:r>
        <w:rPr>
          <w:rFonts w:ascii="Arial Black"/>
          <w:color w:val="333333"/>
          <w:w w:val="90"/>
          <w:sz w:val="17"/>
        </w:rPr>
        <w:t>is</w:t>
      </w:r>
      <w:r>
        <w:rPr>
          <w:rFonts w:ascii="Arial Black"/>
          <w:color w:val="333333"/>
          <w:spacing w:val="3"/>
          <w:sz w:val="17"/>
        </w:rPr>
        <w:t xml:space="preserve"> </w:t>
      </w:r>
      <w:r>
        <w:rPr>
          <w:rFonts w:ascii="Arial Black"/>
          <w:color w:val="333333"/>
          <w:w w:val="90"/>
          <w:sz w:val="17"/>
        </w:rPr>
        <w:t>the</w:t>
      </w:r>
      <w:r>
        <w:rPr>
          <w:rFonts w:ascii="Arial Black"/>
          <w:color w:val="333333"/>
          <w:spacing w:val="2"/>
          <w:sz w:val="17"/>
        </w:rPr>
        <w:t xml:space="preserve"> </w:t>
      </w:r>
      <w:r>
        <w:rPr>
          <w:rFonts w:ascii="Arial Black"/>
          <w:color w:val="333333"/>
          <w:w w:val="90"/>
          <w:sz w:val="17"/>
        </w:rPr>
        <w:t>secondary</w:t>
      </w:r>
      <w:r>
        <w:rPr>
          <w:rFonts w:ascii="Arial Black"/>
          <w:color w:val="333333"/>
          <w:spacing w:val="3"/>
          <w:sz w:val="17"/>
        </w:rPr>
        <w:t xml:space="preserve"> </w:t>
      </w:r>
      <w:r>
        <w:rPr>
          <w:rFonts w:ascii="Arial Black"/>
          <w:color w:val="333333"/>
          <w:w w:val="90"/>
          <w:sz w:val="17"/>
        </w:rPr>
        <w:t>phone</w:t>
      </w:r>
      <w:r>
        <w:rPr>
          <w:rFonts w:ascii="Arial Black"/>
          <w:color w:val="333333"/>
          <w:spacing w:val="3"/>
          <w:sz w:val="17"/>
        </w:rPr>
        <w:t xml:space="preserve"> </w:t>
      </w:r>
      <w:r>
        <w:rPr>
          <w:rFonts w:ascii="Arial Black"/>
          <w:color w:val="333333"/>
          <w:w w:val="90"/>
          <w:sz w:val="17"/>
        </w:rPr>
        <w:t>number</w:t>
      </w:r>
      <w:r>
        <w:rPr>
          <w:rFonts w:ascii="Arial Black"/>
          <w:color w:val="333333"/>
          <w:spacing w:val="2"/>
          <w:sz w:val="17"/>
        </w:rPr>
        <w:t xml:space="preserve"> </w:t>
      </w:r>
      <w:r>
        <w:rPr>
          <w:rFonts w:ascii="Arial Black"/>
          <w:color w:val="333333"/>
          <w:w w:val="90"/>
          <w:sz w:val="17"/>
        </w:rPr>
        <w:t>for</w:t>
      </w:r>
      <w:r>
        <w:rPr>
          <w:rFonts w:ascii="Arial Black"/>
          <w:color w:val="333333"/>
          <w:spacing w:val="3"/>
          <w:sz w:val="17"/>
        </w:rPr>
        <w:t xml:space="preserve"> </w:t>
      </w:r>
      <w:r>
        <w:rPr>
          <w:rFonts w:ascii="Arial Black"/>
          <w:color w:val="333333"/>
          <w:w w:val="90"/>
          <w:sz w:val="17"/>
        </w:rPr>
        <w:t>household</w:t>
      </w:r>
      <w:r>
        <w:rPr>
          <w:rFonts w:ascii="Arial Black"/>
          <w:color w:val="333333"/>
          <w:spacing w:val="3"/>
          <w:sz w:val="17"/>
        </w:rPr>
        <w:t xml:space="preserve"> </w:t>
      </w:r>
      <w:r>
        <w:rPr>
          <w:rFonts w:ascii="Arial Black"/>
          <w:color w:val="333333"/>
          <w:spacing w:val="-2"/>
          <w:w w:val="90"/>
          <w:sz w:val="17"/>
        </w:rPr>
        <w:t>head?</w:t>
      </w:r>
    </w:p>
    <w:p w14:paraId="08410A87" w14:textId="77777777" w:rsidR="00D62403" w:rsidRPr="001D3184" w:rsidRDefault="00D62403" w:rsidP="00D62403">
      <w:pPr>
        <w:spacing w:before="65"/>
        <w:ind w:left="187"/>
        <w:rPr>
          <w:rFonts w:ascii="Arial" w:hAnsi="Arial"/>
          <w:i/>
          <w:sz w:val="16"/>
          <w:lang w:val="es-ES"/>
        </w:rPr>
      </w:pPr>
      <w:r w:rsidRPr="001D3184">
        <w:rPr>
          <w:rFonts w:ascii="Arial" w:hAnsi="Arial"/>
          <w:i/>
          <w:spacing w:val="-2"/>
          <w:w w:val="105"/>
          <w:sz w:val="16"/>
          <w:lang w:val="es-ES"/>
        </w:rPr>
        <w:t>Demandez</w:t>
      </w:r>
      <w:r w:rsidRPr="001D3184">
        <w:rPr>
          <w:rFonts w:ascii="Arial" w:hAnsi="Arial"/>
          <w:i/>
          <w:spacing w:val="-4"/>
          <w:w w:val="105"/>
          <w:sz w:val="16"/>
          <w:lang w:val="es-ES"/>
        </w:rPr>
        <w:t xml:space="preserve"> </w:t>
      </w:r>
      <w:r w:rsidRPr="001D3184">
        <w:rPr>
          <w:rFonts w:ascii="Arial" w:hAnsi="Arial"/>
          <w:i/>
          <w:spacing w:val="-2"/>
          <w:w w:val="105"/>
          <w:sz w:val="16"/>
          <w:lang w:val="es-ES"/>
        </w:rPr>
        <w:t>au</w:t>
      </w:r>
      <w:r w:rsidRPr="001D3184">
        <w:rPr>
          <w:rFonts w:ascii="Arial" w:hAnsi="Arial"/>
          <w:i/>
          <w:spacing w:val="-3"/>
          <w:w w:val="105"/>
          <w:sz w:val="16"/>
          <w:lang w:val="es-ES"/>
        </w:rPr>
        <w:t xml:space="preserve"> </w:t>
      </w:r>
      <w:r w:rsidRPr="001D3184">
        <w:rPr>
          <w:rFonts w:ascii="Arial" w:hAnsi="Arial"/>
          <w:i/>
          <w:spacing w:val="-2"/>
          <w:w w:val="105"/>
          <w:sz w:val="16"/>
          <w:lang w:val="es-ES"/>
        </w:rPr>
        <w:t>répondant</w:t>
      </w:r>
      <w:r w:rsidRPr="001D3184">
        <w:rPr>
          <w:rFonts w:ascii="Arial" w:hAnsi="Arial"/>
          <w:i/>
          <w:spacing w:val="-3"/>
          <w:w w:val="105"/>
          <w:sz w:val="16"/>
          <w:lang w:val="es-ES"/>
        </w:rPr>
        <w:t xml:space="preserve"> </w:t>
      </w:r>
      <w:r w:rsidRPr="001D3184">
        <w:rPr>
          <w:rFonts w:ascii="Arial" w:hAnsi="Arial"/>
          <w:i/>
          <w:spacing w:val="-2"/>
          <w:w w:val="105"/>
          <w:sz w:val="16"/>
          <w:lang w:val="es-ES"/>
        </w:rPr>
        <w:t>s'il</w:t>
      </w:r>
      <w:r w:rsidRPr="001D3184">
        <w:rPr>
          <w:rFonts w:ascii="Arial" w:hAnsi="Arial"/>
          <w:i/>
          <w:spacing w:val="-3"/>
          <w:w w:val="105"/>
          <w:sz w:val="16"/>
          <w:lang w:val="es-ES"/>
        </w:rPr>
        <w:t xml:space="preserve"> </w:t>
      </w:r>
      <w:r w:rsidRPr="001D3184">
        <w:rPr>
          <w:rFonts w:ascii="Arial" w:hAnsi="Arial"/>
          <w:i/>
          <w:spacing w:val="-2"/>
          <w:w w:val="105"/>
          <w:sz w:val="16"/>
          <w:lang w:val="es-ES"/>
        </w:rPr>
        <w:t>existe</w:t>
      </w:r>
      <w:r w:rsidRPr="001D3184">
        <w:rPr>
          <w:rFonts w:ascii="Arial" w:hAnsi="Arial"/>
          <w:i/>
          <w:spacing w:val="-4"/>
          <w:w w:val="105"/>
          <w:sz w:val="16"/>
          <w:lang w:val="es-ES"/>
        </w:rPr>
        <w:t xml:space="preserve"> </w:t>
      </w:r>
      <w:r w:rsidRPr="001D3184">
        <w:rPr>
          <w:rFonts w:ascii="Arial" w:hAnsi="Arial"/>
          <w:i/>
          <w:spacing w:val="-2"/>
          <w:w w:val="105"/>
          <w:sz w:val="16"/>
          <w:lang w:val="es-ES"/>
        </w:rPr>
        <w:t>un</w:t>
      </w:r>
      <w:r w:rsidRPr="001D3184">
        <w:rPr>
          <w:rFonts w:ascii="Arial" w:hAnsi="Arial"/>
          <w:i/>
          <w:spacing w:val="-3"/>
          <w:w w:val="105"/>
          <w:sz w:val="16"/>
          <w:lang w:val="es-ES"/>
        </w:rPr>
        <w:t xml:space="preserve"> </w:t>
      </w:r>
      <w:r w:rsidRPr="001D3184">
        <w:rPr>
          <w:rFonts w:ascii="Arial" w:hAnsi="Arial"/>
          <w:i/>
          <w:spacing w:val="-2"/>
          <w:w w:val="105"/>
          <w:sz w:val="16"/>
          <w:lang w:val="es-ES"/>
        </w:rPr>
        <w:t>autre</w:t>
      </w:r>
      <w:r w:rsidRPr="001D3184">
        <w:rPr>
          <w:rFonts w:ascii="Arial" w:hAnsi="Arial"/>
          <w:i/>
          <w:spacing w:val="-3"/>
          <w:w w:val="105"/>
          <w:sz w:val="16"/>
          <w:lang w:val="es-ES"/>
        </w:rPr>
        <w:t xml:space="preserve"> </w:t>
      </w:r>
      <w:r w:rsidRPr="001D3184">
        <w:rPr>
          <w:rFonts w:ascii="Arial" w:hAnsi="Arial"/>
          <w:i/>
          <w:spacing w:val="-2"/>
          <w:w w:val="105"/>
          <w:sz w:val="16"/>
          <w:lang w:val="es-ES"/>
        </w:rPr>
        <w:t>numéro</w:t>
      </w:r>
      <w:r w:rsidRPr="001D3184">
        <w:rPr>
          <w:rFonts w:ascii="Arial" w:hAnsi="Arial"/>
          <w:i/>
          <w:spacing w:val="-3"/>
          <w:w w:val="105"/>
          <w:sz w:val="16"/>
          <w:lang w:val="es-ES"/>
        </w:rPr>
        <w:t xml:space="preserve"> </w:t>
      </w:r>
      <w:r w:rsidRPr="001D3184">
        <w:rPr>
          <w:rFonts w:ascii="Arial" w:hAnsi="Arial"/>
          <w:i/>
          <w:spacing w:val="-2"/>
          <w:w w:val="105"/>
          <w:sz w:val="16"/>
          <w:lang w:val="es-ES"/>
        </w:rPr>
        <w:t>de</w:t>
      </w:r>
      <w:r w:rsidRPr="001D3184">
        <w:rPr>
          <w:rFonts w:ascii="Arial" w:hAnsi="Arial"/>
          <w:i/>
          <w:spacing w:val="-3"/>
          <w:w w:val="105"/>
          <w:sz w:val="16"/>
          <w:lang w:val="es-ES"/>
        </w:rPr>
        <w:t xml:space="preserve"> </w:t>
      </w:r>
      <w:r w:rsidRPr="001D3184">
        <w:rPr>
          <w:rFonts w:ascii="Arial" w:hAnsi="Arial"/>
          <w:i/>
          <w:spacing w:val="-2"/>
          <w:w w:val="105"/>
          <w:sz w:val="16"/>
          <w:lang w:val="es-ES"/>
        </w:rPr>
        <w:t>téléphone</w:t>
      </w:r>
      <w:r w:rsidRPr="001D3184">
        <w:rPr>
          <w:rFonts w:ascii="Arial" w:hAnsi="Arial"/>
          <w:i/>
          <w:spacing w:val="-4"/>
          <w:w w:val="105"/>
          <w:sz w:val="16"/>
          <w:lang w:val="es-ES"/>
        </w:rPr>
        <w:t xml:space="preserve"> </w:t>
      </w:r>
      <w:r w:rsidRPr="001D3184">
        <w:rPr>
          <w:rFonts w:ascii="Arial" w:hAnsi="Arial"/>
          <w:i/>
          <w:spacing w:val="-2"/>
          <w:w w:val="105"/>
          <w:sz w:val="16"/>
          <w:lang w:val="es-ES"/>
        </w:rPr>
        <w:t>auquel</w:t>
      </w:r>
      <w:r w:rsidRPr="001D3184">
        <w:rPr>
          <w:rFonts w:ascii="Arial" w:hAnsi="Arial"/>
          <w:i/>
          <w:spacing w:val="-3"/>
          <w:w w:val="105"/>
          <w:sz w:val="16"/>
          <w:lang w:val="es-ES"/>
        </w:rPr>
        <w:t xml:space="preserve"> </w:t>
      </w:r>
      <w:r w:rsidRPr="001D3184">
        <w:rPr>
          <w:rFonts w:ascii="Arial" w:hAnsi="Arial"/>
          <w:i/>
          <w:spacing w:val="-2"/>
          <w:w w:val="105"/>
          <w:sz w:val="16"/>
          <w:lang w:val="es-ES"/>
        </w:rPr>
        <w:t>il</w:t>
      </w:r>
      <w:r w:rsidRPr="001D3184">
        <w:rPr>
          <w:rFonts w:ascii="Arial" w:hAnsi="Arial"/>
          <w:i/>
          <w:spacing w:val="-3"/>
          <w:w w:val="105"/>
          <w:sz w:val="16"/>
          <w:lang w:val="es-ES"/>
        </w:rPr>
        <w:t xml:space="preserve"> </w:t>
      </w:r>
      <w:r w:rsidRPr="001D3184">
        <w:rPr>
          <w:rFonts w:ascii="Arial" w:hAnsi="Arial"/>
          <w:i/>
          <w:spacing w:val="-2"/>
          <w:w w:val="105"/>
          <w:sz w:val="16"/>
          <w:lang w:val="es-ES"/>
        </w:rPr>
        <w:t>peut</w:t>
      </w:r>
      <w:r w:rsidRPr="001D3184">
        <w:rPr>
          <w:rFonts w:ascii="Arial" w:hAnsi="Arial"/>
          <w:i/>
          <w:spacing w:val="-3"/>
          <w:w w:val="105"/>
          <w:sz w:val="16"/>
          <w:lang w:val="es-ES"/>
        </w:rPr>
        <w:t xml:space="preserve"> </w:t>
      </w:r>
      <w:r w:rsidRPr="001D3184">
        <w:rPr>
          <w:rFonts w:ascii="Arial" w:hAnsi="Arial"/>
          <w:i/>
          <w:spacing w:val="-2"/>
          <w:w w:val="105"/>
          <w:sz w:val="16"/>
          <w:lang w:val="es-ES"/>
        </w:rPr>
        <w:t>être</w:t>
      </w:r>
      <w:r w:rsidRPr="001D3184">
        <w:rPr>
          <w:rFonts w:ascii="Arial" w:hAnsi="Arial"/>
          <w:i/>
          <w:spacing w:val="-3"/>
          <w:w w:val="105"/>
          <w:sz w:val="16"/>
          <w:lang w:val="es-ES"/>
        </w:rPr>
        <w:t xml:space="preserve"> </w:t>
      </w:r>
      <w:r w:rsidRPr="001D3184">
        <w:rPr>
          <w:rFonts w:ascii="Arial" w:hAnsi="Arial"/>
          <w:i/>
          <w:spacing w:val="-2"/>
          <w:w w:val="105"/>
          <w:sz w:val="16"/>
          <w:lang w:val="es-ES"/>
        </w:rPr>
        <w:t>joint</w:t>
      </w:r>
      <w:r w:rsidRPr="001D3184">
        <w:rPr>
          <w:rFonts w:ascii="Arial" w:hAnsi="Arial"/>
          <w:i/>
          <w:spacing w:val="-4"/>
          <w:w w:val="105"/>
          <w:sz w:val="16"/>
          <w:lang w:val="es-ES"/>
        </w:rPr>
        <w:t xml:space="preserve"> </w:t>
      </w:r>
      <w:r w:rsidRPr="001D3184">
        <w:rPr>
          <w:rFonts w:ascii="Arial" w:hAnsi="Arial"/>
          <w:i/>
          <w:spacing w:val="-2"/>
          <w:w w:val="105"/>
          <w:sz w:val="16"/>
          <w:lang w:val="es-ES"/>
        </w:rPr>
        <w:t>si</w:t>
      </w:r>
      <w:r w:rsidRPr="001D3184">
        <w:rPr>
          <w:rFonts w:ascii="Arial" w:hAnsi="Arial"/>
          <w:i/>
          <w:spacing w:val="-3"/>
          <w:w w:val="105"/>
          <w:sz w:val="16"/>
          <w:lang w:val="es-ES"/>
        </w:rPr>
        <w:t xml:space="preserve"> </w:t>
      </w:r>
      <w:r w:rsidRPr="001D3184">
        <w:rPr>
          <w:rFonts w:ascii="Arial" w:hAnsi="Arial"/>
          <w:i/>
          <w:spacing w:val="-2"/>
          <w:w w:val="105"/>
          <w:sz w:val="16"/>
          <w:lang w:val="es-ES"/>
        </w:rPr>
        <w:t>le</w:t>
      </w:r>
      <w:r w:rsidRPr="001D3184">
        <w:rPr>
          <w:rFonts w:ascii="Arial" w:hAnsi="Arial"/>
          <w:i/>
          <w:spacing w:val="-3"/>
          <w:w w:val="105"/>
          <w:sz w:val="16"/>
          <w:lang w:val="es-ES"/>
        </w:rPr>
        <w:t xml:space="preserve"> </w:t>
      </w:r>
      <w:r w:rsidRPr="001D3184">
        <w:rPr>
          <w:rFonts w:ascii="Arial" w:hAnsi="Arial"/>
          <w:i/>
          <w:spacing w:val="-2"/>
          <w:w w:val="105"/>
          <w:sz w:val="16"/>
          <w:lang w:val="es-ES"/>
        </w:rPr>
        <w:t>premier</w:t>
      </w:r>
      <w:r w:rsidRPr="001D3184">
        <w:rPr>
          <w:rFonts w:ascii="Arial" w:hAnsi="Arial"/>
          <w:i/>
          <w:spacing w:val="-3"/>
          <w:w w:val="105"/>
          <w:sz w:val="16"/>
          <w:lang w:val="es-ES"/>
        </w:rPr>
        <w:t xml:space="preserve"> </w:t>
      </w:r>
      <w:r w:rsidRPr="001D3184">
        <w:rPr>
          <w:rFonts w:ascii="Arial" w:hAnsi="Arial"/>
          <w:i/>
          <w:spacing w:val="-2"/>
          <w:w w:val="105"/>
          <w:sz w:val="16"/>
          <w:lang w:val="es-ES"/>
        </w:rPr>
        <w:t>n'est</w:t>
      </w:r>
      <w:r w:rsidRPr="001D3184">
        <w:rPr>
          <w:rFonts w:ascii="Arial" w:hAnsi="Arial"/>
          <w:i/>
          <w:spacing w:val="-3"/>
          <w:w w:val="105"/>
          <w:sz w:val="16"/>
          <w:lang w:val="es-ES"/>
        </w:rPr>
        <w:t xml:space="preserve"> </w:t>
      </w:r>
      <w:r w:rsidRPr="001D3184">
        <w:rPr>
          <w:rFonts w:ascii="Arial" w:hAnsi="Arial"/>
          <w:i/>
          <w:spacing w:val="-2"/>
          <w:w w:val="105"/>
          <w:sz w:val="16"/>
          <w:lang w:val="es-ES"/>
        </w:rPr>
        <w:t>pas</w:t>
      </w:r>
      <w:r w:rsidRPr="001D3184">
        <w:rPr>
          <w:rFonts w:ascii="Arial" w:hAnsi="Arial"/>
          <w:i/>
          <w:spacing w:val="-4"/>
          <w:w w:val="105"/>
          <w:sz w:val="16"/>
          <w:lang w:val="es-ES"/>
        </w:rPr>
        <w:t xml:space="preserve"> </w:t>
      </w:r>
      <w:r w:rsidRPr="001D3184">
        <w:rPr>
          <w:rFonts w:ascii="Arial" w:hAnsi="Arial"/>
          <w:i/>
          <w:spacing w:val="-2"/>
          <w:w w:val="105"/>
          <w:sz w:val="16"/>
          <w:lang w:val="es-ES"/>
        </w:rPr>
        <w:t>accessible.</w:t>
      </w:r>
    </w:p>
    <w:p w14:paraId="423D9FA8" w14:textId="77777777" w:rsidR="00D62403" w:rsidRPr="001D3184" w:rsidRDefault="00D62403" w:rsidP="00D62403">
      <w:pPr>
        <w:pStyle w:val="BodyText"/>
        <w:spacing w:before="8"/>
        <w:rPr>
          <w:rFonts w:ascii="Arial"/>
          <w:i/>
          <w:sz w:val="20"/>
          <w:lang w:val="es-ES"/>
        </w:rPr>
      </w:pPr>
      <w:r>
        <w:rPr>
          <w:noProof/>
        </w:rPr>
        <mc:AlternateContent>
          <mc:Choice Requires="wps">
            <w:drawing>
              <wp:anchor distT="0" distB="0" distL="0" distR="0" simplePos="0" relativeHeight="251658294" behindDoc="1" locked="0" layoutInCell="1" allowOverlap="1" wp14:anchorId="2A2B2BD2" wp14:editId="553CCE83">
                <wp:simplePos x="0" y="0"/>
                <wp:positionH relativeFrom="page">
                  <wp:posOffset>690377</wp:posOffset>
                </wp:positionH>
                <wp:positionV relativeFrom="paragraph">
                  <wp:posOffset>166892</wp:posOffset>
                </wp:positionV>
                <wp:extent cx="5107940" cy="9525"/>
                <wp:effectExtent l="0" t="0" r="0" b="0"/>
                <wp:wrapTopAndBottom/>
                <wp:docPr id="136" name="Freeform: Shape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7940" cy="9525"/>
                        </a:xfrm>
                        <a:custGeom>
                          <a:avLst/>
                          <a:gdLst/>
                          <a:ahLst/>
                          <a:cxnLst/>
                          <a:rect l="l" t="t" r="r" b="b"/>
                          <a:pathLst>
                            <a:path w="5107940" h="9525">
                              <a:moveTo>
                                <a:pt x="5107729" y="8960"/>
                              </a:moveTo>
                              <a:lnTo>
                                <a:pt x="0" y="8960"/>
                              </a:lnTo>
                              <a:lnTo>
                                <a:pt x="0" y="0"/>
                              </a:lnTo>
                              <a:lnTo>
                                <a:pt x="5107729" y="0"/>
                              </a:lnTo>
                              <a:lnTo>
                                <a:pt x="5107729" y="8960"/>
                              </a:lnTo>
                              <a:close/>
                            </a:path>
                          </a:pathLst>
                        </a:custGeom>
                        <a:solidFill>
                          <a:srgbClr val="000000">
                            <a:alpha val="35998"/>
                          </a:srgbClr>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483B91D8" id="Graphic 136" o:spid="_x0000_s1026" style="position:absolute;margin-left:54.35pt;margin-top:13.15pt;width:402.2pt;height:.75pt;z-index:-251597824;visibility:visible;mso-wrap-style:square;mso-wrap-distance-left:0;mso-wrap-distance-top:0;mso-wrap-distance-right:0;mso-wrap-distance-bottom:0;mso-position-horizontal:absolute;mso-position-horizontal-relative:page;mso-position-vertical:absolute;mso-position-vertical-relative:text;v-text-anchor:top" coordsize="5107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" path="m5107729,8960l,8960,,,5107729,r,8960xe" fillcolor="black" stroked="f">
                <v:fill opacity="23644f"/>
                <v:path arrowok="t"/>
                <w10:wrap type="topAndBottom" anchorx="page"/>
              </v:shape>
            </w:pict>
          </mc:Fallback>
        </mc:AlternateContent>
      </w:r>
    </w:p>
    <w:p w14:paraId="5122B5DD" w14:textId="77777777" w:rsidR="00D62403" w:rsidRPr="001D3184" w:rsidRDefault="00D62403" w:rsidP="00D62403">
      <w:pPr>
        <w:pStyle w:val="BodyText"/>
        <w:spacing w:before="125"/>
        <w:rPr>
          <w:rFonts w:ascii="Arial"/>
          <w:i/>
          <w:sz w:val="17"/>
          <w:lang w:val="es-ES"/>
        </w:rPr>
      </w:pPr>
    </w:p>
    <w:p w14:paraId="3BA7C437" w14:textId="77777777" w:rsidR="00D62403" w:rsidRDefault="00D62403" w:rsidP="00D62403">
      <w:pPr>
        <w:ind w:left="187"/>
        <w:rPr>
          <w:rFonts w:ascii="Arial Black"/>
          <w:sz w:val="17"/>
        </w:rPr>
      </w:pPr>
      <w:r>
        <w:rPr>
          <w:rFonts w:ascii="Arial Black"/>
          <w:color w:val="333333"/>
          <w:w w:val="90"/>
          <w:sz w:val="17"/>
        </w:rPr>
        <w:t>What</w:t>
      </w:r>
      <w:r>
        <w:rPr>
          <w:rFonts w:ascii="Arial Black"/>
          <w:color w:val="333333"/>
          <w:spacing w:val="5"/>
          <w:sz w:val="17"/>
        </w:rPr>
        <w:t xml:space="preserve"> </w:t>
      </w:r>
      <w:r>
        <w:rPr>
          <w:rFonts w:ascii="Arial Black"/>
          <w:color w:val="333333"/>
          <w:w w:val="90"/>
          <w:sz w:val="17"/>
        </w:rPr>
        <w:t>is</w:t>
      </w:r>
      <w:r>
        <w:rPr>
          <w:rFonts w:ascii="Arial Black"/>
          <w:color w:val="333333"/>
          <w:spacing w:val="6"/>
          <w:sz w:val="17"/>
        </w:rPr>
        <w:t xml:space="preserve"> </w:t>
      </w:r>
      <w:r>
        <w:rPr>
          <w:rFonts w:ascii="Arial Black"/>
          <w:color w:val="333333"/>
          <w:w w:val="90"/>
          <w:sz w:val="17"/>
        </w:rPr>
        <w:t>the</w:t>
      </w:r>
      <w:r>
        <w:rPr>
          <w:rFonts w:ascii="Arial Black"/>
          <w:color w:val="333333"/>
          <w:spacing w:val="5"/>
          <w:sz w:val="17"/>
        </w:rPr>
        <w:t xml:space="preserve"> </w:t>
      </w:r>
      <w:r>
        <w:rPr>
          <w:rFonts w:ascii="Arial Black"/>
          <w:color w:val="333333"/>
          <w:w w:val="90"/>
          <w:sz w:val="17"/>
        </w:rPr>
        <w:t>third</w:t>
      </w:r>
      <w:r>
        <w:rPr>
          <w:rFonts w:ascii="Arial Black"/>
          <w:color w:val="333333"/>
          <w:spacing w:val="6"/>
          <w:sz w:val="17"/>
        </w:rPr>
        <w:t xml:space="preserve"> </w:t>
      </w:r>
      <w:r>
        <w:rPr>
          <w:rFonts w:ascii="Arial Black"/>
          <w:color w:val="333333"/>
          <w:w w:val="90"/>
          <w:sz w:val="17"/>
        </w:rPr>
        <w:t>phone</w:t>
      </w:r>
      <w:r>
        <w:rPr>
          <w:rFonts w:ascii="Arial Black"/>
          <w:color w:val="333333"/>
          <w:spacing w:val="5"/>
          <w:sz w:val="17"/>
        </w:rPr>
        <w:t xml:space="preserve"> </w:t>
      </w:r>
      <w:r>
        <w:rPr>
          <w:rFonts w:ascii="Arial Black"/>
          <w:color w:val="333333"/>
          <w:w w:val="90"/>
          <w:sz w:val="17"/>
        </w:rPr>
        <w:t>number</w:t>
      </w:r>
      <w:r>
        <w:rPr>
          <w:rFonts w:ascii="Arial Black"/>
          <w:color w:val="333333"/>
          <w:spacing w:val="6"/>
          <w:sz w:val="17"/>
        </w:rPr>
        <w:t xml:space="preserve"> </w:t>
      </w:r>
      <w:r>
        <w:rPr>
          <w:rFonts w:ascii="Arial Black"/>
          <w:color w:val="333333"/>
          <w:w w:val="90"/>
          <w:sz w:val="17"/>
        </w:rPr>
        <w:t>for</w:t>
      </w:r>
      <w:r>
        <w:rPr>
          <w:rFonts w:ascii="Arial Black"/>
          <w:color w:val="333333"/>
          <w:spacing w:val="5"/>
          <w:sz w:val="17"/>
        </w:rPr>
        <w:t xml:space="preserve"> </w:t>
      </w:r>
      <w:r>
        <w:rPr>
          <w:rFonts w:ascii="Arial Black"/>
          <w:color w:val="333333"/>
          <w:w w:val="90"/>
          <w:sz w:val="17"/>
        </w:rPr>
        <w:t>household</w:t>
      </w:r>
      <w:r>
        <w:rPr>
          <w:rFonts w:ascii="Arial Black"/>
          <w:color w:val="333333"/>
          <w:spacing w:val="6"/>
          <w:sz w:val="17"/>
        </w:rPr>
        <w:t xml:space="preserve"> </w:t>
      </w:r>
      <w:r>
        <w:rPr>
          <w:rFonts w:ascii="Arial Black"/>
          <w:color w:val="333333"/>
          <w:spacing w:val="-2"/>
          <w:w w:val="90"/>
          <w:sz w:val="17"/>
        </w:rPr>
        <w:t>head?</w:t>
      </w:r>
    </w:p>
    <w:p w14:paraId="2E1F3F28" w14:textId="77777777" w:rsidR="00D62403" w:rsidRDefault="00D62403" w:rsidP="00D62403">
      <w:pPr>
        <w:pStyle w:val="BodyText"/>
        <w:spacing w:before="8"/>
        <w:rPr>
          <w:rFonts w:ascii="Arial Black"/>
          <w:sz w:val="18"/>
        </w:rPr>
      </w:pPr>
      <w:r>
        <w:rPr>
          <w:noProof/>
        </w:rPr>
        <mc:AlternateContent>
          <mc:Choice Requires="wps">
            <w:drawing>
              <wp:anchor distT="0" distB="0" distL="0" distR="0" simplePos="0" relativeHeight="251658295" behindDoc="1" locked="0" layoutInCell="1" allowOverlap="1" wp14:anchorId="18CB4C69" wp14:editId="4A3F234C">
                <wp:simplePos x="0" y="0"/>
                <wp:positionH relativeFrom="page">
                  <wp:posOffset>690377</wp:posOffset>
                </wp:positionH>
                <wp:positionV relativeFrom="paragraph">
                  <wp:posOffset>181922</wp:posOffset>
                </wp:positionV>
                <wp:extent cx="5107940" cy="9525"/>
                <wp:effectExtent l="0" t="0" r="0" b="0"/>
                <wp:wrapTopAndBottom/>
                <wp:docPr id="137" name="Freeform: Shape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7940" cy="9525"/>
                        </a:xfrm>
                        <a:custGeom>
                          <a:avLst/>
                          <a:gdLst/>
                          <a:ahLst/>
                          <a:cxnLst/>
                          <a:rect l="l" t="t" r="r" b="b"/>
                          <a:pathLst>
                            <a:path w="5107940" h="9525">
                              <a:moveTo>
                                <a:pt x="5107729" y="8960"/>
                              </a:moveTo>
                              <a:lnTo>
                                <a:pt x="0" y="8960"/>
                              </a:lnTo>
                              <a:lnTo>
                                <a:pt x="0" y="0"/>
                              </a:lnTo>
                              <a:lnTo>
                                <a:pt x="5107729" y="0"/>
                              </a:lnTo>
                              <a:lnTo>
                                <a:pt x="5107729" y="8960"/>
                              </a:lnTo>
                              <a:close/>
                            </a:path>
                          </a:pathLst>
                        </a:custGeom>
                        <a:solidFill>
                          <a:srgbClr val="000000">
                            <a:alpha val="35998"/>
                          </a:srgbClr>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79D1207F" id="Graphic 137" o:spid="_x0000_s1026" style="position:absolute;margin-left:54.35pt;margin-top:14.3pt;width:402.2pt;height:.75pt;z-index:-251596800;visibility:visible;mso-wrap-style:square;mso-wrap-distance-left:0;mso-wrap-distance-top:0;mso-wrap-distance-right:0;mso-wrap-distance-bottom:0;mso-position-horizontal:absolute;mso-position-horizontal-relative:page;mso-position-vertical:absolute;mso-position-vertical-relative:text;v-text-anchor:top" coordsize="5107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" path="m5107729,8960l,8960,,,5107729,r,8960xe" fillcolor="black" stroked="f">
                <v:fill opacity="23644f"/>
                <v:path arrowok="t"/>
                <w10:wrap type="topAndBottom" anchorx="page"/>
              </v:shape>
            </w:pict>
          </mc:Fallback>
        </mc:AlternateContent>
      </w:r>
    </w:p>
    <w:p w14:paraId="7FC6BED0" w14:textId="77777777" w:rsidR="00D62403" w:rsidRDefault="00D62403" w:rsidP="00D62403">
      <w:pPr>
        <w:pStyle w:val="BodyText"/>
        <w:spacing w:before="81"/>
        <w:rPr>
          <w:rFonts w:ascii="Arial Black"/>
          <w:sz w:val="17"/>
        </w:rPr>
      </w:pPr>
    </w:p>
    <w:p w14:paraId="0693373D" w14:textId="77777777" w:rsidR="00D62403" w:rsidRDefault="00D62403" w:rsidP="00D62403">
      <w:pPr>
        <w:ind w:left="187"/>
        <w:rPr>
          <w:rFonts w:ascii="Arial Black"/>
          <w:sz w:val="17"/>
        </w:rPr>
      </w:pPr>
      <w:r>
        <w:rPr>
          <w:rFonts w:ascii="Arial Black"/>
          <w:color w:val="333333"/>
          <w:w w:val="90"/>
          <w:sz w:val="17"/>
        </w:rPr>
        <w:t>Please</w:t>
      </w:r>
      <w:r>
        <w:rPr>
          <w:rFonts w:ascii="Arial Black"/>
          <w:color w:val="333333"/>
          <w:spacing w:val="-3"/>
          <w:w w:val="90"/>
          <w:sz w:val="17"/>
        </w:rPr>
        <w:t xml:space="preserve"> </w:t>
      </w:r>
      <w:r>
        <w:rPr>
          <w:rFonts w:ascii="Arial Black"/>
          <w:color w:val="333333"/>
          <w:w w:val="90"/>
          <w:sz w:val="17"/>
        </w:rPr>
        <w:t>select</w:t>
      </w:r>
      <w:r>
        <w:rPr>
          <w:rFonts w:ascii="Arial Black"/>
          <w:color w:val="333333"/>
          <w:spacing w:val="-3"/>
          <w:w w:val="90"/>
          <w:sz w:val="17"/>
        </w:rPr>
        <w:t xml:space="preserve"> </w:t>
      </w:r>
      <w:r>
        <w:rPr>
          <w:rFonts w:ascii="Arial Black"/>
          <w:color w:val="333333"/>
          <w:w w:val="90"/>
          <w:sz w:val="17"/>
        </w:rPr>
        <w:t>the</w:t>
      </w:r>
      <w:r>
        <w:rPr>
          <w:rFonts w:ascii="Arial Black"/>
          <w:color w:val="333333"/>
          <w:spacing w:val="-3"/>
          <w:w w:val="90"/>
          <w:sz w:val="17"/>
        </w:rPr>
        <w:t xml:space="preserve"> </w:t>
      </w:r>
      <w:r>
        <w:rPr>
          <w:rFonts w:ascii="Arial Black"/>
          <w:color w:val="333333"/>
          <w:w w:val="90"/>
          <w:sz w:val="17"/>
        </w:rPr>
        <w:t>option</w:t>
      </w:r>
      <w:r>
        <w:rPr>
          <w:rFonts w:ascii="Arial Black"/>
          <w:color w:val="333333"/>
          <w:spacing w:val="-3"/>
          <w:w w:val="90"/>
          <w:sz w:val="17"/>
        </w:rPr>
        <w:t xml:space="preserve"> </w:t>
      </w:r>
      <w:r>
        <w:rPr>
          <w:rFonts w:ascii="Arial Black"/>
          <w:color w:val="333333"/>
          <w:w w:val="90"/>
          <w:sz w:val="17"/>
        </w:rPr>
        <w:t>that</w:t>
      </w:r>
      <w:r>
        <w:rPr>
          <w:rFonts w:ascii="Arial Black"/>
          <w:color w:val="333333"/>
          <w:spacing w:val="-3"/>
          <w:w w:val="90"/>
          <w:sz w:val="17"/>
        </w:rPr>
        <w:t xml:space="preserve"> </w:t>
      </w:r>
      <w:r>
        <w:rPr>
          <w:rFonts w:ascii="Arial Black"/>
          <w:color w:val="333333"/>
          <w:w w:val="90"/>
          <w:sz w:val="17"/>
        </w:rPr>
        <w:t>best</w:t>
      </w:r>
      <w:r>
        <w:rPr>
          <w:rFonts w:ascii="Arial Black"/>
          <w:color w:val="333333"/>
          <w:spacing w:val="-3"/>
          <w:w w:val="90"/>
          <w:sz w:val="17"/>
        </w:rPr>
        <w:t xml:space="preserve"> </w:t>
      </w:r>
      <w:r>
        <w:rPr>
          <w:rFonts w:ascii="Arial Black"/>
          <w:color w:val="333333"/>
          <w:w w:val="90"/>
          <w:sz w:val="17"/>
        </w:rPr>
        <w:t>describes</w:t>
      </w:r>
      <w:r>
        <w:rPr>
          <w:rFonts w:ascii="Arial Black"/>
          <w:color w:val="333333"/>
          <w:spacing w:val="-2"/>
          <w:w w:val="90"/>
          <w:sz w:val="17"/>
        </w:rPr>
        <w:t xml:space="preserve"> </w:t>
      </w:r>
      <w:r>
        <w:rPr>
          <w:rFonts w:ascii="Arial Black"/>
          <w:color w:val="333333"/>
          <w:w w:val="90"/>
          <w:sz w:val="17"/>
        </w:rPr>
        <w:t>the</w:t>
      </w:r>
      <w:r>
        <w:rPr>
          <w:rFonts w:ascii="Arial Black"/>
          <w:color w:val="333333"/>
          <w:spacing w:val="-3"/>
          <w:w w:val="90"/>
          <w:sz w:val="17"/>
        </w:rPr>
        <w:t xml:space="preserve"> </w:t>
      </w:r>
      <w:r>
        <w:rPr>
          <w:rFonts w:ascii="Arial Black"/>
          <w:color w:val="333333"/>
          <w:w w:val="90"/>
          <w:sz w:val="17"/>
        </w:rPr>
        <w:t>roofing</w:t>
      </w:r>
      <w:r>
        <w:rPr>
          <w:rFonts w:ascii="Arial Black"/>
          <w:color w:val="333333"/>
          <w:spacing w:val="-3"/>
          <w:w w:val="90"/>
          <w:sz w:val="17"/>
        </w:rPr>
        <w:t xml:space="preserve"> </w:t>
      </w:r>
      <w:r>
        <w:rPr>
          <w:rFonts w:ascii="Arial Black"/>
          <w:color w:val="333333"/>
          <w:w w:val="90"/>
          <w:sz w:val="17"/>
        </w:rPr>
        <w:t>material</w:t>
      </w:r>
      <w:r>
        <w:rPr>
          <w:rFonts w:ascii="Arial Black"/>
          <w:color w:val="333333"/>
          <w:spacing w:val="-3"/>
          <w:w w:val="90"/>
          <w:sz w:val="17"/>
        </w:rPr>
        <w:t xml:space="preserve"> </w:t>
      </w:r>
      <w:r>
        <w:rPr>
          <w:rFonts w:ascii="Arial Black"/>
          <w:color w:val="333333"/>
          <w:w w:val="90"/>
          <w:sz w:val="17"/>
        </w:rPr>
        <w:t>of</w:t>
      </w:r>
      <w:r>
        <w:rPr>
          <w:rFonts w:ascii="Arial Black"/>
          <w:color w:val="333333"/>
          <w:spacing w:val="-3"/>
          <w:w w:val="90"/>
          <w:sz w:val="17"/>
        </w:rPr>
        <w:t xml:space="preserve"> </w:t>
      </w:r>
      <w:r>
        <w:rPr>
          <w:rFonts w:ascii="Arial Black"/>
          <w:color w:val="333333"/>
          <w:w w:val="90"/>
          <w:sz w:val="17"/>
        </w:rPr>
        <w:t>this</w:t>
      </w:r>
      <w:r>
        <w:rPr>
          <w:rFonts w:ascii="Arial Black"/>
          <w:color w:val="333333"/>
          <w:spacing w:val="-3"/>
          <w:w w:val="90"/>
          <w:sz w:val="17"/>
        </w:rPr>
        <w:t xml:space="preserve"> </w:t>
      </w:r>
      <w:r>
        <w:rPr>
          <w:rFonts w:ascii="Arial Black"/>
          <w:color w:val="333333"/>
          <w:spacing w:val="-2"/>
          <w:w w:val="90"/>
          <w:sz w:val="17"/>
        </w:rPr>
        <w:t>house</w:t>
      </w:r>
    </w:p>
    <w:p w14:paraId="58BAD46F" w14:textId="77777777" w:rsidR="00D62403" w:rsidRDefault="00D62403" w:rsidP="00D62403">
      <w:pPr>
        <w:spacing w:before="79"/>
        <w:ind w:left="187"/>
        <w:rPr>
          <w:rFonts w:ascii="Arial"/>
          <w:i/>
          <w:sz w:val="16"/>
        </w:rPr>
      </w:pPr>
      <w:r>
        <w:rPr>
          <w:rFonts w:ascii="Arial"/>
          <w:i/>
          <w:sz w:val="16"/>
        </w:rPr>
        <w:t>FOR</w:t>
      </w:r>
      <w:r>
        <w:rPr>
          <w:rFonts w:ascii="Arial"/>
          <w:i/>
          <w:spacing w:val="-5"/>
          <w:sz w:val="16"/>
        </w:rPr>
        <w:t xml:space="preserve"> </w:t>
      </w:r>
      <w:r>
        <w:rPr>
          <w:rFonts w:ascii="Arial"/>
          <w:i/>
          <w:sz w:val="16"/>
        </w:rPr>
        <w:t>THE</w:t>
      </w:r>
      <w:r>
        <w:rPr>
          <w:rFonts w:ascii="Arial"/>
          <w:i/>
          <w:spacing w:val="-5"/>
          <w:sz w:val="16"/>
        </w:rPr>
        <w:t xml:space="preserve"> </w:t>
      </w:r>
      <w:r>
        <w:rPr>
          <w:rFonts w:ascii="Arial"/>
          <w:i/>
          <w:sz w:val="16"/>
        </w:rPr>
        <w:t>ENUMERATOR:</w:t>
      </w:r>
      <w:r>
        <w:rPr>
          <w:rFonts w:ascii="Arial"/>
          <w:i/>
          <w:spacing w:val="-5"/>
          <w:sz w:val="16"/>
        </w:rPr>
        <w:t xml:space="preserve"> </w:t>
      </w:r>
      <w:r>
        <w:rPr>
          <w:rFonts w:ascii="Arial"/>
          <w:i/>
          <w:sz w:val="16"/>
        </w:rPr>
        <w:t>Answer</w:t>
      </w:r>
      <w:r>
        <w:rPr>
          <w:rFonts w:ascii="Arial"/>
          <w:i/>
          <w:spacing w:val="-5"/>
          <w:sz w:val="16"/>
        </w:rPr>
        <w:t xml:space="preserve"> </w:t>
      </w:r>
      <w:r>
        <w:rPr>
          <w:rFonts w:ascii="Arial"/>
          <w:i/>
          <w:sz w:val="16"/>
        </w:rPr>
        <w:t>this</w:t>
      </w:r>
      <w:r>
        <w:rPr>
          <w:rFonts w:ascii="Arial"/>
          <w:i/>
          <w:spacing w:val="-5"/>
          <w:sz w:val="16"/>
        </w:rPr>
        <w:t xml:space="preserve"> </w:t>
      </w:r>
      <w:r>
        <w:rPr>
          <w:rFonts w:ascii="Arial"/>
          <w:i/>
          <w:sz w:val="16"/>
        </w:rPr>
        <w:t>by</w:t>
      </w:r>
      <w:r>
        <w:rPr>
          <w:rFonts w:ascii="Arial"/>
          <w:i/>
          <w:spacing w:val="-5"/>
          <w:sz w:val="16"/>
        </w:rPr>
        <w:t xml:space="preserve"> </w:t>
      </w:r>
      <w:r>
        <w:rPr>
          <w:rFonts w:ascii="Arial"/>
          <w:i/>
          <w:sz w:val="16"/>
        </w:rPr>
        <w:t>observing</w:t>
      </w:r>
      <w:r>
        <w:rPr>
          <w:rFonts w:ascii="Arial"/>
          <w:i/>
          <w:spacing w:val="-5"/>
          <w:sz w:val="16"/>
        </w:rPr>
        <w:t xml:space="preserve"> </w:t>
      </w:r>
      <w:r>
        <w:rPr>
          <w:rFonts w:ascii="Arial"/>
          <w:i/>
          <w:sz w:val="16"/>
        </w:rPr>
        <w:t>the</w:t>
      </w:r>
      <w:r>
        <w:rPr>
          <w:rFonts w:ascii="Arial"/>
          <w:i/>
          <w:spacing w:val="-5"/>
          <w:sz w:val="16"/>
        </w:rPr>
        <w:t xml:space="preserve"> </w:t>
      </w:r>
      <w:r>
        <w:rPr>
          <w:rFonts w:ascii="Arial"/>
          <w:i/>
          <w:sz w:val="16"/>
        </w:rPr>
        <w:t>roof</w:t>
      </w:r>
      <w:r>
        <w:rPr>
          <w:rFonts w:ascii="Arial"/>
          <w:i/>
          <w:spacing w:val="-4"/>
          <w:sz w:val="16"/>
        </w:rPr>
        <w:t xml:space="preserve"> </w:t>
      </w:r>
      <w:r>
        <w:rPr>
          <w:rFonts w:ascii="Arial"/>
          <w:i/>
          <w:sz w:val="16"/>
        </w:rPr>
        <w:t>yourself</w:t>
      </w:r>
      <w:r>
        <w:rPr>
          <w:rFonts w:ascii="Arial"/>
          <w:i/>
          <w:spacing w:val="-5"/>
          <w:sz w:val="16"/>
        </w:rPr>
        <w:t xml:space="preserve"> </w:t>
      </w:r>
      <w:r>
        <w:rPr>
          <w:rFonts w:ascii="Arial"/>
          <w:i/>
          <w:sz w:val="16"/>
        </w:rPr>
        <w:t>[Only</w:t>
      </w:r>
      <w:r>
        <w:rPr>
          <w:rFonts w:ascii="Arial"/>
          <w:i/>
          <w:spacing w:val="-5"/>
          <w:sz w:val="16"/>
        </w:rPr>
        <w:t xml:space="preserve"> </w:t>
      </w:r>
      <w:r>
        <w:rPr>
          <w:rFonts w:ascii="Arial"/>
          <w:i/>
          <w:sz w:val="16"/>
        </w:rPr>
        <w:t>ask</w:t>
      </w:r>
      <w:r>
        <w:rPr>
          <w:rFonts w:ascii="Arial"/>
          <w:i/>
          <w:spacing w:val="-5"/>
          <w:sz w:val="16"/>
        </w:rPr>
        <w:t xml:space="preserve"> </w:t>
      </w:r>
      <w:r>
        <w:rPr>
          <w:rFonts w:ascii="Arial"/>
          <w:i/>
          <w:sz w:val="16"/>
        </w:rPr>
        <w:t>the</w:t>
      </w:r>
      <w:r>
        <w:rPr>
          <w:rFonts w:ascii="Arial"/>
          <w:i/>
          <w:spacing w:val="-5"/>
          <w:sz w:val="16"/>
        </w:rPr>
        <w:t xml:space="preserve"> </w:t>
      </w:r>
      <w:r>
        <w:rPr>
          <w:rFonts w:ascii="Arial"/>
          <w:i/>
          <w:sz w:val="16"/>
        </w:rPr>
        <w:t>respondent</w:t>
      </w:r>
      <w:r>
        <w:rPr>
          <w:rFonts w:ascii="Arial"/>
          <w:i/>
          <w:spacing w:val="-5"/>
          <w:sz w:val="16"/>
        </w:rPr>
        <w:t xml:space="preserve"> </w:t>
      </w:r>
      <w:r>
        <w:rPr>
          <w:rFonts w:ascii="Arial"/>
          <w:i/>
          <w:sz w:val="16"/>
        </w:rPr>
        <w:t>if</w:t>
      </w:r>
      <w:r>
        <w:rPr>
          <w:rFonts w:ascii="Arial"/>
          <w:i/>
          <w:spacing w:val="-5"/>
          <w:sz w:val="16"/>
        </w:rPr>
        <w:t xml:space="preserve"> </w:t>
      </w:r>
      <w:r>
        <w:rPr>
          <w:rFonts w:ascii="Arial"/>
          <w:i/>
          <w:sz w:val="16"/>
        </w:rPr>
        <w:t>you</w:t>
      </w:r>
      <w:r>
        <w:rPr>
          <w:rFonts w:ascii="Arial"/>
          <w:i/>
          <w:spacing w:val="-5"/>
          <w:sz w:val="16"/>
        </w:rPr>
        <w:t xml:space="preserve"> </w:t>
      </w:r>
      <w:r>
        <w:rPr>
          <w:rFonts w:ascii="Arial"/>
          <w:i/>
          <w:sz w:val="16"/>
        </w:rPr>
        <w:t>are</w:t>
      </w:r>
      <w:r>
        <w:rPr>
          <w:rFonts w:ascii="Arial"/>
          <w:i/>
          <w:spacing w:val="-5"/>
          <w:sz w:val="16"/>
        </w:rPr>
        <w:t xml:space="preserve"> </w:t>
      </w:r>
      <w:r>
        <w:rPr>
          <w:rFonts w:ascii="Arial"/>
          <w:i/>
          <w:sz w:val="16"/>
        </w:rPr>
        <w:t>not</w:t>
      </w:r>
      <w:r>
        <w:rPr>
          <w:rFonts w:ascii="Arial"/>
          <w:i/>
          <w:spacing w:val="-4"/>
          <w:sz w:val="16"/>
        </w:rPr>
        <w:t xml:space="preserve"> </w:t>
      </w:r>
      <w:r>
        <w:rPr>
          <w:rFonts w:ascii="Arial"/>
          <w:i/>
          <w:sz w:val="16"/>
        </w:rPr>
        <w:t>sure</w:t>
      </w:r>
      <w:r>
        <w:rPr>
          <w:rFonts w:ascii="Arial"/>
          <w:i/>
          <w:spacing w:val="-5"/>
          <w:sz w:val="16"/>
        </w:rPr>
        <w:t xml:space="preserve"> </w:t>
      </w:r>
      <w:r>
        <w:rPr>
          <w:rFonts w:ascii="Arial"/>
          <w:i/>
          <w:sz w:val="16"/>
        </w:rPr>
        <w:t>of</w:t>
      </w:r>
      <w:r>
        <w:rPr>
          <w:rFonts w:ascii="Arial"/>
          <w:i/>
          <w:spacing w:val="-5"/>
          <w:sz w:val="16"/>
        </w:rPr>
        <w:t xml:space="preserve"> </w:t>
      </w:r>
      <w:r>
        <w:rPr>
          <w:rFonts w:ascii="Arial"/>
          <w:i/>
          <w:sz w:val="16"/>
        </w:rPr>
        <w:t>the</w:t>
      </w:r>
      <w:r>
        <w:rPr>
          <w:rFonts w:ascii="Arial"/>
          <w:i/>
          <w:spacing w:val="-5"/>
          <w:sz w:val="16"/>
        </w:rPr>
        <w:t xml:space="preserve"> </w:t>
      </w:r>
      <w:r>
        <w:rPr>
          <w:rFonts w:ascii="Arial"/>
          <w:i/>
          <w:spacing w:val="-2"/>
          <w:sz w:val="16"/>
        </w:rPr>
        <w:t>material].</w:t>
      </w:r>
    </w:p>
    <w:p w14:paraId="127485C9" w14:textId="77777777" w:rsidR="00D62403" w:rsidRDefault="00D62403" w:rsidP="00D62403">
      <w:pPr>
        <w:spacing w:before="108"/>
        <w:ind w:left="384"/>
        <w:rPr>
          <w:rFonts w:ascii="Arial MT"/>
          <w:sz w:val="17"/>
        </w:rPr>
      </w:pPr>
      <w:r>
        <w:rPr>
          <w:noProof/>
          <w:position w:val="-6"/>
        </w:rPr>
        <w:drawing>
          <wp:inline distT="0" distB="0" distL="0" distR="0" wp14:anchorId="7339FB90" wp14:editId="1274C52B">
            <wp:extent cx="179218" cy="179218"/>
            <wp:effectExtent l="0" t="0" r="0" b="0"/>
            <wp:docPr id="138" name="Pictur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70" cstate="print"/>
                    <a:stretch>
                      <a:fillRect/>
                    </a:stretch>
                  </pic:blipFill>
                  <pic:spPr>
                    <a:xfrm>
                      <a:off x="0" y="0"/>
                      <a:ext cx="179218" cy="179218"/>
                    </a:xfrm>
                    <a:prstGeom prst="rect">
                      <a:avLst/>
                    </a:prstGeom>
                  </pic:spPr>
                </pic:pic>
              </a:graphicData>
            </a:graphic>
          </wp:inline>
        </w:drawing>
      </w:r>
      <w:r>
        <w:rPr>
          <w:rFonts w:ascii="Times New Roman"/>
          <w:spacing w:val="80"/>
          <w:w w:val="105"/>
          <w:sz w:val="20"/>
        </w:rPr>
        <w:t xml:space="preserve"> </w:t>
      </w:r>
      <w:r>
        <w:rPr>
          <w:rFonts w:ascii="Arial MT"/>
          <w:color w:val="333333"/>
          <w:w w:val="105"/>
          <w:sz w:val="17"/>
        </w:rPr>
        <w:t xml:space="preserve">No </w:t>
      </w:r>
      <w:r>
        <w:rPr>
          <w:rFonts w:ascii="Arial MT"/>
          <w:color w:val="333333"/>
          <w:w w:val="110"/>
          <w:sz w:val="17"/>
        </w:rPr>
        <w:t>roof</w:t>
      </w:r>
    </w:p>
    <w:p w14:paraId="1B3D333C" w14:textId="77777777" w:rsidR="00D62403" w:rsidRDefault="00D62403" w:rsidP="00D62403">
      <w:pPr>
        <w:spacing w:before="127" w:line="348" w:lineRule="auto"/>
        <w:ind w:left="384" w:right="7993"/>
        <w:rPr>
          <w:rFonts w:ascii="Arial MT"/>
          <w:sz w:val="17"/>
        </w:rPr>
      </w:pPr>
      <w:r>
        <w:rPr>
          <w:noProof/>
          <w:position w:val="-6"/>
        </w:rPr>
        <w:drawing>
          <wp:inline distT="0" distB="0" distL="0" distR="0" wp14:anchorId="24BCADDB" wp14:editId="75667CFA">
            <wp:extent cx="179218" cy="179218"/>
            <wp:effectExtent l="0" t="0" r="0" b="0"/>
            <wp:docPr id="139" name="Pictur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71" cstate="print"/>
                    <a:stretch>
                      <a:fillRect/>
                    </a:stretch>
                  </pic:blipFill>
                  <pic:spPr>
                    <a:xfrm>
                      <a:off x="0" y="0"/>
                      <a:ext cx="179218" cy="179218"/>
                    </a:xfrm>
                    <a:prstGeom prst="rect">
                      <a:avLst/>
                    </a:prstGeom>
                  </pic:spPr>
                </pic:pic>
              </a:graphicData>
            </a:graphic>
          </wp:inline>
        </w:drawing>
      </w:r>
      <w:r>
        <w:rPr>
          <w:rFonts w:ascii="Times New Roman"/>
          <w:spacing w:val="53"/>
          <w:w w:val="105"/>
          <w:sz w:val="20"/>
        </w:rPr>
        <w:t xml:space="preserve"> </w:t>
      </w:r>
      <w:r>
        <w:rPr>
          <w:rFonts w:ascii="Arial MT"/>
          <w:color w:val="333333"/>
          <w:w w:val="105"/>
          <w:sz w:val="17"/>
        </w:rPr>
        <w:t>Thatch/Palm</w:t>
      </w:r>
      <w:r>
        <w:rPr>
          <w:rFonts w:ascii="Arial MT"/>
          <w:color w:val="333333"/>
          <w:spacing w:val="-13"/>
          <w:w w:val="105"/>
          <w:sz w:val="17"/>
        </w:rPr>
        <w:t xml:space="preserve"> </w:t>
      </w:r>
      <w:r>
        <w:rPr>
          <w:rFonts w:ascii="Arial MT"/>
          <w:color w:val="333333"/>
          <w:w w:val="105"/>
          <w:sz w:val="17"/>
        </w:rPr>
        <w:t xml:space="preserve">leaf </w:t>
      </w:r>
      <w:r>
        <w:rPr>
          <w:rFonts w:ascii="Arial MT"/>
          <w:noProof/>
          <w:color w:val="333333"/>
          <w:position w:val="-6"/>
          <w:sz w:val="17"/>
        </w:rPr>
        <w:drawing>
          <wp:inline distT="0" distB="0" distL="0" distR="0" wp14:anchorId="77D57B87" wp14:editId="53F0DBDC">
            <wp:extent cx="179218" cy="179218"/>
            <wp:effectExtent l="0" t="0" r="0" b="0"/>
            <wp:docPr id="140" name="Pictur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72"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Sod</w:t>
      </w:r>
    </w:p>
    <w:p w14:paraId="15E335A7" w14:textId="77777777" w:rsidR="00D62403" w:rsidRDefault="00D62403" w:rsidP="00D62403">
      <w:pPr>
        <w:spacing w:line="348" w:lineRule="auto"/>
        <w:ind w:left="384" w:right="8387"/>
        <w:rPr>
          <w:rFonts w:ascii="Arial MT"/>
          <w:sz w:val="17"/>
        </w:rPr>
      </w:pPr>
      <w:r>
        <w:rPr>
          <w:noProof/>
          <w:position w:val="-6"/>
        </w:rPr>
        <w:drawing>
          <wp:inline distT="0" distB="0" distL="0" distR="0" wp14:anchorId="5A2F5D76" wp14:editId="66217033">
            <wp:extent cx="179218" cy="179218"/>
            <wp:effectExtent l="0" t="0" r="0" b="0"/>
            <wp:docPr id="141" name="Pictur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73" cstate="print"/>
                    <a:stretch>
                      <a:fillRect/>
                    </a:stretch>
                  </pic:blipFill>
                  <pic:spPr>
                    <a:xfrm>
                      <a:off x="0" y="0"/>
                      <a:ext cx="179218" cy="179218"/>
                    </a:xfrm>
                    <a:prstGeom prst="rect">
                      <a:avLst/>
                    </a:prstGeom>
                  </pic:spPr>
                </pic:pic>
              </a:graphicData>
            </a:graphic>
          </wp:inline>
        </w:drawing>
      </w:r>
      <w:r>
        <w:rPr>
          <w:rFonts w:ascii="Times New Roman"/>
          <w:spacing w:val="80"/>
          <w:w w:val="105"/>
          <w:sz w:val="20"/>
        </w:rPr>
        <w:t xml:space="preserve"> </w:t>
      </w:r>
      <w:r>
        <w:rPr>
          <w:rFonts w:ascii="Arial MT"/>
          <w:color w:val="333333"/>
          <w:w w:val="105"/>
          <w:sz w:val="17"/>
        </w:rPr>
        <w:t xml:space="preserve">Rustic mat </w:t>
      </w:r>
      <w:r>
        <w:rPr>
          <w:rFonts w:ascii="Arial MT"/>
          <w:noProof/>
          <w:color w:val="333333"/>
          <w:position w:val="-6"/>
          <w:sz w:val="17"/>
        </w:rPr>
        <w:drawing>
          <wp:inline distT="0" distB="0" distL="0" distR="0" wp14:anchorId="2BDA49CB" wp14:editId="704DAE7C">
            <wp:extent cx="179218" cy="179218"/>
            <wp:effectExtent l="0" t="0" r="0" b="0"/>
            <wp:docPr id="142" name="Pictur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74"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 xml:space="preserve">Palm/bamboo </w:t>
      </w:r>
      <w:r>
        <w:rPr>
          <w:rFonts w:ascii="Arial MT"/>
          <w:noProof/>
          <w:color w:val="333333"/>
          <w:position w:val="-6"/>
          <w:sz w:val="17"/>
        </w:rPr>
        <w:drawing>
          <wp:inline distT="0" distB="0" distL="0" distR="0" wp14:anchorId="6F2BBEA9" wp14:editId="7C3E3DB8">
            <wp:extent cx="179218" cy="179218"/>
            <wp:effectExtent l="0" t="0" r="0" b="0"/>
            <wp:docPr id="143" name="Pictur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75"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 xml:space="preserve">Wood planks </w:t>
      </w:r>
      <w:r>
        <w:rPr>
          <w:rFonts w:ascii="Arial MT"/>
          <w:noProof/>
          <w:color w:val="333333"/>
          <w:position w:val="-6"/>
          <w:sz w:val="17"/>
        </w:rPr>
        <w:drawing>
          <wp:inline distT="0" distB="0" distL="0" distR="0" wp14:anchorId="7AD2C46F" wp14:editId="02C6DBA0">
            <wp:extent cx="179218" cy="179218"/>
            <wp:effectExtent l="0" t="0" r="0" b="0"/>
            <wp:docPr id="144" name="Pictur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76"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Cardboard</w:t>
      </w:r>
      <w:r>
        <w:rPr>
          <w:rFonts w:ascii="Arial MT"/>
          <w:color w:val="333333"/>
          <w:spacing w:val="40"/>
          <w:w w:val="105"/>
          <w:sz w:val="17"/>
        </w:rPr>
        <w:t xml:space="preserve"> </w:t>
      </w:r>
      <w:r>
        <w:rPr>
          <w:rFonts w:ascii="Arial MT"/>
          <w:noProof/>
          <w:color w:val="333333"/>
          <w:position w:val="-6"/>
          <w:sz w:val="17"/>
        </w:rPr>
        <w:drawing>
          <wp:inline distT="0" distB="0" distL="0" distR="0" wp14:anchorId="21E441FF" wp14:editId="4CC4A84F">
            <wp:extent cx="179218" cy="179218"/>
            <wp:effectExtent l="0" t="0" r="0" b="0"/>
            <wp:docPr id="145" name="Pictur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77"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Metal/tin</w:t>
      </w:r>
    </w:p>
    <w:p w14:paraId="488E0BA1" w14:textId="77777777" w:rsidR="00D62403" w:rsidRDefault="00D62403" w:rsidP="00D62403">
      <w:pPr>
        <w:ind w:left="384"/>
        <w:rPr>
          <w:rFonts w:ascii="Arial MT"/>
          <w:sz w:val="17"/>
        </w:rPr>
      </w:pPr>
      <w:r>
        <w:rPr>
          <w:noProof/>
          <w:position w:val="-6"/>
        </w:rPr>
        <w:drawing>
          <wp:inline distT="0" distB="0" distL="0" distR="0" wp14:anchorId="2F79B2EC" wp14:editId="6AD1C180">
            <wp:extent cx="179218" cy="179218"/>
            <wp:effectExtent l="0" t="0" r="0" b="0"/>
            <wp:docPr id="146" name="Pictur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78" cstate="print"/>
                    <a:stretch>
                      <a:fillRect/>
                    </a:stretch>
                  </pic:blipFill>
                  <pic:spPr>
                    <a:xfrm>
                      <a:off x="0" y="0"/>
                      <a:ext cx="179218" cy="179218"/>
                    </a:xfrm>
                    <a:prstGeom prst="rect">
                      <a:avLst/>
                    </a:prstGeom>
                  </pic:spPr>
                </pic:pic>
              </a:graphicData>
            </a:graphic>
          </wp:inline>
        </w:drawing>
      </w:r>
      <w:r>
        <w:rPr>
          <w:rFonts w:ascii="Times New Roman"/>
          <w:spacing w:val="80"/>
          <w:w w:val="105"/>
          <w:sz w:val="20"/>
        </w:rPr>
        <w:t xml:space="preserve"> </w:t>
      </w:r>
      <w:r>
        <w:rPr>
          <w:rFonts w:ascii="Arial MT"/>
          <w:color w:val="333333"/>
          <w:spacing w:val="-2"/>
          <w:w w:val="105"/>
          <w:sz w:val="17"/>
        </w:rPr>
        <w:t xml:space="preserve">Wood </w:t>
      </w:r>
      <w:r>
        <w:rPr>
          <w:rFonts w:ascii="Arial MT"/>
          <w:color w:val="333333"/>
          <w:w w:val="105"/>
          <w:sz w:val="17"/>
        </w:rPr>
        <w:t>planks</w:t>
      </w:r>
    </w:p>
    <w:p w14:paraId="0C60EFAA" w14:textId="77777777" w:rsidR="00D62403" w:rsidRDefault="00D62403" w:rsidP="00D62403">
      <w:pPr>
        <w:spacing w:before="127" w:line="348" w:lineRule="auto"/>
        <w:ind w:left="384" w:right="7461"/>
        <w:rPr>
          <w:rFonts w:ascii="Arial MT"/>
          <w:sz w:val="17"/>
        </w:rPr>
      </w:pPr>
      <w:r>
        <w:rPr>
          <w:noProof/>
          <w:position w:val="-6"/>
        </w:rPr>
        <w:drawing>
          <wp:inline distT="0" distB="0" distL="0" distR="0" wp14:anchorId="0BF94D6E" wp14:editId="761C273C">
            <wp:extent cx="179218" cy="179218"/>
            <wp:effectExtent l="0" t="0" r="0" b="0"/>
            <wp:docPr id="147" name="Pictur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79" cstate="print"/>
                    <a:stretch>
                      <a:fillRect/>
                    </a:stretch>
                  </pic:blipFill>
                  <pic:spPr>
                    <a:xfrm>
                      <a:off x="0" y="0"/>
                      <a:ext cx="179218" cy="179218"/>
                    </a:xfrm>
                    <a:prstGeom prst="rect">
                      <a:avLst/>
                    </a:prstGeom>
                  </pic:spPr>
                </pic:pic>
              </a:graphicData>
            </a:graphic>
          </wp:inline>
        </w:drawing>
      </w:r>
      <w:r>
        <w:rPr>
          <w:rFonts w:ascii="Times New Roman"/>
          <w:spacing w:val="65"/>
          <w:w w:val="105"/>
          <w:sz w:val="20"/>
        </w:rPr>
        <w:t xml:space="preserve"> </w:t>
      </w:r>
      <w:r>
        <w:rPr>
          <w:rFonts w:ascii="Arial MT"/>
          <w:color w:val="333333"/>
          <w:w w:val="105"/>
          <w:sz w:val="17"/>
        </w:rPr>
        <w:t>Calamine/Cement</w:t>
      </w:r>
      <w:r>
        <w:rPr>
          <w:rFonts w:ascii="Arial MT"/>
          <w:color w:val="333333"/>
          <w:spacing w:val="-13"/>
          <w:w w:val="105"/>
          <w:sz w:val="17"/>
        </w:rPr>
        <w:t xml:space="preserve"> </w:t>
      </w:r>
      <w:r>
        <w:rPr>
          <w:rFonts w:ascii="Arial MT"/>
          <w:color w:val="333333"/>
          <w:w w:val="105"/>
          <w:sz w:val="17"/>
        </w:rPr>
        <w:t xml:space="preserve">fibre </w:t>
      </w:r>
      <w:r>
        <w:rPr>
          <w:rFonts w:ascii="Arial MT"/>
          <w:noProof/>
          <w:color w:val="333333"/>
          <w:position w:val="-6"/>
          <w:sz w:val="17"/>
        </w:rPr>
        <w:drawing>
          <wp:inline distT="0" distB="0" distL="0" distR="0" wp14:anchorId="311A246E" wp14:editId="52F45EB6">
            <wp:extent cx="179218" cy="179218"/>
            <wp:effectExtent l="0" t="0" r="0" b="0"/>
            <wp:docPr id="148" name="Pictur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80"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Ceramic tiles</w:t>
      </w:r>
    </w:p>
    <w:p w14:paraId="7DD70DDE" w14:textId="77777777" w:rsidR="00D62403" w:rsidRDefault="00D62403" w:rsidP="00D62403">
      <w:pPr>
        <w:ind w:left="384"/>
        <w:rPr>
          <w:rFonts w:ascii="Arial MT"/>
          <w:sz w:val="17"/>
        </w:rPr>
      </w:pPr>
      <w:r>
        <w:rPr>
          <w:noProof/>
          <w:position w:val="-6"/>
        </w:rPr>
        <w:drawing>
          <wp:inline distT="0" distB="0" distL="0" distR="0" wp14:anchorId="03E2424A" wp14:editId="1A15C004">
            <wp:extent cx="179218" cy="179218"/>
            <wp:effectExtent l="0" t="0" r="0" b="0"/>
            <wp:docPr id="149" name="Pictur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81" cstate="print"/>
                    <a:stretch>
                      <a:fillRect/>
                    </a:stretch>
                  </pic:blipFill>
                  <pic:spPr>
                    <a:xfrm>
                      <a:off x="0" y="0"/>
                      <a:ext cx="179218" cy="179218"/>
                    </a:xfrm>
                    <a:prstGeom prst="rect">
                      <a:avLst/>
                    </a:prstGeom>
                  </pic:spPr>
                </pic:pic>
              </a:graphicData>
            </a:graphic>
          </wp:inline>
        </w:drawing>
      </w:r>
      <w:r>
        <w:rPr>
          <w:rFonts w:ascii="Times New Roman"/>
          <w:spacing w:val="40"/>
          <w:w w:val="105"/>
          <w:sz w:val="20"/>
        </w:rPr>
        <w:t xml:space="preserve"> </w:t>
      </w:r>
      <w:r>
        <w:rPr>
          <w:rFonts w:ascii="Arial MT"/>
          <w:color w:val="333333"/>
          <w:w w:val="105"/>
          <w:sz w:val="17"/>
        </w:rPr>
        <w:t>Cement</w:t>
      </w:r>
    </w:p>
    <w:p w14:paraId="3E3BF7EF" w14:textId="77777777" w:rsidR="00D62403" w:rsidRDefault="00D62403" w:rsidP="00D62403">
      <w:pPr>
        <w:spacing w:before="127" w:line="348" w:lineRule="auto"/>
        <w:ind w:left="384" w:right="7993"/>
        <w:rPr>
          <w:rFonts w:ascii="Arial MT"/>
          <w:sz w:val="17"/>
        </w:rPr>
      </w:pPr>
      <w:r>
        <w:rPr>
          <w:noProof/>
        </w:rPr>
        <w:drawing>
          <wp:anchor distT="0" distB="0" distL="0" distR="0" simplePos="0" relativeHeight="251658248" behindDoc="0" locked="0" layoutInCell="1" allowOverlap="1" wp14:anchorId="4F741698" wp14:editId="3393A773">
            <wp:simplePos x="0" y="0"/>
            <wp:positionH relativeFrom="page">
              <wp:posOffset>815830</wp:posOffset>
            </wp:positionH>
            <wp:positionV relativeFrom="paragraph">
              <wp:posOffset>600347</wp:posOffset>
            </wp:positionV>
            <wp:extent cx="179218" cy="179218"/>
            <wp:effectExtent l="0" t="0" r="0" b="0"/>
            <wp:wrapNone/>
            <wp:docPr id="150" name="Pictur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82" cstate="print"/>
                    <a:stretch>
                      <a:fillRect/>
                    </a:stretch>
                  </pic:blipFill>
                  <pic:spPr>
                    <a:xfrm>
                      <a:off x="0" y="0"/>
                      <a:ext cx="179218" cy="179218"/>
                    </a:xfrm>
                    <a:prstGeom prst="rect">
                      <a:avLst/>
                    </a:prstGeom>
                  </pic:spPr>
                </pic:pic>
              </a:graphicData>
            </a:graphic>
          </wp:anchor>
        </w:drawing>
      </w:r>
      <w:r>
        <w:rPr>
          <w:noProof/>
          <w:position w:val="-6"/>
        </w:rPr>
        <w:drawing>
          <wp:inline distT="0" distB="0" distL="0" distR="0" wp14:anchorId="428BC5A3" wp14:editId="0729D669">
            <wp:extent cx="179218" cy="179218"/>
            <wp:effectExtent l="0" t="0" r="0" b="0"/>
            <wp:docPr id="151" name="Pictur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83" cstate="print"/>
                    <a:stretch>
                      <a:fillRect/>
                    </a:stretch>
                  </pic:blipFill>
                  <pic:spPr>
                    <a:xfrm>
                      <a:off x="0" y="0"/>
                      <a:ext cx="179218" cy="179218"/>
                    </a:xfrm>
                    <a:prstGeom prst="rect">
                      <a:avLst/>
                    </a:prstGeom>
                  </pic:spPr>
                </pic:pic>
              </a:graphicData>
            </a:graphic>
          </wp:inline>
        </w:drawing>
      </w:r>
      <w:r>
        <w:rPr>
          <w:rFonts w:ascii="Times New Roman"/>
          <w:spacing w:val="39"/>
          <w:w w:val="105"/>
          <w:sz w:val="20"/>
        </w:rPr>
        <w:t xml:space="preserve"> </w:t>
      </w:r>
      <w:r>
        <w:rPr>
          <w:rFonts w:ascii="Arial MT"/>
          <w:color w:val="333333"/>
          <w:w w:val="105"/>
          <w:sz w:val="17"/>
        </w:rPr>
        <w:t>Roofing</w:t>
      </w:r>
      <w:r>
        <w:rPr>
          <w:rFonts w:ascii="Arial MT"/>
          <w:color w:val="333333"/>
          <w:spacing w:val="-13"/>
          <w:w w:val="105"/>
          <w:sz w:val="17"/>
        </w:rPr>
        <w:t xml:space="preserve"> </w:t>
      </w:r>
      <w:r>
        <w:rPr>
          <w:rFonts w:ascii="Arial MT"/>
          <w:color w:val="333333"/>
          <w:w w:val="105"/>
          <w:sz w:val="17"/>
        </w:rPr>
        <w:t xml:space="preserve">shingles </w:t>
      </w:r>
      <w:r>
        <w:rPr>
          <w:rFonts w:ascii="Arial MT"/>
          <w:noProof/>
          <w:color w:val="333333"/>
          <w:position w:val="-6"/>
          <w:sz w:val="17"/>
        </w:rPr>
        <w:drawing>
          <wp:inline distT="0" distB="0" distL="0" distR="0" wp14:anchorId="6B13259A" wp14:editId="58966C45">
            <wp:extent cx="179218" cy="179218"/>
            <wp:effectExtent l="0" t="0" r="0" b="0"/>
            <wp:docPr id="152" name="Pictur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84"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Don't know</w:t>
      </w:r>
    </w:p>
    <w:p w14:paraId="1DA35016" w14:textId="77777777" w:rsidR="00D62403" w:rsidRPr="00C204F9" w:rsidRDefault="00D62403" w:rsidP="00D62403">
      <w:pPr>
        <w:spacing w:before="52"/>
        <w:ind w:left="808"/>
        <w:rPr>
          <w:rFonts w:ascii="Arial MT"/>
          <w:sz w:val="17"/>
          <w:lang w:val="fr-FR"/>
          <w:rPrChange w:id="4418" w:author="Mohamed SALEM" w:date="2024-01-16T10:47:00Z">
            <w:rPr>
              <w:rFonts w:ascii="Arial MT"/>
              <w:sz w:val="17"/>
            </w:rPr>
          </w:rPrChange>
        </w:rPr>
      </w:pPr>
      <w:r w:rsidRPr="00C204F9">
        <w:rPr>
          <w:rFonts w:ascii="Arial MT"/>
          <w:color w:val="333333"/>
          <w:w w:val="105"/>
          <w:sz w:val="17"/>
          <w:lang w:val="fr-FR"/>
          <w:rPrChange w:id="4419" w:author="Mohamed SALEM" w:date="2024-01-16T10:47:00Z">
            <w:rPr>
              <w:rFonts w:ascii="Arial MT"/>
              <w:color w:val="333333"/>
              <w:w w:val="105"/>
              <w:sz w:val="17"/>
            </w:rPr>
          </w:rPrChange>
        </w:rPr>
        <w:t>Other</w:t>
      </w:r>
      <w:r w:rsidRPr="00C204F9">
        <w:rPr>
          <w:rFonts w:ascii="Arial MT"/>
          <w:color w:val="333333"/>
          <w:spacing w:val="6"/>
          <w:w w:val="105"/>
          <w:sz w:val="17"/>
          <w:lang w:val="fr-FR"/>
          <w:rPrChange w:id="4420" w:author="Mohamed SALEM" w:date="2024-01-16T10:47:00Z">
            <w:rPr>
              <w:rFonts w:ascii="Arial MT"/>
              <w:color w:val="333333"/>
              <w:spacing w:val="6"/>
              <w:w w:val="105"/>
              <w:sz w:val="17"/>
            </w:rPr>
          </w:rPrChange>
        </w:rPr>
        <w:t xml:space="preserve"> </w:t>
      </w:r>
      <w:r w:rsidRPr="00C204F9">
        <w:rPr>
          <w:rFonts w:ascii="Arial MT"/>
          <w:color w:val="333333"/>
          <w:spacing w:val="-2"/>
          <w:w w:val="105"/>
          <w:sz w:val="17"/>
          <w:lang w:val="fr-FR"/>
          <w:rPrChange w:id="4421" w:author="Mohamed SALEM" w:date="2024-01-16T10:47:00Z">
            <w:rPr>
              <w:rFonts w:ascii="Arial MT"/>
              <w:color w:val="333333"/>
              <w:spacing w:val="-2"/>
              <w:w w:val="105"/>
              <w:sz w:val="17"/>
            </w:rPr>
          </w:rPrChange>
        </w:rPr>
        <w:t>(specify)</w:t>
      </w:r>
    </w:p>
    <w:p w14:paraId="1D4421AE" w14:textId="77777777" w:rsidR="00D62403" w:rsidRPr="00C204F9" w:rsidRDefault="00D62403" w:rsidP="00D62403">
      <w:pPr>
        <w:rPr>
          <w:rFonts w:ascii="Arial MT"/>
          <w:sz w:val="17"/>
          <w:lang w:val="fr-FR"/>
          <w:rPrChange w:id="4422" w:author="Mohamed SALEM" w:date="2024-01-16T10:47:00Z">
            <w:rPr>
              <w:rFonts w:ascii="Arial MT"/>
              <w:sz w:val="17"/>
            </w:rPr>
          </w:rPrChange>
        </w:rPr>
        <w:sectPr w:rsidR="00D62403" w:rsidRPr="00C204F9">
          <w:pgSz w:w="12240" w:h="15840"/>
          <w:pgMar w:top="200" w:right="1020" w:bottom="420" w:left="900" w:header="0" w:footer="226" w:gutter="0"/>
          <w:cols w:space="720"/>
        </w:sectPr>
      </w:pPr>
    </w:p>
    <w:p w14:paraId="59CCC0D7" w14:textId="77777777" w:rsidR="00D62403" w:rsidRPr="0045310B" w:rsidRDefault="00D62403" w:rsidP="00D62403">
      <w:pPr>
        <w:tabs>
          <w:tab w:val="left" w:pos="4771"/>
        </w:tabs>
        <w:spacing w:before="68"/>
        <w:ind w:left="102"/>
        <w:rPr>
          <w:rFonts w:ascii="Arial MT" w:hAnsi="Arial MT"/>
          <w:sz w:val="15"/>
          <w:lang w:val="fr-FR"/>
        </w:rPr>
      </w:pPr>
      <w:r w:rsidRPr="0045310B">
        <w:rPr>
          <w:rFonts w:ascii="Arial MT" w:hAnsi="Arial MT"/>
          <w:sz w:val="15"/>
          <w:lang w:val="fr-FR"/>
        </w:rPr>
        <w:t xml:space="preserve">1/10/24, 3:01 </w:t>
      </w:r>
      <w:r w:rsidRPr="0045310B">
        <w:rPr>
          <w:rFonts w:ascii="Arial MT" w:hAnsi="Arial MT"/>
          <w:spacing w:val="-5"/>
          <w:sz w:val="15"/>
          <w:lang w:val="fr-FR"/>
        </w:rPr>
        <w:t>PM</w:t>
      </w:r>
      <w:r w:rsidRPr="0045310B">
        <w:rPr>
          <w:rFonts w:ascii="Arial MT" w:hAnsi="Arial MT"/>
          <w:sz w:val="15"/>
          <w:lang w:val="fr-FR"/>
        </w:rPr>
        <w:tab/>
        <w:t xml:space="preserve">Formulaire de liste des ménages </w:t>
      </w:r>
      <w:r w:rsidRPr="0045310B">
        <w:rPr>
          <w:rFonts w:ascii="Arial MT" w:hAnsi="Arial MT"/>
          <w:spacing w:val="-2"/>
          <w:sz w:val="15"/>
          <w:lang w:val="fr-FR"/>
        </w:rPr>
        <w:t>rCARI</w:t>
      </w:r>
    </w:p>
    <w:p w14:paraId="1F0ECD87" w14:textId="77777777" w:rsidR="00D62403" w:rsidRPr="0045310B" w:rsidRDefault="00D62403" w:rsidP="00D62403">
      <w:pPr>
        <w:pStyle w:val="BodyText"/>
        <w:spacing w:before="93"/>
        <w:rPr>
          <w:rFonts w:ascii="Arial MT"/>
          <w:sz w:val="17"/>
          <w:lang w:val="fr-FR"/>
        </w:rPr>
      </w:pPr>
    </w:p>
    <w:p w14:paraId="15EF6A38" w14:textId="77777777" w:rsidR="00D62403" w:rsidRDefault="00D62403" w:rsidP="00D62403">
      <w:pPr>
        <w:ind w:left="187"/>
        <w:rPr>
          <w:rFonts w:ascii="Arial Black"/>
          <w:sz w:val="17"/>
        </w:rPr>
      </w:pPr>
      <w:r>
        <w:rPr>
          <w:rFonts w:ascii="Arial Black"/>
          <w:color w:val="333333"/>
          <w:w w:val="90"/>
          <w:sz w:val="17"/>
        </w:rPr>
        <w:t>Please</w:t>
      </w:r>
      <w:r>
        <w:rPr>
          <w:rFonts w:ascii="Arial Black"/>
          <w:color w:val="333333"/>
          <w:spacing w:val="-3"/>
          <w:w w:val="90"/>
          <w:sz w:val="17"/>
        </w:rPr>
        <w:t xml:space="preserve"> </w:t>
      </w:r>
      <w:r>
        <w:rPr>
          <w:rFonts w:ascii="Arial Black"/>
          <w:color w:val="333333"/>
          <w:w w:val="90"/>
          <w:sz w:val="17"/>
        </w:rPr>
        <w:t>select</w:t>
      </w:r>
      <w:r>
        <w:rPr>
          <w:rFonts w:ascii="Arial Black"/>
          <w:color w:val="333333"/>
          <w:spacing w:val="-3"/>
          <w:w w:val="90"/>
          <w:sz w:val="17"/>
        </w:rPr>
        <w:t xml:space="preserve"> </w:t>
      </w:r>
      <w:r>
        <w:rPr>
          <w:rFonts w:ascii="Arial Black"/>
          <w:color w:val="333333"/>
          <w:w w:val="90"/>
          <w:sz w:val="17"/>
        </w:rPr>
        <w:t>the</w:t>
      </w:r>
      <w:r>
        <w:rPr>
          <w:rFonts w:ascii="Arial Black"/>
          <w:color w:val="333333"/>
          <w:spacing w:val="-3"/>
          <w:w w:val="90"/>
          <w:sz w:val="17"/>
        </w:rPr>
        <w:t xml:space="preserve"> </w:t>
      </w:r>
      <w:r>
        <w:rPr>
          <w:rFonts w:ascii="Arial Black"/>
          <w:color w:val="333333"/>
          <w:w w:val="90"/>
          <w:sz w:val="17"/>
        </w:rPr>
        <w:t>option</w:t>
      </w:r>
      <w:r>
        <w:rPr>
          <w:rFonts w:ascii="Arial Black"/>
          <w:color w:val="333333"/>
          <w:spacing w:val="-3"/>
          <w:w w:val="90"/>
          <w:sz w:val="17"/>
        </w:rPr>
        <w:t xml:space="preserve"> </w:t>
      </w:r>
      <w:r>
        <w:rPr>
          <w:rFonts w:ascii="Arial Black"/>
          <w:color w:val="333333"/>
          <w:w w:val="90"/>
          <w:sz w:val="17"/>
        </w:rPr>
        <w:t>that</w:t>
      </w:r>
      <w:r>
        <w:rPr>
          <w:rFonts w:ascii="Arial Black"/>
          <w:color w:val="333333"/>
          <w:spacing w:val="-2"/>
          <w:w w:val="90"/>
          <w:sz w:val="17"/>
        </w:rPr>
        <w:t xml:space="preserve"> </w:t>
      </w:r>
      <w:r>
        <w:rPr>
          <w:rFonts w:ascii="Arial Black"/>
          <w:color w:val="333333"/>
          <w:w w:val="90"/>
          <w:sz w:val="17"/>
        </w:rPr>
        <w:t>best</w:t>
      </w:r>
      <w:r>
        <w:rPr>
          <w:rFonts w:ascii="Arial Black"/>
          <w:color w:val="333333"/>
          <w:spacing w:val="-3"/>
          <w:w w:val="90"/>
          <w:sz w:val="17"/>
        </w:rPr>
        <w:t xml:space="preserve"> </w:t>
      </w:r>
      <w:r>
        <w:rPr>
          <w:rFonts w:ascii="Arial Black"/>
          <w:color w:val="333333"/>
          <w:w w:val="90"/>
          <w:sz w:val="17"/>
        </w:rPr>
        <w:t>describes</w:t>
      </w:r>
      <w:r>
        <w:rPr>
          <w:rFonts w:ascii="Arial Black"/>
          <w:color w:val="333333"/>
          <w:spacing w:val="-3"/>
          <w:w w:val="90"/>
          <w:sz w:val="17"/>
        </w:rPr>
        <w:t xml:space="preserve"> </w:t>
      </w:r>
      <w:r>
        <w:rPr>
          <w:rFonts w:ascii="Arial Black"/>
          <w:color w:val="333333"/>
          <w:w w:val="90"/>
          <w:sz w:val="17"/>
        </w:rPr>
        <w:t>the</w:t>
      </w:r>
      <w:r>
        <w:rPr>
          <w:rFonts w:ascii="Arial Black"/>
          <w:color w:val="333333"/>
          <w:spacing w:val="-3"/>
          <w:w w:val="90"/>
          <w:sz w:val="17"/>
        </w:rPr>
        <w:t xml:space="preserve"> </w:t>
      </w:r>
      <w:r>
        <w:rPr>
          <w:rFonts w:ascii="Arial Black"/>
          <w:color w:val="333333"/>
          <w:w w:val="90"/>
          <w:sz w:val="17"/>
        </w:rPr>
        <w:t>floor</w:t>
      </w:r>
      <w:r>
        <w:rPr>
          <w:rFonts w:ascii="Arial Black"/>
          <w:color w:val="333333"/>
          <w:spacing w:val="-2"/>
          <w:w w:val="90"/>
          <w:sz w:val="17"/>
        </w:rPr>
        <w:t xml:space="preserve"> </w:t>
      </w:r>
      <w:r>
        <w:rPr>
          <w:rFonts w:ascii="Arial Black"/>
          <w:color w:val="333333"/>
          <w:w w:val="90"/>
          <w:sz w:val="17"/>
        </w:rPr>
        <w:t>material</w:t>
      </w:r>
      <w:r>
        <w:rPr>
          <w:rFonts w:ascii="Arial Black"/>
          <w:color w:val="333333"/>
          <w:spacing w:val="-3"/>
          <w:w w:val="90"/>
          <w:sz w:val="17"/>
        </w:rPr>
        <w:t xml:space="preserve"> </w:t>
      </w:r>
      <w:r>
        <w:rPr>
          <w:rFonts w:ascii="Arial Black"/>
          <w:color w:val="333333"/>
          <w:w w:val="90"/>
          <w:sz w:val="17"/>
        </w:rPr>
        <w:t>of</w:t>
      </w:r>
      <w:r>
        <w:rPr>
          <w:rFonts w:ascii="Arial Black"/>
          <w:color w:val="333333"/>
          <w:spacing w:val="-3"/>
          <w:w w:val="90"/>
          <w:sz w:val="17"/>
        </w:rPr>
        <w:t xml:space="preserve"> </w:t>
      </w:r>
      <w:r>
        <w:rPr>
          <w:rFonts w:ascii="Arial Black"/>
          <w:color w:val="333333"/>
          <w:w w:val="90"/>
          <w:sz w:val="17"/>
        </w:rPr>
        <w:t>this</w:t>
      </w:r>
      <w:r>
        <w:rPr>
          <w:rFonts w:ascii="Arial Black"/>
          <w:color w:val="333333"/>
          <w:spacing w:val="-3"/>
          <w:w w:val="90"/>
          <w:sz w:val="17"/>
        </w:rPr>
        <w:t xml:space="preserve"> </w:t>
      </w:r>
      <w:r>
        <w:rPr>
          <w:rFonts w:ascii="Arial Black"/>
          <w:color w:val="333333"/>
          <w:spacing w:val="-2"/>
          <w:w w:val="90"/>
          <w:sz w:val="17"/>
        </w:rPr>
        <w:t>house</w:t>
      </w:r>
    </w:p>
    <w:p w14:paraId="1CCAA656" w14:textId="77777777" w:rsidR="00D62403" w:rsidRDefault="00D62403" w:rsidP="00D62403">
      <w:pPr>
        <w:spacing w:before="66"/>
        <w:ind w:left="187"/>
        <w:rPr>
          <w:rFonts w:ascii="Arial"/>
          <w:i/>
          <w:sz w:val="16"/>
        </w:rPr>
      </w:pPr>
      <w:r>
        <w:rPr>
          <w:rFonts w:ascii="Arial"/>
          <w:i/>
          <w:sz w:val="16"/>
        </w:rPr>
        <w:t>ENUMERATORS:</w:t>
      </w:r>
      <w:r>
        <w:rPr>
          <w:rFonts w:ascii="Arial"/>
          <w:i/>
          <w:spacing w:val="-7"/>
          <w:sz w:val="16"/>
        </w:rPr>
        <w:t xml:space="preserve"> </w:t>
      </w:r>
      <w:r>
        <w:rPr>
          <w:rFonts w:ascii="Arial"/>
          <w:i/>
          <w:sz w:val="16"/>
        </w:rPr>
        <w:t>Only</w:t>
      </w:r>
      <w:r>
        <w:rPr>
          <w:rFonts w:ascii="Arial"/>
          <w:i/>
          <w:spacing w:val="-6"/>
          <w:sz w:val="16"/>
        </w:rPr>
        <w:t xml:space="preserve"> </w:t>
      </w:r>
      <w:r>
        <w:rPr>
          <w:rFonts w:ascii="Arial"/>
          <w:i/>
          <w:sz w:val="16"/>
        </w:rPr>
        <w:t>ask</w:t>
      </w:r>
      <w:r>
        <w:rPr>
          <w:rFonts w:ascii="Arial"/>
          <w:i/>
          <w:spacing w:val="-6"/>
          <w:sz w:val="16"/>
        </w:rPr>
        <w:t xml:space="preserve"> </w:t>
      </w:r>
      <w:r>
        <w:rPr>
          <w:rFonts w:ascii="Arial"/>
          <w:i/>
          <w:sz w:val="16"/>
        </w:rPr>
        <w:t>this</w:t>
      </w:r>
      <w:r>
        <w:rPr>
          <w:rFonts w:ascii="Arial"/>
          <w:i/>
          <w:spacing w:val="-6"/>
          <w:sz w:val="16"/>
        </w:rPr>
        <w:t xml:space="preserve"> </w:t>
      </w:r>
      <w:r>
        <w:rPr>
          <w:rFonts w:ascii="Arial"/>
          <w:i/>
          <w:sz w:val="16"/>
        </w:rPr>
        <w:t>if</w:t>
      </w:r>
      <w:r>
        <w:rPr>
          <w:rFonts w:ascii="Arial"/>
          <w:i/>
          <w:spacing w:val="-6"/>
          <w:sz w:val="16"/>
        </w:rPr>
        <w:t xml:space="preserve"> </w:t>
      </w:r>
      <w:r>
        <w:rPr>
          <w:rFonts w:ascii="Arial"/>
          <w:i/>
          <w:sz w:val="16"/>
        </w:rPr>
        <w:t>you</w:t>
      </w:r>
      <w:r>
        <w:rPr>
          <w:rFonts w:ascii="Arial"/>
          <w:i/>
          <w:spacing w:val="-6"/>
          <w:sz w:val="16"/>
        </w:rPr>
        <w:t xml:space="preserve"> </w:t>
      </w:r>
      <w:r>
        <w:rPr>
          <w:rFonts w:ascii="Arial"/>
          <w:i/>
          <w:sz w:val="16"/>
        </w:rPr>
        <w:t>are</w:t>
      </w:r>
      <w:r>
        <w:rPr>
          <w:rFonts w:ascii="Arial"/>
          <w:i/>
          <w:spacing w:val="-6"/>
          <w:sz w:val="16"/>
        </w:rPr>
        <w:t xml:space="preserve"> </w:t>
      </w:r>
      <w:r>
        <w:rPr>
          <w:rFonts w:ascii="Arial"/>
          <w:i/>
          <w:sz w:val="16"/>
        </w:rPr>
        <w:t>not</w:t>
      </w:r>
      <w:r>
        <w:rPr>
          <w:rFonts w:ascii="Arial"/>
          <w:i/>
          <w:spacing w:val="-6"/>
          <w:sz w:val="16"/>
        </w:rPr>
        <w:t xml:space="preserve"> </w:t>
      </w:r>
      <w:r>
        <w:rPr>
          <w:rFonts w:ascii="Arial"/>
          <w:i/>
          <w:sz w:val="16"/>
        </w:rPr>
        <w:t>sure</w:t>
      </w:r>
      <w:r>
        <w:rPr>
          <w:rFonts w:ascii="Arial"/>
          <w:i/>
          <w:spacing w:val="-6"/>
          <w:sz w:val="16"/>
        </w:rPr>
        <w:t xml:space="preserve"> </w:t>
      </w:r>
      <w:r>
        <w:rPr>
          <w:rFonts w:ascii="Arial"/>
          <w:i/>
          <w:sz w:val="16"/>
        </w:rPr>
        <w:t>after</w:t>
      </w:r>
      <w:r>
        <w:rPr>
          <w:rFonts w:ascii="Arial"/>
          <w:i/>
          <w:spacing w:val="-6"/>
          <w:sz w:val="16"/>
        </w:rPr>
        <w:t xml:space="preserve"> </w:t>
      </w:r>
      <w:r>
        <w:rPr>
          <w:rFonts w:ascii="Arial"/>
          <w:i/>
          <w:sz w:val="16"/>
        </w:rPr>
        <w:t>observing</w:t>
      </w:r>
      <w:r>
        <w:rPr>
          <w:rFonts w:ascii="Arial"/>
          <w:i/>
          <w:spacing w:val="-6"/>
          <w:sz w:val="16"/>
        </w:rPr>
        <w:t xml:space="preserve"> </w:t>
      </w:r>
      <w:r>
        <w:rPr>
          <w:rFonts w:ascii="Arial"/>
          <w:i/>
          <w:sz w:val="16"/>
        </w:rPr>
        <w:t>the</w:t>
      </w:r>
      <w:r>
        <w:rPr>
          <w:rFonts w:ascii="Arial"/>
          <w:i/>
          <w:spacing w:val="-6"/>
          <w:sz w:val="16"/>
        </w:rPr>
        <w:t xml:space="preserve"> </w:t>
      </w:r>
      <w:r>
        <w:rPr>
          <w:rFonts w:ascii="Arial"/>
          <w:i/>
          <w:sz w:val="16"/>
        </w:rPr>
        <w:t>floor</w:t>
      </w:r>
      <w:r>
        <w:rPr>
          <w:rFonts w:ascii="Arial"/>
          <w:i/>
          <w:spacing w:val="-6"/>
          <w:sz w:val="16"/>
        </w:rPr>
        <w:t xml:space="preserve"> </w:t>
      </w:r>
      <w:r>
        <w:rPr>
          <w:rFonts w:ascii="Arial"/>
          <w:i/>
          <w:spacing w:val="-2"/>
          <w:sz w:val="16"/>
        </w:rPr>
        <w:t>yourself</w:t>
      </w:r>
    </w:p>
    <w:p w14:paraId="255BE95E" w14:textId="77777777" w:rsidR="00D62403" w:rsidRDefault="00D62403" w:rsidP="00D62403">
      <w:pPr>
        <w:spacing w:before="107" w:line="348" w:lineRule="auto"/>
        <w:ind w:left="384" w:right="8531"/>
        <w:rPr>
          <w:rFonts w:ascii="Arial MT"/>
          <w:sz w:val="17"/>
        </w:rPr>
      </w:pPr>
      <w:r>
        <w:rPr>
          <w:noProof/>
          <w:position w:val="-6"/>
        </w:rPr>
        <w:drawing>
          <wp:inline distT="0" distB="0" distL="0" distR="0" wp14:anchorId="1DC47F7D" wp14:editId="165BB1E2">
            <wp:extent cx="179218" cy="179218"/>
            <wp:effectExtent l="0" t="0" r="0" b="0"/>
            <wp:docPr id="153" name="Pictur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85" cstate="print"/>
                    <a:stretch>
                      <a:fillRect/>
                    </a:stretch>
                  </pic:blipFill>
                  <pic:spPr>
                    <a:xfrm>
                      <a:off x="0" y="0"/>
                      <a:ext cx="179218" cy="179218"/>
                    </a:xfrm>
                    <a:prstGeom prst="rect">
                      <a:avLst/>
                    </a:prstGeom>
                  </pic:spPr>
                </pic:pic>
              </a:graphicData>
            </a:graphic>
          </wp:inline>
        </w:drawing>
      </w:r>
      <w:r>
        <w:rPr>
          <w:rFonts w:ascii="Times New Roman"/>
          <w:spacing w:val="40"/>
          <w:w w:val="105"/>
          <w:sz w:val="20"/>
        </w:rPr>
        <w:t xml:space="preserve"> </w:t>
      </w:r>
      <w:r>
        <w:rPr>
          <w:rFonts w:ascii="Arial MT"/>
          <w:color w:val="333333"/>
          <w:w w:val="105"/>
          <w:sz w:val="17"/>
        </w:rPr>
        <w:t xml:space="preserve">Earth/sand </w:t>
      </w:r>
      <w:r>
        <w:rPr>
          <w:rFonts w:ascii="Arial MT"/>
          <w:noProof/>
          <w:color w:val="333333"/>
          <w:position w:val="-6"/>
          <w:sz w:val="17"/>
        </w:rPr>
        <w:drawing>
          <wp:inline distT="0" distB="0" distL="0" distR="0" wp14:anchorId="56C3EBEA" wp14:editId="353E4E6B">
            <wp:extent cx="179218" cy="179218"/>
            <wp:effectExtent l="0" t="0" r="0" b="0"/>
            <wp:docPr id="154" name="Pictur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86"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Dung</w:t>
      </w:r>
    </w:p>
    <w:p w14:paraId="5214707F" w14:textId="77777777" w:rsidR="00D62403" w:rsidRDefault="00D62403" w:rsidP="00D62403">
      <w:pPr>
        <w:spacing w:line="348" w:lineRule="auto"/>
        <w:ind w:left="384" w:right="8279"/>
        <w:rPr>
          <w:rFonts w:ascii="Arial MT"/>
          <w:sz w:val="17"/>
        </w:rPr>
      </w:pPr>
      <w:r>
        <w:rPr>
          <w:noProof/>
          <w:position w:val="-6"/>
        </w:rPr>
        <w:drawing>
          <wp:inline distT="0" distB="0" distL="0" distR="0" wp14:anchorId="3253339E" wp14:editId="3CEFF895">
            <wp:extent cx="179218" cy="179218"/>
            <wp:effectExtent l="0" t="0" r="0" b="0"/>
            <wp:docPr id="155" name="Pictur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87" cstate="print"/>
                    <a:stretch>
                      <a:fillRect/>
                    </a:stretch>
                  </pic:blipFill>
                  <pic:spPr>
                    <a:xfrm>
                      <a:off x="0" y="0"/>
                      <a:ext cx="179218" cy="179218"/>
                    </a:xfrm>
                    <a:prstGeom prst="rect">
                      <a:avLst/>
                    </a:prstGeom>
                  </pic:spPr>
                </pic:pic>
              </a:graphicData>
            </a:graphic>
          </wp:inline>
        </w:drawing>
      </w:r>
      <w:r>
        <w:rPr>
          <w:rFonts w:ascii="Times New Roman"/>
          <w:spacing w:val="80"/>
          <w:w w:val="105"/>
          <w:sz w:val="20"/>
        </w:rPr>
        <w:t xml:space="preserve"> </w:t>
      </w:r>
      <w:r>
        <w:rPr>
          <w:rFonts w:ascii="Arial MT"/>
          <w:color w:val="333333"/>
          <w:w w:val="105"/>
          <w:sz w:val="17"/>
        </w:rPr>
        <w:t xml:space="preserve">Wood planks </w:t>
      </w:r>
      <w:r>
        <w:rPr>
          <w:rFonts w:ascii="Arial MT"/>
          <w:noProof/>
          <w:color w:val="333333"/>
          <w:position w:val="-6"/>
          <w:sz w:val="17"/>
        </w:rPr>
        <w:drawing>
          <wp:inline distT="0" distB="0" distL="0" distR="0" wp14:anchorId="5D205135" wp14:editId="3BD8395E">
            <wp:extent cx="179218" cy="179218"/>
            <wp:effectExtent l="0" t="0" r="0" b="0"/>
            <wp:docPr id="156" name="Pictur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88"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Palm/bamboo</w:t>
      </w:r>
    </w:p>
    <w:p w14:paraId="752C9E90" w14:textId="77777777" w:rsidR="00D62403" w:rsidRDefault="00D62403" w:rsidP="00D62403">
      <w:pPr>
        <w:spacing w:line="348" w:lineRule="auto"/>
        <w:ind w:left="384" w:right="7461"/>
        <w:rPr>
          <w:rFonts w:ascii="Arial MT"/>
          <w:sz w:val="17"/>
        </w:rPr>
      </w:pPr>
      <w:r>
        <w:rPr>
          <w:noProof/>
          <w:position w:val="-6"/>
        </w:rPr>
        <w:drawing>
          <wp:inline distT="0" distB="0" distL="0" distR="0" wp14:anchorId="711DA030" wp14:editId="189757DD">
            <wp:extent cx="179218" cy="179218"/>
            <wp:effectExtent l="0" t="0" r="0" b="0"/>
            <wp:docPr id="157" name="Pictur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89" cstate="print"/>
                    <a:stretch>
                      <a:fillRect/>
                    </a:stretch>
                  </pic:blipFill>
                  <pic:spPr>
                    <a:xfrm>
                      <a:off x="0" y="0"/>
                      <a:ext cx="179218" cy="179218"/>
                    </a:xfrm>
                    <a:prstGeom prst="rect">
                      <a:avLst/>
                    </a:prstGeom>
                  </pic:spPr>
                </pic:pic>
              </a:graphicData>
            </a:graphic>
          </wp:inline>
        </w:drawing>
      </w:r>
      <w:r>
        <w:rPr>
          <w:rFonts w:ascii="Times New Roman"/>
          <w:spacing w:val="80"/>
          <w:w w:val="105"/>
          <w:sz w:val="20"/>
        </w:rPr>
        <w:t xml:space="preserve"> </w:t>
      </w:r>
      <w:r>
        <w:rPr>
          <w:rFonts w:ascii="Arial MT"/>
          <w:color w:val="333333"/>
          <w:w w:val="105"/>
          <w:sz w:val="17"/>
        </w:rPr>
        <w:t>Parquet</w:t>
      </w:r>
      <w:r>
        <w:rPr>
          <w:rFonts w:ascii="Arial MT"/>
          <w:color w:val="333333"/>
          <w:spacing w:val="-7"/>
          <w:w w:val="105"/>
          <w:sz w:val="17"/>
        </w:rPr>
        <w:t xml:space="preserve"> </w:t>
      </w:r>
      <w:r>
        <w:rPr>
          <w:rFonts w:ascii="Arial MT"/>
          <w:color w:val="333333"/>
          <w:w w:val="105"/>
          <w:sz w:val="17"/>
        </w:rPr>
        <w:t>or</w:t>
      </w:r>
      <w:r>
        <w:rPr>
          <w:rFonts w:ascii="Arial MT"/>
          <w:color w:val="333333"/>
          <w:spacing w:val="-7"/>
          <w:w w:val="105"/>
          <w:sz w:val="17"/>
        </w:rPr>
        <w:t xml:space="preserve"> </w:t>
      </w:r>
      <w:r>
        <w:rPr>
          <w:rFonts w:ascii="Arial MT"/>
          <w:color w:val="333333"/>
          <w:w w:val="105"/>
          <w:sz w:val="17"/>
        </w:rPr>
        <w:t>polished</w:t>
      </w:r>
      <w:r>
        <w:rPr>
          <w:rFonts w:ascii="Arial MT"/>
          <w:color w:val="333333"/>
          <w:spacing w:val="-7"/>
          <w:w w:val="105"/>
          <w:sz w:val="17"/>
        </w:rPr>
        <w:t xml:space="preserve"> </w:t>
      </w:r>
      <w:r>
        <w:rPr>
          <w:rFonts w:ascii="Arial MT"/>
          <w:color w:val="333333"/>
          <w:w w:val="105"/>
          <w:sz w:val="17"/>
        </w:rPr>
        <w:t xml:space="preserve">wood </w:t>
      </w:r>
      <w:r>
        <w:rPr>
          <w:rFonts w:ascii="Arial MT"/>
          <w:noProof/>
          <w:color w:val="333333"/>
          <w:position w:val="-6"/>
          <w:sz w:val="17"/>
        </w:rPr>
        <w:drawing>
          <wp:inline distT="0" distB="0" distL="0" distR="0" wp14:anchorId="011267AC" wp14:editId="3A1FCF4E">
            <wp:extent cx="179218" cy="179218"/>
            <wp:effectExtent l="0" t="0" r="0" b="0"/>
            <wp:docPr id="158" name="Pictur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90"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Vinyl or asphalt strips</w:t>
      </w:r>
    </w:p>
    <w:p w14:paraId="4BCBDFC4" w14:textId="77777777" w:rsidR="00D62403" w:rsidRDefault="00D62403" w:rsidP="00D62403">
      <w:pPr>
        <w:spacing w:line="348" w:lineRule="auto"/>
        <w:ind w:left="384" w:right="8279"/>
        <w:rPr>
          <w:rFonts w:ascii="Arial MT"/>
          <w:sz w:val="17"/>
        </w:rPr>
      </w:pPr>
      <w:r>
        <w:rPr>
          <w:noProof/>
          <w:position w:val="-6"/>
        </w:rPr>
        <w:drawing>
          <wp:inline distT="0" distB="0" distL="0" distR="0" wp14:anchorId="7160C86A" wp14:editId="28F57116">
            <wp:extent cx="179218" cy="179218"/>
            <wp:effectExtent l="0" t="0" r="0" b="0"/>
            <wp:docPr id="159" name="Pictur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91" cstate="print"/>
                    <a:stretch>
                      <a:fillRect/>
                    </a:stretch>
                  </pic:blipFill>
                  <pic:spPr>
                    <a:xfrm>
                      <a:off x="0" y="0"/>
                      <a:ext cx="179218" cy="179218"/>
                    </a:xfrm>
                    <a:prstGeom prst="rect">
                      <a:avLst/>
                    </a:prstGeom>
                  </pic:spPr>
                </pic:pic>
              </a:graphicData>
            </a:graphic>
          </wp:inline>
        </w:drawing>
      </w:r>
      <w:r>
        <w:rPr>
          <w:rFonts w:ascii="Times New Roman"/>
          <w:spacing w:val="40"/>
          <w:w w:val="105"/>
          <w:sz w:val="20"/>
        </w:rPr>
        <w:t xml:space="preserve"> </w:t>
      </w:r>
      <w:r>
        <w:rPr>
          <w:rFonts w:ascii="Arial MT"/>
          <w:color w:val="333333"/>
          <w:w w:val="105"/>
          <w:sz w:val="17"/>
        </w:rPr>
        <w:t>Ceramic</w:t>
      </w:r>
      <w:r>
        <w:rPr>
          <w:rFonts w:ascii="Arial MT"/>
          <w:color w:val="333333"/>
          <w:spacing w:val="-12"/>
          <w:w w:val="105"/>
          <w:sz w:val="17"/>
        </w:rPr>
        <w:t xml:space="preserve"> </w:t>
      </w:r>
      <w:r>
        <w:rPr>
          <w:rFonts w:ascii="Arial MT"/>
          <w:color w:val="333333"/>
          <w:w w:val="105"/>
          <w:sz w:val="17"/>
        </w:rPr>
        <w:t xml:space="preserve">tiles </w:t>
      </w:r>
      <w:r>
        <w:rPr>
          <w:rFonts w:ascii="Arial MT"/>
          <w:noProof/>
          <w:color w:val="333333"/>
          <w:position w:val="-6"/>
          <w:sz w:val="17"/>
        </w:rPr>
        <w:drawing>
          <wp:inline distT="0" distB="0" distL="0" distR="0" wp14:anchorId="6B002617" wp14:editId="7FC23D08">
            <wp:extent cx="179218" cy="179218"/>
            <wp:effectExtent l="0" t="0" r="0" b="0"/>
            <wp:docPr id="160" name="Pictur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92"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Cement</w:t>
      </w:r>
    </w:p>
    <w:p w14:paraId="675439F1" w14:textId="77777777" w:rsidR="00D62403" w:rsidRDefault="00D62403" w:rsidP="00D62403">
      <w:pPr>
        <w:ind w:left="384"/>
        <w:rPr>
          <w:rFonts w:ascii="Arial MT"/>
          <w:sz w:val="17"/>
        </w:rPr>
      </w:pPr>
      <w:r>
        <w:rPr>
          <w:noProof/>
          <w:position w:val="-6"/>
        </w:rPr>
        <w:drawing>
          <wp:inline distT="0" distB="0" distL="0" distR="0" wp14:anchorId="59AC65B3" wp14:editId="45C65F5D">
            <wp:extent cx="179218" cy="179218"/>
            <wp:effectExtent l="0" t="0" r="0" b="0"/>
            <wp:docPr id="161" name="Pictur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93" cstate="print"/>
                    <a:stretch>
                      <a:fillRect/>
                    </a:stretch>
                  </pic:blipFill>
                  <pic:spPr>
                    <a:xfrm>
                      <a:off x="0" y="0"/>
                      <a:ext cx="179218" cy="179218"/>
                    </a:xfrm>
                    <a:prstGeom prst="rect">
                      <a:avLst/>
                    </a:prstGeom>
                  </pic:spPr>
                </pic:pic>
              </a:graphicData>
            </a:graphic>
          </wp:inline>
        </w:drawing>
      </w:r>
      <w:r>
        <w:rPr>
          <w:rFonts w:ascii="Times New Roman"/>
          <w:spacing w:val="40"/>
          <w:w w:val="105"/>
          <w:sz w:val="20"/>
        </w:rPr>
        <w:t xml:space="preserve"> </w:t>
      </w:r>
      <w:r>
        <w:rPr>
          <w:rFonts w:ascii="Arial MT"/>
          <w:color w:val="333333"/>
          <w:w w:val="105"/>
          <w:sz w:val="17"/>
        </w:rPr>
        <w:t>Carpet</w:t>
      </w:r>
    </w:p>
    <w:p w14:paraId="253FC74B" w14:textId="77777777" w:rsidR="00D62403" w:rsidRDefault="00D62403" w:rsidP="00D62403">
      <w:pPr>
        <w:spacing w:before="127"/>
        <w:ind w:left="384"/>
        <w:rPr>
          <w:rFonts w:ascii="Arial MT"/>
          <w:sz w:val="17"/>
        </w:rPr>
      </w:pPr>
      <w:r>
        <w:rPr>
          <w:noProof/>
          <w:position w:val="-6"/>
        </w:rPr>
        <w:drawing>
          <wp:inline distT="0" distB="0" distL="0" distR="0" wp14:anchorId="66455CBB" wp14:editId="0E036BFF">
            <wp:extent cx="179218" cy="179218"/>
            <wp:effectExtent l="0" t="0" r="0" b="0"/>
            <wp:docPr id="162" name="Pictur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94" cstate="print"/>
                    <a:stretch>
                      <a:fillRect/>
                    </a:stretch>
                  </pic:blipFill>
                  <pic:spPr>
                    <a:xfrm>
                      <a:off x="0" y="0"/>
                      <a:ext cx="179218" cy="179218"/>
                    </a:xfrm>
                    <a:prstGeom prst="rect">
                      <a:avLst/>
                    </a:prstGeom>
                  </pic:spPr>
                </pic:pic>
              </a:graphicData>
            </a:graphic>
          </wp:inline>
        </w:drawing>
      </w:r>
      <w:r>
        <w:rPr>
          <w:rFonts w:ascii="Times New Roman"/>
          <w:spacing w:val="80"/>
          <w:w w:val="105"/>
          <w:sz w:val="20"/>
        </w:rPr>
        <w:t xml:space="preserve"> </w:t>
      </w:r>
      <w:r>
        <w:rPr>
          <w:rFonts w:ascii="Arial MT"/>
          <w:color w:val="333333"/>
          <w:w w:val="105"/>
          <w:sz w:val="17"/>
        </w:rPr>
        <w:t>Other (specify)</w:t>
      </w:r>
    </w:p>
    <w:p w14:paraId="1ACD3B93" w14:textId="77777777" w:rsidR="00D62403" w:rsidRDefault="00D62403" w:rsidP="00D62403">
      <w:pPr>
        <w:pStyle w:val="BodyText"/>
        <w:spacing w:before="83"/>
        <w:rPr>
          <w:rFonts w:ascii="Arial MT"/>
          <w:sz w:val="17"/>
        </w:rPr>
      </w:pPr>
    </w:p>
    <w:p w14:paraId="4E733A23" w14:textId="77777777" w:rsidR="00D62403" w:rsidRDefault="00D62403" w:rsidP="00D62403">
      <w:pPr>
        <w:ind w:left="187" w:right="305"/>
        <w:rPr>
          <w:rFonts w:ascii="Arial Black"/>
          <w:sz w:val="17"/>
        </w:rPr>
      </w:pPr>
      <w:r>
        <w:rPr>
          <w:rFonts w:ascii="Arial Black"/>
          <w:color w:val="333333"/>
          <w:w w:val="90"/>
          <w:sz w:val="17"/>
        </w:rPr>
        <w:t>The</w:t>
      </w:r>
      <w:r>
        <w:rPr>
          <w:rFonts w:ascii="Arial Black"/>
          <w:color w:val="333333"/>
          <w:spacing w:val="-1"/>
          <w:w w:val="90"/>
          <w:sz w:val="17"/>
        </w:rPr>
        <w:t xml:space="preserve"> </w:t>
      </w:r>
      <w:r>
        <w:rPr>
          <w:rFonts w:ascii="Arial Black"/>
          <w:color w:val="333333"/>
          <w:w w:val="90"/>
          <w:sz w:val="17"/>
        </w:rPr>
        <w:t>team</w:t>
      </w:r>
      <w:r>
        <w:rPr>
          <w:rFonts w:ascii="Arial Black"/>
          <w:color w:val="333333"/>
          <w:spacing w:val="-1"/>
          <w:w w:val="90"/>
          <w:sz w:val="17"/>
        </w:rPr>
        <w:t xml:space="preserve"> </w:t>
      </w:r>
      <w:r>
        <w:rPr>
          <w:rFonts w:ascii="Arial Black"/>
          <w:color w:val="333333"/>
          <w:w w:val="90"/>
          <w:sz w:val="17"/>
        </w:rPr>
        <w:t>may</w:t>
      </w:r>
      <w:r>
        <w:rPr>
          <w:rFonts w:ascii="Arial Black"/>
          <w:color w:val="333333"/>
          <w:spacing w:val="-1"/>
          <w:w w:val="90"/>
          <w:sz w:val="17"/>
        </w:rPr>
        <w:t xml:space="preserve"> </w:t>
      </w:r>
      <w:r>
        <w:rPr>
          <w:rFonts w:ascii="Arial Black"/>
          <w:color w:val="333333"/>
          <w:w w:val="90"/>
          <w:sz w:val="17"/>
        </w:rPr>
        <w:t>contact</w:t>
      </w:r>
      <w:r>
        <w:rPr>
          <w:rFonts w:ascii="Arial Black"/>
          <w:color w:val="333333"/>
          <w:spacing w:val="-1"/>
          <w:w w:val="90"/>
          <w:sz w:val="17"/>
        </w:rPr>
        <w:t xml:space="preserve"> </w:t>
      </w:r>
      <w:r>
        <w:rPr>
          <w:rFonts w:ascii="Arial Black"/>
          <w:color w:val="333333"/>
          <w:w w:val="90"/>
          <w:sz w:val="17"/>
        </w:rPr>
        <w:t>you</w:t>
      </w:r>
      <w:r>
        <w:rPr>
          <w:rFonts w:ascii="Arial Black"/>
          <w:color w:val="333333"/>
          <w:spacing w:val="-1"/>
          <w:w w:val="90"/>
          <w:sz w:val="17"/>
        </w:rPr>
        <w:t xml:space="preserve"> </w:t>
      </w:r>
      <w:r>
        <w:rPr>
          <w:rFonts w:ascii="Arial Black"/>
          <w:color w:val="333333"/>
          <w:w w:val="90"/>
          <w:sz w:val="17"/>
        </w:rPr>
        <w:t>in</w:t>
      </w:r>
      <w:r>
        <w:rPr>
          <w:rFonts w:ascii="Arial Black"/>
          <w:color w:val="333333"/>
          <w:spacing w:val="-1"/>
          <w:w w:val="90"/>
          <w:sz w:val="17"/>
        </w:rPr>
        <w:t xml:space="preserve"> </w:t>
      </w:r>
      <w:r>
        <w:rPr>
          <w:rFonts w:ascii="Arial Black"/>
          <w:color w:val="333333"/>
          <w:w w:val="90"/>
          <w:sz w:val="17"/>
        </w:rPr>
        <w:t>the</w:t>
      </w:r>
      <w:r>
        <w:rPr>
          <w:rFonts w:ascii="Arial Black"/>
          <w:color w:val="333333"/>
          <w:spacing w:val="-1"/>
          <w:w w:val="90"/>
          <w:sz w:val="17"/>
        </w:rPr>
        <w:t xml:space="preserve"> </w:t>
      </w:r>
      <w:r>
        <w:rPr>
          <w:rFonts w:ascii="Arial Black"/>
          <w:color w:val="333333"/>
          <w:w w:val="90"/>
          <w:sz w:val="17"/>
        </w:rPr>
        <w:t>coming</w:t>
      </w:r>
      <w:r>
        <w:rPr>
          <w:rFonts w:ascii="Arial Black"/>
          <w:color w:val="333333"/>
          <w:spacing w:val="-1"/>
          <w:w w:val="90"/>
          <w:sz w:val="17"/>
        </w:rPr>
        <w:t xml:space="preserve"> </w:t>
      </w:r>
      <w:r>
        <w:rPr>
          <w:rFonts w:ascii="Arial Black"/>
          <w:color w:val="333333"/>
          <w:w w:val="90"/>
          <w:sz w:val="17"/>
        </w:rPr>
        <w:t>days,</w:t>
      </w:r>
      <w:r>
        <w:rPr>
          <w:rFonts w:ascii="Arial Black"/>
          <w:color w:val="333333"/>
          <w:spacing w:val="-1"/>
          <w:w w:val="90"/>
          <w:sz w:val="17"/>
        </w:rPr>
        <w:t xml:space="preserve"> </w:t>
      </w:r>
      <w:r>
        <w:rPr>
          <w:rFonts w:ascii="Arial Black"/>
          <w:color w:val="333333"/>
          <w:w w:val="90"/>
          <w:sz w:val="17"/>
        </w:rPr>
        <w:t>what</w:t>
      </w:r>
      <w:r>
        <w:rPr>
          <w:rFonts w:ascii="Arial Black"/>
          <w:color w:val="333333"/>
          <w:spacing w:val="-1"/>
          <w:w w:val="90"/>
          <w:sz w:val="17"/>
        </w:rPr>
        <w:t xml:space="preserve"> </w:t>
      </w:r>
      <w:r>
        <w:rPr>
          <w:rFonts w:ascii="Arial Black"/>
          <w:color w:val="333333"/>
          <w:w w:val="90"/>
          <w:sz w:val="17"/>
        </w:rPr>
        <w:t>time(s)</w:t>
      </w:r>
      <w:r>
        <w:rPr>
          <w:rFonts w:ascii="Arial Black"/>
          <w:color w:val="333333"/>
          <w:spacing w:val="-1"/>
          <w:w w:val="90"/>
          <w:sz w:val="17"/>
        </w:rPr>
        <w:t xml:space="preserve"> </w:t>
      </w:r>
      <w:r>
        <w:rPr>
          <w:rFonts w:ascii="Arial Black"/>
          <w:color w:val="333333"/>
          <w:w w:val="90"/>
          <w:sz w:val="17"/>
        </w:rPr>
        <w:t>of</w:t>
      </w:r>
      <w:r>
        <w:rPr>
          <w:rFonts w:ascii="Arial Black"/>
          <w:color w:val="333333"/>
          <w:spacing w:val="-1"/>
          <w:w w:val="90"/>
          <w:sz w:val="17"/>
        </w:rPr>
        <w:t xml:space="preserve"> </w:t>
      </w:r>
      <w:r>
        <w:rPr>
          <w:rFonts w:ascii="Arial Black"/>
          <w:color w:val="333333"/>
          <w:w w:val="90"/>
          <w:sz w:val="17"/>
        </w:rPr>
        <w:t>the</w:t>
      </w:r>
      <w:r>
        <w:rPr>
          <w:rFonts w:ascii="Arial Black"/>
          <w:color w:val="333333"/>
          <w:spacing w:val="-1"/>
          <w:w w:val="90"/>
          <w:sz w:val="17"/>
        </w:rPr>
        <w:t xml:space="preserve"> </w:t>
      </w:r>
      <w:r>
        <w:rPr>
          <w:rFonts w:ascii="Arial Black"/>
          <w:color w:val="333333"/>
          <w:w w:val="90"/>
          <w:sz w:val="17"/>
        </w:rPr>
        <w:t>day</w:t>
      </w:r>
      <w:r>
        <w:rPr>
          <w:rFonts w:ascii="Arial Black"/>
          <w:color w:val="333333"/>
          <w:spacing w:val="-1"/>
          <w:w w:val="90"/>
          <w:sz w:val="17"/>
        </w:rPr>
        <w:t xml:space="preserve"> </w:t>
      </w:r>
      <w:r>
        <w:rPr>
          <w:rFonts w:ascii="Arial Black"/>
          <w:color w:val="333333"/>
          <w:w w:val="90"/>
          <w:sz w:val="17"/>
        </w:rPr>
        <w:t>would</w:t>
      </w:r>
      <w:r>
        <w:rPr>
          <w:rFonts w:ascii="Arial Black"/>
          <w:color w:val="333333"/>
          <w:spacing w:val="-1"/>
          <w:w w:val="90"/>
          <w:sz w:val="17"/>
        </w:rPr>
        <w:t xml:space="preserve"> </w:t>
      </w:r>
      <w:r>
        <w:rPr>
          <w:rFonts w:ascii="Arial Black"/>
          <w:color w:val="333333"/>
          <w:w w:val="90"/>
          <w:sz w:val="17"/>
        </w:rPr>
        <w:t>be</w:t>
      </w:r>
      <w:r>
        <w:rPr>
          <w:rFonts w:ascii="Arial Black"/>
          <w:color w:val="333333"/>
          <w:spacing w:val="-1"/>
          <w:w w:val="90"/>
          <w:sz w:val="17"/>
        </w:rPr>
        <w:t xml:space="preserve"> </w:t>
      </w:r>
      <w:r>
        <w:rPr>
          <w:rFonts w:ascii="Arial Black"/>
          <w:color w:val="333333"/>
          <w:w w:val="90"/>
          <w:sz w:val="17"/>
        </w:rPr>
        <w:t>convenient</w:t>
      </w:r>
      <w:r>
        <w:rPr>
          <w:rFonts w:ascii="Arial Black"/>
          <w:color w:val="333333"/>
          <w:spacing w:val="-1"/>
          <w:w w:val="90"/>
          <w:sz w:val="17"/>
        </w:rPr>
        <w:t xml:space="preserve"> </w:t>
      </w:r>
      <w:r>
        <w:rPr>
          <w:rFonts w:ascii="Arial Black"/>
          <w:color w:val="333333"/>
          <w:w w:val="90"/>
          <w:sz w:val="17"/>
        </w:rPr>
        <w:t>for</w:t>
      </w:r>
      <w:r>
        <w:rPr>
          <w:rFonts w:ascii="Arial Black"/>
          <w:color w:val="333333"/>
          <w:spacing w:val="-1"/>
          <w:w w:val="90"/>
          <w:sz w:val="17"/>
        </w:rPr>
        <w:t xml:space="preserve"> </w:t>
      </w:r>
      <w:r>
        <w:rPr>
          <w:rFonts w:ascii="Arial Black"/>
          <w:color w:val="333333"/>
          <w:w w:val="90"/>
          <w:sz w:val="17"/>
        </w:rPr>
        <w:t>us</w:t>
      </w:r>
      <w:r>
        <w:rPr>
          <w:rFonts w:ascii="Arial Black"/>
          <w:color w:val="333333"/>
          <w:spacing w:val="-1"/>
          <w:w w:val="90"/>
          <w:sz w:val="17"/>
        </w:rPr>
        <w:t xml:space="preserve"> </w:t>
      </w:r>
      <w:r>
        <w:rPr>
          <w:rFonts w:ascii="Arial Black"/>
          <w:color w:val="333333"/>
          <w:w w:val="90"/>
          <w:sz w:val="17"/>
        </w:rPr>
        <w:t>to</w:t>
      </w:r>
      <w:r>
        <w:rPr>
          <w:rFonts w:ascii="Arial Black"/>
          <w:color w:val="333333"/>
          <w:spacing w:val="-1"/>
          <w:w w:val="90"/>
          <w:sz w:val="17"/>
        </w:rPr>
        <w:t xml:space="preserve"> </w:t>
      </w:r>
      <w:r>
        <w:rPr>
          <w:rFonts w:ascii="Arial Black"/>
          <w:color w:val="333333"/>
          <w:w w:val="90"/>
          <w:sz w:val="17"/>
        </w:rPr>
        <w:t>visit</w:t>
      </w:r>
      <w:r>
        <w:rPr>
          <w:rFonts w:ascii="Arial Black"/>
          <w:color w:val="333333"/>
          <w:spacing w:val="-1"/>
          <w:w w:val="90"/>
          <w:sz w:val="17"/>
        </w:rPr>
        <w:t xml:space="preserve"> </w:t>
      </w:r>
      <w:r>
        <w:rPr>
          <w:rFonts w:ascii="Arial Black"/>
          <w:color w:val="333333"/>
          <w:w w:val="90"/>
          <w:sz w:val="17"/>
        </w:rPr>
        <w:t>or</w:t>
      </w:r>
      <w:r>
        <w:rPr>
          <w:rFonts w:ascii="Arial Black"/>
          <w:color w:val="333333"/>
          <w:spacing w:val="-1"/>
          <w:w w:val="90"/>
          <w:sz w:val="17"/>
        </w:rPr>
        <w:t xml:space="preserve"> </w:t>
      </w:r>
      <w:r>
        <w:rPr>
          <w:rFonts w:ascii="Arial Black"/>
          <w:color w:val="333333"/>
          <w:w w:val="90"/>
          <w:sz w:val="17"/>
        </w:rPr>
        <w:t xml:space="preserve">contact </w:t>
      </w:r>
      <w:r>
        <w:rPr>
          <w:rFonts w:ascii="Arial Black"/>
          <w:color w:val="333333"/>
          <w:sz w:val="17"/>
        </w:rPr>
        <w:t>you by phone?</w:t>
      </w:r>
    </w:p>
    <w:p w14:paraId="358A3259" w14:textId="77777777" w:rsidR="00D62403" w:rsidRDefault="00D62403" w:rsidP="00D62403">
      <w:pPr>
        <w:spacing w:before="66"/>
        <w:ind w:left="187"/>
        <w:rPr>
          <w:rFonts w:ascii="Arial"/>
          <w:i/>
          <w:sz w:val="16"/>
        </w:rPr>
      </w:pPr>
      <w:r>
        <w:rPr>
          <w:rFonts w:ascii="Arial"/>
          <w:i/>
          <w:w w:val="105"/>
          <w:sz w:val="16"/>
        </w:rPr>
        <w:t>Ask</w:t>
      </w:r>
      <w:r>
        <w:rPr>
          <w:rFonts w:ascii="Arial"/>
          <w:i/>
          <w:spacing w:val="-11"/>
          <w:w w:val="105"/>
          <w:sz w:val="16"/>
        </w:rPr>
        <w:t xml:space="preserve"> </w:t>
      </w:r>
      <w:r>
        <w:rPr>
          <w:rFonts w:ascii="Arial"/>
          <w:i/>
          <w:w w:val="105"/>
          <w:sz w:val="16"/>
        </w:rPr>
        <w:t>the</w:t>
      </w:r>
      <w:r>
        <w:rPr>
          <w:rFonts w:ascii="Arial"/>
          <w:i/>
          <w:spacing w:val="-10"/>
          <w:w w:val="105"/>
          <w:sz w:val="16"/>
        </w:rPr>
        <w:t xml:space="preserve"> </w:t>
      </w:r>
      <w:r>
        <w:rPr>
          <w:rFonts w:ascii="Arial"/>
          <w:i/>
          <w:w w:val="105"/>
          <w:sz w:val="16"/>
        </w:rPr>
        <w:t>respondent</w:t>
      </w:r>
      <w:r>
        <w:rPr>
          <w:rFonts w:ascii="Arial"/>
          <w:i/>
          <w:spacing w:val="-10"/>
          <w:w w:val="105"/>
          <w:sz w:val="16"/>
        </w:rPr>
        <w:t xml:space="preserve"> </w:t>
      </w:r>
      <w:r>
        <w:rPr>
          <w:rFonts w:ascii="Arial"/>
          <w:i/>
          <w:w w:val="105"/>
          <w:sz w:val="16"/>
        </w:rPr>
        <w:t>to</w:t>
      </w:r>
      <w:r>
        <w:rPr>
          <w:rFonts w:ascii="Arial"/>
          <w:i/>
          <w:spacing w:val="-10"/>
          <w:w w:val="105"/>
          <w:sz w:val="16"/>
        </w:rPr>
        <w:t xml:space="preserve"> </w:t>
      </w:r>
      <w:r>
        <w:rPr>
          <w:rFonts w:ascii="Arial"/>
          <w:i/>
          <w:w w:val="105"/>
          <w:sz w:val="16"/>
        </w:rPr>
        <w:t>provide</w:t>
      </w:r>
      <w:r>
        <w:rPr>
          <w:rFonts w:ascii="Arial"/>
          <w:i/>
          <w:spacing w:val="-10"/>
          <w:w w:val="105"/>
          <w:sz w:val="16"/>
        </w:rPr>
        <w:t xml:space="preserve"> </w:t>
      </w:r>
      <w:r>
        <w:rPr>
          <w:rFonts w:ascii="Arial"/>
          <w:i/>
          <w:w w:val="105"/>
          <w:sz w:val="16"/>
        </w:rPr>
        <w:t>at</w:t>
      </w:r>
      <w:r>
        <w:rPr>
          <w:rFonts w:ascii="Arial"/>
          <w:i/>
          <w:spacing w:val="-11"/>
          <w:w w:val="105"/>
          <w:sz w:val="16"/>
        </w:rPr>
        <w:t xml:space="preserve"> </w:t>
      </w:r>
      <w:r>
        <w:rPr>
          <w:rFonts w:ascii="Arial"/>
          <w:i/>
          <w:w w:val="105"/>
          <w:sz w:val="16"/>
        </w:rPr>
        <w:t>least</w:t>
      </w:r>
      <w:r>
        <w:rPr>
          <w:rFonts w:ascii="Arial"/>
          <w:i/>
          <w:spacing w:val="-10"/>
          <w:w w:val="105"/>
          <w:sz w:val="16"/>
        </w:rPr>
        <w:t xml:space="preserve"> </w:t>
      </w:r>
      <w:r>
        <w:rPr>
          <w:rFonts w:ascii="Arial"/>
          <w:i/>
          <w:w w:val="105"/>
          <w:sz w:val="16"/>
        </w:rPr>
        <w:t>3</w:t>
      </w:r>
      <w:r>
        <w:rPr>
          <w:rFonts w:ascii="Arial"/>
          <w:i/>
          <w:spacing w:val="-10"/>
          <w:w w:val="105"/>
          <w:sz w:val="16"/>
        </w:rPr>
        <w:t xml:space="preserve"> </w:t>
      </w:r>
      <w:r>
        <w:rPr>
          <w:rFonts w:ascii="Arial"/>
          <w:i/>
          <w:w w:val="105"/>
          <w:sz w:val="16"/>
        </w:rPr>
        <w:t>different</w:t>
      </w:r>
      <w:r>
        <w:rPr>
          <w:rFonts w:ascii="Arial"/>
          <w:i/>
          <w:spacing w:val="-10"/>
          <w:w w:val="105"/>
          <w:sz w:val="16"/>
        </w:rPr>
        <w:t xml:space="preserve"> </w:t>
      </w:r>
      <w:r>
        <w:rPr>
          <w:rFonts w:ascii="Arial"/>
          <w:i/>
          <w:w w:val="105"/>
          <w:sz w:val="16"/>
        </w:rPr>
        <w:t>times</w:t>
      </w:r>
      <w:r>
        <w:rPr>
          <w:rFonts w:ascii="Arial"/>
          <w:i/>
          <w:spacing w:val="-10"/>
          <w:w w:val="105"/>
          <w:sz w:val="16"/>
        </w:rPr>
        <w:t xml:space="preserve"> </w:t>
      </w:r>
      <w:r>
        <w:rPr>
          <w:rFonts w:ascii="Arial"/>
          <w:i/>
          <w:w w:val="105"/>
          <w:sz w:val="16"/>
        </w:rPr>
        <w:t>that</w:t>
      </w:r>
      <w:r>
        <w:rPr>
          <w:rFonts w:ascii="Arial"/>
          <w:i/>
          <w:spacing w:val="-10"/>
          <w:w w:val="105"/>
          <w:sz w:val="16"/>
        </w:rPr>
        <w:t xml:space="preserve"> </w:t>
      </w:r>
      <w:r>
        <w:rPr>
          <w:rFonts w:ascii="Arial"/>
          <w:i/>
          <w:w w:val="105"/>
          <w:sz w:val="16"/>
        </w:rPr>
        <w:t>they</w:t>
      </w:r>
      <w:r>
        <w:rPr>
          <w:rFonts w:ascii="Arial"/>
          <w:i/>
          <w:spacing w:val="-11"/>
          <w:w w:val="105"/>
          <w:sz w:val="16"/>
        </w:rPr>
        <w:t xml:space="preserve"> </w:t>
      </w:r>
      <w:r>
        <w:rPr>
          <w:rFonts w:ascii="Arial"/>
          <w:i/>
          <w:w w:val="105"/>
          <w:sz w:val="16"/>
        </w:rPr>
        <w:t>would</w:t>
      </w:r>
      <w:r>
        <w:rPr>
          <w:rFonts w:ascii="Arial"/>
          <w:i/>
          <w:spacing w:val="-10"/>
          <w:w w:val="105"/>
          <w:sz w:val="16"/>
        </w:rPr>
        <w:t xml:space="preserve"> </w:t>
      </w:r>
      <w:r>
        <w:rPr>
          <w:rFonts w:ascii="Arial"/>
          <w:i/>
          <w:w w:val="105"/>
          <w:sz w:val="16"/>
        </w:rPr>
        <w:t>be</w:t>
      </w:r>
      <w:r>
        <w:rPr>
          <w:rFonts w:ascii="Arial"/>
          <w:i/>
          <w:spacing w:val="-10"/>
          <w:w w:val="105"/>
          <w:sz w:val="16"/>
        </w:rPr>
        <w:t xml:space="preserve"> </w:t>
      </w:r>
      <w:r>
        <w:rPr>
          <w:rFonts w:ascii="Arial"/>
          <w:i/>
          <w:spacing w:val="-2"/>
          <w:w w:val="105"/>
          <w:sz w:val="16"/>
        </w:rPr>
        <w:t>available</w:t>
      </w:r>
    </w:p>
    <w:p w14:paraId="11BA4DD0" w14:textId="77777777" w:rsidR="00D62403" w:rsidRDefault="00D62403" w:rsidP="00D62403">
      <w:pPr>
        <w:spacing w:before="107" w:line="348" w:lineRule="auto"/>
        <w:ind w:left="384" w:right="8531"/>
        <w:rPr>
          <w:rFonts w:ascii="Arial MT"/>
          <w:sz w:val="17"/>
        </w:rPr>
      </w:pPr>
      <w:r>
        <w:rPr>
          <w:noProof/>
          <w:position w:val="-6"/>
        </w:rPr>
        <w:drawing>
          <wp:inline distT="0" distB="0" distL="0" distR="0" wp14:anchorId="3452C4FE" wp14:editId="665C1651">
            <wp:extent cx="179218" cy="179218"/>
            <wp:effectExtent l="0" t="0" r="0" b="0"/>
            <wp:docPr id="163" name="Pictur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95" cstate="print"/>
                    <a:stretch>
                      <a:fillRect/>
                    </a:stretch>
                  </pic:blipFill>
                  <pic:spPr>
                    <a:xfrm>
                      <a:off x="0" y="0"/>
                      <a:ext cx="179218" cy="179218"/>
                    </a:xfrm>
                    <a:prstGeom prst="rect">
                      <a:avLst/>
                    </a:prstGeom>
                  </pic:spPr>
                </pic:pic>
              </a:graphicData>
            </a:graphic>
          </wp:inline>
        </w:drawing>
      </w:r>
      <w:r>
        <w:rPr>
          <w:rFonts w:ascii="Times New Roman"/>
          <w:spacing w:val="40"/>
          <w:w w:val="105"/>
          <w:sz w:val="20"/>
        </w:rPr>
        <w:t xml:space="preserve"> </w:t>
      </w:r>
      <w:r>
        <w:rPr>
          <w:rFonts w:ascii="Arial MT"/>
          <w:color w:val="333333"/>
          <w:w w:val="105"/>
          <w:sz w:val="17"/>
        </w:rPr>
        <w:t xml:space="preserve">8am-11pm </w:t>
      </w:r>
      <w:r>
        <w:rPr>
          <w:rFonts w:ascii="Arial MT"/>
          <w:noProof/>
          <w:color w:val="333333"/>
          <w:position w:val="-6"/>
          <w:sz w:val="17"/>
        </w:rPr>
        <w:drawing>
          <wp:inline distT="0" distB="0" distL="0" distR="0" wp14:anchorId="75D11DA7" wp14:editId="726B9603">
            <wp:extent cx="179218" cy="179218"/>
            <wp:effectExtent l="0" t="0" r="0" b="0"/>
            <wp:docPr id="164" name="Pictur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96"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12pm</w:t>
      </w:r>
      <w:r>
        <w:rPr>
          <w:rFonts w:ascii="Arial MT"/>
          <w:color w:val="333333"/>
          <w:spacing w:val="-11"/>
          <w:w w:val="105"/>
          <w:sz w:val="17"/>
        </w:rPr>
        <w:t xml:space="preserve"> </w:t>
      </w:r>
      <w:r>
        <w:rPr>
          <w:rFonts w:ascii="Arial MT"/>
          <w:color w:val="333333"/>
          <w:w w:val="105"/>
          <w:sz w:val="17"/>
        </w:rPr>
        <w:t>-</w:t>
      </w:r>
      <w:r>
        <w:rPr>
          <w:rFonts w:ascii="Arial MT"/>
          <w:color w:val="333333"/>
          <w:spacing w:val="-11"/>
          <w:w w:val="105"/>
          <w:sz w:val="17"/>
        </w:rPr>
        <w:t xml:space="preserve"> </w:t>
      </w:r>
      <w:r>
        <w:rPr>
          <w:rFonts w:ascii="Arial MT"/>
          <w:color w:val="333333"/>
          <w:w w:val="105"/>
          <w:sz w:val="17"/>
        </w:rPr>
        <w:t xml:space="preserve">2pm </w:t>
      </w:r>
      <w:r>
        <w:rPr>
          <w:rFonts w:ascii="Arial MT"/>
          <w:noProof/>
          <w:color w:val="333333"/>
          <w:position w:val="-6"/>
          <w:sz w:val="17"/>
        </w:rPr>
        <w:drawing>
          <wp:inline distT="0" distB="0" distL="0" distR="0" wp14:anchorId="2466E528" wp14:editId="1A71F0F2">
            <wp:extent cx="179218" cy="179218"/>
            <wp:effectExtent l="0" t="0" r="0" b="0"/>
            <wp:docPr id="165" name="Pictur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97"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 xml:space="preserve">4pm - 6pm </w:t>
      </w:r>
      <w:r>
        <w:rPr>
          <w:rFonts w:ascii="Arial MT"/>
          <w:noProof/>
          <w:color w:val="333333"/>
          <w:position w:val="-6"/>
          <w:sz w:val="17"/>
        </w:rPr>
        <w:drawing>
          <wp:inline distT="0" distB="0" distL="0" distR="0" wp14:anchorId="20353D59" wp14:editId="357F331C">
            <wp:extent cx="179218" cy="179218"/>
            <wp:effectExtent l="0" t="0" r="0" b="0"/>
            <wp:docPr id="166" name="Pictur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98"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after 7pm</w:t>
      </w:r>
    </w:p>
    <w:p w14:paraId="3347D0FF" w14:textId="77777777" w:rsidR="00D62403" w:rsidRDefault="00D62403" w:rsidP="00D62403">
      <w:pPr>
        <w:spacing w:line="348" w:lineRule="auto"/>
        <w:ind w:left="384" w:right="7796"/>
        <w:rPr>
          <w:rFonts w:ascii="Arial MT"/>
          <w:sz w:val="17"/>
        </w:rPr>
      </w:pPr>
      <w:r>
        <w:rPr>
          <w:noProof/>
          <w:position w:val="-6"/>
        </w:rPr>
        <w:drawing>
          <wp:inline distT="0" distB="0" distL="0" distR="0" wp14:anchorId="6BD8805A" wp14:editId="6BC0EBF6">
            <wp:extent cx="179218" cy="179218"/>
            <wp:effectExtent l="0" t="0" r="0" b="0"/>
            <wp:docPr id="167" name="Pictur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97" cstate="print"/>
                    <a:stretch>
                      <a:fillRect/>
                    </a:stretch>
                  </pic:blipFill>
                  <pic:spPr>
                    <a:xfrm>
                      <a:off x="0" y="0"/>
                      <a:ext cx="179218" cy="179218"/>
                    </a:xfrm>
                    <a:prstGeom prst="rect">
                      <a:avLst/>
                    </a:prstGeom>
                  </pic:spPr>
                </pic:pic>
              </a:graphicData>
            </a:graphic>
          </wp:inline>
        </w:drawing>
      </w:r>
      <w:r>
        <w:rPr>
          <w:rFonts w:ascii="Times New Roman"/>
          <w:spacing w:val="80"/>
          <w:w w:val="105"/>
          <w:sz w:val="20"/>
        </w:rPr>
        <w:t xml:space="preserve"> </w:t>
      </w:r>
      <w:r>
        <w:rPr>
          <w:rFonts w:ascii="Arial MT"/>
          <w:color w:val="333333"/>
          <w:w w:val="105"/>
          <w:sz w:val="17"/>
        </w:rPr>
        <w:t>Anytime</w:t>
      </w:r>
      <w:r>
        <w:rPr>
          <w:rFonts w:ascii="Arial MT"/>
          <w:color w:val="333333"/>
          <w:spacing w:val="-2"/>
          <w:w w:val="105"/>
          <w:sz w:val="17"/>
        </w:rPr>
        <w:t xml:space="preserve"> </w:t>
      </w:r>
      <w:r>
        <w:rPr>
          <w:rFonts w:ascii="Arial MT"/>
          <w:color w:val="333333"/>
          <w:w w:val="105"/>
          <w:sz w:val="17"/>
        </w:rPr>
        <w:t>in</w:t>
      </w:r>
      <w:r>
        <w:rPr>
          <w:rFonts w:ascii="Arial MT"/>
          <w:color w:val="333333"/>
          <w:spacing w:val="-2"/>
          <w:w w:val="105"/>
          <w:sz w:val="17"/>
        </w:rPr>
        <w:t xml:space="preserve"> </w:t>
      </w:r>
      <w:r>
        <w:rPr>
          <w:rFonts w:ascii="Arial MT"/>
          <w:color w:val="333333"/>
          <w:w w:val="105"/>
          <w:sz w:val="17"/>
        </w:rPr>
        <w:t>the</w:t>
      </w:r>
      <w:r>
        <w:rPr>
          <w:rFonts w:ascii="Arial MT"/>
          <w:color w:val="333333"/>
          <w:spacing w:val="-2"/>
          <w:w w:val="105"/>
          <w:sz w:val="17"/>
        </w:rPr>
        <w:t xml:space="preserve"> </w:t>
      </w:r>
      <w:r>
        <w:rPr>
          <w:rFonts w:ascii="Arial MT"/>
          <w:color w:val="333333"/>
          <w:w w:val="105"/>
          <w:sz w:val="17"/>
        </w:rPr>
        <w:t xml:space="preserve">day </w:t>
      </w:r>
      <w:r>
        <w:rPr>
          <w:rFonts w:ascii="Arial MT"/>
          <w:noProof/>
          <w:color w:val="333333"/>
          <w:position w:val="-6"/>
          <w:sz w:val="17"/>
        </w:rPr>
        <w:drawing>
          <wp:inline distT="0" distB="0" distL="0" distR="0" wp14:anchorId="63293287" wp14:editId="3E84501E">
            <wp:extent cx="179218" cy="179218"/>
            <wp:effectExtent l="0" t="0" r="0" b="0"/>
            <wp:docPr id="168" name="Pictur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99" cstate="print"/>
                    <a:stretch>
                      <a:fillRect/>
                    </a:stretch>
                  </pic:blipFill>
                  <pic:spPr>
                    <a:xfrm>
                      <a:off x="0" y="0"/>
                      <a:ext cx="179218" cy="179218"/>
                    </a:xfrm>
                    <a:prstGeom prst="rect">
                      <a:avLst/>
                    </a:prstGeom>
                  </pic:spPr>
                </pic:pic>
              </a:graphicData>
            </a:graphic>
          </wp:inline>
        </w:drawing>
      </w:r>
      <w:r>
        <w:rPr>
          <w:rFonts w:ascii="Times New Roman"/>
          <w:color w:val="333333"/>
          <w:spacing w:val="80"/>
          <w:w w:val="105"/>
          <w:sz w:val="17"/>
        </w:rPr>
        <w:t xml:space="preserve"> </w:t>
      </w:r>
      <w:r>
        <w:rPr>
          <w:rFonts w:ascii="Arial MT"/>
          <w:color w:val="333333"/>
          <w:w w:val="105"/>
          <w:sz w:val="17"/>
        </w:rPr>
        <w:t>Only</w:t>
      </w:r>
      <w:r>
        <w:rPr>
          <w:rFonts w:ascii="Arial MT"/>
          <w:color w:val="333333"/>
          <w:spacing w:val="-11"/>
          <w:w w:val="105"/>
          <w:sz w:val="17"/>
        </w:rPr>
        <w:t xml:space="preserve"> </w:t>
      </w:r>
      <w:r>
        <w:rPr>
          <w:rFonts w:ascii="Arial MT"/>
          <w:color w:val="333333"/>
          <w:w w:val="105"/>
          <w:sz w:val="17"/>
        </w:rPr>
        <w:t>in</w:t>
      </w:r>
      <w:r>
        <w:rPr>
          <w:rFonts w:ascii="Arial MT"/>
          <w:color w:val="333333"/>
          <w:spacing w:val="-11"/>
          <w:w w:val="105"/>
          <w:sz w:val="17"/>
        </w:rPr>
        <w:t xml:space="preserve"> </w:t>
      </w:r>
      <w:r>
        <w:rPr>
          <w:rFonts w:ascii="Arial MT"/>
          <w:color w:val="333333"/>
          <w:w w:val="105"/>
          <w:sz w:val="17"/>
        </w:rPr>
        <w:t>the</w:t>
      </w:r>
      <w:r>
        <w:rPr>
          <w:rFonts w:ascii="Arial MT"/>
          <w:color w:val="333333"/>
          <w:spacing w:val="-11"/>
          <w:w w:val="105"/>
          <w:sz w:val="17"/>
        </w:rPr>
        <w:t xml:space="preserve"> </w:t>
      </w:r>
      <w:r>
        <w:rPr>
          <w:rFonts w:ascii="Arial MT"/>
          <w:color w:val="333333"/>
          <w:w w:val="105"/>
          <w:sz w:val="17"/>
        </w:rPr>
        <w:t>evening</w:t>
      </w:r>
    </w:p>
    <w:p w14:paraId="65299576" w14:textId="77777777" w:rsidR="00D62403" w:rsidRDefault="00D62403" w:rsidP="00D62403">
      <w:pPr>
        <w:spacing w:before="151" w:line="254" w:lineRule="auto"/>
        <w:ind w:left="187"/>
        <w:rPr>
          <w:rFonts w:ascii="Arial Black"/>
          <w:sz w:val="17"/>
        </w:rPr>
      </w:pPr>
      <w:r>
        <w:rPr>
          <w:rFonts w:ascii="Arial Black"/>
          <w:color w:val="333333"/>
          <w:w w:val="90"/>
          <w:sz w:val="17"/>
        </w:rPr>
        <w:t xml:space="preserve">May I take a photo of the house/any landmark close to you building, to help the interviewer who returns to conduct an </w:t>
      </w:r>
      <w:r>
        <w:rPr>
          <w:rFonts w:ascii="Arial Black"/>
          <w:color w:val="333333"/>
          <w:sz w:val="17"/>
        </w:rPr>
        <w:t>interview</w:t>
      </w:r>
      <w:r>
        <w:rPr>
          <w:rFonts w:ascii="Arial Black"/>
          <w:color w:val="333333"/>
          <w:spacing w:val="-14"/>
          <w:sz w:val="17"/>
        </w:rPr>
        <w:t xml:space="preserve"> </w:t>
      </w:r>
      <w:r>
        <w:rPr>
          <w:rFonts w:ascii="Arial Black"/>
          <w:color w:val="333333"/>
          <w:sz w:val="17"/>
        </w:rPr>
        <w:t>can</w:t>
      </w:r>
      <w:r>
        <w:rPr>
          <w:rFonts w:ascii="Arial Black"/>
          <w:color w:val="333333"/>
          <w:spacing w:val="-14"/>
          <w:sz w:val="17"/>
        </w:rPr>
        <w:t xml:space="preserve"> </w:t>
      </w:r>
      <w:r>
        <w:rPr>
          <w:rFonts w:ascii="Arial Black"/>
          <w:color w:val="333333"/>
          <w:sz w:val="17"/>
        </w:rPr>
        <w:t>find</w:t>
      </w:r>
      <w:r>
        <w:rPr>
          <w:rFonts w:ascii="Arial Black"/>
          <w:color w:val="333333"/>
          <w:spacing w:val="-14"/>
          <w:sz w:val="17"/>
        </w:rPr>
        <w:t xml:space="preserve"> </w:t>
      </w:r>
      <w:r>
        <w:rPr>
          <w:rFonts w:ascii="Arial Black"/>
          <w:color w:val="333333"/>
          <w:sz w:val="17"/>
        </w:rPr>
        <w:t>you?</w:t>
      </w:r>
    </w:p>
    <w:p w14:paraId="0757AD02" w14:textId="77777777" w:rsidR="00D62403" w:rsidRDefault="00D62403" w:rsidP="00D62403">
      <w:pPr>
        <w:spacing w:before="117" w:line="348" w:lineRule="auto"/>
        <w:ind w:left="384" w:right="9082"/>
        <w:rPr>
          <w:rFonts w:ascii="Arial MT"/>
          <w:sz w:val="17"/>
        </w:rPr>
      </w:pPr>
      <w:r>
        <w:rPr>
          <w:noProof/>
          <w:position w:val="-6"/>
        </w:rPr>
        <w:drawing>
          <wp:inline distT="0" distB="0" distL="0" distR="0" wp14:anchorId="75025807" wp14:editId="75F7E92B">
            <wp:extent cx="179218" cy="179218"/>
            <wp:effectExtent l="0" t="0" r="0" b="0"/>
            <wp:docPr id="169" name="Pictur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100" cstate="print"/>
                    <a:stretch>
                      <a:fillRect/>
                    </a:stretch>
                  </pic:blipFill>
                  <pic:spPr>
                    <a:xfrm>
                      <a:off x="0" y="0"/>
                      <a:ext cx="179218" cy="179218"/>
                    </a:xfrm>
                    <a:prstGeom prst="rect">
                      <a:avLst/>
                    </a:prstGeom>
                  </pic:spPr>
                </pic:pic>
              </a:graphicData>
            </a:graphic>
          </wp:inline>
        </w:drawing>
      </w:r>
      <w:r>
        <w:rPr>
          <w:rFonts w:ascii="Times New Roman"/>
          <w:spacing w:val="41"/>
          <w:sz w:val="20"/>
        </w:rPr>
        <w:t xml:space="preserve"> </w:t>
      </w:r>
      <w:r>
        <w:rPr>
          <w:rFonts w:ascii="Arial MT"/>
          <w:color w:val="333333"/>
          <w:sz w:val="17"/>
        </w:rPr>
        <w:t xml:space="preserve">Yes </w:t>
      </w:r>
      <w:r>
        <w:rPr>
          <w:rFonts w:ascii="Arial MT"/>
          <w:noProof/>
          <w:color w:val="333333"/>
          <w:position w:val="-6"/>
          <w:sz w:val="17"/>
        </w:rPr>
        <w:drawing>
          <wp:inline distT="0" distB="0" distL="0" distR="0" wp14:anchorId="42B914BA" wp14:editId="515CF205">
            <wp:extent cx="179218" cy="179218"/>
            <wp:effectExtent l="0" t="0" r="0" b="0"/>
            <wp:docPr id="170" name="Pictur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01" cstate="print"/>
                    <a:stretch>
                      <a:fillRect/>
                    </a:stretch>
                  </pic:blipFill>
                  <pic:spPr>
                    <a:xfrm>
                      <a:off x="0" y="0"/>
                      <a:ext cx="179218" cy="179218"/>
                    </a:xfrm>
                    <a:prstGeom prst="rect">
                      <a:avLst/>
                    </a:prstGeom>
                  </pic:spPr>
                </pic:pic>
              </a:graphicData>
            </a:graphic>
          </wp:inline>
        </w:drawing>
      </w:r>
      <w:r>
        <w:rPr>
          <w:rFonts w:ascii="Times New Roman"/>
          <w:color w:val="333333"/>
          <w:spacing w:val="80"/>
          <w:sz w:val="17"/>
        </w:rPr>
        <w:t xml:space="preserve"> </w:t>
      </w:r>
      <w:r>
        <w:rPr>
          <w:rFonts w:ascii="Arial MT"/>
          <w:color w:val="333333"/>
          <w:sz w:val="17"/>
        </w:rPr>
        <w:t>No</w:t>
      </w:r>
    </w:p>
    <w:p w14:paraId="4994D0BC" w14:textId="77777777" w:rsidR="00D62403" w:rsidRDefault="00D62403" w:rsidP="00D62403">
      <w:pPr>
        <w:spacing w:before="151"/>
        <w:ind w:left="187"/>
        <w:rPr>
          <w:rFonts w:ascii="Arial Black"/>
          <w:sz w:val="17"/>
        </w:rPr>
      </w:pPr>
      <w:r>
        <w:rPr>
          <w:rFonts w:ascii="Arial Black"/>
          <w:color w:val="333333"/>
          <w:w w:val="90"/>
          <w:sz w:val="17"/>
        </w:rPr>
        <w:t>Image</w:t>
      </w:r>
      <w:r>
        <w:rPr>
          <w:rFonts w:ascii="Arial Black"/>
          <w:color w:val="333333"/>
          <w:spacing w:val="7"/>
          <w:sz w:val="17"/>
        </w:rPr>
        <w:t xml:space="preserve"> </w:t>
      </w:r>
      <w:r>
        <w:rPr>
          <w:rFonts w:ascii="Arial Black"/>
          <w:color w:val="333333"/>
          <w:w w:val="90"/>
          <w:sz w:val="17"/>
        </w:rPr>
        <w:t>of</w:t>
      </w:r>
      <w:r>
        <w:rPr>
          <w:rFonts w:ascii="Arial Black"/>
          <w:color w:val="333333"/>
          <w:spacing w:val="8"/>
          <w:sz w:val="17"/>
        </w:rPr>
        <w:t xml:space="preserve"> </w:t>
      </w:r>
      <w:r>
        <w:rPr>
          <w:rFonts w:ascii="Arial Black"/>
          <w:color w:val="333333"/>
          <w:w w:val="90"/>
          <w:sz w:val="17"/>
        </w:rPr>
        <w:t>house/landmark</w:t>
      </w:r>
      <w:r>
        <w:rPr>
          <w:rFonts w:ascii="Arial Black"/>
          <w:color w:val="333333"/>
          <w:spacing w:val="7"/>
          <w:sz w:val="17"/>
        </w:rPr>
        <w:t xml:space="preserve"> </w:t>
      </w:r>
      <w:r>
        <w:rPr>
          <w:rFonts w:ascii="Arial Black"/>
          <w:color w:val="333333"/>
          <w:w w:val="90"/>
          <w:sz w:val="17"/>
        </w:rPr>
        <w:t>structure</w:t>
      </w:r>
      <w:r>
        <w:rPr>
          <w:rFonts w:ascii="Arial Black"/>
          <w:color w:val="333333"/>
          <w:spacing w:val="8"/>
          <w:sz w:val="17"/>
        </w:rPr>
        <w:t xml:space="preserve"> </w:t>
      </w:r>
      <w:r>
        <w:rPr>
          <w:rFonts w:ascii="Arial Black"/>
          <w:color w:val="333333"/>
          <w:w w:val="90"/>
          <w:sz w:val="17"/>
        </w:rPr>
        <w:t>to</w:t>
      </w:r>
      <w:r>
        <w:rPr>
          <w:rFonts w:ascii="Arial Black"/>
          <w:color w:val="333333"/>
          <w:spacing w:val="8"/>
          <w:sz w:val="17"/>
        </w:rPr>
        <w:t xml:space="preserve"> </w:t>
      </w:r>
      <w:r>
        <w:rPr>
          <w:rFonts w:ascii="Arial Black"/>
          <w:color w:val="333333"/>
          <w:w w:val="90"/>
          <w:sz w:val="17"/>
        </w:rPr>
        <w:t>identify</w:t>
      </w:r>
      <w:r>
        <w:rPr>
          <w:rFonts w:ascii="Arial Black"/>
          <w:color w:val="333333"/>
          <w:spacing w:val="7"/>
          <w:sz w:val="17"/>
        </w:rPr>
        <w:t xml:space="preserve"> </w:t>
      </w:r>
      <w:r>
        <w:rPr>
          <w:rFonts w:ascii="Arial Black"/>
          <w:color w:val="333333"/>
          <w:w w:val="90"/>
          <w:sz w:val="17"/>
        </w:rPr>
        <w:t>the</w:t>
      </w:r>
      <w:r>
        <w:rPr>
          <w:rFonts w:ascii="Arial Black"/>
          <w:color w:val="333333"/>
          <w:spacing w:val="8"/>
          <w:sz w:val="17"/>
        </w:rPr>
        <w:t xml:space="preserve"> </w:t>
      </w:r>
      <w:r>
        <w:rPr>
          <w:rFonts w:ascii="Arial Black"/>
          <w:color w:val="333333"/>
          <w:spacing w:val="-2"/>
          <w:w w:val="90"/>
          <w:sz w:val="17"/>
        </w:rPr>
        <w:t>household.</w:t>
      </w:r>
    </w:p>
    <w:p w14:paraId="6D18A02D" w14:textId="77777777" w:rsidR="00D62403" w:rsidRDefault="00D62403" w:rsidP="00D62403">
      <w:pPr>
        <w:spacing w:before="66"/>
        <w:ind w:left="187"/>
        <w:rPr>
          <w:rFonts w:ascii="Arial"/>
          <w:i/>
          <w:sz w:val="16"/>
        </w:rPr>
      </w:pPr>
      <w:r>
        <w:rPr>
          <w:rFonts w:ascii="Arial"/>
          <w:i/>
          <w:sz w:val="16"/>
        </w:rPr>
        <w:t>Please</w:t>
      </w:r>
      <w:r>
        <w:rPr>
          <w:rFonts w:ascii="Arial"/>
          <w:i/>
          <w:spacing w:val="5"/>
          <w:sz w:val="16"/>
        </w:rPr>
        <w:t xml:space="preserve"> </w:t>
      </w:r>
      <w:r>
        <w:rPr>
          <w:rFonts w:ascii="Arial"/>
          <w:i/>
          <w:sz w:val="16"/>
        </w:rPr>
        <w:t>ensure</w:t>
      </w:r>
      <w:r>
        <w:rPr>
          <w:rFonts w:ascii="Arial"/>
          <w:i/>
          <w:spacing w:val="6"/>
          <w:sz w:val="16"/>
        </w:rPr>
        <w:t xml:space="preserve"> </w:t>
      </w:r>
      <w:r>
        <w:rPr>
          <w:rFonts w:ascii="Arial"/>
          <w:i/>
          <w:sz w:val="16"/>
        </w:rPr>
        <w:t>the</w:t>
      </w:r>
      <w:r>
        <w:rPr>
          <w:rFonts w:ascii="Arial"/>
          <w:i/>
          <w:spacing w:val="5"/>
          <w:sz w:val="16"/>
        </w:rPr>
        <w:t xml:space="preserve"> </w:t>
      </w:r>
      <w:r>
        <w:rPr>
          <w:rFonts w:ascii="Arial"/>
          <w:i/>
          <w:sz w:val="16"/>
        </w:rPr>
        <w:t>picture</w:t>
      </w:r>
      <w:r>
        <w:rPr>
          <w:rFonts w:ascii="Arial"/>
          <w:i/>
          <w:spacing w:val="6"/>
          <w:sz w:val="16"/>
        </w:rPr>
        <w:t xml:space="preserve"> </w:t>
      </w:r>
      <w:r>
        <w:rPr>
          <w:rFonts w:ascii="Arial"/>
          <w:i/>
          <w:sz w:val="16"/>
        </w:rPr>
        <w:t>taken</w:t>
      </w:r>
      <w:r>
        <w:rPr>
          <w:rFonts w:ascii="Arial"/>
          <w:i/>
          <w:spacing w:val="6"/>
          <w:sz w:val="16"/>
        </w:rPr>
        <w:t xml:space="preserve"> </w:t>
      </w:r>
      <w:r>
        <w:rPr>
          <w:rFonts w:ascii="Arial"/>
          <w:i/>
          <w:sz w:val="16"/>
        </w:rPr>
        <w:t>shows</w:t>
      </w:r>
      <w:r>
        <w:rPr>
          <w:rFonts w:ascii="Arial"/>
          <w:i/>
          <w:spacing w:val="5"/>
          <w:sz w:val="16"/>
        </w:rPr>
        <w:t xml:space="preserve"> </w:t>
      </w:r>
      <w:r>
        <w:rPr>
          <w:rFonts w:ascii="Arial"/>
          <w:i/>
          <w:sz w:val="16"/>
        </w:rPr>
        <w:t>distinctive</w:t>
      </w:r>
      <w:r>
        <w:rPr>
          <w:rFonts w:ascii="Arial"/>
          <w:i/>
          <w:spacing w:val="6"/>
          <w:sz w:val="16"/>
        </w:rPr>
        <w:t xml:space="preserve"> </w:t>
      </w:r>
      <w:r>
        <w:rPr>
          <w:rFonts w:ascii="Arial"/>
          <w:i/>
          <w:sz w:val="16"/>
        </w:rPr>
        <w:t>features</w:t>
      </w:r>
      <w:r>
        <w:rPr>
          <w:rFonts w:ascii="Arial"/>
          <w:i/>
          <w:spacing w:val="5"/>
          <w:sz w:val="16"/>
        </w:rPr>
        <w:t xml:space="preserve"> </w:t>
      </w:r>
      <w:r>
        <w:rPr>
          <w:rFonts w:ascii="Arial"/>
          <w:i/>
          <w:sz w:val="16"/>
        </w:rPr>
        <w:t>such</w:t>
      </w:r>
      <w:r>
        <w:rPr>
          <w:rFonts w:ascii="Arial"/>
          <w:i/>
          <w:spacing w:val="6"/>
          <w:sz w:val="16"/>
        </w:rPr>
        <w:t xml:space="preserve"> </w:t>
      </w:r>
      <w:r>
        <w:rPr>
          <w:rFonts w:ascii="Arial"/>
          <w:i/>
          <w:sz w:val="16"/>
        </w:rPr>
        <w:t>that</w:t>
      </w:r>
      <w:r>
        <w:rPr>
          <w:rFonts w:ascii="Arial"/>
          <w:i/>
          <w:spacing w:val="6"/>
          <w:sz w:val="16"/>
        </w:rPr>
        <w:t xml:space="preserve"> </w:t>
      </w:r>
      <w:r>
        <w:rPr>
          <w:rFonts w:ascii="Arial"/>
          <w:i/>
          <w:sz w:val="16"/>
        </w:rPr>
        <w:t>the</w:t>
      </w:r>
      <w:r>
        <w:rPr>
          <w:rFonts w:ascii="Arial"/>
          <w:i/>
          <w:spacing w:val="5"/>
          <w:sz w:val="16"/>
        </w:rPr>
        <w:t xml:space="preserve"> </w:t>
      </w:r>
      <w:r>
        <w:rPr>
          <w:rFonts w:ascii="Arial"/>
          <w:i/>
          <w:sz w:val="16"/>
        </w:rPr>
        <w:t>house</w:t>
      </w:r>
      <w:r>
        <w:rPr>
          <w:rFonts w:ascii="Arial"/>
          <w:i/>
          <w:spacing w:val="6"/>
          <w:sz w:val="16"/>
        </w:rPr>
        <w:t xml:space="preserve"> </w:t>
      </w:r>
      <w:r>
        <w:rPr>
          <w:rFonts w:ascii="Arial"/>
          <w:i/>
          <w:sz w:val="16"/>
        </w:rPr>
        <w:t>can</w:t>
      </w:r>
      <w:r>
        <w:rPr>
          <w:rFonts w:ascii="Arial"/>
          <w:i/>
          <w:spacing w:val="5"/>
          <w:sz w:val="16"/>
        </w:rPr>
        <w:t xml:space="preserve"> </w:t>
      </w:r>
      <w:r>
        <w:rPr>
          <w:rFonts w:ascii="Arial"/>
          <w:i/>
          <w:sz w:val="16"/>
        </w:rPr>
        <w:t>be</w:t>
      </w:r>
      <w:r>
        <w:rPr>
          <w:rFonts w:ascii="Arial"/>
          <w:i/>
          <w:spacing w:val="6"/>
          <w:sz w:val="16"/>
        </w:rPr>
        <w:t xml:space="preserve"> </w:t>
      </w:r>
      <w:r>
        <w:rPr>
          <w:rFonts w:ascii="Arial"/>
          <w:i/>
          <w:sz w:val="16"/>
        </w:rPr>
        <w:t>identified</w:t>
      </w:r>
      <w:r>
        <w:rPr>
          <w:rFonts w:ascii="Arial"/>
          <w:i/>
          <w:spacing w:val="6"/>
          <w:sz w:val="16"/>
        </w:rPr>
        <w:t xml:space="preserve"> </w:t>
      </w:r>
      <w:r>
        <w:rPr>
          <w:rFonts w:ascii="Arial"/>
          <w:i/>
          <w:sz w:val="16"/>
        </w:rPr>
        <w:t>when</w:t>
      </w:r>
      <w:r>
        <w:rPr>
          <w:rFonts w:ascii="Arial"/>
          <w:i/>
          <w:spacing w:val="5"/>
          <w:sz w:val="16"/>
        </w:rPr>
        <w:t xml:space="preserve"> </w:t>
      </w:r>
      <w:r>
        <w:rPr>
          <w:rFonts w:ascii="Arial"/>
          <w:i/>
          <w:sz w:val="16"/>
        </w:rPr>
        <w:t>the</w:t>
      </w:r>
      <w:r>
        <w:rPr>
          <w:rFonts w:ascii="Arial"/>
          <w:i/>
          <w:spacing w:val="6"/>
          <w:sz w:val="16"/>
        </w:rPr>
        <w:t xml:space="preserve"> </w:t>
      </w:r>
      <w:r>
        <w:rPr>
          <w:rFonts w:ascii="Arial"/>
          <w:i/>
          <w:sz w:val="16"/>
        </w:rPr>
        <w:t>field</w:t>
      </w:r>
      <w:r>
        <w:rPr>
          <w:rFonts w:ascii="Arial"/>
          <w:i/>
          <w:spacing w:val="6"/>
          <w:sz w:val="16"/>
        </w:rPr>
        <w:t xml:space="preserve"> </w:t>
      </w:r>
      <w:r>
        <w:rPr>
          <w:rFonts w:ascii="Arial"/>
          <w:i/>
          <w:sz w:val="16"/>
        </w:rPr>
        <w:t>team</w:t>
      </w:r>
      <w:r>
        <w:rPr>
          <w:rFonts w:ascii="Arial"/>
          <w:i/>
          <w:spacing w:val="5"/>
          <w:sz w:val="16"/>
        </w:rPr>
        <w:t xml:space="preserve"> </w:t>
      </w:r>
      <w:r>
        <w:rPr>
          <w:rFonts w:ascii="Arial"/>
          <w:i/>
          <w:sz w:val="16"/>
        </w:rPr>
        <w:t>visits</w:t>
      </w:r>
      <w:r>
        <w:rPr>
          <w:rFonts w:ascii="Arial"/>
          <w:i/>
          <w:spacing w:val="6"/>
          <w:sz w:val="16"/>
        </w:rPr>
        <w:t xml:space="preserve"> </w:t>
      </w:r>
      <w:r>
        <w:rPr>
          <w:rFonts w:ascii="Arial"/>
          <w:i/>
          <w:sz w:val="16"/>
        </w:rPr>
        <w:t>the</w:t>
      </w:r>
      <w:r>
        <w:rPr>
          <w:rFonts w:ascii="Arial"/>
          <w:i/>
          <w:spacing w:val="5"/>
          <w:sz w:val="16"/>
        </w:rPr>
        <w:t xml:space="preserve"> </w:t>
      </w:r>
      <w:r>
        <w:rPr>
          <w:rFonts w:ascii="Arial"/>
          <w:i/>
          <w:spacing w:val="-2"/>
          <w:sz w:val="16"/>
        </w:rPr>
        <w:t>village.</w:t>
      </w:r>
    </w:p>
    <w:p w14:paraId="64C5BD0E" w14:textId="77777777" w:rsidR="00D62403" w:rsidRDefault="00D62403" w:rsidP="00D62403">
      <w:pPr>
        <w:pStyle w:val="BodyText"/>
        <w:spacing w:before="10"/>
        <w:rPr>
          <w:rFonts w:ascii="Arial"/>
          <w:i/>
          <w:sz w:val="5"/>
        </w:rPr>
      </w:pPr>
      <w:r>
        <w:rPr>
          <w:noProof/>
        </w:rPr>
        <mc:AlternateContent>
          <mc:Choice Requires="wpg">
            <w:drawing>
              <wp:anchor distT="0" distB="0" distL="0" distR="0" simplePos="0" relativeHeight="251658296" behindDoc="1" locked="0" layoutInCell="1" allowOverlap="1" wp14:anchorId="75BD8A79" wp14:editId="037629F0">
                <wp:simplePos x="0" y="0"/>
                <wp:positionH relativeFrom="page">
                  <wp:posOffset>690377</wp:posOffset>
                </wp:positionH>
                <wp:positionV relativeFrom="paragraph">
                  <wp:posOffset>59129</wp:posOffset>
                </wp:positionV>
                <wp:extent cx="5107940" cy="304800"/>
                <wp:effectExtent l="0" t="0" r="0" b="0"/>
                <wp:wrapTopAndBottom/>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7940" cy="304800"/>
                          <a:chOff x="0" y="0"/>
                          <a:chExt cx="5107940" cy="304800"/>
                        </a:xfrm>
                      </wpg:grpSpPr>
                      <wps:wsp>
                        <wps:cNvPr id="172" name="Graphic 172"/>
                        <wps:cNvSpPr/>
                        <wps:spPr>
                          <a:xfrm>
                            <a:off x="8960" y="8962"/>
                            <a:ext cx="5090160" cy="287020"/>
                          </a:xfrm>
                          <a:custGeom>
                            <a:avLst/>
                            <a:gdLst/>
                            <a:ahLst/>
                            <a:cxnLst/>
                            <a:rect l="l" t="t" r="r" b="b"/>
                            <a:pathLst>
                              <a:path w="5090160" h="287020">
                                <a:moveTo>
                                  <a:pt x="5070348" y="286749"/>
                                </a:moveTo>
                                <a:lnTo>
                                  <a:pt x="19459" y="286749"/>
                                </a:lnTo>
                                <a:lnTo>
                                  <a:pt x="13122" y="284125"/>
                                </a:lnTo>
                                <a:lnTo>
                                  <a:pt x="2624" y="273626"/>
                                </a:lnTo>
                                <a:lnTo>
                                  <a:pt x="0" y="267290"/>
                                </a:lnTo>
                                <a:lnTo>
                                  <a:pt x="0" y="19459"/>
                                </a:lnTo>
                                <a:lnTo>
                                  <a:pt x="2624" y="13122"/>
                                </a:lnTo>
                                <a:lnTo>
                                  <a:pt x="13122" y="2624"/>
                                </a:lnTo>
                                <a:lnTo>
                                  <a:pt x="19459" y="0"/>
                                </a:lnTo>
                                <a:lnTo>
                                  <a:pt x="5070348" y="0"/>
                                </a:lnTo>
                                <a:lnTo>
                                  <a:pt x="5076684" y="2624"/>
                                </a:lnTo>
                                <a:lnTo>
                                  <a:pt x="5087183" y="13122"/>
                                </a:lnTo>
                                <a:lnTo>
                                  <a:pt x="5089807" y="19459"/>
                                </a:lnTo>
                                <a:lnTo>
                                  <a:pt x="5089807" y="267290"/>
                                </a:lnTo>
                                <a:lnTo>
                                  <a:pt x="5087183" y="273626"/>
                                </a:lnTo>
                                <a:lnTo>
                                  <a:pt x="5076684" y="284125"/>
                                </a:lnTo>
                                <a:lnTo>
                                  <a:pt x="5070348" y="286749"/>
                                </a:lnTo>
                                <a:close/>
                              </a:path>
                            </a:pathLst>
                          </a:custGeom>
                          <a:solidFill>
                            <a:srgbClr val="000000">
                              <a:alpha val="2680"/>
                            </a:srgbClr>
                          </a:solidFill>
                        </wps:spPr>
                        <wps:bodyPr wrap="square" lIns="0" tIns="0" rIns="0" bIns="0" rtlCol="0">
                          <a:prstTxWarp prst="textNoShape">
                            <a:avLst/>
                          </a:prstTxWarp>
                          <a:noAutofit/>
                        </wps:bodyPr>
                      </wps:wsp>
                      <wps:wsp>
                        <wps:cNvPr id="173" name="Graphic 173"/>
                        <wps:cNvSpPr/>
                        <wps:spPr>
                          <a:xfrm>
                            <a:off x="4480" y="4480"/>
                            <a:ext cx="5099050" cy="295910"/>
                          </a:xfrm>
                          <a:custGeom>
                            <a:avLst/>
                            <a:gdLst/>
                            <a:ahLst/>
                            <a:cxnLst/>
                            <a:rect l="l" t="t" r="r" b="b"/>
                            <a:pathLst>
                              <a:path w="5099050" h="295910">
                                <a:moveTo>
                                  <a:pt x="0" y="264347"/>
                                </a:moveTo>
                                <a:lnTo>
                                  <a:pt x="0" y="31363"/>
                                </a:lnTo>
                                <a:lnTo>
                                  <a:pt x="0" y="27201"/>
                                </a:lnTo>
                                <a:lnTo>
                                  <a:pt x="795" y="23198"/>
                                </a:lnTo>
                                <a:lnTo>
                                  <a:pt x="2387" y="19357"/>
                                </a:lnTo>
                                <a:lnTo>
                                  <a:pt x="3978" y="15514"/>
                                </a:lnTo>
                                <a:lnTo>
                                  <a:pt x="6245" y="12124"/>
                                </a:lnTo>
                                <a:lnTo>
                                  <a:pt x="9186" y="9184"/>
                                </a:lnTo>
                                <a:lnTo>
                                  <a:pt x="12126" y="6239"/>
                                </a:lnTo>
                                <a:lnTo>
                                  <a:pt x="15518" y="3973"/>
                                </a:lnTo>
                                <a:lnTo>
                                  <a:pt x="19361" y="2384"/>
                                </a:lnTo>
                                <a:lnTo>
                                  <a:pt x="23203" y="796"/>
                                </a:lnTo>
                                <a:lnTo>
                                  <a:pt x="27204" y="0"/>
                                </a:lnTo>
                                <a:lnTo>
                                  <a:pt x="31363" y="0"/>
                                </a:lnTo>
                                <a:lnTo>
                                  <a:pt x="5067405" y="0"/>
                                </a:lnTo>
                                <a:lnTo>
                                  <a:pt x="5071564" y="0"/>
                                </a:lnTo>
                                <a:lnTo>
                                  <a:pt x="5075564" y="796"/>
                                </a:lnTo>
                                <a:lnTo>
                                  <a:pt x="5079407" y="2384"/>
                                </a:lnTo>
                                <a:lnTo>
                                  <a:pt x="5083249" y="3973"/>
                                </a:lnTo>
                                <a:lnTo>
                                  <a:pt x="5086640" y="6239"/>
                                </a:lnTo>
                                <a:lnTo>
                                  <a:pt x="5089581" y="9184"/>
                                </a:lnTo>
                                <a:lnTo>
                                  <a:pt x="5092522" y="12124"/>
                                </a:lnTo>
                                <a:lnTo>
                                  <a:pt x="5098768" y="31363"/>
                                </a:lnTo>
                                <a:lnTo>
                                  <a:pt x="5098768" y="264347"/>
                                </a:lnTo>
                                <a:lnTo>
                                  <a:pt x="5075564" y="294909"/>
                                </a:lnTo>
                                <a:lnTo>
                                  <a:pt x="5067405" y="295710"/>
                                </a:lnTo>
                                <a:lnTo>
                                  <a:pt x="31363" y="295710"/>
                                </a:lnTo>
                                <a:lnTo>
                                  <a:pt x="27204" y="295706"/>
                                </a:lnTo>
                                <a:lnTo>
                                  <a:pt x="23203" y="294909"/>
                                </a:lnTo>
                                <a:lnTo>
                                  <a:pt x="19361" y="293317"/>
                                </a:lnTo>
                                <a:lnTo>
                                  <a:pt x="15518" y="291724"/>
                                </a:lnTo>
                                <a:lnTo>
                                  <a:pt x="2387" y="276340"/>
                                </a:lnTo>
                                <a:lnTo>
                                  <a:pt x="795" y="272499"/>
                                </a:lnTo>
                                <a:lnTo>
                                  <a:pt x="0" y="268499"/>
                                </a:lnTo>
                                <a:lnTo>
                                  <a:pt x="0" y="264347"/>
                                </a:lnTo>
                                <a:close/>
                              </a:path>
                            </a:pathLst>
                          </a:custGeom>
                          <a:ln w="8960">
                            <a:solidFill>
                              <a:srgbClr val="CCCCCC"/>
                            </a:solidFill>
                            <a:prstDash val="solid"/>
                          </a:ln>
                        </wps:spPr>
                        <wps:bodyPr wrap="square" lIns="0" tIns="0" rIns="0" bIns="0" rtlCol="0">
                          <a:prstTxWarp prst="textNoShape">
                            <a:avLst/>
                          </a:prstTxWarp>
                          <a:noAutofit/>
                        </wps:bodyPr>
                      </wps:wsp>
                      <wps:wsp>
                        <wps:cNvPr id="174" name="Textbox 174"/>
                        <wps:cNvSpPr txBox="1"/>
                        <wps:spPr>
                          <a:xfrm>
                            <a:off x="13553" y="11312"/>
                            <a:ext cx="5080635" cy="282575"/>
                          </a:xfrm>
                          <a:prstGeom prst="rect">
                            <a:avLst/>
                          </a:prstGeom>
                        </wps:spPr>
                        <wps:txbx>
                          <w:txbxContent>
                            <w:p w14:paraId="6E52C914" w14:textId="77777777" w:rsidR="00D62403" w:rsidRDefault="00D62403" w:rsidP="00D62403">
                              <w:pPr>
                                <w:spacing w:before="133"/>
                                <w:ind w:left="162"/>
                                <w:rPr>
                                  <w:rFonts w:ascii="Arial MT"/>
                                  <w:sz w:val="17"/>
                                </w:rPr>
                              </w:pPr>
                              <w:r>
                                <w:rPr>
                                  <w:rFonts w:ascii="Arial MT"/>
                                  <w:color w:val="454545"/>
                                  <w:w w:val="105"/>
                                  <w:sz w:val="17"/>
                                </w:rPr>
                                <w:t>Click</w:t>
                              </w:r>
                              <w:r>
                                <w:rPr>
                                  <w:rFonts w:ascii="Arial MT"/>
                                  <w:color w:val="454545"/>
                                  <w:spacing w:val="-11"/>
                                  <w:w w:val="105"/>
                                  <w:sz w:val="17"/>
                                </w:rPr>
                                <w:t xml:space="preserve"> </w:t>
                              </w:r>
                              <w:r>
                                <w:rPr>
                                  <w:rFonts w:ascii="Arial MT"/>
                                  <w:color w:val="454545"/>
                                  <w:w w:val="105"/>
                                  <w:sz w:val="17"/>
                                </w:rPr>
                                <w:t>here</w:t>
                              </w:r>
                              <w:r>
                                <w:rPr>
                                  <w:rFonts w:ascii="Arial MT"/>
                                  <w:color w:val="454545"/>
                                  <w:spacing w:val="-9"/>
                                  <w:w w:val="105"/>
                                  <w:sz w:val="17"/>
                                </w:rPr>
                                <w:t xml:space="preserve"> </w:t>
                              </w:r>
                              <w:r>
                                <w:rPr>
                                  <w:rFonts w:ascii="Arial MT"/>
                                  <w:color w:val="454545"/>
                                  <w:w w:val="105"/>
                                  <w:sz w:val="17"/>
                                </w:rPr>
                                <w:t>to</w:t>
                              </w:r>
                              <w:r>
                                <w:rPr>
                                  <w:rFonts w:ascii="Arial MT"/>
                                  <w:color w:val="454545"/>
                                  <w:spacing w:val="-9"/>
                                  <w:w w:val="105"/>
                                  <w:sz w:val="17"/>
                                </w:rPr>
                                <w:t xml:space="preserve"> </w:t>
                              </w:r>
                              <w:r>
                                <w:rPr>
                                  <w:rFonts w:ascii="Arial MT"/>
                                  <w:color w:val="454545"/>
                                  <w:w w:val="105"/>
                                  <w:sz w:val="17"/>
                                </w:rPr>
                                <w:t>upload</w:t>
                              </w:r>
                              <w:r>
                                <w:rPr>
                                  <w:rFonts w:ascii="Arial MT"/>
                                  <w:color w:val="454545"/>
                                  <w:spacing w:val="-9"/>
                                  <w:w w:val="105"/>
                                  <w:sz w:val="17"/>
                                </w:rPr>
                                <w:t xml:space="preserve"> </w:t>
                              </w:r>
                              <w:r>
                                <w:rPr>
                                  <w:rFonts w:ascii="Arial MT"/>
                                  <w:color w:val="454545"/>
                                  <w:w w:val="105"/>
                                  <w:sz w:val="17"/>
                                </w:rPr>
                                <w:t>file.</w:t>
                              </w:r>
                              <w:r>
                                <w:rPr>
                                  <w:rFonts w:ascii="Arial MT"/>
                                  <w:color w:val="454545"/>
                                  <w:spacing w:val="-9"/>
                                  <w:w w:val="105"/>
                                  <w:sz w:val="17"/>
                                </w:rPr>
                                <w:t xml:space="preserve"> </w:t>
                              </w:r>
                              <w:r>
                                <w:rPr>
                                  <w:rFonts w:ascii="Arial MT"/>
                                  <w:color w:val="454545"/>
                                  <w:w w:val="105"/>
                                  <w:sz w:val="17"/>
                                </w:rPr>
                                <w:t>(&lt;</w:t>
                              </w:r>
                              <w:r>
                                <w:rPr>
                                  <w:rFonts w:ascii="Arial MT"/>
                                  <w:color w:val="454545"/>
                                  <w:spacing w:val="-9"/>
                                  <w:w w:val="105"/>
                                  <w:sz w:val="17"/>
                                </w:rPr>
                                <w:t xml:space="preserve"> </w:t>
                              </w:r>
                              <w:r>
                                <w:rPr>
                                  <w:rFonts w:ascii="Arial MT"/>
                                  <w:color w:val="454545"/>
                                  <w:spacing w:val="-4"/>
                                  <w:w w:val="105"/>
                                  <w:sz w:val="17"/>
                                </w:rPr>
                                <w:t>5MB)</w:t>
                              </w:r>
                            </w:p>
                          </w:txbxContent>
                        </wps:txbx>
                        <wps:bodyPr wrap="square" lIns="0" tIns="0" rIns="0" bIns="0" rtlCol="0">
                          <a:noAutofit/>
                        </wps:bodyPr>
                      </wps:wsp>
                    </wpg:wgp>
                  </a:graphicData>
                </a:graphic>
              </wp:anchor>
            </w:drawing>
          </mc:Choice>
          <mc:Fallback>
            <w:pict>
              <v:group w14:anchorId="75BD8A79" id="Group 171" o:spid="_x0000_s1032" style="position:absolute;margin-left:54.35pt;margin-top:4.65pt;width:402.2pt;height:24pt;z-index:-251658184;mso-wrap-distance-left:0;mso-wrap-distance-right:0;mso-position-horizontal-relative:page" coordsize="51079,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">
                <v:shape id="Graphic 172" o:spid="_x0000_s1033" style="position:absolute;left:89;top:89;width:50902;height:2870;visibility:visible;mso-wrap-style:square;v-text-anchor:top" coordsize="5090160,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" path="m5070348,286749r-5050889,l13122,284125,2624,273626,,267290,,19459,2624,13122,13122,2624,19459,,5070348,r6336,2624l5087183,13122r2624,6337l5089807,267290r-2624,6336l5076684,284125r-6336,2624xe" fillcolor="black" stroked="f">
                  <v:fill opacity="1799f"/>
                  <v:path arrowok="t"/>
                </v:shape>
                <v:shape id="Graphic 173" o:spid="_x0000_s1034" style="position:absolute;left:44;top:44;width:50991;height:2959;visibility:visible;mso-wrap-style:square;v-text-anchor:top" coordsize="50990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" path="m,264347l,31363,,27201,795,23198,2387,19357,3978,15514,6245,12124,9186,9184,12126,6239,15518,3973,19361,2384,23203,796,27204,r4159,l5067405,r4159,l5075564,796r3843,1588l5083249,3973r3391,2266l5089581,9184r2941,2940l5098768,31363r,232984l5075564,294909r-8159,801l31363,295710r-4159,-4l23203,294909r-3842,-1592l15518,291724,2387,276340,795,272499,,268499r,-4152xe" filled="f" strokecolor="#ccc" strokeweight=".24889mm">
                  <v:path arrowok="t"/>
                </v:shape>
                <v:shape id="Textbox 174" o:spid="_x0000_s1035" type="#_x0000_t202" style="position:absolute;left:135;top:113;width:50806;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6E52C914" w14:textId="77777777" w:rsidR="00D62403" w:rsidRDefault="00D62403" w:rsidP="00D62403">
                        <w:pPr>
                          <w:spacing w:before="133"/>
                          <w:ind w:left="162"/>
                          <w:rPr>
                            <w:rFonts w:ascii="Arial MT"/>
                            <w:sz w:val="17"/>
                          </w:rPr>
                        </w:pPr>
                        <w:r>
                          <w:rPr>
                            <w:rFonts w:ascii="Arial MT"/>
                            <w:color w:val="454545"/>
                            <w:w w:val="105"/>
                            <w:sz w:val="17"/>
                          </w:rPr>
                          <w:t>Click</w:t>
                        </w:r>
                        <w:r>
                          <w:rPr>
                            <w:rFonts w:ascii="Arial MT"/>
                            <w:color w:val="454545"/>
                            <w:spacing w:val="-11"/>
                            <w:w w:val="105"/>
                            <w:sz w:val="17"/>
                          </w:rPr>
                          <w:t xml:space="preserve"> </w:t>
                        </w:r>
                        <w:r>
                          <w:rPr>
                            <w:rFonts w:ascii="Arial MT"/>
                            <w:color w:val="454545"/>
                            <w:w w:val="105"/>
                            <w:sz w:val="17"/>
                          </w:rPr>
                          <w:t>here</w:t>
                        </w:r>
                        <w:r>
                          <w:rPr>
                            <w:rFonts w:ascii="Arial MT"/>
                            <w:color w:val="454545"/>
                            <w:spacing w:val="-9"/>
                            <w:w w:val="105"/>
                            <w:sz w:val="17"/>
                          </w:rPr>
                          <w:t xml:space="preserve"> </w:t>
                        </w:r>
                        <w:r>
                          <w:rPr>
                            <w:rFonts w:ascii="Arial MT"/>
                            <w:color w:val="454545"/>
                            <w:w w:val="105"/>
                            <w:sz w:val="17"/>
                          </w:rPr>
                          <w:t>to</w:t>
                        </w:r>
                        <w:r>
                          <w:rPr>
                            <w:rFonts w:ascii="Arial MT"/>
                            <w:color w:val="454545"/>
                            <w:spacing w:val="-9"/>
                            <w:w w:val="105"/>
                            <w:sz w:val="17"/>
                          </w:rPr>
                          <w:t xml:space="preserve"> </w:t>
                        </w:r>
                        <w:r>
                          <w:rPr>
                            <w:rFonts w:ascii="Arial MT"/>
                            <w:color w:val="454545"/>
                            <w:w w:val="105"/>
                            <w:sz w:val="17"/>
                          </w:rPr>
                          <w:t>upload</w:t>
                        </w:r>
                        <w:r>
                          <w:rPr>
                            <w:rFonts w:ascii="Arial MT"/>
                            <w:color w:val="454545"/>
                            <w:spacing w:val="-9"/>
                            <w:w w:val="105"/>
                            <w:sz w:val="17"/>
                          </w:rPr>
                          <w:t xml:space="preserve"> </w:t>
                        </w:r>
                        <w:r>
                          <w:rPr>
                            <w:rFonts w:ascii="Arial MT"/>
                            <w:color w:val="454545"/>
                            <w:w w:val="105"/>
                            <w:sz w:val="17"/>
                          </w:rPr>
                          <w:t>file.</w:t>
                        </w:r>
                        <w:r>
                          <w:rPr>
                            <w:rFonts w:ascii="Arial MT"/>
                            <w:color w:val="454545"/>
                            <w:spacing w:val="-9"/>
                            <w:w w:val="105"/>
                            <w:sz w:val="17"/>
                          </w:rPr>
                          <w:t xml:space="preserve"> </w:t>
                        </w:r>
                        <w:r>
                          <w:rPr>
                            <w:rFonts w:ascii="Arial MT"/>
                            <w:color w:val="454545"/>
                            <w:w w:val="105"/>
                            <w:sz w:val="17"/>
                          </w:rPr>
                          <w:t>(&lt;</w:t>
                        </w:r>
                        <w:r>
                          <w:rPr>
                            <w:rFonts w:ascii="Arial MT"/>
                            <w:color w:val="454545"/>
                            <w:spacing w:val="-9"/>
                            <w:w w:val="105"/>
                            <w:sz w:val="17"/>
                          </w:rPr>
                          <w:t xml:space="preserve"> </w:t>
                        </w:r>
                        <w:r>
                          <w:rPr>
                            <w:rFonts w:ascii="Arial MT"/>
                            <w:color w:val="454545"/>
                            <w:spacing w:val="-4"/>
                            <w:w w:val="105"/>
                            <w:sz w:val="17"/>
                          </w:rPr>
                          <w:t>5MB)</w:t>
                        </w:r>
                      </w:p>
                    </w:txbxContent>
                  </v:textbox>
                </v:shape>
                <w10:wrap type="topAndBottom" anchorx="page"/>
              </v:group>
            </w:pict>
          </mc:Fallback>
        </mc:AlternateContent>
      </w:r>
    </w:p>
    <w:p w14:paraId="10F2B2B5" w14:textId="77777777" w:rsidR="00D62403" w:rsidRDefault="00D62403" w:rsidP="00D62403">
      <w:pPr>
        <w:pStyle w:val="BodyText"/>
        <w:spacing w:before="153"/>
        <w:rPr>
          <w:rFonts w:ascii="Arial"/>
          <w:i/>
          <w:sz w:val="17"/>
        </w:rPr>
      </w:pPr>
    </w:p>
    <w:p w14:paraId="49BE7D74" w14:textId="77777777" w:rsidR="00D62403" w:rsidRDefault="00D62403" w:rsidP="00D62403">
      <w:pPr>
        <w:ind w:left="187"/>
        <w:rPr>
          <w:rFonts w:ascii="Arial Black"/>
          <w:sz w:val="17"/>
        </w:rPr>
      </w:pPr>
      <w:r>
        <w:rPr>
          <w:rFonts w:ascii="Arial Black"/>
          <w:color w:val="333333"/>
          <w:w w:val="90"/>
          <w:sz w:val="17"/>
        </w:rPr>
        <w:t>Image</w:t>
      </w:r>
      <w:r>
        <w:rPr>
          <w:rFonts w:ascii="Arial Black"/>
          <w:color w:val="333333"/>
          <w:spacing w:val="7"/>
          <w:sz w:val="17"/>
        </w:rPr>
        <w:t xml:space="preserve"> </w:t>
      </w:r>
      <w:r>
        <w:rPr>
          <w:rFonts w:ascii="Arial Black"/>
          <w:color w:val="333333"/>
          <w:w w:val="90"/>
          <w:sz w:val="17"/>
        </w:rPr>
        <w:t>of</w:t>
      </w:r>
      <w:r>
        <w:rPr>
          <w:rFonts w:ascii="Arial Black"/>
          <w:color w:val="333333"/>
          <w:spacing w:val="8"/>
          <w:sz w:val="17"/>
        </w:rPr>
        <w:t xml:space="preserve"> </w:t>
      </w:r>
      <w:r>
        <w:rPr>
          <w:rFonts w:ascii="Arial Black"/>
          <w:color w:val="333333"/>
          <w:w w:val="90"/>
          <w:sz w:val="17"/>
        </w:rPr>
        <w:t>house/landmark</w:t>
      </w:r>
      <w:r>
        <w:rPr>
          <w:rFonts w:ascii="Arial Black"/>
          <w:color w:val="333333"/>
          <w:spacing w:val="7"/>
          <w:sz w:val="17"/>
        </w:rPr>
        <w:t xml:space="preserve"> </w:t>
      </w:r>
      <w:r>
        <w:rPr>
          <w:rFonts w:ascii="Arial Black"/>
          <w:color w:val="333333"/>
          <w:w w:val="90"/>
          <w:sz w:val="17"/>
        </w:rPr>
        <w:t>structure</w:t>
      </w:r>
      <w:r>
        <w:rPr>
          <w:rFonts w:ascii="Arial Black"/>
          <w:color w:val="333333"/>
          <w:spacing w:val="8"/>
          <w:sz w:val="17"/>
        </w:rPr>
        <w:t xml:space="preserve"> </w:t>
      </w:r>
      <w:r>
        <w:rPr>
          <w:rFonts w:ascii="Arial Black"/>
          <w:color w:val="333333"/>
          <w:w w:val="90"/>
          <w:sz w:val="17"/>
        </w:rPr>
        <w:t>to</w:t>
      </w:r>
      <w:r>
        <w:rPr>
          <w:rFonts w:ascii="Arial Black"/>
          <w:color w:val="333333"/>
          <w:spacing w:val="8"/>
          <w:sz w:val="17"/>
        </w:rPr>
        <w:t xml:space="preserve"> </w:t>
      </w:r>
      <w:r>
        <w:rPr>
          <w:rFonts w:ascii="Arial Black"/>
          <w:color w:val="333333"/>
          <w:w w:val="90"/>
          <w:sz w:val="17"/>
        </w:rPr>
        <w:t>identify</w:t>
      </w:r>
      <w:r>
        <w:rPr>
          <w:rFonts w:ascii="Arial Black"/>
          <w:color w:val="333333"/>
          <w:spacing w:val="7"/>
          <w:sz w:val="17"/>
        </w:rPr>
        <w:t xml:space="preserve"> </w:t>
      </w:r>
      <w:r>
        <w:rPr>
          <w:rFonts w:ascii="Arial Black"/>
          <w:color w:val="333333"/>
          <w:w w:val="90"/>
          <w:sz w:val="17"/>
        </w:rPr>
        <w:t>the</w:t>
      </w:r>
      <w:r>
        <w:rPr>
          <w:rFonts w:ascii="Arial Black"/>
          <w:color w:val="333333"/>
          <w:spacing w:val="8"/>
          <w:sz w:val="17"/>
        </w:rPr>
        <w:t xml:space="preserve"> </w:t>
      </w:r>
      <w:r>
        <w:rPr>
          <w:rFonts w:ascii="Arial Black"/>
          <w:color w:val="333333"/>
          <w:spacing w:val="-2"/>
          <w:w w:val="90"/>
          <w:sz w:val="17"/>
        </w:rPr>
        <w:t>household.</w:t>
      </w:r>
    </w:p>
    <w:p w14:paraId="2BDFB1B8" w14:textId="77777777" w:rsidR="00D62403" w:rsidRDefault="00D62403" w:rsidP="00D62403">
      <w:pPr>
        <w:spacing w:before="66"/>
        <w:ind w:left="187"/>
        <w:rPr>
          <w:rFonts w:ascii="Arial"/>
          <w:i/>
          <w:sz w:val="16"/>
        </w:rPr>
      </w:pPr>
      <w:r>
        <w:rPr>
          <w:rFonts w:ascii="Arial"/>
          <w:i/>
          <w:sz w:val="16"/>
        </w:rPr>
        <w:t>Please</w:t>
      </w:r>
      <w:r>
        <w:rPr>
          <w:rFonts w:ascii="Arial"/>
          <w:i/>
          <w:spacing w:val="5"/>
          <w:sz w:val="16"/>
        </w:rPr>
        <w:t xml:space="preserve"> </w:t>
      </w:r>
      <w:r>
        <w:rPr>
          <w:rFonts w:ascii="Arial"/>
          <w:i/>
          <w:sz w:val="16"/>
        </w:rPr>
        <w:t>ensure</w:t>
      </w:r>
      <w:r>
        <w:rPr>
          <w:rFonts w:ascii="Arial"/>
          <w:i/>
          <w:spacing w:val="6"/>
          <w:sz w:val="16"/>
        </w:rPr>
        <w:t xml:space="preserve"> </w:t>
      </w:r>
      <w:r>
        <w:rPr>
          <w:rFonts w:ascii="Arial"/>
          <w:i/>
          <w:sz w:val="16"/>
        </w:rPr>
        <w:t>the</w:t>
      </w:r>
      <w:r>
        <w:rPr>
          <w:rFonts w:ascii="Arial"/>
          <w:i/>
          <w:spacing w:val="5"/>
          <w:sz w:val="16"/>
        </w:rPr>
        <w:t xml:space="preserve"> </w:t>
      </w:r>
      <w:r>
        <w:rPr>
          <w:rFonts w:ascii="Arial"/>
          <w:i/>
          <w:sz w:val="16"/>
        </w:rPr>
        <w:t>picture</w:t>
      </w:r>
      <w:r>
        <w:rPr>
          <w:rFonts w:ascii="Arial"/>
          <w:i/>
          <w:spacing w:val="6"/>
          <w:sz w:val="16"/>
        </w:rPr>
        <w:t xml:space="preserve"> </w:t>
      </w:r>
      <w:r>
        <w:rPr>
          <w:rFonts w:ascii="Arial"/>
          <w:i/>
          <w:sz w:val="16"/>
        </w:rPr>
        <w:t>taken</w:t>
      </w:r>
      <w:r>
        <w:rPr>
          <w:rFonts w:ascii="Arial"/>
          <w:i/>
          <w:spacing w:val="6"/>
          <w:sz w:val="16"/>
        </w:rPr>
        <w:t xml:space="preserve"> </w:t>
      </w:r>
      <w:r>
        <w:rPr>
          <w:rFonts w:ascii="Arial"/>
          <w:i/>
          <w:sz w:val="16"/>
        </w:rPr>
        <w:t>shows</w:t>
      </w:r>
      <w:r>
        <w:rPr>
          <w:rFonts w:ascii="Arial"/>
          <w:i/>
          <w:spacing w:val="5"/>
          <w:sz w:val="16"/>
        </w:rPr>
        <w:t xml:space="preserve"> </w:t>
      </w:r>
      <w:r>
        <w:rPr>
          <w:rFonts w:ascii="Arial"/>
          <w:i/>
          <w:sz w:val="16"/>
        </w:rPr>
        <w:t>distinctive</w:t>
      </w:r>
      <w:r>
        <w:rPr>
          <w:rFonts w:ascii="Arial"/>
          <w:i/>
          <w:spacing w:val="6"/>
          <w:sz w:val="16"/>
        </w:rPr>
        <w:t xml:space="preserve"> </w:t>
      </w:r>
      <w:r>
        <w:rPr>
          <w:rFonts w:ascii="Arial"/>
          <w:i/>
          <w:sz w:val="16"/>
        </w:rPr>
        <w:t>features</w:t>
      </w:r>
      <w:r>
        <w:rPr>
          <w:rFonts w:ascii="Arial"/>
          <w:i/>
          <w:spacing w:val="5"/>
          <w:sz w:val="16"/>
        </w:rPr>
        <w:t xml:space="preserve"> </w:t>
      </w:r>
      <w:r>
        <w:rPr>
          <w:rFonts w:ascii="Arial"/>
          <w:i/>
          <w:sz w:val="16"/>
        </w:rPr>
        <w:t>such</w:t>
      </w:r>
      <w:r>
        <w:rPr>
          <w:rFonts w:ascii="Arial"/>
          <w:i/>
          <w:spacing w:val="6"/>
          <w:sz w:val="16"/>
        </w:rPr>
        <w:t xml:space="preserve"> </w:t>
      </w:r>
      <w:r>
        <w:rPr>
          <w:rFonts w:ascii="Arial"/>
          <w:i/>
          <w:sz w:val="16"/>
        </w:rPr>
        <w:t>that</w:t>
      </w:r>
      <w:r>
        <w:rPr>
          <w:rFonts w:ascii="Arial"/>
          <w:i/>
          <w:spacing w:val="6"/>
          <w:sz w:val="16"/>
        </w:rPr>
        <w:t xml:space="preserve"> </w:t>
      </w:r>
      <w:r>
        <w:rPr>
          <w:rFonts w:ascii="Arial"/>
          <w:i/>
          <w:sz w:val="16"/>
        </w:rPr>
        <w:t>the</w:t>
      </w:r>
      <w:r>
        <w:rPr>
          <w:rFonts w:ascii="Arial"/>
          <w:i/>
          <w:spacing w:val="5"/>
          <w:sz w:val="16"/>
        </w:rPr>
        <w:t xml:space="preserve"> </w:t>
      </w:r>
      <w:r>
        <w:rPr>
          <w:rFonts w:ascii="Arial"/>
          <w:i/>
          <w:sz w:val="16"/>
        </w:rPr>
        <w:t>house</w:t>
      </w:r>
      <w:r>
        <w:rPr>
          <w:rFonts w:ascii="Arial"/>
          <w:i/>
          <w:spacing w:val="6"/>
          <w:sz w:val="16"/>
        </w:rPr>
        <w:t xml:space="preserve"> </w:t>
      </w:r>
      <w:r>
        <w:rPr>
          <w:rFonts w:ascii="Arial"/>
          <w:i/>
          <w:sz w:val="16"/>
        </w:rPr>
        <w:t>can</w:t>
      </w:r>
      <w:r>
        <w:rPr>
          <w:rFonts w:ascii="Arial"/>
          <w:i/>
          <w:spacing w:val="5"/>
          <w:sz w:val="16"/>
        </w:rPr>
        <w:t xml:space="preserve"> </w:t>
      </w:r>
      <w:r>
        <w:rPr>
          <w:rFonts w:ascii="Arial"/>
          <w:i/>
          <w:sz w:val="16"/>
        </w:rPr>
        <w:t>be</w:t>
      </w:r>
      <w:r>
        <w:rPr>
          <w:rFonts w:ascii="Arial"/>
          <w:i/>
          <w:spacing w:val="6"/>
          <w:sz w:val="16"/>
        </w:rPr>
        <w:t xml:space="preserve"> </w:t>
      </w:r>
      <w:r>
        <w:rPr>
          <w:rFonts w:ascii="Arial"/>
          <w:i/>
          <w:sz w:val="16"/>
        </w:rPr>
        <w:t>identified</w:t>
      </w:r>
      <w:r>
        <w:rPr>
          <w:rFonts w:ascii="Arial"/>
          <w:i/>
          <w:spacing w:val="6"/>
          <w:sz w:val="16"/>
        </w:rPr>
        <w:t xml:space="preserve"> </w:t>
      </w:r>
      <w:r>
        <w:rPr>
          <w:rFonts w:ascii="Arial"/>
          <w:i/>
          <w:sz w:val="16"/>
        </w:rPr>
        <w:t>when</w:t>
      </w:r>
      <w:r>
        <w:rPr>
          <w:rFonts w:ascii="Arial"/>
          <w:i/>
          <w:spacing w:val="5"/>
          <w:sz w:val="16"/>
        </w:rPr>
        <w:t xml:space="preserve"> </w:t>
      </w:r>
      <w:r>
        <w:rPr>
          <w:rFonts w:ascii="Arial"/>
          <w:i/>
          <w:sz w:val="16"/>
        </w:rPr>
        <w:t>the</w:t>
      </w:r>
      <w:r>
        <w:rPr>
          <w:rFonts w:ascii="Arial"/>
          <w:i/>
          <w:spacing w:val="6"/>
          <w:sz w:val="16"/>
        </w:rPr>
        <w:t xml:space="preserve"> </w:t>
      </w:r>
      <w:r>
        <w:rPr>
          <w:rFonts w:ascii="Arial"/>
          <w:i/>
          <w:sz w:val="16"/>
        </w:rPr>
        <w:t>field</w:t>
      </w:r>
      <w:r>
        <w:rPr>
          <w:rFonts w:ascii="Arial"/>
          <w:i/>
          <w:spacing w:val="6"/>
          <w:sz w:val="16"/>
        </w:rPr>
        <w:t xml:space="preserve"> </w:t>
      </w:r>
      <w:r>
        <w:rPr>
          <w:rFonts w:ascii="Arial"/>
          <w:i/>
          <w:sz w:val="16"/>
        </w:rPr>
        <w:t>team</w:t>
      </w:r>
      <w:r>
        <w:rPr>
          <w:rFonts w:ascii="Arial"/>
          <w:i/>
          <w:spacing w:val="5"/>
          <w:sz w:val="16"/>
        </w:rPr>
        <w:t xml:space="preserve"> </w:t>
      </w:r>
      <w:r>
        <w:rPr>
          <w:rFonts w:ascii="Arial"/>
          <w:i/>
          <w:sz w:val="16"/>
        </w:rPr>
        <w:t>visits</w:t>
      </w:r>
      <w:r>
        <w:rPr>
          <w:rFonts w:ascii="Arial"/>
          <w:i/>
          <w:spacing w:val="6"/>
          <w:sz w:val="16"/>
        </w:rPr>
        <w:t xml:space="preserve"> </w:t>
      </w:r>
      <w:r>
        <w:rPr>
          <w:rFonts w:ascii="Arial"/>
          <w:i/>
          <w:sz w:val="16"/>
        </w:rPr>
        <w:t>the</w:t>
      </w:r>
      <w:r>
        <w:rPr>
          <w:rFonts w:ascii="Arial"/>
          <w:i/>
          <w:spacing w:val="5"/>
          <w:sz w:val="16"/>
        </w:rPr>
        <w:t xml:space="preserve"> </w:t>
      </w:r>
      <w:r>
        <w:rPr>
          <w:rFonts w:ascii="Arial"/>
          <w:i/>
          <w:spacing w:val="-2"/>
          <w:sz w:val="16"/>
        </w:rPr>
        <w:t>village.</w:t>
      </w:r>
    </w:p>
    <w:p w14:paraId="3FB1ACDF" w14:textId="77777777" w:rsidR="00D62403" w:rsidRDefault="00D62403" w:rsidP="00D62403">
      <w:pPr>
        <w:pStyle w:val="BodyText"/>
        <w:spacing w:before="10"/>
        <w:rPr>
          <w:rFonts w:ascii="Arial"/>
          <w:i/>
          <w:sz w:val="5"/>
        </w:rPr>
      </w:pPr>
      <w:r>
        <w:rPr>
          <w:noProof/>
        </w:rPr>
        <mc:AlternateContent>
          <mc:Choice Requires="wpg">
            <w:drawing>
              <wp:anchor distT="0" distB="0" distL="0" distR="0" simplePos="0" relativeHeight="251658297" behindDoc="1" locked="0" layoutInCell="1" allowOverlap="1" wp14:anchorId="673397E7" wp14:editId="41577034">
                <wp:simplePos x="0" y="0"/>
                <wp:positionH relativeFrom="page">
                  <wp:posOffset>690377</wp:posOffset>
                </wp:positionH>
                <wp:positionV relativeFrom="paragraph">
                  <wp:posOffset>59167</wp:posOffset>
                </wp:positionV>
                <wp:extent cx="5107940" cy="304800"/>
                <wp:effectExtent l="0" t="0" r="0" b="0"/>
                <wp:wrapTopAndBottom/>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7940" cy="304800"/>
                          <a:chOff x="0" y="0"/>
                          <a:chExt cx="5107940" cy="304800"/>
                        </a:xfrm>
                      </wpg:grpSpPr>
                      <wps:wsp>
                        <wps:cNvPr id="176" name="Graphic 176"/>
                        <wps:cNvSpPr/>
                        <wps:spPr>
                          <a:xfrm>
                            <a:off x="8960" y="8963"/>
                            <a:ext cx="5090160" cy="287020"/>
                          </a:xfrm>
                          <a:custGeom>
                            <a:avLst/>
                            <a:gdLst/>
                            <a:ahLst/>
                            <a:cxnLst/>
                            <a:rect l="l" t="t" r="r" b="b"/>
                            <a:pathLst>
                              <a:path w="5090160" h="287020">
                                <a:moveTo>
                                  <a:pt x="5070348" y="286749"/>
                                </a:moveTo>
                                <a:lnTo>
                                  <a:pt x="19459" y="286749"/>
                                </a:lnTo>
                                <a:lnTo>
                                  <a:pt x="13122" y="284125"/>
                                </a:lnTo>
                                <a:lnTo>
                                  <a:pt x="2624" y="273626"/>
                                </a:lnTo>
                                <a:lnTo>
                                  <a:pt x="0" y="267290"/>
                                </a:lnTo>
                                <a:lnTo>
                                  <a:pt x="0" y="19459"/>
                                </a:lnTo>
                                <a:lnTo>
                                  <a:pt x="2624" y="13122"/>
                                </a:lnTo>
                                <a:lnTo>
                                  <a:pt x="13122" y="2624"/>
                                </a:lnTo>
                                <a:lnTo>
                                  <a:pt x="19459" y="0"/>
                                </a:lnTo>
                                <a:lnTo>
                                  <a:pt x="5070348" y="0"/>
                                </a:lnTo>
                                <a:lnTo>
                                  <a:pt x="5076684" y="2624"/>
                                </a:lnTo>
                                <a:lnTo>
                                  <a:pt x="5087183" y="13122"/>
                                </a:lnTo>
                                <a:lnTo>
                                  <a:pt x="5089807" y="19459"/>
                                </a:lnTo>
                                <a:lnTo>
                                  <a:pt x="5089807" y="267290"/>
                                </a:lnTo>
                                <a:lnTo>
                                  <a:pt x="5087183" y="273626"/>
                                </a:lnTo>
                                <a:lnTo>
                                  <a:pt x="5076684" y="284125"/>
                                </a:lnTo>
                                <a:lnTo>
                                  <a:pt x="5070348" y="286749"/>
                                </a:lnTo>
                                <a:close/>
                              </a:path>
                            </a:pathLst>
                          </a:custGeom>
                          <a:solidFill>
                            <a:srgbClr val="000000">
                              <a:alpha val="2680"/>
                            </a:srgbClr>
                          </a:solidFill>
                        </wps:spPr>
                        <wps:bodyPr wrap="square" lIns="0" tIns="0" rIns="0" bIns="0" rtlCol="0">
                          <a:prstTxWarp prst="textNoShape">
                            <a:avLst/>
                          </a:prstTxWarp>
                          <a:noAutofit/>
                        </wps:bodyPr>
                      </wps:wsp>
                      <wps:wsp>
                        <wps:cNvPr id="177" name="Graphic 177"/>
                        <wps:cNvSpPr/>
                        <wps:spPr>
                          <a:xfrm>
                            <a:off x="4480" y="4480"/>
                            <a:ext cx="5099050" cy="295910"/>
                          </a:xfrm>
                          <a:custGeom>
                            <a:avLst/>
                            <a:gdLst/>
                            <a:ahLst/>
                            <a:cxnLst/>
                            <a:rect l="l" t="t" r="r" b="b"/>
                            <a:pathLst>
                              <a:path w="5099050" h="295910">
                                <a:moveTo>
                                  <a:pt x="0" y="264347"/>
                                </a:moveTo>
                                <a:lnTo>
                                  <a:pt x="0" y="31363"/>
                                </a:lnTo>
                                <a:lnTo>
                                  <a:pt x="0" y="27201"/>
                                </a:lnTo>
                                <a:lnTo>
                                  <a:pt x="795" y="23203"/>
                                </a:lnTo>
                                <a:lnTo>
                                  <a:pt x="2387" y="19357"/>
                                </a:lnTo>
                                <a:lnTo>
                                  <a:pt x="3978" y="15514"/>
                                </a:lnTo>
                                <a:lnTo>
                                  <a:pt x="6245" y="12124"/>
                                </a:lnTo>
                                <a:lnTo>
                                  <a:pt x="9186" y="9184"/>
                                </a:lnTo>
                                <a:lnTo>
                                  <a:pt x="12126" y="6243"/>
                                </a:lnTo>
                                <a:lnTo>
                                  <a:pt x="15518" y="3976"/>
                                </a:lnTo>
                                <a:lnTo>
                                  <a:pt x="19361" y="2384"/>
                                </a:lnTo>
                                <a:lnTo>
                                  <a:pt x="23203" y="796"/>
                                </a:lnTo>
                                <a:lnTo>
                                  <a:pt x="27204" y="0"/>
                                </a:lnTo>
                                <a:lnTo>
                                  <a:pt x="31363" y="0"/>
                                </a:lnTo>
                                <a:lnTo>
                                  <a:pt x="5067405" y="0"/>
                                </a:lnTo>
                                <a:lnTo>
                                  <a:pt x="5071564" y="0"/>
                                </a:lnTo>
                                <a:lnTo>
                                  <a:pt x="5075564" y="796"/>
                                </a:lnTo>
                                <a:lnTo>
                                  <a:pt x="5079407" y="2384"/>
                                </a:lnTo>
                                <a:lnTo>
                                  <a:pt x="5083249" y="3976"/>
                                </a:lnTo>
                                <a:lnTo>
                                  <a:pt x="5086640" y="6243"/>
                                </a:lnTo>
                                <a:lnTo>
                                  <a:pt x="5089581" y="9184"/>
                                </a:lnTo>
                                <a:lnTo>
                                  <a:pt x="5092522" y="12124"/>
                                </a:lnTo>
                                <a:lnTo>
                                  <a:pt x="5098768" y="31363"/>
                                </a:lnTo>
                                <a:lnTo>
                                  <a:pt x="5098768" y="264347"/>
                                </a:lnTo>
                                <a:lnTo>
                                  <a:pt x="5079407" y="293312"/>
                                </a:lnTo>
                                <a:lnTo>
                                  <a:pt x="5075564" y="294909"/>
                                </a:lnTo>
                                <a:lnTo>
                                  <a:pt x="5071564" y="295706"/>
                                </a:lnTo>
                                <a:lnTo>
                                  <a:pt x="5067405" y="295710"/>
                                </a:lnTo>
                                <a:lnTo>
                                  <a:pt x="31363" y="295710"/>
                                </a:lnTo>
                                <a:lnTo>
                                  <a:pt x="27204" y="295706"/>
                                </a:lnTo>
                                <a:lnTo>
                                  <a:pt x="23203" y="294909"/>
                                </a:lnTo>
                                <a:lnTo>
                                  <a:pt x="19361" y="293317"/>
                                </a:lnTo>
                                <a:lnTo>
                                  <a:pt x="15518" y="291729"/>
                                </a:lnTo>
                                <a:lnTo>
                                  <a:pt x="2387" y="276340"/>
                                </a:lnTo>
                                <a:lnTo>
                                  <a:pt x="795" y="272503"/>
                                </a:lnTo>
                                <a:lnTo>
                                  <a:pt x="0" y="268504"/>
                                </a:lnTo>
                                <a:lnTo>
                                  <a:pt x="0" y="264347"/>
                                </a:lnTo>
                                <a:close/>
                              </a:path>
                            </a:pathLst>
                          </a:custGeom>
                          <a:ln w="8960">
                            <a:solidFill>
                              <a:srgbClr val="CCCCCC"/>
                            </a:solidFill>
                            <a:prstDash val="solid"/>
                          </a:ln>
                        </wps:spPr>
                        <wps:bodyPr wrap="square" lIns="0" tIns="0" rIns="0" bIns="0" rtlCol="0">
                          <a:prstTxWarp prst="textNoShape">
                            <a:avLst/>
                          </a:prstTxWarp>
                          <a:noAutofit/>
                        </wps:bodyPr>
                      </wps:wsp>
                      <wps:wsp>
                        <wps:cNvPr id="178" name="Textbox 178"/>
                        <wps:cNvSpPr txBox="1"/>
                        <wps:spPr>
                          <a:xfrm>
                            <a:off x="13553" y="11312"/>
                            <a:ext cx="5080635" cy="282575"/>
                          </a:xfrm>
                          <a:prstGeom prst="rect">
                            <a:avLst/>
                          </a:prstGeom>
                        </wps:spPr>
                        <wps:txbx>
                          <w:txbxContent>
                            <w:p w14:paraId="02D450DD" w14:textId="77777777" w:rsidR="00D62403" w:rsidRDefault="00D62403" w:rsidP="00D62403">
                              <w:pPr>
                                <w:spacing w:before="133"/>
                                <w:ind w:left="162"/>
                                <w:rPr>
                                  <w:rFonts w:ascii="Arial MT"/>
                                  <w:sz w:val="17"/>
                                </w:rPr>
                              </w:pPr>
                              <w:r>
                                <w:rPr>
                                  <w:rFonts w:ascii="Arial MT"/>
                                  <w:color w:val="454545"/>
                                  <w:w w:val="105"/>
                                  <w:sz w:val="17"/>
                                </w:rPr>
                                <w:t>Click</w:t>
                              </w:r>
                              <w:r>
                                <w:rPr>
                                  <w:rFonts w:ascii="Arial MT"/>
                                  <w:color w:val="454545"/>
                                  <w:spacing w:val="-11"/>
                                  <w:w w:val="105"/>
                                  <w:sz w:val="17"/>
                                </w:rPr>
                                <w:t xml:space="preserve"> </w:t>
                              </w:r>
                              <w:r>
                                <w:rPr>
                                  <w:rFonts w:ascii="Arial MT"/>
                                  <w:color w:val="454545"/>
                                  <w:w w:val="105"/>
                                  <w:sz w:val="17"/>
                                </w:rPr>
                                <w:t>here</w:t>
                              </w:r>
                              <w:r>
                                <w:rPr>
                                  <w:rFonts w:ascii="Arial MT"/>
                                  <w:color w:val="454545"/>
                                  <w:spacing w:val="-9"/>
                                  <w:w w:val="105"/>
                                  <w:sz w:val="17"/>
                                </w:rPr>
                                <w:t xml:space="preserve"> </w:t>
                              </w:r>
                              <w:r>
                                <w:rPr>
                                  <w:rFonts w:ascii="Arial MT"/>
                                  <w:color w:val="454545"/>
                                  <w:w w:val="105"/>
                                  <w:sz w:val="17"/>
                                </w:rPr>
                                <w:t>to</w:t>
                              </w:r>
                              <w:r>
                                <w:rPr>
                                  <w:rFonts w:ascii="Arial MT"/>
                                  <w:color w:val="454545"/>
                                  <w:spacing w:val="-9"/>
                                  <w:w w:val="105"/>
                                  <w:sz w:val="17"/>
                                </w:rPr>
                                <w:t xml:space="preserve"> </w:t>
                              </w:r>
                              <w:r>
                                <w:rPr>
                                  <w:rFonts w:ascii="Arial MT"/>
                                  <w:color w:val="454545"/>
                                  <w:w w:val="105"/>
                                  <w:sz w:val="17"/>
                                </w:rPr>
                                <w:t>upload</w:t>
                              </w:r>
                              <w:r>
                                <w:rPr>
                                  <w:rFonts w:ascii="Arial MT"/>
                                  <w:color w:val="454545"/>
                                  <w:spacing w:val="-9"/>
                                  <w:w w:val="105"/>
                                  <w:sz w:val="17"/>
                                </w:rPr>
                                <w:t xml:space="preserve"> </w:t>
                              </w:r>
                              <w:r>
                                <w:rPr>
                                  <w:rFonts w:ascii="Arial MT"/>
                                  <w:color w:val="454545"/>
                                  <w:w w:val="105"/>
                                  <w:sz w:val="17"/>
                                </w:rPr>
                                <w:t>file.</w:t>
                              </w:r>
                              <w:r>
                                <w:rPr>
                                  <w:rFonts w:ascii="Arial MT"/>
                                  <w:color w:val="454545"/>
                                  <w:spacing w:val="-9"/>
                                  <w:w w:val="105"/>
                                  <w:sz w:val="17"/>
                                </w:rPr>
                                <w:t xml:space="preserve"> </w:t>
                              </w:r>
                              <w:r>
                                <w:rPr>
                                  <w:rFonts w:ascii="Arial MT"/>
                                  <w:color w:val="454545"/>
                                  <w:w w:val="105"/>
                                  <w:sz w:val="17"/>
                                </w:rPr>
                                <w:t>(&lt;</w:t>
                              </w:r>
                              <w:r>
                                <w:rPr>
                                  <w:rFonts w:ascii="Arial MT"/>
                                  <w:color w:val="454545"/>
                                  <w:spacing w:val="-9"/>
                                  <w:w w:val="105"/>
                                  <w:sz w:val="17"/>
                                </w:rPr>
                                <w:t xml:space="preserve"> </w:t>
                              </w:r>
                              <w:r>
                                <w:rPr>
                                  <w:rFonts w:ascii="Arial MT"/>
                                  <w:color w:val="454545"/>
                                  <w:spacing w:val="-4"/>
                                  <w:w w:val="105"/>
                                  <w:sz w:val="17"/>
                                </w:rPr>
                                <w:t>5MB)</w:t>
                              </w:r>
                            </w:p>
                          </w:txbxContent>
                        </wps:txbx>
                        <wps:bodyPr wrap="square" lIns="0" tIns="0" rIns="0" bIns="0" rtlCol="0">
                          <a:noAutofit/>
                        </wps:bodyPr>
                      </wps:wsp>
                    </wpg:wgp>
                  </a:graphicData>
                </a:graphic>
              </wp:anchor>
            </w:drawing>
          </mc:Choice>
          <mc:Fallback>
            <w:pict>
              <v:group w14:anchorId="673397E7" id="Group 175" o:spid="_x0000_s1036" style="position:absolute;margin-left:54.35pt;margin-top:4.65pt;width:402.2pt;height:24pt;z-index:-251658183;mso-wrap-distance-left:0;mso-wrap-distance-right:0;mso-position-horizontal-relative:page" coordsize="51079,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">
                <v:shape id="Graphic 176" o:spid="_x0000_s1037" style="position:absolute;left:89;top:89;width:50902;height:2870;visibility:visible;mso-wrap-style:square;v-text-anchor:top" coordsize="5090160,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" path="m5070348,286749r-5050889,l13122,284125,2624,273626,,267290,,19459,2624,13122,13122,2624,19459,,5070348,r6336,2624l5087183,13122r2624,6337l5089807,267290r-2624,6336l5076684,284125r-6336,2624xe" fillcolor="black" stroked="f">
                  <v:fill opacity="1799f"/>
                  <v:path arrowok="t"/>
                </v:shape>
                <v:shape id="Graphic 177" o:spid="_x0000_s1038" style="position:absolute;left:44;top:44;width:50991;height:2959;visibility:visible;mso-wrap-style:square;v-text-anchor:top" coordsize="50990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" path="m,264347l,31363,,27201,795,23203,2387,19357,3978,15514,6245,12124,9186,9184,12126,6243,15518,3976,19361,2384,23203,796,27204,r4159,l5067405,r4159,l5075564,796r3843,1588l5083249,3976r3391,2267l5089581,9184r2941,2940l5098768,31363r,232984l5079407,293312r-3843,1597l5071564,295706r-4159,4l31363,295710r-4159,-4l23203,294909r-3842,-1592l15518,291729,2387,276340,795,272503,,268504r,-4157xe" filled="f" strokecolor="#ccc" strokeweight=".24889mm">
                  <v:path arrowok="t"/>
                </v:shape>
                <v:shape id="Textbox 178" o:spid="_x0000_s1039" type="#_x0000_t202" style="position:absolute;left:135;top:113;width:50806;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02D450DD" w14:textId="77777777" w:rsidR="00D62403" w:rsidRDefault="00D62403" w:rsidP="00D62403">
                        <w:pPr>
                          <w:spacing w:before="133"/>
                          <w:ind w:left="162"/>
                          <w:rPr>
                            <w:rFonts w:ascii="Arial MT"/>
                            <w:sz w:val="17"/>
                          </w:rPr>
                        </w:pPr>
                        <w:r>
                          <w:rPr>
                            <w:rFonts w:ascii="Arial MT"/>
                            <w:color w:val="454545"/>
                            <w:w w:val="105"/>
                            <w:sz w:val="17"/>
                          </w:rPr>
                          <w:t>Click</w:t>
                        </w:r>
                        <w:r>
                          <w:rPr>
                            <w:rFonts w:ascii="Arial MT"/>
                            <w:color w:val="454545"/>
                            <w:spacing w:val="-11"/>
                            <w:w w:val="105"/>
                            <w:sz w:val="17"/>
                          </w:rPr>
                          <w:t xml:space="preserve"> </w:t>
                        </w:r>
                        <w:r>
                          <w:rPr>
                            <w:rFonts w:ascii="Arial MT"/>
                            <w:color w:val="454545"/>
                            <w:w w:val="105"/>
                            <w:sz w:val="17"/>
                          </w:rPr>
                          <w:t>here</w:t>
                        </w:r>
                        <w:r>
                          <w:rPr>
                            <w:rFonts w:ascii="Arial MT"/>
                            <w:color w:val="454545"/>
                            <w:spacing w:val="-9"/>
                            <w:w w:val="105"/>
                            <w:sz w:val="17"/>
                          </w:rPr>
                          <w:t xml:space="preserve"> </w:t>
                        </w:r>
                        <w:r>
                          <w:rPr>
                            <w:rFonts w:ascii="Arial MT"/>
                            <w:color w:val="454545"/>
                            <w:w w:val="105"/>
                            <w:sz w:val="17"/>
                          </w:rPr>
                          <w:t>to</w:t>
                        </w:r>
                        <w:r>
                          <w:rPr>
                            <w:rFonts w:ascii="Arial MT"/>
                            <w:color w:val="454545"/>
                            <w:spacing w:val="-9"/>
                            <w:w w:val="105"/>
                            <w:sz w:val="17"/>
                          </w:rPr>
                          <w:t xml:space="preserve"> </w:t>
                        </w:r>
                        <w:r>
                          <w:rPr>
                            <w:rFonts w:ascii="Arial MT"/>
                            <w:color w:val="454545"/>
                            <w:w w:val="105"/>
                            <w:sz w:val="17"/>
                          </w:rPr>
                          <w:t>upload</w:t>
                        </w:r>
                        <w:r>
                          <w:rPr>
                            <w:rFonts w:ascii="Arial MT"/>
                            <w:color w:val="454545"/>
                            <w:spacing w:val="-9"/>
                            <w:w w:val="105"/>
                            <w:sz w:val="17"/>
                          </w:rPr>
                          <w:t xml:space="preserve"> </w:t>
                        </w:r>
                        <w:r>
                          <w:rPr>
                            <w:rFonts w:ascii="Arial MT"/>
                            <w:color w:val="454545"/>
                            <w:w w:val="105"/>
                            <w:sz w:val="17"/>
                          </w:rPr>
                          <w:t>file.</w:t>
                        </w:r>
                        <w:r>
                          <w:rPr>
                            <w:rFonts w:ascii="Arial MT"/>
                            <w:color w:val="454545"/>
                            <w:spacing w:val="-9"/>
                            <w:w w:val="105"/>
                            <w:sz w:val="17"/>
                          </w:rPr>
                          <w:t xml:space="preserve"> </w:t>
                        </w:r>
                        <w:r>
                          <w:rPr>
                            <w:rFonts w:ascii="Arial MT"/>
                            <w:color w:val="454545"/>
                            <w:w w:val="105"/>
                            <w:sz w:val="17"/>
                          </w:rPr>
                          <w:t>(&lt;</w:t>
                        </w:r>
                        <w:r>
                          <w:rPr>
                            <w:rFonts w:ascii="Arial MT"/>
                            <w:color w:val="454545"/>
                            <w:spacing w:val="-9"/>
                            <w:w w:val="105"/>
                            <w:sz w:val="17"/>
                          </w:rPr>
                          <w:t xml:space="preserve"> </w:t>
                        </w:r>
                        <w:r>
                          <w:rPr>
                            <w:rFonts w:ascii="Arial MT"/>
                            <w:color w:val="454545"/>
                            <w:spacing w:val="-4"/>
                            <w:w w:val="105"/>
                            <w:sz w:val="17"/>
                          </w:rPr>
                          <w:t>5MB)</w:t>
                        </w:r>
                      </w:p>
                    </w:txbxContent>
                  </v:textbox>
                </v:shape>
                <w10:wrap type="topAndBottom" anchorx="page"/>
              </v:group>
            </w:pict>
          </mc:Fallback>
        </mc:AlternateContent>
      </w:r>
    </w:p>
    <w:p w14:paraId="1E41B65D" w14:textId="77777777" w:rsidR="00D62403" w:rsidRDefault="00D62403" w:rsidP="00D62403">
      <w:pPr>
        <w:pStyle w:val="BodyText"/>
        <w:spacing w:before="153"/>
        <w:rPr>
          <w:rFonts w:ascii="Arial"/>
          <w:i/>
          <w:sz w:val="17"/>
        </w:rPr>
      </w:pPr>
    </w:p>
    <w:p w14:paraId="59FDCEF9" w14:textId="77777777" w:rsidR="00D62403" w:rsidRDefault="00D62403" w:rsidP="00D62403">
      <w:pPr>
        <w:ind w:left="187"/>
        <w:rPr>
          <w:rFonts w:ascii="Arial Black"/>
          <w:sz w:val="17"/>
        </w:rPr>
      </w:pPr>
      <w:r>
        <w:rPr>
          <w:rFonts w:ascii="Arial Black"/>
          <w:color w:val="333333"/>
          <w:w w:val="90"/>
          <w:sz w:val="17"/>
        </w:rPr>
        <w:t>ENUMERATOR:</w:t>
      </w:r>
      <w:r>
        <w:rPr>
          <w:rFonts w:ascii="Arial Black"/>
          <w:color w:val="333333"/>
          <w:spacing w:val="-6"/>
          <w:w w:val="90"/>
          <w:sz w:val="17"/>
        </w:rPr>
        <w:t xml:space="preserve"> </w:t>
      </w:r>
      <w:r>
        <w:rPr>
          <w:rFonts w:ascii="Arial Black"/>
          <w:color w:val="333333"/>
          <w:w w:val="90"/>
          <w:sz w:val="17"/>
        </w:rPr>
        <w:t>Check</w:t>
      </w:r>
      <w:r>
        <w:rPr>
          <w:rFonts w:ascii="Arial Black"/>
          <w:color w:val="333333"/>
          <w:spacing w:val="-5"/>
          <w:w w:val="90"/>
          <w:sz w:val="17"/>
        </w:rPr>
        <w:t xml:space="preserve"> </w:t>
      </w:r>
      <w:r>
        <w:rPr>
          <w:rFonts w:ascii="Arial Black"/>
          <w:color w:val="333333"/>
          <w:w w:val="90"/>
          <w:sz w:val="17"/>
        </w:rPr>
        <w:t>with</w:t>
      </w:r>
      <w:r>
        <w:rPr>
          <w:rFonts w:ascii="Arial Black"/>
          <w:color w:val="333333"/>
          <w:spacing w:val="-6"/>
          <w:w w:val="90"/>
          <w:sz w:val="17"/>
        </w:rPr>
        <w:t xml:space="preserve"> </w:t>
      </w:r>
      <w:r>
        <w:rPr>
          <w:rFonts w:ascii="Arial Black"/>
          <w:color w:val="333333"/>
          <w:w w:val="90"/>
          <w:sz w:val="17"/>
        </w:rPr>
        <w:t>your</w:t>
      </w:r>
      <w:r>
        <w:rPr>
          <w:rFonts w:ascii="Arial Black"/>
          <w:color w:val="333333"/>
          <w:spacing w:val="-5"/>
          <w:w w:val="90"/>
          <w:sz w:val="17"/>
        </w:rPr>
        <w:t xml:space="preserve"> </w:t>
      </w:r>
      <w:r>
        <w:rPr>
          <w:rFonts w:ascii="Arial Black"/>
          <w:color w:val="333333"/>
          <w:w w:val="90"/>
          <w:sz w:val="17"/>
        </w:rPr>
        <w:t>phone</w:t>
      </w:r>
      <w:r>
        <w:rPr>
          <w:rFonts w:ascii="Arial Black"/>
          <w:color w:val="333333"/>
          <w:spacing w:val="-6"/>
          <w:w w:val="90"/>
          <w:sz w:val="17"/>
        </w:rPr>
        <w:t xml:space="preserve"> </w:t>
      </w:r>
      <w:r>
        <w:rPr>
          <w:rFonts w:ascii="Arial Black"/>
          <w:color w:val="333333"/>
          <w:w w:val="90"/>
          <w:sz w:val="17"/>
        </w:rPr>
        <w:t>whether</w:t>
      </w:r>
      <w:r>
        <w:rPr>
          <w:rFonts w:ascii="Arial Black"/>
          <w:color w:val="333333"/>
          <w:spacing w:val="-5"/>
          <w:w w:val="90"/>
          <w:sz w:val="17"/>
        </w:rPr>
        <w:t xml:space="preserve"> </w:t>
      </w:r>
      <w:r>
        <w:rPr>
          <w:rFonts w:ascii="Arial Black"/>
          <w:color w:val="333333"/>
          <w:w w:val="90"/>
          <w:sz w:val="17"/>
        </w:rPr>
        <w:t>there</w:t>
      </w:r>
      <w:r>
        <w:rPr>
          <w:rFonts w:ascii="Arial Black"/>
          <w:color w:val="333333"/>
          <w:spacing w:val="-6"/>
          <w:w w:val="90"/>
          <w:sz w:val="17"/>
        </w:rPr>
        <w:t xml:space="preserve"> </w:t>
      </w:r>
      <w:r>
        <w:rPr>
          <w:rFonts w:ascii="Arial Black"/>
          <w:color w:val="333333"/>
          <w:w w:val="90"/>
          <w:sz w:val="17"/>
        </w:rPr>
        <w:t>is</w:t>
      </w:r>
      <w:r>
        <w:rPr>
          <w:rFonts w:ascii="Arial Black"/>
          <w:color w:val="333333"/>
          <w:spacing w:val="-5"/>
          <w:w w:val="90"/>
          <w:sz w:val="17"/>
        </w:rPr>
        <w:t xml:space="preserve"> </w:t>
      </w:r>
      <w:r>
        <w:rPr>
          <w:rFonts w:ascii="Arial Black"/>
          <w:color w:val="333333"/>
          <w:w w:val="90"/>
          <w:sz w:val="17"/>
        </w:rPr>
        <w:t>coverage</w:t>
      </w:r>
      <w:r>
        <w:rPr>
          <w:rFonts w:ascii="Arial Black"/>
          <w:color w:val="333333"/>
          <w:spacing w:val="-6"/>
          <w:w w:val="90"/>
          <w:sz w:val="17"/>
        </w:rPr>
        <w:t xml:space="preserve"> </w:t>
      </w:r>
      <w:r>
        <w:rPr>
          <w:rFonts w:ascii="Arial Black"/>
          <w:color w:val="333333"/>
          <w:w w:val="90"/>
          <w:sz w:val="17"/>
        </w:rPr>
        <w:t>in</w:t>
      </w:r>
      <w:r>
        <w:rPr>
          <w:rFonts w:ascii="Arial Black"/>
          <w:color w:val="333333"/>
          <w:spacing w:val="-5"/>
          <w:w w:val="90"/>
          <w:sz w:val="17"/>
        </w:rPr>
        <w:t xml:space="preserve"> </w:t>
      </w:r>
      <w:r>
        <w:rPr>
          <w:rFonts w:ascii="Arial Black"/>
          <w:color w:val="333333"/>
          <w:w w:val="90"/>
          <w:sz w:val="17"/>
        </w:rPr>
        <w:t>the</w:t>
      </w:r>
      <w:r>
        <w:rPr>
          <w:rFonts w:ascii="Arial Black"/>
          <w:color w:val="333333"/>
          <w:spacing w:val="-6"/>
          <w:w w:val="90"/>
          <w:sz w:val="17"/>
        </w:rPr>
        <w:t xml:space="preserve"> </w:t>
      </w:r>
      <w:r>
        <w:rPr>
          <w:rFonts w:ascii="Arial Black"/>
          <w:color w:val="333333"/>
          <w:w w:val="90"/>
          <w:sz w:val="17"/>
        </w:rPr>
        <w:t>house</w:t>
      </w:r>
      <w:r>
        <w:rPr>
          <w:rFonts w:ascii="Arial Black"/>
          <w:color w:val="333333"/>
          <w:spacing w:val="-5"/>
          <w:w w:val="90"/>
          <w:sz w:val="17"/>
        </w:rPr>
        <w:t xml:space="preserve"> </w:t>
      </w:r>
      <w:r>
        <w:rPr>
          <w:rFonts w:ascii="Arial Black"/>
          <w:color w:val="333333"/>
          <w:w w:val="90"/>
          <w:sz w:val="17"/>
        </w:rPr>
        <w:t>location</w:t>
      </w:r>
      <w:r>
        <w:rPr>
          <w:rFonts w:ascii="Arial Black"/>
          <w:color w:val="333333"/>
          <w:spacing w:val="-6"/>
          <w:w w:val="90"/>
          <w:sz w:val="17"/>
        </w:rPr>
        <w:t xml:space="preserve"> </w:t>
      </w:r>
      <w:r>
        <w:rPr>
          <w:rFonts w:ascii="Arial Black"/>
          <w:color w:val="333333"/>
          <w:w w:val="90"/>
          <w:sz w:val="17"/>
        </w:rPr>
        <w:t>or</w:t>
      </w:r>
      <w:r>
        <w:rPr>
          <w:rFonts w:ascii="Arial Black"/>
          <w:color w:val="333333"/>
          <w:spacing w:val="-5"/>
          <w:w w:val="90"/>
          <w:sz w:val="17"/>
        </w:rPr>
        <w:t xml:space="preserve"> not</w:t>
      </w:r>
    </w:p>
    <w:p w14:paraId="78FA0158" w14:textId="77777777" w:rsidR="00D62403" w:rsidRDefault="00D62403" w:rsidP="00D62403">
      <w:pPr>
        <w:spacing w:before="66"/>
        <w:ind w:left="187"/>
        <w:rPr>
          <w:rFonts w:ascii="Arial"/>
          <w:i/>
          <w:sz w:val="16"/>
        </w:rPr>
      </w:pPr>
      <w:r>
        <w:rPr>
          <w:rFonts w:ascii="Arial"/>
          <w:i/>
          <w:sz w:val="16"/>
        </w:rPr>
        <w:t>Double</w:t>
      </w:r>
      <w:r>
        <w:rPr>
          <w:rFonts w:ascii="Arial"/>
          <w:i/>
          <w:spacing w:val="4"/>
          <w:sz w:val="16"/>
        </w:rPr>
        <w:t xml:space="preserve"> </w:t>
      </w:r>
      <w:r>
        <w:rPr>
          <w:rFonts w:ascii="Arial"/>
          <w:i/>
          <w:sz w:val="16"/>
        </w:rPr>
        <w:t>check</w:t>
      </w:r>
      <w:r>
        <w:rPr>
          <w:rFonts w:ascii="Arial"/>
          <w:i/>
          <w:spacing w:val="4"/>
          <w:sz w:val="16"/>
        </w:rPr>
        <w:t xml:space="preserve"> </w:t>
      </w:r>
      <w:r>
        <w:rPr>
          <w:rFonts w:ascii="Arial"/>
          <w:i/>
          <w:sz w:val="16"/>
        </w:rPr>
        <w:t>if</w:t>
      </w:r>
      <w:r>
        <w:rPr>
          <w:rFonts w:ascii="Arial"/>
          <w:i/>
          <w:spacing w:val="4"/>
          <w:sz w:val="16"/>
        </w:rPr>
        <w:t xml:space="preserve"> </w:t>
      </w:r>
      <w:r>
        <w:rPr>
          <w:rFonts w:ascii="Arial"/>
          <w:i/>
          <w:sz w:val="16"/>
        </w:rPr>
        <w:t>the</w:t>
      </w:r>
      <w:r>
        <w:rPr>
          <w:rFonts w:ascii="Arial"/>
          <w:i/>
          <w:spacing w:val="4"/>
          <w:sz w:val="16"/>
        </w:rPr>
        <w:t xml:space="preserve"> </w:t>
      </w:r>
      <w:r>
        <w:rPr>
          <w:rFonts w:ascii="Arial"/>
          <w:i/>
          <w:sz w:val="16"/>
        </w:rPr>
        <w:t>household</w:t>
      </w:r>
      <w:r>
        <w:rPr>
          <w:rFonts w:ascii="Arial"/>
          <w:i/>
          <w:spacing w:val="5"/>
          <w:sz w:val="16"/>
        </w:rPr>
        <w:t xml:space="preserve"> </w:t>
      </w:r>
      <w:r>
        <w:rPr>
          <w:rFonts w:ascii="Arial"/>
          <w:i/>
          <w:sz w:val="16"/>
        </w:rPr>
        <w:t>can</w:t>
      </w:r>
      <w:r>
        <w:rPr>
          <w:rFonts w:ascii="Arial"/>
          <w:i/>
          <w:spacing w:val="4"/>
          <w:sz w:val="16"/>
        </w:rPr>
        <w:t xml:space="preserve"> </w:t>
      </w:r>
      <w:r>
        <w:rPr>
          <w:rFonts w:ascii="Arial"/>
          <w:i/>
          <w:sz w:val="16"/>
        </w:rPr>
        <w:t>receive</w:t>
      </w:r>
      <w:r>
        <w:rPr>
          <w:rFonts w:ascii="Arial"/>
          <w:i/>
          <w:spacing w:val="4"/>
          <w:sz w:val="16"/>
        </w:rPr>
        <w:t xml:space="preserve"> </w:t>
      </w:r>
      <w:r>
        <w:rPr>
          <w:rFonts w:ascii="Arial"/>
          <w:i/>
          <w:sz w:val="16"/>
        </w:rPr>
        <w:t>mobile</w:t>
      </w:r>
      <w:r>
        <w:rPr>
          <w:rFonts w:ascii="Arial"/>
          <w:i/>
          <w:spacing w:val="4"/>
          <w:sz w:val="16"/>
        </w:rPr>
        <w:t xml:space="preserve"> </w:t>
      </w:r>
      <w:r>
        <w:rPr>
          <w:rFonts w:ascii="Arial"/>
          <w:i/>
          <w:spacing w:val="-2"/>
          <w:sz w:val="16"/>
        </w:rPr>
        <w:t>calls</w:t>
      </w:r>
    </w:p>
    <w:p w14:paraId="2A127379" w14:textId="77777777" w:rsidR="00D62403" w:rsidRPr="001D3184" w:rsidRDefault="00D62403" w:rsidP="00D62403">
      <w:pPr>
        <w:spacing w:before="107" w:line="393" w:lineRule="auto"/>
        <w:ind w:left="808" w:right="9082" w:hanging="424"/>
        <w:rPr>
          <w:rFonts w:ascii="Arial MT"/>
          <w:sz w:val="17"/>
          <w:lang w:val="es-ES"/>
        </w:rPr>
      </w:pPr>
      <w:r>
        <w:rPr>
          <w:noProof/>
        </w:rPr>
        <w:drawing>
          <wp:anchor distT="0" distB="0" distL="0" distR="0" simplePos="0" relativeHeight="251658254" behindDoc="1" locked="0" layoutInCell="1" allowOverlap="1" wp14:anchorId="52785B53" wp14:editId="6E545039">
            <wp:simplePos x="0" y="0"/>
            <wp:positionH relativeFrom="page">
              <wp:posOffset>815830</wp:posOffset>
            </wp:positionH>
            <wp:positionV relativeFrom="paragraph">
              <wp:posOffset>327995</wp:posOffset>
            </wp:positionV>
            <wp:extent cx="179218" cy="179218"/>
            <wp:effectExtent l="0" t="0" r="0" b="0"/>
            <wp:wrapNone/>
            <wp:docPr id="179" name="Pictur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02" cstate="print"/>
                    <a:stretch>
                      <a:fillRect/>
                    </a:stretch>
                  </pic:blipFill>
                  <pic:spPr>
                    <a:xfrm>
                      <a:off x="0" y="0"/>
                      <a:ext cx="179218" cy="179218"/>
                    </a:xfrm>
                    <a:prstGeom prst="rect">
                      <a:avLst/>
                    </a:prstGeom>
                  </pic:spPr>
                </pic:pic>
              </a:graphicData>
            </a:graphic>
          </wp:anchor>
        </w:drawing>
      </w:r>
      <w:r>
        <w:rPr>
          <w:noProof/>
          <w:position w:val="-6"/>
        </w:rPr>
        <w:drawing>
          <wp:inline distT="0" distB="0" distL="0" distR="0" wp14:anchorId="33968914" wp14:editId="31158D2C">
            <wp:extent cx="179218" cy="179218"/>
            <wp:effectExtent l="0" t="0" r="0" b="0"/>
            <wp:docPr id="180" name="Pictur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03" cstate="print"/>
                    <a:stretch>
                      <a:fillRect/>
                    </a:stretch>
                  </pic:blipFill>
                  <pic:spPr>
                    <a:xfrm>
                      <a:off x="0" y="0"/>
                      <a:ext cx="179218" cy="179218"/>
                    </a:xfrm>
                    <a:prstGeom prst="rect">
                      <a:avLst/>
                    </a:prstGeom>
                  </pic:spPr>
                </pic:pic>
              </a:graphicData>
            </a:graphic>
          </wp:inline>
        </w:drawing>
      </w:r>
      <w:r w:rsidRPr="001D3184">
        <w:rPr>
          <w:rFonts w:ascii="Times New Roman"/>
          <w:spacing w:val="41"/>
          <w:sz w:val="20"/>
          <w:lang w:val="es-ES"/>
        </w:rPr>
        <w:t xml:space="preserve"> </w:t>
      </w:r>
      <w:r w:rsidRPr="001D3184">
        <w:rPr>
          <w:rFonts w:ascii="Arial MT"/>
          <w:color w:val="333333"/>
          <w:sz w:val="17"/>
          <w:lang w:val="es-ES"/>
        </w:rPr>
        <w:t xml:space="preserve">Yes </w:t>
      </w:r>
      <w:r w:rsidRPr="001D3184">
        <w:rPr>
          <w:rFonts w:ascii="Arial MT"/>
          <w:color w:val="333333"/>
          <w:spacing w:val="-5"/>
          <w:sz w:val="17"/>
          <w:lang w:val="es-ES"/>
        </w:rPr>
        <w:t>No</w:t>
      </w:r>
    </w:p>
    <w:p w14:paraId="20E4AF04" w14:textId="77777777" w:rsidR="00D62403" w:rsidRPr="001D3184" w:rsidRDefault="00D62403" w:rsidP="00D62403">
      <w:pPr>
        <w:spacing w:line="393" w:lineRule="auto"/>
        <w:rPr>
          <w:rFonts w:ascii="Arial MT"/>
          <w:sz w:val="17"/>
          <w:lang w:val="es-ES"/>
        </w:rPr>
        <w:sectPr w:rsidR="00D62403" w:rsidRPr="001D3184">
          <w:pgSz w:w="12240" w:h="15840"/>
          <w:pgMar w:top="200" w:right="1020" w:bottom="420" w:left="900" w:header="0" w:footer="226" w:gutter="0"/>
          <w:cols w:space="720"/>
        </w:sectPr>
      </w:pPr>
    </w:p>
    <w:p w14:paraId="001AFFED" w14:textId="77777777" w:rsidR="00D62403" w:rsidRPr="001D3184" w:rsidRDefault="00D62403" w:rsidP="00D62403">
      <w:pPr>
        <w:tabs>
          <w:tab w:val="left" w:pos="4771"/>
        </w:tabs>
        <w:spacing w:before="68"/>
        <w:ind w:left="102"/>
        <w:rPr>
          <w:rFonts w:ascii="Arial MT" w:hAnsi="Arial MT"/>
          <w:sz w:val="15"/>
          <w:lang w:val="es-ES"/>
        </w:rPr>
      </w:pPr>
      <w:r w:rsidRPr="001D3184">
        <w:rPr>
          <w:rFonts w:ascii="Arial MT" w:hAnsi="Arial MT"/>
          <w:sz w:val="15"/>
          <w:lang w:val="es-ES"/>
        </w:rPr>
        <w:t xml:space="preserve">1/10/24, 3:01 </w:t>
      </w:r>
      <w:r w:rsidRPr="001D3184">
        <w:rPr>
          <w:rFonts w:ascii="Arial MT" w:hAnsi="Arial MT"/>
          <w:spacing w:val="-5"/>
          <w:sz w:val="15"/>
          <w:lang w:val="es-ES"/>
        </w:rPr>
        <w:t>PM</w:t>
      </w:r>
      <w:r w:rsidRPr="001D3184">
        <w:rPr>
          <w:rFonts w:ascii="Arial MT" w:hAnsi="Arial MT"/>
          <w:sz w:val="15"/>
          <w:lang w:val="es-ES"/>
        </w:rPr>
        <w:tab/>
        <w:t xml:space="preserve">Formulaire de liste des ménages </w:t>
      </w:r>
      <w:r w:rsidRPr="001D3184">
        <w:rPr>
          <w:rFonts w:ascii="Arial MT" w:hAnsi="Arial MT"/>
          <w:spacing w:val="-2"/>
          <w:sz w:val="15"/>
          <w:lang w:val="es-ES"/>
        </w:rPr>
        <w:t>rCARI</w:t>
      </w:r>
    </w:p>
    <w:p w14:paraId="26D8E7EA" w14:textId="77777777" w:rsidR="00D62403" w:rsidRPr="001D3184" w:rsidRDefault="00D62403" w:rsidP="00D62403">
      <w:pPr>
        <w:pStyle w:val="BodyText"/>
        <w:spacing w:before="3"/>
        <w:rPr>
          <w:rFonts w:ascii="Arial MT"/>
          <w:sz w:val="15"/>
          <w:lang w:val="es-ES"/>
        </w:rPr>
      </w:pPr>
    </w:p>
    <w:p w14:paraId="6A45B40E" w14:textId="77777777" w:rsidR="00D62403" w:rsidRDefault="00D62403" w:rsidP="00D62403">
      <w:pPr>
        <w:ind w:left="257"/>
        <w:rPr>
          <w:rFonts w:ascii="Arial MT"/>
          <w:sz w:val="17"/>
        </w:rPr>
      </w:pPr>
      <w:r>
        <w:rPr>
          <w:rFonts w:ascii="Arial MT"/>
          <w:sz w:val="17"/>
        </w:rPr>
        <w:t>Thank</w:t>
      </w:r>
      <w:r>
        <w:rPr>
          <w:rFonts w:ascii="Arial MT"/>
          <w:spacing w:val="20"/>
          <w:sz w:val="17"/>
        </w:rPr>
        <w:t xml:space="preserve"> </w:t>
      </w:r>
      <w:r>
        <w:rPr>
          <w:rFonts w:ascii="Arial MT"/>
          <w:sz w:val="17"/>
        </w:rPr>
        <w:t>you</w:t>
      </w:r>
      <w:r>
        <w:rPr>
          <w:rFonts w:ascii="Arial MT"/>
          <w:spacing w:val="21"/>
          <w:sz w:val="17"/>
        </w:rPr>
        <w:t xml:space="preserve"> </w:t>
      </w:r>
      <w:r>
        <w:rPr>
          <w:rFonts w:ascii="Arial MT"/>
          <w:sz w:val="17"/>
        </w:rPr>
        <w:t>for</w:t>
      </w:r>
      <w:r>
        <w:rPr>
          <w:rFonts w:ascii="Arial MT"/>
          <w:spacing w:val="21"/>
          <w:sz w:val="17"/>
        </w:rPr>
        <w:t xml:space="preserve"> </w:t>
      </w:r>
      <w:r>
        <w:rPr>
          <w:rFonts w:ascii="Arial MT"/>
          <w:sz w:val="17"/>
        </w:rPr>
        <w:t>your</w:t>
      </w:r>
      <w:r>
        <w:rPr>
          <w:rFonts w:ascii="Arial MT"/>
          <w:spacing w:val="21"/>
          <w:sz w:val="17"/>
        </w:rPr>
        <w:t xml:space="preserve"> </w:t>
      </w:r>
      <w:r>
        <w:rPr>
          <w:rFonts w:ascii="Arial MT"/>
          <w:sz w:val="17"/>
        </w:rPr>
        <w:t>time.</w:t>
      </w:r>
      <w:r>
        <w:rPr>
          <w:rFonts w:ascii="Arial MT"/>
          <w:spacing w:val="21"/>
          <w:sz w:val="17"/>
        </w:rPr>
        <w:t xml:space="preserve"> </w:t>
      </w:r>
      <w:r>
        <w:rPr>
          <w:rFonts w:ascii="Arial MT"/>
          <w:sz w:val="17"/>
        </w:rPr>
        <w:t>The</w:t>
      </w:r>
      <w:r>
        <w:rPr>
          <w:rFonts w:ascii="Arial MT"/>
          <w:spacing w:val="21"/>
          <w:sz w:val="17"/>
        </w:rPr>
        <w:t xml:space="preserve"> </w:t>
      </w:r>
      <w:r>
        <w:rPr>
          <w:rFonts w:ascii="Arial MT"/>
          <w:sz w:val="17"/>
        </w:rPr>
        <w:t>team</w:t>
      </w:r>
      <w:r>
        <w:rPr>
          <w:rFonts w:ascii="Arial MT"/>
          <w:spacing w:val="21"/>
          <w:sz w:val="17"/>
        </w:rPr>
        <w:t xml:space="preserve"> </w:t>
      </w:r>
      <w:r>
        <w:rPr>
          <w:rFonts w:ascii="Arial MT"/>
          <w:sz w:val="17"/>
        </w:rPr>
        <w:t>may</w:t>
      </w:r>
      <w:r>
        <w:rPr>
          <w:rFonts w:ascii="Arial MT"/>
          <w:spacing w:val="21"/>
          <w:sz w:val="17"/>
        </w:rPr>
        <w:t xml:space="preserve"> </w:t>
      </w:r>
      <w:r>
        <w:rPr>
          <w:rFonts w:ascii="Arial MT"/>
          <w:sz w:val="17"/>
        </w:rPr>
        <w:t>contact</w:t>
      </w:r>
      <w:r>
        <w:rPr>
          <w:rFonts w:ascii="Arial MT"/>
          <w:spacing w:val="21"/>
          <w:sz w:val="17"/>
        </w:rPr>
        <w:t xml:space="preserve"> </w:t>
      </w:r>
      <w:r>
        <w:rPr>
          <w:rFonts w:ascii="Arial MT"/>
          <w:sz w:val="17"/>
        </w:rPr>
        <w:t>you</w:t>
      </w:r>
      <w:r>
        <w:rPr>
          <w:rFonts w:ascii="Arial MT"/>
          <w:spacing w:val="21"/>
          <w:sz w:val="17"/>
        </w:rPr>
        <w:t xml:space="preserve"> </w:t>
      </w:r>
      <w:r>
        <w:rPr>
          <w:rFonts w:ascii="Arial MT"/>
          <w:sz w:val="17"/>
        </w:rPr>
        <w:t>or</w:t>
      </w:r>
      <w:r>
        <w:rPr>
          <w:rFonts w:ascii="Arial MT"/>
          <w:spacing w:val="21"/>
          <w:sz w:val="17"/>
        </w:rPr>
        <w:t xml:space="preserve"> </w:t>
      </w:r>
      <w:r>
        <w:rPr>
          <w:rFonts w:ascii="Arial MT"/>
          <w:sz w:val="17"/>
        </w:rPr>
        <w:t>your</w:t>
      </w:r>
      <w:r>
        <w:rPr>
          <w:rFonts w:ascii="Arial MT"/>
          <w:spacing w:val="21"/>
          <w:sz w:val="17"/>
        </w:rPr>
        <w:t xml:space="preserve"> </w:t>
      </w:r>
      <w:r>
        <w:rPr>
          <w:rFonts w:ascii="Arial MT"/>
          <w:sz w:val="17"/>
        </w:rPr>
        <w:t>household</w:t>
      </w:r>
      <w:r>
        <w:rPr>
          <w:rFonts w:ascii="Arial MT"/>
          <w:spacing w:val="21"/>
          <w:sz w:val="17"/>
        </w:rPr>
        <w:t xml:space="preserve"> </w:t>
      </w:r>
      <w:r>
        <w:rPr>
          <w:rFonts w:ascii="Arial MT"/>
          <w:sz w:val="17"/>
        </w:rPr>
        <w:t>for</w:t>
      </w:r>
      <w:r>
        <w:rPr>
          <w:rFonts w:ascii="Arial MT"/>
          <w:spacing w:val="21"/>
          <w:sz w:val="17"/>
        </w:rPr>
        <w:t xml:space="preserve"> </w:t>
      </w:r>
      <w:r>
        <w:rPr>
          <w:rFonts w:ascii="Arial MT"/>
          <w:sz w:val="17"/>
        </w:rPr>
        <w:t>the</w:t>
      </w:r>
      <w:r>
        <w:rPr>
          <w:rFonts w:ascii="Arial MT"/>
          <w:spacing w:val="21"/>
          <w:sz w:val="17"/>
        </w:rPr>
        <w:t xml:space="preserve"> </w:t>
      </w:r>
      <w:r>
        <w:rPr>
          <w:rFonts w:ascii="Arial MT"/>
          <w:sz w:val="17"/>
        </w:rPr>
        <w:t>full</w:t>
      </w:r>
      <w:r>
        <w:rPr>
          <w:rFonts w:ascii="Arial MT"/>
          <w:spacing w:val="21"/>
          <w:sz w:val="17"/>
        </w:rPr>
        <w:t xml:space="preserve"> </w:t>
      </w:r>
      <w:r>
        <w:rPr>
          <w:rFonts w:ascii="Arial MT"/>
          <w:sz w:val="17"/>
        </w:rPr>
        <w:t>interview</w:t>
      </w:r>
      <w:r>
        <w:rPr>
          <w:rFonts w:ascii="Arial MT"/>
          <w:spacing w:val="21"/>
          <w:sz w:val="17"/>
        </w:rPr>
        <w:t xml:space="preserve"> </w:t>
      </w:r>
      <w:r>
        <w:rPr>
          <w:rFonts w:ascii="Arial MT"/>
          <w:spacing w:val="-2"/>
          <w:sz w:val="17"/>
        </w:rPr>
        <w:t>later.</w:t>
      </w:r>
    </w:p>
    <w:p w14:paraId="0F196038" w14:textId="77777777" w:rsidR="00D62403" w:rsidRDefault="00D62403" w:rsidP="00D62403">
      <w:pPr>
        <w:pStyle w:val="BodyText"/>
        <w:spacing w:before="48"/>
        <w:rPr>
          <w:rFonts w:ascii="Arial MT"/>
          <w:sz w:val="20"/>
        </w:rPr>
      </w:pPr>
      <w:r>
        <w:rPr>
          <w:noProof/>
        </w:rPr>
        <mc:AlternateContent>
          <mc:Choice Requires="wps">
            <w:drawing>
              <wp:anchor distT="0" distB="0" distL="0" distR="0" simplePos="0" relativeHeight="251658298" behindDoc="1" locked="0" layoutInCell="1" allowOverlap="1" wp14:anchorId="22D5A0B6" wp14:editId="788323C8">
                <wp:simplePos x="0" y="0"/>
                <wp:positionH relativeFrom="page">
                  <wp:posOffset>735181</wp:posOffset>
                </wp:positionH>
                <wp:positionV relativeFrom="paragraph">
                  <wp:posOffset>191757</wp:posOffset>
                </wp:positionV>
                <wp:extent cx="5036185" cy="9525"/>
                <wp:effectExtent l="0" t="0" r="0" b="0"/>
                <wp:wrapTopAndBottom/>
                <wp:docPr id="181" name="Freeform: Shape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6185" cy="9525"/>
                        </a:xfrm>
                        <a:custGeom>
                          <a:avLst/>
                          <a:gdLst/>
                          <a:ahLst/>
                          <a:cxnLst/>
                          <a:rect l="l" t="t" r="r" b="b"/>
                          <a:pathLst>
                            <a:path w="5036185" h="9525">
                              <a:moveTo>
                                <a:pt x="5036041" y="8960"/>
                              </a:moveTo>
                              <a:lnTo>
                                <a:pt x="0" y="8960"/>
                              </a:lnTo>
                              <a:lnTo>
                                <a:pt x="0" y="0"/>
                              </a:lnTo>
                              <a:lnTo>
                                <a:pt x="5036041" y="0"/>
                              </a:lnTo>
                              <a:lnTo>
                                <a:pt x="5036041" y="8960"/>
                              </a:lnTo>
                              <a:close/>
                            </a:path>
                          </a:pathLst>
                        </a:custGeom>
                        <a:solidFill>
                          <a:srgbClr val="000000">
                            <a:alpha val="59999"/>
                          </a:srgbClr>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73A7BC11" id="Graphic 181" o:spid="_x0000_s1026" style="position:absolute;margin-left:57.9pt;margin-top:15.1pt;width:396.55pt;height:.75pt;z-index:-251593728;visibility:visible;mso-wrap-style:square;mso-wrap-distance-left:0;mso-wrap-distance-top:0;mso-wrap-distance-right:0;mso-wrap-distance-bottom:0;mso-position-horizontal:absolute;mso-position-horizontal-relative:page;mso-position-vertical:absolute;mso-position-vertical-relative:text;v-text-anchor:top" coordsize="5036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" path="m5036041,8960l,8960,,,5036041,r,8960xe" fillcolor="black" stroked="f">
                <v:fill opacity="39321f"/>
                <v:path arrowok="t"/>
                <w10:wrap type="topAndBottom" anchorx="page"/>
              </v:shape>
            </w:pict>
          </mc:Fallback>
        </mc:AlternateContent>
      </w:r>
    </w:p>
    <w:p w14:paraId="2A0C5844" w14:textId="77777777" w:rsidR="005D591A" w:rsidRDefault="005D591A"/>
    <w:sectPr w:rsidR="005D591A">
      <w:pgSz w:w="12240" w:h="15840"/>
      <w:pgMar w:top="200" w:right="1020" w:bottom="420" w:left="900" w:header="0" w:footer="22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 w:author="Mohamed SALEM" w:date="2024-01-16T10:52:00Z" w:initials="MS">
    <w:p w14:paraId="01B6B2F4" w14:textId="77777777" w:rsidR="00B86886" w:rsidRDefault="00B86886">
      <w:pPr>
        <w:pStyle w:val="CommentText"/>
      </w:pPr>
      <w:r>
        <w:rPr>
          <w:rStyle w:val="CommentReference"/>
        </w:rPr>
        <w:annotationRef/>
      </w:r>
      <w:r>
        <w:t xml:space="preserve">I think it should be "Up to 35 points". However, better to provide a range  </w:t>
      </w:r>
    </w:p>
  </w:comment>
  <w:comment w:id="39" w:author="Mohamed SALEM" w:date="2024-01-16T10:54:00Z" w:initials="MS">
    <w:p w14:paraId="7D647724" w14:textId="77777777" w:rsidR="00FF739C" w:rsidRDefault="00FF739C">
      <w:pPr>
        <w:pStyle w:val="CommentText"/>
      </w:pPr>
      <w:r>
        <w:rPr>
          <w:rStyle w:val="CommentReference"/>
        </w:rPr>
        <w:annotationRef/>
      </w:r>
      <w:r>
        <w:t xml:space="preserve">Can we provide a range here as well </w:t>
      </w:r>
    </w:p>
  </w:comment>
  <w:comment w:id="45" w:author="Mohamed SALEM" w:date="2024-01-16T10:56:00Z" w:initials="MS">
    <w:p w14:paraId="7DC9A421" w14:textId="77777777" w:rsidR="005B4F44" w:rsidRDefault="005B4F44">
      <w:pPr>
        <w:pStyle w:val="CommentText"/>
      </w:pPr>
      <w:r>
        <w:rPr>
          <w:rStyle w:val="CommentReference"/>
        </w:rPr>
        <w:annotationRef/>
      </w:r>
      <w:r>
        <w:t xml:space="preserve">This was proved wrong by regress, the modality didn't influence the outcome in both models (FES and Inc). It was mainly the phone ownership. </w:t>
      </w:r>
    </w:p>
    <w:p w14:paraId="3BAA7E66" w14:textId="77777777" w:rsidR="005B4F44" w:rsidRDefault="005B4F44">
      <w:pPr>
        <w:pStyle w:val="CommentText"/>
      </w:pPr>
    </w:p>
    <w:p w14:paraId="33A9A26B" w14:textId="77777777" w:rsidR="005B4F44" w:rsidRDefault="005B4F44">
      <w:pPr>
        <w:pStyle w:val="CommentText"/>
      </w:pPr>
      <w:r>
        <w:t xml:space="preserve">We need to have a statement in the conclusion on this. Indicating the magnitude of the effect of phone ownership </w:t>
      </w:r>
    </w:p>
  </w:comment>
  <w:comment w:id="89" w:author="Mohamed SALEM" w:date="2024-01-16T11:30:00Z" w:initials="MS">
    <w:p w14:paraId="15E58F53" w14:textId="77777777" w:rsidR="00BA1568" w:rsidRDefault="00BA1568">
      <w:pPr>
        <w:pStyle w:val="CommentText"/>
      </w:pPr>
      <w:r>
        <w:rPr>
          <w:rStyle w:val="CommentReference"/>
        </w:rPr>
        <w:annotationRef/>
      </w:r>
      <w:r>
        <w:t>What is sampling cluster?</w:t>
      </w:r>
    </w:p>
  </w:comment>
  <w:comment w:id="90" w:author="Mohamed SALEM" w:date="2024-01-16T11:31:00Z" w:initials="MS">
    <w:p w14:paraId="62BF5C6A" w14:textId="77777777" w:rsidR="001D1982" w:rsidRDefault="001D1982">
      <w:pPr>
        <w:pStyle w:val="CommentText"/>
      </w:pPr>
      <w:r>
        <w:rPr>
          <w:rStyle w:val="CommentReference"/>
        </w:rPr>
        <w:annotationRef/>
      </w:r>
      <w:r>
        <w:t>Urban villages!!!</w:t>
      </w:r>
    </w:p>
  </w:comment>
  <w:comment w:id="116" w:author="Mohamed SALEM" w:date="2024-01-16T13:14:00Z" w:initials="MS">
    <w:p w14:paraId="14D036EE" w14:textId="77777777" w:rsidR="009D4493" w:rsidRDefault="009D4493">
      <w:pPr>
        <w:pStyle w:val="CommentText"/>
      </w:pPr>
      <w:r>
        <w:rPr>
          <w:rStyle w:val="CommentReference"/>
        </w:rPr>
        <w:annotationRef/>
      </w:r>
      <w:r>
        <w:t xml:space="preserve">I understood that  2500 is different from the 2080. because 420 did not have coverage. </w:t>
      </w:r>
    </w:p>
    <w:p w14:paraId="12D7F951" w14:textId="77777777" w:rsidR="009D4493" w:rsidRDefault="009D4493">
      <w:pPr>
        <w:pStyle w:val="CommentText"/>
      </w:pPr>
    </w:p>
    <w:p w14:paraId="739A7E0A" w14:textId="77777777" w:rsidR="009D4493" w:rsidRDefault="009D4493">
      <w:pPr>
        <w:pStyle w:val="CommentText"/>
      </w:pPr>
      <w:r>
        <w:t xml:space="preserve">Did we remove those with no coverage then we randomized? If so, then in that case this graph is not accurate. We need to remove the 420 from both arms (628 and 1872) before we randomize. Correct? </w:t>
      </w:r>
    </w:p>
  </w:comment>
  <w:comment w:id="119" w:author="Alirah WEYORI" w:date="2024-01-16T13:23:00Z" w:initials="AW">
    <w:p w14:paraId="5F8A6D22" w14:textId="022C0417" w:rsidR="278393C4" w:rsidRDefault="278393C4">
      <w:pPr>
        <w:pStyle w:val="CommentText"/>
      </w:pPr>
      <w:r>
        <w:t xml:space="preserve">The 420 households were automatically excluded from the first randomization involving the 628 HH because they did not own phones. In the 1872, yes they were also excluded as shown in the final sample (1452HH) for the second stage randomization </w:t>
      </w:r>
      <w:r>
        <w:rPr>
          <w:rStyle w:val="CommentReference"/>
        </w:rPr>
        <w:annotationRef/>
      </w:r>
    </w:p>
  </w:comment>
  <w:comment w:id="118" w:author="Mohamed SALEM" w:date="2024-01-16T13:32:00Z" w:initials="MS">
    <w:p w14:paraId="2A9A1D6F" w14:textId="77777777" w:rsidR="00382848" w:rsidRDefault="00382848">
      <w:pPr>
        <w:pStyle w:val="CommentText"/>
      </w:pPr>
      <w:r>
        <w:rPr>
          <w:rStyle w:val="CommentReference"/>
        </w:rPr>
        <w:annotationRef/>
      </w:r>
      <w:r>
        <w:t xml:space="preserve">Can we show them on the graph (to align the numbers? </w:t>
      </w:r>
    </w:p>
  </w:comment>
  <w:comment w:id="117" w:author="Alirah WEYORI" w:date="2024-01-16T14:13:00Z" w:initials="AW">
    <w:p w14:paraId="5E6926E8" w14:textId="257A13D5" w:rsidR="608E2467" w:rsidRDefault="608E2467">
      <w:pPr>
        <w:pStyle w:val="CommentText"/>
      </w:pPr>
      <w:r>
        <w:t>The number is reflected in the Network coverage line Yes= 1452HHs &amp; No=420HHs</w:t>
      </w:r>
      <w:r>
        <w:rPr>
          <w:rStyle w:val="CommentReference"/>
        </w:rPr>
        <w:annotationRef/>
      </w:r>
    </w:p>
  </w:comment>
  <w:comment w:id="153" w:author="Mohamed SALEM" w:date="2024-01-11T13:51:00Z" w:initials="MS">
    <w:p w14:paraId="682105AF" w14:textId="77777777" w:rsidR="00672416" w:rsidRDefault="00672416" w:rsidP="00672416">
      <w:pPr>
        <w:pStyle w:val="CommentText"/>
      </w:pPr>
      <w:r>
        <w:rPr>
          <w:rStyle w:val="CommentReference"/>
        </w:rPr>
        <w:annotationRef/>
      </w:r>
      <w:r>
        <w:t xml:space="preserve">This is not true for the above table. The 2080 didn’t answer the survey. Only 1245 cases answered. Please move this table to annex and bring the one in the annex here </w:t>
      </w:r>
    </w:p>
  </w:comment>
  <w:comment w:id="987" w:author="Mohamed SALEM" w:date="2024-01-11T08:10:00Z" w:initials="MS">
    <w:p w14:paraId="521EDFA3" w14:textId="4B45BCC0" w:rsidR="002C05CE" w:rsidRDefault="002C05CE" w:rsidP="002C05CE">
      <w:pPr>
        <w:pStyle w:val="CommentText"/>
      </w:pPr>
      <w:r>
        <w:rPr>
          <w:rStyle w:val="CommentReference"/>
        </w:rPr>
        <w:annotationRef/>
      </w:r>
      <w:r>
        <w:fldChar w:fldCharType="begin"/>
      </w:r>
      <w:r>
        <w:instrText xml:space="preserve"> HYPERLINK "mailto:alirah.weyori@wfp.org" </w:instrText>
      </w:r>
      <w:bookmarkStart w:id="989" w:name="_@_4DFDBEE033E64D5F868DD13CF65C6702Z"/>
      <w:r>
        <w:fldChar w:fldCharType="separate"/>
      </w:r>
      <w:bookmarkEnd w:id="989"/>
      <w:r w:rsidRPr="0045310B">
        <w:rPr>
          <w:rStyle w:val="Mention"/>
          <w:noProof/>
        </w:rPr>
        <w:t>@Alirah WEYORI</w:t>
      </w:r>
      <w:r>
        <w:fldChar w:fldCharType="end"/>
      </w:r>
      <w:r>
        <w:t xml:space="preserve"> Please move this table to the text replacing the balance table section. This is the most important to show. </w:t>
      </w:r>
    </w:p>
    <w:p w14:paraId="057647BC" w14:textId="77777777" w:rsidR="002C05CE" w:rsidRDefault="002C05CE" w:rsidP="002C05CE">
      <w:pPr>
        <w:pStyle w:val="CommentText"/>
      </w:pPr>
      <w:r>
        <w:t xml:space="preserve">The main massage, despite the inequivalent attrition in F2F and phone sample, the balance was not much influenced. The remote sample had HHH with higher education (1.4 years), bigger size (0.8 people) and more number of room (0.4 room) </w:t>
      </w:r>
    </w:p>
    <w:p w14:paraId="25AAB0C5" w14:textId="77777777" w:rsidR="002C05CE" w:rsidRDefault="002C05CE" w:rsidP="002C05CE">
      <w:pPr>
        <w:pStyle w:val="CommentText"/>
      </w:pPr>
    </w:p>
    <w:p w14:paraId="204C3542" w14:textId="77777777" w:rsidR="002C05CE" w:rsidRDefault="002C05CE" w:rsidP="002C05CE">
      <w:pPr>
        <w:pStyle w:val="CommentText"/>
      </w:pPr>
      <w:r>
        <w:t xml:space="preserve">Please double check the HH size, the numbers doesn’t make sense if the phone owner has + difference and the non phone owner has - difference (both not significant) unlikely the total sample will be significant difference in + direction, given that the sample for non phone owner (-) is double the sample of phone owner.    </w:t>
      </w:r>
    </w:p>
    <w:p w14:paraId="26A3E797" w14:textId="77777777" w:rsidR="002C05CE" w:rsidRDefault="002C05CE" w:rsidP="002C05CE">
      <w:pPr>
        <w:pStyle w:val="CommentText"/>
      </w:pPr>
    </w:p>
    <w:p w14:paraId="78F851AF" w14:textId="77777777" w:rsidR="002C05CE" w:rsidRDefault="002C05CE" w:rsidP="002C05CE">
      <w:pPr>
        <w:pStyle w:val="CommentText"/>
      </w:pPr>
      <w:r>
        <w:t xml:space="preserve">Please remove the * from p&lt;0.1 , as we are not considering this significant. The * should follow the same structure as other tables  </w:t>
      </w:r>
      <w:r>
        <w:fldChar w:fldCharType="begin"/>
      </w:r>
      <w:r>
        <w:instrText xml:space="preserve"> HYPERLINK "mailto:nicole.wu@wfp.org" </w:instrText>
      </w:r>
      <w:bookmarkStart w:id="990" w:name="_@_301540AE4D844A8DB65CF76BCD2F099EZ"/>
      <w:r>
        <w:fldChar w:fldCharType="separate"/>
      </w:r>
      <w:bookmarkEnd w:id="990"/>
      <w:r w:rsidRPr="0045310B">
        <w:rPr>
          <w:rStyle w:val="Mention"/>
          <w:noProof/>
        </w:rPr>
        <w:t>@Nicole WU</w:t>
      </w:r>
      <w:r>
        <w:fldChar w:fldCharType="end"/>
      </w:r>
    </w:p>
  </w:comment>
  <w:comment w:id="988" w:author="Alirah WEYORI" w:date="2024-01-11T12:51:00Z" w:initials="AW">
    <w:p w14:paraId="6962B1DD" w14:textId="77777777" w:rsidR="002C05CE" w:rsidRDefault="002C05CE" w:rsidP="002C05CE">
      <w:pPr>
        <w:pStyle w:val="CommentText"/>
      </w:pPr>
      <w:r>
        <w:rPr>
          <w:rStyle w:val="CommentReference"/>
        </w:rPr>
        <w:annotationRef/>
      </w:r>
      <w:r>
        <w:t xml:space="preserve">On the issue of the HHSize, I have double checked it and it is correct. </w:t>
      </w:r>
    </w:p>
  </w:comment>
  <w:comment w:id="1260" w:author="Mohamed SALEM" w:date="2024-01-16T13:26:00Z" w:initials="MS">
    <w:p w14:paraId="06054352" w14:textId="77777777" w:rsidR="00A162C4" w:rsidRDefault="00A162C4">
      <w:pPr>
        <w:pStyle w:val="CommentText"/>
      </w:pPr>
      <w:r>
        <w:rPr>
          <w:rStyle w:val="CommentReference"/>
        </w:rPr>
        <w:annotationRef/>
      </w:r>
      <w:r>
        <w:t xml:space="preserve">This is not significant we are highlighting only the 0.05 and below </w:t>
      </w:r>
    </w:p>
  </w:comment>
  <w:comment w:id="1261" w:author="Mohamed SALEM" w:date="2024-01-16T13:38:00Z" w:initials="MS">
    <w:p w14:paraId="7C5FEC9A" w14:textId="77777777" w:rsidR="009F2C9A" w:rsidRDefault="009F2C9A">
      <w:pPr>
        <w:pStyle w:val="CommentText"/>
      </w:pPr>
      <w:r>
        <w:rPr>
          <w:rStyle w:val="CommentReference"/>
        </w:rPr>
        <w:annotationRef/>
      </w:r>
      <w:r>
        <w:t xml:space="preserve">I think u forgot to change the label after changing the signs </w:t>
      </w:r>
    </w:p>
  </w:comment>
  <w:comment w:id="1273" w:author="Mohamed SALEM" w:date="2024-01-11T13:51:00Z" w:initials="MS">
    <w:p w14:paraId="342E3310" w14:textId="2D009B36" w:rsidR="008108F8" w:rsidRDefault="008108F8">
      <w:pPr>
        <w:pStyle w:val="CommentText"/>
      </w:pPr>
      <w:r>
        <w:rPr>
          <w:rStyle w:val="CommentReference"/>
        </w:rPr>
        <w:annotationRef/>
      </w:r>
      <w:r>
        <w:t xml:space="preserve">This is not true for the above table. The 2080 didn’t answer the survey. Only 1245 cases answered. Please move this table to annex and bring the one in the annex here </w:t>
      </w:r>
    </w:p>
  </w:comment>
  <w:comment w:id="2395" w:author="Mohamed SALEM" w:date="2024-01-11T08:10:00Z" w:initials="MS">
    <w:p w14:paraId="5ACEC242" w14:textId="4505E292" w:rsidR="00016054" w:rsidRDefault="00016054" w:rsidP="00016054">
      <w:pPr>
        <w:pStyle w:val="CommentText"/>
      </w:pPr>
      <w:r>
        <w:rPr>
          <w:rStyle w:val="CommentReference"/>
        </w:rPr>
        <w:annotationRef/>
      </w:r>
      <w:r>
        <w:fldChar w:fldCharType="begin"/>
      </w:r>
      <w:r>
        <w:instrText xml:space="preserve"> HYPERLINK "mailto:alirah.weyori@wfp.org" </w:instrText>
      </w:r>
      <w:bookmarkStart w:id="2397" w:name="_@_A23033A4BABC4B61973D66E877817768Z"/>
      <w:r>
        <w:fldChar w:fldCharType="separate"/>
      </w:r>
      <w:bookmarkEnd w:id="2397"/>
      <w:r w:rsidRPr="0045310B">
        <w:rPr>
          <w:rStyle w:val="Mention"/>
          <w:noProof/>
        </w:rPr>
        <w:t>@Alirah WEYORI</w:t>
      </w:r>
      <w:r>
        <w:fldChar w:fldCharType="end"/>
      </w:r>
      <w:r>
        <w:t xml:space="preserve"> Please move this table to the text replacing the balance table section. This is the most important to show. </w:t>
      </w:r>
    </w:p>
    <w:p w14:paraId="48FF538A" w14:textId="77777777" w:rsidR="00016054" w:rsidRDefault="00016054" w:rsidP="00016054">
      <w:pPr>
        <w:pStyle w:val="CommentText"/>
      </w:pPr>
      <w:r>
        <w:t xml:space="preserve">The main massage, despite the inequivalent attrition in F2F and phone sample, the balance was not much influenced. The remote sample had HHH with higher education (1.4 years), bigger size (0.8 people) and more number of room (0.4 room) </w:t>
      </w:r>
    </w:p>
    <w:p w14:paraId="0634AEC0" w14:textId="77777777" w:rsidR="00016054" w:rsidRDefault="00016054" w:rsidP="00016054">
      <w:pPr>
        <w:pStyle w:val="CommentText"/>
      </w:pPr>
    </w:p>
    <w:p w14:paraId="2E20B885" w14:textId="77777777" w:rsidR="00016054" w:rsidRDefault="00016054" w:rsidP="00016054">
      <w:pPr>
        <w:pStyle w:val="CommentText"/>
      </w:pPr>
      <w:r>
        <w:t xml:space="preserve">Please double check the HH size, the numbers doesn’t make sense if the phone owner has + difference and the non phone owner has - difference (both not significant) unlikely the total sample will be significant difference in + direction, given that the sample for non phone owner (-) is double the sample of phone owner.    </w:t>
      </w:r>
    </w:p>
    <w:p w14:paraId="385385B5" w14:textId="77777777" w:rsidR="00016054" w:rsidRDefault="00016054" w:rsidP="00016054">
      <w:pPr>
        <w:pStyle w:val="CommentText"/>
      </w:pPr>
    </w:p>
    <w:p w14:paraId="773D3DDA" w14:textId="77777777" w:rsidR="00016054" w:rsidRDefault="00016054" w:rsidP="00016054">
      <w:pPr>
        <w:pStyle w:val="CommentText"/>
      </w:pPr>
      <w:r>
        <w:t xml:space="preserve">Please remove the * from p&lt;0.1 , as we are not considering this significant. The * should follow the same structure as other tables  </w:t>
      </w:r>
      <w:r>
        <w:fldChar w:fldCharType="begin"/>
      </w:r>
      <w:r>
        <w:instrText xml:space="preserve"> HYPERLINK "mailto:nicole.wu@wfp.org" </w:instrText>
      </w:r>
      <w:bookmarkStart w:id="2398" w:name="_@_686D0F204C9044FF8FFF112083295D03Z"/>
      <w:r>
        <w:fldChar w:fldCharType="separate"/>
      </w:r>
      <w:bookmarkEnd w:id="2398"/>
      <w:r w:rsidRPr="0045310B">
        <w:rPr>
          <w:rStyle w:val="Mention"/>
          <w:noProof/>
        </w:rPr>
        <w:t>@Nicole WU</w:t>
      </w:r>
      <w:r>
        <w:fldChar w:fldCharType="end"/>
      </w:r>
    </w:p>
  </w:comment>
  <w:comment w:id="2396" w:author="Alirah WEYORI" w:date="2024-01-11T12:51:00Z" w:initials="AW">
    <w:p w14:paraId="743712FB" w14:textId="77777777" w:rsidR="00EE5CEB" w:rsidRDefault="00EE5CEB">
      <w:pPr>
        <w:pStyle w:val="CommentText"/>
      </w:pPr>
      <w:r>
        <w:rPr>
          <w:rStyle w:val="CommentReference"/>
        </w:rPr>
        <w:annotationRef/>
      </w:r>
      <w:r>
        <w:t xml:space="preserve">On the issue of the HHSize, I have double checked it and it is correct. </w:t>
      </w:r>
    </w:p>
  </w:comment>
  <w:comment w:id="3178" w:author="Mohamed SALEM" w:date="2024-01-12T07:12:00Z" w:initials="MS">
    <w:p w14:paraId="1B0061F7" w14:textId="77777777" w:rsidR="00876426" w:rsidRDefault="00876426">
      <w:pPr>
        <w:pStyle w:val="CommentText"/>
      </w:pPr>
      <w:r>
        <w:rPr>
          <w:rStyle w:val="CommentReference"/>
        </w:rPr>
        <w:annotationRef/>
      </w:r>
      <w:r>
        <w:t>In the non-phone owners , it underestimates (in contrary to the phone owners)</w:t>
      </w:r>
    </w:p>
  </w:comment>
  <w:comment w:id="3189" w:author="Mohamed SALEM" w:date="2024-01-16T13:55:00Z" w:initials="MS">
    <w:p w14:paraId="0E1F9B3B" w14:textId="77777777" w:rsidR="00A031BB" w:rsidRDefault="00A031BB">
      <w:pPr>
        <w:pStyle w:val="CommentText"/>
      </w:pPr>
      <w:r>
        <w:rPr>
          <w:rStyle w:val="CommentReference"/>
        </w:rPr>
        <w:annotationRef/>
      </w:r>
      <w:r>
        <w:t xml:space="preserve">Make sure that we are using the same language across "food insecurity" </w:t>
      </w:r>
    </w:p>
  </w:comment>
  <w:comment w:id="3222" w:author="Mohamed SALEM" w:date="2024-01-11T14:29:00Z" w:initials="MS">
    <w:p w14:paraId="3CA55477" w14:textId="7F780B78" w:rsidR="00573165" w:rsidRDefault="00573165">
      <w:pPr>
        <w:pStyle w:val="CommentText"/>
      </w:pPr>
      <w:r>
        <w:rPr>
          <w:rStyle w:val="CommentReference"/>
        </w:rPr>
        <w:annotationRef/>
      </w:r>
      <w:r>
        <w:t xml:space="preserve">If we are building a logit model the 19 is the odds/probability not points. It would be points only if it is coefficient from OLS. Correct? </w:t>
      </w:r>
    </w:p>
  </w:comment>
  <w:comment w:id="3223" w:author="Alirah WEYORI" w:date="2024-01-11T15:28:00Z" w:initials="AW">
    <w:p w14:paraId="46385E9A" w14:textId="77777777" w:rsidR="009C05E5" w:rsidRDefault="009C05E5">
      <w:pPr>
        <w:pStyle w:val="CommentText"/>
      </w:pPr>
      <w:r>
        <w:rPr>
          <w:rStyle w:val="CommentReference"/>
        </w:rPr>
        <w:annotationRef/>
      </w:r>
      <w:r>
        <w:t>It is the marginal effects that are being reported  here not the odds ratio</w:t>
      </w:r>
    </w:p>
  </w:comment>
  <w:comment w:id="3224" w:author="Alirah WEYORI" w:date="2024-01-12T00:34:00Z" w:initials="AW">
    <w:p w14:paraId="4C94CDFC" w14:textId="77777777" w:rsidR="00176473" w:rsidRDefault="00176473">
      <w:pPr>
        <w:pStyle w:val="CommentText"/>
      </w:pPr>
      <w:r>
        <w:rPr>
          <w:rStyle w:val="CommentReference"/>
        </w:rPr>
        <w:annotationRef/>
      </w:r>
      <w:r>
        <w:t>Yes, it is a typo</w:t>
      </w:r>
    </w:p>
  </w:comment>
  <w:comment w:id="3237" w:author="Mohamed SALEM" w:date="2024-01-16T14:01:00Z" w:initials="MS">
    <w:p w14:paraId="269D4747" w14:textId="77777777" w:rsidR="00CB77F4" w:rsidRDefault="00CB77F4">
      <w:pPr>
        <w:pStyle w:val="CommentText"/>
      </w:pPr>
      <w:r>
        <w:rPr>
          <w:rStyle w:val="CommentReference"/>
        </w:rPr>
        <w:annotationRef/>
      </w:r>
      <w:r>
        <w:t xml:space="preserve">The regression proved this not correct. The modality didn't influence the outcome </w:t>
      </w:r>
    </w:p>
  </w:comment>
  <w:comment w:id="3248" w:author="Mohamed SALEM" w:date="2024-01-16T14:05:00Z" w:initials="MS">
    <w:p w14:paraId="01A8BD9D" w14:textId="77777777" w:rsidR="00C13F5D" w:rsidRDefault="00C13F5D">
      <w:pPr>
        <w:pStyle w:val="CommentText"/>
      </w:pPr>
      <w:r>
        <w:rPr>
          <w:rStyle w:val="CommentReference"/>
        </w:rPr>
        <w:annotationRef/>
      </w:r>
      <w:r>
        <w:t xml:space="preserve">This difference was proved to be not significant by the regression "in controlling for other variables" . Suggest deleting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1B6B2F4" w15:done="0"/>
  <w15:commentEx w15:paraId="7D647724" w15:done="0"/>
  <w15:commentEx w15:paraId="33A9A26B" w15:done="0"/>
  <w15:commentEx w15:paraId="15E58F53" w15:done="0"/>
  <w15:commentEx w15:paraId="62BF5C6A" w15:done="0"/>
  <w15:commentEx w15:paraId="739A7E0A" w15:done="0"/>
  <w15:commentEx w15:paraId="5F8A6D22" w15:paraIdParent="739A7E0A" w15:done="0"/>
  <w15:commentEx w15:paraId="2A9A1D6F" w15:paraIdParent="739A7E0A" w15:done="0"/>
  <w15:commentEx w15:paraId="5E6926E8" w15:paraIdParent="739A7E0A" w15:done="0"/>
  <w15:commentEx w15:paraId="682105AF" w15:done="0"/>
  <w15:commentEx w15:paraId="78F851AF" w15:done="0"/>
  <w15:commentEx w15:paraId="6962B1DD" w15:paraIdParent="78F851AF" w15:done="0"/>
  <w15:commentEx w15:paraId="06054352" w15:done="0"/>
  <w15:commentEx w15:paraId="7C5FEC9A" w15:paraIdParent="06054352" w15:done="0"/>
  <w15:commentEx w15:paraId="342E3310" w15:done="0"/>
  <w15:commentEx w15:paraId="773D3DDA" w15:done="0"/>
  <w15:commentEx w15:paraId="743712FB" w15:paraIdParent="773D3DDA" w15:done="0"/>
  <w15:commentEx w15:paraId="1B0061F7" w15:done="1"/>
  <w15:commentEx w15:paraId="0E1F9B3B" w15:done="0"/>
  <w15:commentEx w15:paraId="3CA55477" w15:done="0"/>
  <w15:commentEx w15:paraId="46385E9A" w15:paraIdParent="3CA55477" w15:done="0"/>
  <w15:commentEx w15:paraId="4C94CDFC" w15:done="0"/>
  <w15:commentEx w15:paraId="269D4747" w15:done="0"/>
  <w15:commentEx w15:paraId="01A8BD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50DE8B" w16cex:dateUtc="2024-01-16T09:52:00Z"/>
  <w16cex:commentExtensible w16cex:durableId="2950DEFC" w16cex:dateUtc="2024-01-16T09:54:00Z"/>
  <w16cex:commentExtensible w16cex:durableId="2950DF78" w16cex:dateUtc="2024-01-16T09:56:00Z"/>
  <w16cex:commentExtensible w16cex:durableId="2950E76B" w16cex:dateUtc="2024-01-16T10:30:00Z"/>
  <w16cex:commentExtensible w16cex:durableId="2950E796" w16cex:dateUtc="2024-01-16T10:31:00Z"/>
  <w16cex:commentExtensible w16cex:durableId="2950FFB0" w16cex:dateUtc="2024-01-16T12:14:00Z"/>
  <w16cex:commentExtensible w16cex:durableId="56E01BEE" w16cex:dateUtc="2024-01-16T12:23:00Z"/>
  <w16cex:commentExtensible w16cex:durableId="295103E7" w16cex:dateUtc="2024-01-16T12:32:00Z"/>
  <w16cex:commentExtensible w16cex:durableId="117165DA" w16cex:dateUtc="2024-01-16T13:13:00Z"/>
  <w16cex:commentExtensible w16cex:durableId="29510571" w16cex:dateUtc="2024-01-11T12:51:00Z"/>
  <w16cex:commentExtensible w16cex:durableId="2951020B" w16cex:dateUtc="2024-01-11T07:10:00Z"/>
  <w16cex:commentExtensible w16cex:durableId="2951020A" w16cex:dateUtc="2024-01-11T11:51:00Z"/>
  <w16cex:commentExtensible w16cex:durableId="2951027D" w16cex:dateUtc="2024-01-16T12:26:00Z"/>
  <w16cex:commentExtensible w16cex:durableId="29510556" w16cex:dateUtc="2024-01-16T12:38:00Z"/>
  <w16cex:commentExtensible w16cex:durableId="294A70C9" w16cex:dateUtc="2024-01-11T12:51:00Z"/>
  <w16cex:commentExtensible w16cex:durableId="294A20F3" w16cex:dateUtc="2024-01-11T07:10:00Z"/>
  <w16cex:commentExtensible w16cex:durableId="294A62E4" w16cex:dateUtc="2024-01-11T11:51:00Z"/>
  <w16cex:commentExtensible w16cex:durableId="294B64C8" w16cex:dateUtc="2024-01-12T06:12:00Z"/>
  <w16cex:commentExtensible w16cex:durableId="29510967" w16cex:dateUtc="2024-01-16T12:55:00Z"/>
  <w16cex:commentExtensible w16cex:durableId="294A79C9" w16cex:dateUtc="2024-01-11T13:29:00Z"/>
  <w16cex:commentExtensible w16cex:durableId="294A8780" w16cex:dateUtc="2024-01-11T14:28:00Z"/>
  <w16cex:commentExtensible w16cex:durableId="294B077B" w16cex:dateUtc="2024-01-11T23:34:00Z"/>
  <w16cex:commentExtensible w16cex:durableId="29510AC2" w16cex:dateUtc="2024-01-16T13:01:00Z"/>
  <w16cex:commentExtensible w16cex:durableId="29510BB9" w16cex:dateUtc="2024-01-16T1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1B6B2F4" w16cid:durableId="2950DE8B"/>
  <w16cid:commentId w16cid:paraId="7D647724" w16cid:durableId="2950DEFC"/>
  <w16cid:commentId w16cid:paraId="33A9A26B" w16cid:durableId="2950DF78"/>
  <w16cid:commentId w16cid:paraId="15E58F53" w16cid:durableId="2950E76B"/>
  <w16cid:commentId w16cid:paraId="62BF5C6A" w16cid:durableId="2950E796"/>
  <w16cid:commentId w16cid:paraId="739A7E0A" w16cid:durableId="2950FFB0"/>
  <w16cid:commentId w16cid:paraId="5F8A6D22" w16cid:durableId="56E01BEE"/>
  <w16cid:commentId w16cid:paraId="2A9A1D6F" w16cid:durableId="295103E7"/>
  <w16cid:commentId w16cid:paraId="5E6926E8" w16cid:durableId="117165DA"/>
  <w16cid:commentId w16cid:paraId="682105AF" w16cid:durableId="29510571"/>
  <w16cid:commentId w16cid:paraId="78F851AF" w16cid:durableId="2951020B"/>
  <w16cid:commentId w16cid:paraId="6962B1DD" w16cid:durableId="2951020A"/>
  <w16cid:commentId w16cid:paraId="06054352" w16cid:durableId="2951027D"/>
  <w16cid:commentId w16cid:paraId="7C5FEC9A" w16cid:durableId="29510556"/>
  <w16cid:commentId w16cid:paraId="342E3310" w16cid:durableId="294A70C9"/>
  <w16cid:commentId w16cid:paraId="773D3DDA" w16cid:durableId="294A20F3"/>
  <w16cid:commentId w16cid:paraId="743712FB" w16cid:durableId="294A62E4"/>
  <w16cid:commentId w16cid:paraId="1B0061F7" w16cid:durableId="294B64C8"/>
  <w16cid:commentId w16cid:paraId="0E1F9B3B" w16cid:durableId="29510967"/>
  <w16cid:commentId w16cid:paraId="3CA55477" w16cid:durableId="294A79C9"/>
  <w16cid:commentId w16cid:paraId="46385E9A" w16cid:durableId="294A8780"/>
  <w16cid:commentId w16cid:paraId="4C94CDFC" w16cid:durableId="294B077B"/>
  <w16cid:commentId w16cid:paraId="269D4747" w16cid:durableId="29510AC2"/>
  <w16cid:commentId w16cid:paraId="01A8BD9D" w16cid:durableId="29510B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9CEFE6" w14:textId="77777777" w:rsidR="00120A8A" w:rsidRDefault="00120A8A">
      <w:r>
        <w:separator/>
      </w:r>
    </w:p>
  </w:endnote>
  <w:endnote w:type="continuationSeparator" w:id="0">
    <w:p w14:paraId="21797C5B" w14:textId="77777777" w:rsidR="00120A8A" w:rsidRDefault="00120A8A">
      <w:r>
        <w:continuationSeparator/>
      </w:r>
    </w:p>
  </w:endnote>
  <w:endnote w:type="continuationNotice" w:id="1">
    <w:p w14:paraId="5A61E80F" w14:textId="77777777" w:rsidR="00120A8A" w:rsidRDefault="00120A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E139E6" w14:textId="77777777" w:rsidR="00120A8A" w:rsidRDefault="00120A8A">
      <w:r>
        <w:separator/>
      </w:r>
    </w:p>
  </w:footnote>
  <w:footnote w:type="continuationSeparator" w:id="0">
    <w:p w14:paraId="629315D9" w14:textId="77777777" w:rsidR="00120A8A" w:rsidRDefault="00120A8A">
      <w:r>
        <w:continuationSeparator/>
      </w:r>
    </w:p>
  </w:footnote>
  <w:footnote w:type="continuationNotice" w:id="1">
    <w:p w14:paraId="608ED8C1" w14:textId="77777777" w:rsidR="00120A8A" w:rsidRDefault="00120A8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AE65AA"/>
    <w:multiLevelType w:val="hybridMultilevel"/>
    <w:tmpl w:val="092C5E80"/>
    <w:lvl w:ilvl="0" w:tplc="D3249482">
      <w:start w:val="1"/>
      <w:numFmt w:val="decimal"/>
      <w:lvlText w:val="%1."/>
      <w:lvlJc w:val="left"/>
      <w:pPr>
        <w:ind w:left="1085" w:hanging="279"/>
      </w:pPr>
      <w:rPr>
        <w:rFonts w:ascii="Georgia" w:eastAsia="Georgia" w:hAnsi="Georgia" w:cs="Georgia" w:hint="default"/>
        <w:b w:val="0"/>
        <w:bCs w:val="0"/>
        <w:i w:val="0"/>
        <w:iCs w:val="0"/>
        <w:spacing w:val="-1"/>
        <w:w w:val="110"/>
        <w:sz w:val="22"/>
        <w:szCs w:val="22"/>
        <w:lang w:val="en-US" w:eastAsia="en-US" w:bidi="ar-SA"/>
      </w:rPr>
    </w:lvl>
    <w:lvl w:ilvl="1" w:tplc="CD1C2C08">
      <w:numFmt w:val="bullet"/>
      <w:lvlText w:val="•"/>
      <w:lvlJc w:val="left"/>
      <w:pPr>
        <w:ind w:left="2004" w:hanging="279"/>
      </w:pPr>
      <w:rPr>
        <w:rFonts w:hint="default"/>
        <w:lang w:val="en-US" w:eastAsia="en-US" w:bidi="ar-SA"/>
      </w:rPr>
    </w:lvl>
    <w:lvl w:ilvl="2" w:tplc="96B2B2EA">
      <w:numFmt w:val="bullet"/>
      <w:lvlText w:val="•"/>
      <w:lvlJc w:val="left"/>
      <w:pPr>
        <w:ind w:left="2928" w:hanging="279"/>
      </w:pPr>
      <w:rPr>
        <w:rFonts w:hint="default"/>
        <w:lang w:val="en-US" w:eastAsia="en-US" w:bidi="ar-SA"/>
      </w:rPr>
    </w:lvl>
    <w:lvl w:ilvl="3" w:tplc="4BFC8D3E">
      <w:numFmt w:val="bullet"/>
      <w:lvlText w:val="•"/>
      <w:lvlJc w:val="left"/>
      <w:pPr>
        <w:ind w:left="3852" w:hanging="279"/>
      </w:pPr>
      <w:rPr>
        <w:rFonts w:hint="default"/>
        <w:lang w:val="en-US" w:eastAsia="en-US" w:bidi="ar-SA"/>
      </w:rPr>
    </w:lvl>
    <w:lvl w:ilvl="4" w:tplc="2782EACC">
      <w:numFmt w:val="bullet"/>
      <w:lvlText w:val="•"/>
      <w:lvlJc w:val="left"/>
      <w:pPr>
        <w:ind w:left="4776" w:hanging="279"/>
      </w:pPr>
      <w:rPr>
        <w:rFonts w:hint="default"/>
        <w:lang w:val="en-US" w:eastAsia="en-US" w:bidi="ar-SA"/>
      </w:rPr>
    </w:lvl>
    <w:lvl w:ilvl="5" w:tplc="36A0F504">
      <w:numFmt w:val="bullet"/>
      <w:lvlText w:val="•"/>
      <w:lvlJc w:val="left"/>
      <w:pPr>
        <w:ind w:left="5700" w:hanging="279"/>
      </w:pPr>
      <w:rPr>
        <w:rFonts w:hint="default"/>
        <w:lang w:val="en-US" w:eastAsia="en-US" w:bidi="ar-SA"/>
      </w:rPr>
    </w:lvl>
    <w:lvl w:ilvl="6" w:tplc="2536EFF0">
      <w:numFmt w:val="bullet"/>
      <w:lvlText w:val="•"/>
      <w:lvlJc w:val="left"/>
      <w:pPr>
        <w:ind w:left="6624" w:hanging="279"/>
      </w:pPr>
      <w:rPr>
        <w:rFonts w:hint="default"/>
        <w:lang w:val="en-US" w:eastAsia="en-US" w:bidi="ar-SA"/>
      </w:rPr>
    </w:lvl>
    <w:lvl w:ilvl="7" w:tplc="863AD4CA">
      <w:numFmt w:val="bullet"/>
      <w:lvlText w:val="•"/>
      <w:lvlJc w:val="left"/>
      <w:pPr>
        <w:ind w:left="7548" w:hanging="279"/>
      </w:pPr>
      <w:rPr>
        <w:rFonts w:hint="default"/>
        <w:lang w:val="en-US" w:eastAsia="en-US" w:bidi="ar-SA"/>
      </w:rPr>
    </w:lvl>
    <w:lvl w:ilvl="8" w:tplc="E68E5980">
      <w:numFmt w:val="bullet"/>
      <w:lvlText w:val="•"/>
      <w:lvlJc w:val="left"/>
      <w:pPr>
        <w:ind w:left="8472" w:hanging="279"/>
      </w:pPr>
      <w:rPr>
        <w:rFonts w:hint="default"/>
        <w:lang w:val="en-US" w:eastAsia="en-US" w:bidi="ar-SA"/>
      </w:rPr>
    </w:lvl>
  </w:abstractNum>
  <w:abstractNum w:abstractNumId="1" w15:restartNumberingAfterBreak="0">
    <w:nsid w:val="29BA7A82"/>
    <w:multiLevelType w:val="multilevel"/>
    <w:tmpl w:val="3FE6E3AE"/>
    <w:lvl w:ilvl="0">
      <w:start w:val="1"/>
      <w:numFmt w:val="decimal"/>
      <w:lvlText w:val="%1"/>
      <w:lvlJc w:val="left"/>
      <w:pPr>
        <w:ind w:left="1024" w:hanging="485"/>
      </w:pPr>
      <w:rPr>
        <w:rFonts w:ascii="Georgia" w:eastAsia="Georgia" w:hAnsi="Georgia" w:cs="Georgia" w:hint="default"/>
        <w:b/>
        <w:bCs/>
        <w:i w:val="0"/>
        <w:iCs w:val="0"/>
        <w:spacing w:val="0"/>
        <w:w w:val="117"/>
        <w:sz w:val="28"/>
        <w:szCs w:val="28"/>
        <w:lang w:val="en-US" w:eastAsia="en-US" w:bidi="ar-SA"/>
      </w:rPr>
    </w:lvl>
    <w:lvl w:ilvl="1">
      <w:start w:val="1"/>
      <w:numFmt w:val="decimal"/>
      <w:lvlText w:val="%1.%2"/>
      <w:lvlJc w:val="left"/>
      <w:pPr>
        <w:ind w:left="1152" w:hanging="613"/>
      </w:pPr>
      <w:rPr>
        <w:rFonts w:ascii="Georgia" w:eastAsia="Georgia" w:hAnsi="Georgia" w:cs="Georgia" w:hint="default"/>
        <w:b/>
        <w:bCs/>
        <w:i w:val="0"/>
        <w:iCs w:val="0"/>
        <w:spacing w:val="-1"/>
        <w:w w:val="99"/>
        <w:sz w:val="24"/>
        <w:szCs w:val="24"/>
        <w:lang w:val="en-US" w:eastAsia="en-US" w:bidi="ar-SA"/>
      </w:rPr>
    </w:lvl>
    <w:lvl w:ilvl="2">
      <w:start w:val="1"/>
      <w:numFmt w:val="decimal"/>
      <w:lvlText w:val="%1.%2.%3"/>
      <w:lvlJc w:val="left"/>
      <w:pPr>
        <w:ind w:left="1306" w:hanging="767"/>
      </w:pPr>
      <w:rPr>
        <w:rFonts w:ascii="Georgia" w:eastAsia="Georgia" w:hAnsi="Georgia" w:cs="Georgia" w:hint="default"/>
        <w:b/>
        <w:bCs/>
        <w:i w:val="0"/>
        <w:iCs w:val="0"/>
        <w:spacing w:val="0"/>
        <w:w w:val="97"/>
        <w:sz w:val="22"/>
        <w:szCs w:val="22"/>
        <w:lang w:val="en-US" w:eastAsia="en-US" w:bidi="ar-SA"/>
      </w:rPr>
    </w:lvl>
    <w:lvl w:ilvl="3">
      <w:numFmt w:val="bullet"/>
      <w:lvlText w:val="•"/>
      <w:lvlJc w:val="left"/>
      <w:pPr>
        <w:ind w:left="1085" w:hanging="279"/>
      </w:pPr>
      <w:rPr>
        <w:rFonts w:ascii="Arial MT" w:eastAsia="Arial MT" w:hAnsi="Arial MT" w:cs="Arial MT" w:hint="default"/>
        <w:b w:val="0"/>
        <w:bCs w:val="0"/>
        <w:i w:val="0"/>
        <w:iCs w:val="0"/>
        <w:spacing w:val="0"/>
        <w:w w:val="220"/>
        <w:sz w:val="22"/>
        <w:szCs w:val="22"/>
        <w:lang w:val="en-US" w:eastAsia="en-US" w:bidi="ar-SA"/>
      </w:rPr>
    </w:lvl>
    <w:lvl w:ilvl="4">
      <w:numFmt w:val="bullet"/>
      <w:lvlText w:val="•"/>
      <w:lvlJc w:val="left"/>
      <w:pPr>
        <w:ind w:left="2588" w:hanging="279"/>
      </w:pPr>
      <w:rPr>
        <w:rFonts w:hint="default"/>
        <w:lang w:val="en-US" w:eastAsia="en-US" w:bidi="ar-SA"/>
      </w:rPr>
    </w:lvl>
    <w:lvl w:ilvl="5">
      <w:numFmt w:val="bullet"/>
      <w:lvlText w:val="•"/>
      <w:lvlJc w:val="left"/>
      <w:pPr>
        <w:ind w:left="3877" w:hanging="279"/>
      </w:pPr>
      <w:rPr>
        <w:rFonts w:hint="default"/>
        <w:lang w:val="en-US" w:eastAsia="en-US" w:bidi="ar-SA"/>
      </w:rPr>
    </w:lvl>
    <w:lvl w:ilvl="6">
      <w:numFmt w:val="bullet"/>
      <w:lvlText w:val="•"/>
      <w:lvlJc w:val="left"/>
      <w:pPr>
        <w:ind w:left="5165" w:hanging="279"/>
      </w:pPr>
      <w:rPr>
        <w:rFonts w:hint="default"/>
        <w:lang w:val="en-US" w:eastAsia="en-US" w:bidi="ar-SA"/>
      </w:rPr>
    </w:lvl>
    <w:lvl w:ilvl="7">
      <w:numFmt w:val="bullet"/>
      <w:lvlText w:val="•"/>
      <w:lvlJc w:val="left"/>
      <w:pPr>
        <w:ind w:left="6454" w:hanging="279"/>
      </w:pPr>
      <w:rPr>
        <w:rFonts w:hint="default"/>
        <w:lang w:val="en-US" w:eastAsia="en-US" w:bidi="ar-SA"/>
      </w:rPr>
    </w:lvl>
    <w:lvl w:ilvl="8">
      <w:numFmt w:val="bullet"/>
      <w:lvlText w:val="•"/>
      <w:lvlJc w:val="left"/>
      <w:pPr>
        <w:ind w:left="7742" w:hanging="279"/>
      </w:pPr>
      <w:rPr>
        <w:rFonts w:hint="default"/>
        <w:lang w:val="en-US" w:eastAsia="en-US" w:bidi="ar-SA"/>
      </w:rPr>
    </w:lvl>
  </w:abstractNum>
  <w:abstractNum w:abstractNumId="2" w15:restartNumberingAfterBreak="0">
    <w:nsid w:val="2E7E5070"/>
    <w:multiLevelType w:val="multilevel"/>
    <w:tmpl w:val="3C24B8B4"/>
    <w:lvl w:ilvl="0">
      <w:start w:val="1"/>
      <w:numFmt w:val="decimal"/>
      <w:lvlText w:val="%1"/>
      <w:lvlJc w:val="left"/>
      <w:pPr>
        <w:ind w:left="867" w:hanging="328"/>
      </w:pPr>
      <w:rPr>
        <w:rFonts w:ascii="Georgia" w:eastAsia="Georgia" w:hAnsi="Georgia" w:cs="Georgia" w:hint="default"/>
        <w:b/>
        <w:bCs/>
        <w:i w:val="0"/>
        <w:iCs w:val="0"/>
        <w:spacing w:val="0"/>
        <w:w w:val="116"/>
        <w:sz w:val="22"/>
        <w:szCs w:val="22"/>
        <w:lang w:val="en-US" w:eastAsia="en-US" w:bidi="ar-SA"/>
      </w:rPr>
    </w:lvl>
    <w:lvl w:ilvl="1">
      <w:start w:val="1"/>
      <w:numFmt w:val="decimal"/>
      <w:lvlText w:val="%1.%2"/>
      <w:lvlJc w:val="left"/>
      <w:pPr>
        <w:ind w:left="1369" w:hanging="502"/>
      </w:pPr>
      <w:rPr>
        <w:rFonts w:ascii="Georgia" w:eastAsia="Georgia" w:hAnsi="Georgia" w:cs="Georgia" w:hint="default"/>
        <w:b w:val="0"/>
        <w:bCs w:val="0"/>
        <w:i w:val="0"/>
        <w:iCs w:val="0"/>
        <w:spacing w:val="0"/>
        <w:w w:val="100"/>
        <w:sz w:val="22"/>
        <w:szCs w:val="22"/>
        <w:lang w:val="en-US" w:eastAsia="en-US" w:bidi="ar-SA"/>
      </w:rPr>
    </w:lvl>
    <w:lvl w:ilvl="2">
      <w:start w:val="1"/>
      <w:numFmt w:val="decimal"/>
      <w:lvlText w:val="%1.%2.%3"/>
      <w:lvlJc w:val="left"/>
      <w:pPr>
        <w:ind w:left="2067" w:hanging="699"/>
      </w:pPr>
      <w:rPr>
        <w:rFonts w:ascii="Georgia" w:eastAsia="Georgia" w:hAnsi="Georgia" w:cs="Georgia" w:hint="default"/>
        <w:b w:val="0"/>
        <w:bCs w:val="0"/>
        <w:i w:val="0"/>
        <w:iCs w:val="0"/>
        <w:spacing w:val="0"/>
        <w:w w:val="98"/>
        <w:sz w:val="22"/>
        <w:szCs w:val="22"/>
        <w:lang w:val="en-US" w:eastAsia="en-US" w:bidi="ar-SA"/>
      </w:rPr>
    </w:lvl>
    <w:lvl w:ilvl="3">
      <w:numFmt w:val="bullet"/>
      <w:lvlText w:val="•"/>
      <w:lvlJc w:val="left"/>
      <w:pPr>
        <w:ind w:left="3092" w:hanging="699"/>
      </w:pPr>
      <w:rPr>
        <w:rFonts w:hint="default"/>
        <w:lang w:val="en-US" w:eastAsia="en-US" w:bidi="ar-SA"/>
      </w:rPr>
    </w:lvl>
    <w:lvl w:ilvl="4">
      <w:numFmt w:val="bullet"/>
      <w:lvlText w:val="•"/>
      <w:lvlJc w:val="left"/>
      <w:pPr>
        <w:ind w:left="4125" w:hanging="699"/>
      </w:pPr>
      <w:rPr>
        <w:rFonts w:hint="default"/>
        <w:lang w:val="en-US" w:eastAsia="en-US" w:bidi="ar-SA"/>
      </w:rPr>
    </w:lvl>
    <w:lvl w:ilvl="5">
      <w:numFmt w:val="bullet"/>
      <w:lvlText w:val="•"/>
      <w:lvlJc w:val="left"/>
      <w:pPr>
        <w:ind w:left="5157" w:hanging="699"/>
      </w:pPr>
      <w:rPr>
        <w:rFonts w:hint="default"/>
        <w:lang w:val="en-US" w:eastAsia="en-US" w:bidi="ar-SA"/>
      </w:rPr>
    </w:lvl>
    <w:lvl w:ilvl="6">
      <w:numFmt w:val="bullet"/>
      <w:lvlText w:val="•"/>
      <w:lvlJc w:val="left"/>
      <w:pPr>
        <w:ind w:left="6190" w:hanging="699"/>
      </w:pPr>
      <w:rPr>
        <w:rFonts w:hint="default"/>
        <w:lang w:val="en-US" w:eastAsia="en-US" w:bidi="ar-SA"/>
      </w:rPr>
    </w:lvl>
    <w:lvl w:ilvl="7">
      <w:numFmt w:val="bullet"/>
      <w:lvlText w:val="•"/>
      <w:lvlJc w:val="left"/>
      <w:pPr>
        <w:ind w:left="7222" w:hanging="699"/>
      </w:pPr>
      <w:rPr>
        <w:rFonts w:hint="default"/>
        <w:lang w:val="en-US" w:eastAsia="en-US" w:bidi="ar-SA"/>
      </w:rPr>
    </w:lvl>
    <w:lvl w:ilvl="8">
      <w:numFmt w:val="bullet"/>
      <w:lvlText w:val="•"/>
      <w:lvlJc w:val="left"/>
      <w:pPr>
        <w:ind w:left="8255" w:hanging="699"/>
      </w:pPr>
      <w:rPr>
        <w:rFonts w:hint="default"/>
        <w:lang w:val="en-US" w:eastAsia="en-US" w:bidi="ar-SA"/>
      </w:rPr>
    </w:lvl>
  </w:abstractNum>
  <w:abstractNum w:abstractNumId="3" w15:restartNumberingAfterBreak="0">
    <w:nsid w:val="44BA5149"/>
    <w:multiLevelType w:val="hybridMultilevel"/>
    <w:tmpl w:val="2E22350A"/>
    <w:lvl w:ilvl="0" w:tplc="2A78C8C8">
      <w:numFmt w:val="bullet"/>
      <w:lvlText w:val="•"/>
      <w:lvlJc w:val="left"/>
      <w:pPr>
        <w:ind w:left="1085" w:hanging="279"/>
      </w:pPr>
      <w:rPr>
        <w:rFonts w:ascii="Arial MT" w:eastAsia="Arial MT" w:hAnsi="Arial MT" w:cs="Arial MT" w:hint="default"/>
        <w:b w:val="0"/>
        <w:bCs w:val="0"/>
        <w:i w:val="0"/>
        <w:iCs w:val="0"/>
        <w:spacing w:val="0"/>
        <w:w w:val="220"/>
        <w:sz w:val="22"/>
        <w:szCs w:val="22"/>
        <w:lang w:val="en-US" w:eastAsia="en-US" w:bidi="ar-SA"/>
      </w:rPr>
    </w:lvl>
    <w:lvl w:ilvl="1" w:tplc="1C66D9A8">
      <w:numFmt w:val="bullet"/>
      <w:lvlText w:val="•"/>
      <w:lvlJc w:val="left"/>
      <w:pPr>
        <w:ind w:left="2004" w:hanging="279"/>
      </w:pPr>
      <w:rPr>
        <w:rFonts w:hint="default"/>
        <w:lang w:val="en-US" w:eastAsia="en-US" w:bidi="ar-SA"/>
      </w:rPr>
    </w:lvl>
    <w:lvl w:ilvl="2" w:tplc="AE9E6240">
      <w:numFmt w:val="bullet"/>
      <w:lvlText w:val="•"/>
      <w:lvlJc w:val="left"/>
      <w:pPr>
        <w:ind w:left="2928" w:hanging="279"/>
      </w:pPr>
      <w:rPr>
        <w:rFonts w:hint="default"/>
        <w:lang w:val="en-US" w:eastAsia="en-US" w:bidi="ar-SA"/>
      </w:rPr>
    </w:lvl>
    <w:lvl w:ilvl="3" w:tplc="A34E9404">
      <w:numFmt w:val="bullet"/>
      <w:lvlText w:val="•"/>
      <w:lvlJc w:val="left"/>
      <w:pPr>
        <w:ind w:left="3852" w:hanging="279"/>
      </w:pPr>
      <w:rPr>
        <w:rFonts w:hint="default"/>
        <w:lang w:val="en-US" w:eastAsia="en-US" w:bidi="ar-SA"/>
      </w:rPr>
    </w:lvl>
    <w:lvl w:ilvl="4" w:tplc="E2BE233A">
      <w:numFmt w:val="bullet"/>
      <w:lvlText w:val="•"/>
      <w:lvlJc w:val="left"/>
      <w:pPr>
        <w:ind w:left="4776" w:hanging="279"/>
      </w:pPr>
      <w:rPr>
        <w:rFonts w:hint="default"/>
        <w:lang w:val="en-US" w:eastAsia="en-US" w:bidi="ar-SA"/>
      </w:rPr>
    </w:lvl>
    <w:lvl w:ilvl="5" w:tplc="EC9A61B4">
      <w:numFmt w:val="bullet"/>
      <w:lvlText w:val="•"/>
      <w:lvlJc w:val="left"/>
      <w:pPr>
        <w:ind w:left="5700" w:hanging="279"/>
      </w:pPr>
      <w:rPr>
        <w:rFonts w:hint="default"/>
        <w:lang w:val="en-US" w:eastAsia="en-US" w:bidi="ar-SA"/>
      </w:rPr>
    </w:lvl>
    <w:lvl w:ilvl="6" w:tplc="BBD09010">
      <w:numFmt w:val="bullet"/>
      <w:lvlText w:val="•"/>
      <w:lvlJc w:val="left"/>
      <w:pPr>
        <w:ind w:left="6624" w:hanging="279"/>
      </w:pPr>
      <w:rPr>
        <w:rFonts w:hint="default"/>
        <w:lang w:val="en-US" w:eastAsia="en-US" w:bidi="ar-SA"/>
      </w:rPr>
    </w:lvl>
    <w:lvl w:ilvl="7" w:tplc="1E420BD8">
      <w:numFmt w:val="bullet"/>
      <w:lvlText w:val="•"/>
      <w:lvlJc w:val="left"/>
      <w:pPr>
        <w:ind w:left="7548" w:hanging="279"/>
      </w:pPr>
      <w:rPr>
        <w:rFonts w:hint="default"/>
        <w:lang w:val="en-US" w:eastAsia="en-US" w:bidi="ar-SA"/>
      </w:rPr>
    </w:lvl>
    <w:lvl w:ilvl="8" w:tplc="A9607C6E">
      <w:numFmt w:val="bullet"/>
      <w:lvlText w:val="•"/>
      <w:lvlJc w:val="left"/>
      <w:pPr>
        <w:ind w:left="8472" w:hanging="279"/>
      </w:pPr>
      <w:rPr>
        <w:rFonts w:hint="default"/>
        <w:lang w:val="en-US" w:eastAsia="en-US" w:bidi="ar-SA"/>
      </w:rPr>
    </w:lvl>
  </w:abstractNum>
  <w:abstractNum w:abstractNumId="4" w15:restartNumberingAfterBreak="0">
    <w:nsid w:val="44E71796"/>
    <w:multiLevelType w:val="hybridMultilevel"/>
    <w:tmpl w:val="2F588BBE"/>
    <w:lvl w:ilvl="0" w:tplc="A2EE35CC">
      <w:numFmt w:val="bullet"/>
      <w:lvlText w:val="•"/>
      <w:lvlJc w:val="left"/>
      <w:pPr>
        <w:ind w:left="1085" w:hanging="279"/>
      </w:pPr>
      <w:rPr>
        <w:rFonts w:ascii="Arial MT" w:eastAsia="Arial MT" w:hAnsi="Arial MT" w:cs="Arial MT" w:hint="default"/>
        <w:b w:val="0"/>
        <w:bCs w:val="0"/>
        <w:i w:val="0"/>
        <w:iCs w:val="0"/>
        <w:spacing w:val="0"/>
        <w:w w:val="220"/>
        <w:sz w:val="22"/>
        <w:szCs w:val="22"/>
        <w:lang w:val="en-US" w:eastAsia="en-US" w:bidi="ar-SA"/>
      </w:rPr>
    </w:lvl>
    <w:lvl w:ilvl="1" w:tplc="4B28AF68">
      <w:numFmt w:val="bullet"/>
      <w:lvlText w:val="•"/>
      <w:lvlJc w:val="left"/>
      <w:pPr>
        <w:ind w:left="2004" w:hanging="279"/>
      </w:pPr>
      <w:rPr>
        <w:rFonts w:hint="default"/>
        <w:lang w:val="en-US" w:eastAsia="en-US" w:bidi="ar-SA"/>
      </w:rPr>
    </w:lvl>
    <w:lvl w:ilvl="2" w:tplc="C00E628E">
      <w:numFmt w:val="bullet"/>
      <w:lvlText w:val="•"/>
      <w:lvlJc w:val="left"/>
      <w:pPr>
        <w:ind w:left="2928" w:hanging="279"/>
      </w:pPr>
      <w:rPr>
        <w:rFonts w:hint="default"/>
        <w:lang w:val="en-US" w:eastAsia="en-US" w:bidi="ar-SA"/>
      </w:rPr>
    </w:lvl>
    <w:lvl w:ilvl="3" w:tplc="4C1051E4">
      <w:numFmt w:val="bullet"/>
      <w:lvlText w:val="•"/>
      <w:lvlJc w:val="left"/>
      <w:pPr>
        <w:ind w:left="3852" w:hanging="279"/>
      </w:pPr>
      <w:rPr>
        <w:rFonts w:hint="default"/>
        <w:lang w:val="en-US" w:eastAsia="en-US" w:bidi="ar-SA"/>
      </w:rPr>
    </w:lvl>
    <w:lvl w:ilvl="4" w:tplc="FA7C0A8E">
      <w:numFmt w:val="bullet"/>
      <w:lvlText w:val="•"/>
      <w:lvlJc w:val="left"/>
      <w:pPr>
        <w:ind w:left="4776" w:hanging="279"/>
      </w:pPr>
      <w:rPr>
        <w:rFonts w:hint="default"/>
        <w:lang w:val="en-US" w:eastAsia="en-US" w:bidi="ar-SA"/>
      </w:rPr>
    </w:lvl>
    <w:lvl w:ilvl="5" w:tplc="2D243EC0">
      <w:numFmt w:val="bullet"/>
      <w:lvlText w:val="•"/>
      <w:lvlJc w:val="left"/>
      <w:pPr>
        <w:ind w:left="5700" w:hanging="279"/>
      </w:pPr>
      <w:rPr>
        <w:rFonts w:hint="default"/>
        <w:lang w:val="en-US" w:eastAsia="en-US" w:bidi="ar-SA"/>
      </w:rPr>
    </w:lvl>
    <w:lvl w:ilvl="6" w:tplc="BD062796">
      <w:numFmt w:val="bullet"/>
      <w:lvlText w:val="•"/>
      <w:lvlJc w:val="left"/>
      <w:pPr>
        <w:ind w:left="6624" w:hanging="279"/>
      </w:pPr>
      <w:rPr>
        <w:rFonts w:hint="default"/>
        <w:lang w:val="en-US" w:eastAsia="en-US" w:bidi="ar-SA"/>
      </w:rPr>
    </w:lvl>
    <w:lvl w:ilvl="7" w:tplc="FF180A7E">
      <w:numFmt w:val="bullet"/>
      <w:lvlText w:val="•"/>
      <w:lvlJc w:val="left"/>
      <w:pPr>
        <w:ind w:left="7548" w:hanging="279"/>
      </w:pPr>
      <w:rPr>
        <w:rFonts w:hint="default"/>
        <w:lang w:val="en-US" w:eastAsia="en-US" w:bidi="ar-SA"/>
      </w:rPr>
    </w:lvl>
    <w:lvl w:ilvl="8" w:tplc="F3D82AE2">
      <w:numFmt w:val="bullet"/>
      <w:lvlText w:val="•"/>
      <w:lvlJc w:val="left"/>
      <w:pPr>
        <w:ind w:left="8472" w:hanging="279"/>
      </w:pPr>
      <w:rPr>
        <w:rFonts w:hint="default"/>
        <w:lang w:val="en-US" w:eastAsia="en-US" w:bidi="ar-SA"/>
      </w:rPr>
    </w:lvl>
  </w:abstractNum>
  <w:abstractNum w:abstractNumId="5" w15:restartNumberingAfterBreak="0">
    <w:nsid w:val="4A7408DD"/>
    <w:multiLevelType w:val="hybridMultilevel"/>
    <w:tmpl w:val="8E364344"/>
    <w:lvl w:ilvl="0" w:tplc="F2B6D948">
      <w:start w:val="1"/>
      <w:numFmt w:val="decimal"/>
      <w:lvlText w:val="%1."/>
      <w:lvlJc w:val="left"/>
      <w:pPr>
        <w:ind w:left="1085" w:hanging="279"/>
      </w:pPr>
      <w:rPr>
        <w:rFonts w:ascii="Georgia" w:eastAsia="Georgia" w:hAnsi="Georgia" w:cs="Georgia" w:hint="default"/>
        <w:b w:val="0"/>
        <w:bCs w:val="0"/>
        <w:i w:val="0"/>
        <w:iCs w:val="0"/>
        <w:spacing w:val="-1"/>
        <w:w w:val="110"/>
        <w:sz w:val="22"/>
        <w:szCs w:val="22"/>
        <w:lang w:val="en-US" w:eastAsia="en-US" w:bidi="ar-SA"/>
      </w:rPr>
    </w:lvl>
    <w:lvl w:ilvl="1" w:tplc="32043844">
      <w:numFmt w:val="bullet"/>
      <w:lvlText w:val="•"/>
      <w:lvlJc w:val="left"/>
      <w:pPr>
        <w:ind w:left="2004" w:hanging="279"/>
      </w:pPr>
      <w:rPr>
        <w:rFonts w:hint="default"/>
        <w:lang w:val="en-US" w:eastAsia="en-US" w:bidi="ar-SA"/>
      </w:rPr>
    </w:lvl>
    <w:lvl w:ilvl="2" w:tplc="F544E07E">
      <w:numFmt w:val="bullet"/>
      <w:lvlText w:val="•"/>
      <w:lvlJc w:val="left"/>
      <w:pPr>
        <w:ind w:left="2928" w:hanging="279"/>
      </w:pPr>
      <w:rPr>
        <w:rFonts w:hint="default"/>
        <w:lang w:val="en-US" w:eastAsia="en-US" w:bidi="ar-SA"/>
      </w:rPr>
    </w:lvl>
    <w:lvl w:ilvl="3" w:tplc="E02A5B72">
      <w:numFmt w:val="bullet"/>
      <w:lvlText w:val="•"/>
      <w:lvlJc w:val="left"/>
      <w:pPr>
        <w:ind w:left="3852" w:hanging="279"/>
      </w:pPr>
      <w:rPr>
        <w:rFonts w:hint="default"/>
        <w:lang w:val="en-US" w:eastAsia="en-US" w:bidi="ar-SA"/>
      </w:rPr>
    </w:lvl>
    <w:lvl w:ilvl="4" w:tplc="851C07FE">
      <w:numFmt w:val="bullet"/>
      <w:lvlText w:val="•"/>
      <w:lvlJc w:val="left"/>
      <w:pPr>
        <w:ind w:left="4776" w:hanging="279"/>
      </w:pPr>
      <w:rPr>
        <w:rFonts w:hint="default"/>
        <w:lang w:val="en-US" w:eastAsia="en-US" w:bidi="ar-SA"/>
      </w:rPr>
    </w:lvl>
    <w:lvl w:ilvl="5" w:tplc="084491DE">
      <w:numFmt w:val="bullet"/>
      <w:lvlText w:val="•"/>
      <w:lvlJc w:val="left"/>
      <w:pPr>
        <w:ind w:left="5700" w:hanging="279"/>
      </w:pPr>
      <w:rPr>
        <w:rFonts w:hint="default"/>
        <w:lang w:val="en-US" w:eastAsia="en-US" w:bidi="ar-SA"/>
      </w:rPr>
    </w:lvl>
    <w:lvl w:ilvl="6" w:tplc="755017D6">
      <w:numFmt w:val="bullet"/>
      <w:lvlText w:val="•"/>
      <w:lvlJc w:val="left"/>
      <w:pPr>
        <w:ind w:left="6624" w:hanging="279"/>
      </w:pPr>
      <w:rPr>
        <w:rFonts w:hint="default"/>
        <w:lang w:val="en-US" w:eastAsia="en-US" w:bidi="ar-SA"/>
      </w:rPr>
    </w:lvl>
    <w:lvl w:ilvl="7" w:tplc="B15A5908">
      <w:numFmt w:val="bullet"/>
      <w:lvlText w:val="•"/>
      <w:lvlJc w:val="left"/>
      <w:pPr>
        <w:ind w:left="7548" w:hanging="279"/>
      </w:pPr>
      <w:rPr>
        <w:rFonts w:hint="default"/>
        <w:lang w:val="en-US" w:eastAsia="en-US" w:bidi="ar-SA"/>
      </w:rPr>
    </w:lvl>
    <w:lvl w:ilvl="8" w:tplc="F2564F74">
      <w:numFmt w:val="bullet"/>
      <w:lvlText w:val="•"/>
      <w:lvlJc w:val="left"/>
      <w:pPr>
        <w:ind w:left="8472" w:hanging="279"/>
      </w:pPr>
      <w:rPr>
        <w:rFonts w:hint="default"/>
        <w:lang w:val="en-US" w:eastAsia="en-US" w:bidi="ar-SA"/>
      </w:rPr>
    </w:lvl>
  </w:abstractNum>
  <w:abstractNum w:abstractNumId="6" w15:restartNumberingAfterBreak="0">
    <w:nsid w:val="5FB02603"/>
    <w:multiLevelType w:val="hybridMultilevel"/>
    <w:tmpl w:val="D5A82640"/>
    <w:lvl w:ilvl="0" w:tplc="CE3A2258">
      <w:start w:val="1"/>
      <w:numFmt w:val="decimal"/>
      <w:lvlText w:val="%1."/>
      <w:lvlJc w:val="left"/>
      <w:pPr>
        <w:ind w:left="1085" w:hanging="279"/>
      </w:pPr>
      <w:rPr>
        <w:rFonts w:ascii="Georgia" w:eastAsia="Georgia" w:hAnsi="Georgia" w:cs="Georgia" w:hint="default"/>
        <w:b w:val="0"/>
        <w:bCs w:val="0"/>
        <w:i w:val="0"/>
        <w:iCs w:val="0"/>
        <w:spacing w:val="-1"/>
        <w:w w:val="110"/>
        <w:sz w:val="22"/>
        <w:szCs w:val="22"/>
        <w:lang w:val="en-US" w:eastAsia="en-US" w:bidi="ar-SA"/>
      </w:rPr>
    </w:lvl>
    <w:lvl w:ilvl="1" w:tplc="CBFE4512">
      <w:start w:val="1"/>
      <w:numFmt w:val="lowerLetter"/>
      <w:lvlText w:val="%2."/>
      <w:lvlJc w:val="left"/>
      <w:pPr>
        <w:ind w:left="1085" w:hanging="279"/>
      </w:pPr>
      <w:rPr>
        <w:rFonts w:ascii="Georgia" w:eastAsia="Georgia" w:hAnsi="Georgia" w:cs="Georgia" w:hint="default"/>
        <w:b w:val="0"/>
        <w:bCs w:val="0"/>
        <w:i w:val="0"/>
        <w:iCs w:val="0"/>
        <w:spacing w:val="-1"/>
        <w:w w:val="99"/>
        <w:sz w:val="22"/>
        <w:szCs w:val="22"/>
        <w:lang w:val="en-US" w:eastAsia="en-US" w:bidi="ar-SA"/>
      </w:rPr>
    </w:lvl>
    <w:lvl w:ilvl="2" w:tplc="24B0CED4">
      <w:numFmt w:val="bullet"/>
      <w:lvlText w:val="•"/>
      <w:lvlJc w:val="left"/>
      <w:pPr>
        <w:ind w:left="2928" w:hanging="279"/>
      </w:pPr>
      <w:rPr>
        <w:rFonts w:hint="default"/>
        <w:lang w:val="en-US" w:eastAsia="en-US" w:bidi="ar-SA"/>
      </w:rPr>
    </w:lvl>
    <w:lvl w:ilvl="3" w:tplc="481A84B2">
      <w:numFmt w:val="bullet"/>
      <w:lvlText w:val="•"/>
      <w:lvlJc w:val="left"/>
      <w:pPr>
        <w:ind w:left="3852" w:hanging="279"/>
      </w:pPr>
      <w:rPr>
        <w:rFonts w:hint="default"/>
        <w:lang w:val="en-US" w:eastAsia="en-US" w:bidi="ar-SA"/>
      </w:rPr>
    </w:lvl>
    <w:lvl w:ilvl="4" w:tplc="229C00A2">
      <w:numFmt w:val="bullet"/>
      <w:lvlText w:val="•"/>
      <w:lvlJc w:val="left"/>
      <w:pPr>
        <w:ind w:left="4776" w:hanging="279"/>
      </w:pPr>
      <w:rPr>
        <w:rFonts w:hint="default"/>
        <w:lang w:val="en-US" w:eastAsia="en-US" w:bidi="ar-SA"/>
      </w:rPr>
    </w:lvl>
    <w:lvl w:ilvl="5" w:tplc="B9D25DFC">
      <w:numFmt w:val="bullet"/>
      <w:lvlText w:val="•"/>
      <w:lvlJc w:val="left"/>
      <w:pPr>
        <w:ind w:left="5700" w:hanging="279"/>
      </w:pPr>
      <w:rPr>
        <w:rFonts w:hint="default"/>
        <w:lang w:val="en-US" w:eastAsia="en-US" w:bidi="ar-SA"/>
      </w:rPr>
    </w:lvl>
    <w:lvl w:ilvl="6" w:tplc="05D0697C">
      <w:numFmt w:val="bullet"/>
      <w:lvlText w:val="•"/>
      <w:lvlJc w:val="left"/>
      <w:pPr>
        <w:ind w:left="6624" w:hanging="279"/>
      </w:pPr>
      <w:rPr>
        <w:rFonts w:hint="default"/>
        <w:lang w:val="en-US" w:eastAsia="en-US" w:bidi="ar-SA"/>
      </w:rPr>
    </w:lvl>
    <w:lvl w:ilvl="7" w:tplc="3CB20B58">
      <w:numFmt w:val="bullet"/>
      <w:lvlText w:val="•"/>
      <w:lvlJc w:val="left"/>
      <w:pPr>
        <w:ind w:left="7548" w:hanging="279"/>
      </w:pPr>
      <w:rPr>
        <w:rFonts w:hint="default"/>
        <w:lang w:val="en-US" w:eastAsia="en-US" w:bidi="ar-SA"/>
      </w:rPr>
    </w:lvl>
    <w:lvl w:ilvl="8" w:tplc="6A4AF192">
      <w:numFmt w:val="bullet"/>
      <w:lvlText w:val="•"/>
      <w:lvlJc w:val="left"/>
      <w:pPr>
        <w:ind w:left="8472" w:hanging="279"/>
      </w:pPr>
      <w:rPr>
        <w:rFonts w:hint="default"/>
        <w:lang w:val="en-US" w:eastAsia="en-US" w:bidi="ar-SA"/>
      </w:rPr>
    </w:lvl>
  </w:abstractNum>
  <w:abstractNum w:abstractNumId="7" w15:restartNumberingAfterBreak="0">
    <w:nsid w:val="69CD1B69"/>
    <w:multiLevelType w:val="hybridMultilevel"/>
    <w:tmpl w:val="A224ED96"/>
    <w:lvl w:ilvl="0" w:tplc="50321470">
      <w:numFmt w:val="bullet"/>
      <w:lvlText w:val="•"/>
      <w:lvlJc w:val="left"/>
      <w:pPr>
        <w:ind w:left="1085" w:hanging="279"/>
      </w:pPr>
      <w:rPr>
        <w:rFonts w:ascii="Arial MT" w:eastAsia="Arial MT" w:hAnsi="Arial MT" w:cs="Arial MT" w:hint="default"/>
        <w:b w:val="0"/>
        <w:bCs w:val="0"/>
        <w:i w:val="0"/>
        <w:iCs w:val="0"/>
        <w:spacing w:val="0"/>
        <w:w w:val="220"/>
        <w:sz w:val="22"/>
        <w:szCs w:val="22"/>
        <w:lang w:val="en-US" w:eastAsia="en-US" w:bidi="ar-SA"/>
      </w:rPr>
    </w:lvl>
    <w:lvl w:ilvl="1" w:tplc="7D360DC4">
      <w:numFmt w:val="bullet"/>
      <w:lvlText w:val="•"/>
      <w:lvlJc w:val="left"/>
      <w:pPr>
        <w:ind w:left="2004" w:hanging="279"/>
      </w:pPr>
      <w:rPr>
        <w:rFonts w:hint="default"/>
        <w:lang w:val="en-US" w:eastAsia="en-US" w:bidi="ar-SA"/>
      </w:rPr>
    </w:lvl>
    <w:lvl w:ilvl="2" w:tplc="644C2D40">
      <w:numFmt w:val="bullet"/>
      <w:lvlText w:val="•"/>
      <w:lvlJc w:val="left"/>
      <w:pPr>
        <w:ind w:left="2928" w:hanging="279"/>
      </w:pPr>
      <w:rPr>
        <w:rFonts w:hint="default"/>
        <w:lang w:val="en-US" w:eastAsia="en-US" w:bidi="ar-SA"/>
      </w:rPr>
    </w:lvl>
    <w:lvl w:ilvl="3" w:tplc="69FC70D8">
      <w:numFmt w:val="bullet"/>
      <w:lvlText w:val="•"/>
      <w:lvlJc w:val="left"/>
      <w:pPr>
        <w:ind w:left="3852" w:hanging="279"/>
      </w:pPr>
      <w:rPr>
        <w:rFonts w:hint="default"/>
        <w:lang w:val="en-US" w:eastAsia="en-US" w:bidi="ar-SA"/>
      </w:rPr>
    </w:lvl>
    <w:lvl w:ilvl="4" w:tplc="8D3E08BE">
      <w:numFmt w:val="bullet"/>
      <w:lvlText w:val="•"/>
      <w:lvlJc w:val="left"/>
      <w:pPr>
        <w:ind w:left="4776" w:hanging="279"/>
      </w:pPr>
      <w:rPr>
        <w:rFonts w:hint="default"/>
        <w:lang w:val="en-US" w:eastAsia="en-US" w:bidi="ar-SA"/>
      </w:rPr>
    </w:lvl>
    <w:lvl w:ilvl="5" w:tplc="BD726EF8">
      <w:numFmt w:val="bullet"/>
      <w:lvlText w:val="•"/>
      <w:lvlJc w:val="left"/>
      <w:pPr>
        <w:ind w:left="5700" w:hanging="279"/>
      </w:pPr>
      <w:rPr>
        <w:rFonts w:hint="default"/>
        <w:lang w:val="en-US" w:eastAsia="en-US" w:bidi="ar-SA"/>
      </w:rPr>
    </w:lvl>
    <w:lvl w:ilvl="6" w:tplc="7AB87DF4">
      <w:numFmt w:val="bullet"/>
      <w:lvlText w:val="•"/>
      <w:lvlJc w:val="left"/>
      <w:pPr>
        <w:ind w:left="6624" w:hanging="279"/>
      </w:pPr>
      <w:rPr>
        <w:rFonts w:hint="default"/>
        <w:lang w:val="en-US" w:eastAsia="en-US" w:bidi="ar-SA"/>
      </w:rPr>
    </w:lvl>
    <w:lvl w:ilvl="7" w:tplc="67EEB012">
      <w:numFmt w:val="bullet"/>
      <w:lvlText w:val="•"/>
      <w:lvlJc w:val="left"/>
      <w:pPr>
        <w:ind w:left="7548" w:hanging="279"/>
      </w:pPr>
      <w:rPr>
        <w:rFonts w:hint="default"/>
        <w:lang w:val="en-US" w:eastAsia="en-US" w:bidi="ar-SA"/>
      </w:rPr>
    </w:lvl>
    <w:lvl w:ilvl="8" w:tplc="2E724E72">
      <w:numFmt w:val="bullet"/>
      <w:lvlText w:val="•"/>
      <w:lvlJc w:val="left"/>
      <w:pPr>
        <w:ind w:left="8472" w:hanging="279"/>
      </w:pPr>
      <w:rPr>
        <w:rFonts w:hint="default"/>
        <w:lang w:val="en-US" w:eastAsia="en-US" w:bidi="ar-SA"/>
      </w:rPr>
    </w:lvl>
  </w:abstractNum>
  <w:abstractNum w:abstractNumId="8" w15:restartNumberingAfterBreak="0">
    <w:nsid w:val="6B5C0959"/>
    <w:multiLevelType w:val="hybridMultilevel"/>
    <w:tmpl w:val="8B7C8414"/>
    <w:lvl w:ilvl="0" w:tplc="984C309E">
      <w:start w:val="1"/>
      <w:numFmt w:val="decimal"/>
      <w:lvlText w:val="%1."/>
      <w:lvlJc w:val="left"/>
      <w:pPr>
        <w:ind w:left="1085" w:hanging="279"/>
      </w:pPr>
      <w:rPr>
        <w:rFonts w:ascii="Georgia" w:eastAsia="Georgia" w:hAnsi="Georgia" w:cs="Georgia" w:hint="default"/>
        <w:b w:val="0"/>
        <w:bCs w:val="0"/>
        <w:i w:val="0"/>
        <w:iCs w:val="0"/>
        <w:spacing w:val="-1"/>
        <w:w w:val="110"/>
        <w:sz w:val="22"/>
        <w:szCs w:val="22"/>
        <w:lang w:val="en-US" w:eastAsia="en-US" w:bidi="ar-SA"/>
      </w:rPr>
    </w:lvl>
    <w:lvl w:ilvl="1" w:tplc="7F4058E0">
      <w:numFmt w:val="bullet"/>
      <w:lvlText w:val="•"/>
      <w:lvlJc w:val="left"/>
      <w:pPr>
        <w:ind w:left="2004" w:hanging="279"/>
      </w:pPr>
      <w:rPr>
        <w:rFonts w:hint="default"/>
        <w:lang w:val="en-US" w:eastAsia="en-US" w:bidi="ar-SA"/>
      </w:rPr>
    </w:lvl>
    <w:lvl w:ilvl="2" w:tplc="076ADF4E">
      <w:numFmt w:val="bullet"/>
      <w:lvlText w:val="•"/>
      <w:lvlJc w:val="left"/>
      <w:pPr>
        <w:ind w:left="2928" w:hanging="279"/>
      </w:pPr>
      <w:rPr>
        <w:rFonts w:hint="default"/>
        <w:lang w:val="en-US" w:eastAsia="en-US" w:bidi="ar-SA"/>
      </w:rPr>
    </w:lvl>
    <w:lvl w:ilvl="3" w:tplc="4D8EA8F6">
      <w:numFmt w:val="bullet"/>
      <w:lvlText w:val="•"/>
      <w:lvlJc w:val="left"/>
      <w:pPr>
        <w:ind w:left="3852" w:hanging="279"/>
      </w:pPr>
      <w:rPr>
        <w:rFonts w:hint="default"/>
        <w:lang w:val="en-US" w:eastAsia="en-US" w:bidi="ar-SA"/>
      </w:rPr>
    </w:lvl>
    <w:lvl w:ilvl="4" w:tplc="96607C18">
      <w:numFmt w:val="bullet"/>
      <w:lvlText w:val="•"/>
      <w:lvlJc w:val="left"/>
      <w:pPr>
        <w:ind w:left="4776" w:hanging="279"/>
      </w:pPr>
      <w:rPr>
        <w:rFonts w:hint="default"/>
        <w:lang w:val="en-US" w:eastAsia="en-US" w:bidi="ar-SA"/>
      </w:rPr>
    </w:lvl>
    <w:lvl w:ilvl="5" w:tplc="1C66D7AA">
      <w:numFmt w:val="bullet"/>
      <w:lvlText w:val="•"/>
      <w:lvlJc w:val="left"/>
      <w:pPr>
        <w:ind w:left="5700" w:hanging="279"/>
      </w:pPr>
      <w:rPr>
        <w:rFonts w:hint="default"/>
        <w:lang w:val="en-US" w:eastAsia="en-US" w:bidi="ar-SA"/>
      </w:rPr>
    </w:lvl>
    <w:lvl w:ilvl="6" w:tplc="295E43C6">
      <w:numFmt w:val="bullet"/>
      <w:lvlText w:val="•"/>
      <w:lvlJc w:val="left"/>
      <w:pPr>
        <w:ind w:left="6624" w:hanging="279"/>
      </w:pPr>
      <w:rPr>
        <w:rFonts w:hint="default"/>
        <w:lang w:val="en-US" w:eastAsia="en-US" w:bidi="ar-SA"/>
      </w:rPr>
    </w:lvl>
    <w:lvl w:ilvl="7" w:tplc="9588EDFA">
      <w:numFmt w:val="bullet"/>
      <w:lvlText w:val="•"/>
      <w:lvlJc w:val="left"/>
      <w:pPr>
        <w:ind w:left="7548" w:hanging="279"/>
      </w:pPr>
      <w:rPr>
        <w:rFonts w:hint="default"/>
        <w:lang w:val="en-US" w:eastAsia="en-US" w:bidi="ar-SA"/>
      </w:rPr>
    </w:lvl>
    <w:lvl w:ilvl="8" w:tplc="4C34F3B0">
      <w:numFmt w:val="bullet"/>
      <w:lvlText w:val="•"/>
      <w:lvlJc w:val="left"/>
      <w:pPr>
        <w:ind w:left="8472" w:hanging="279"/>
      </w:pPr>
      <w:rPr>
        <w:rFonts w:hint="default"/>
        <w:lang w:val="en-US" w:eastAsia="en-US" w:bidi="ar-SA"/>
      </w:rPr>
    </w:lvl>
  </w:abstractNum>
  <w:abstractNum w:abstractNumId="9" w15:restartNumberingAfterBreak="0">
    <w:nsid w:val="78704210"/>
    <w:multiLevelType w:val="hybridMultilevel"/>
    <w:tmpl w:val="392CC65A"/>
    <w:lvl w:ilvl="0" w:tplc="1A2A2822">
      <w:numFmt w:val="bullet"/>
      <w:lvlText w:val="–"/>
      <w:lvlJc w:val="left"/>
      <w:pPr>
        <w:ind w:left="1085" w:hanging="219"/>
      </w:pPr>
      <w:rPr>
        <w:rFonts w:ascii="Georgia" w:eastAsia="Georgia" w:hAnsi="Georgia" w:cs="Georgia" w:hint="default"/>
        <w:b w:val="0"/>
        <w:bCs w:val="0"/>
        <w:i w:val="0"/>
        <w:iCs w:val="0"/>
        <w:spacing w:val="0"/>
        <w:w w:val="77"/>
        <w:sz w:val="22"/>
        <w:szCs w:val="22"/>
        <w:lang w:val="en-US" w:eastAsia="en-US" w:bidi="ar-SA"/>
      </w:rPr>
    </w:lvl>
    <w:lvl w:ilvl="1" w:tplc="16C601FC">
      <w:numFmt w:val="bullet"/>
      <w:lvlText w:val="•"/>
      <w:lvlJc w:val="left"/>
      <w:pPr>
        <w:ind w:left="2004" w:hanging="219"/>
      </w:pPr>
      <w:rPr>
        <w:rFonts w:hint="default"/>
        <w:lang w:val="en-US" w:eastAsia="en-US" w:bidi="ar-SA"/>
      </w:rPr>
    </w:lvl>
    <w:lvl w:ilvl="2" w:tplc="68423B88">
      <w:numFmt w:val="bullet"/>
      <w:lvlText w:val="•"/>
      <w:lvlJc w:val="left"/>
      <w:pPr>
        <w:ind w:left="2928" w:hanging="219"/>
      </w:pPr>
      <w:rPr>
        <w:rFonts w:hint="default"/>
        <w:lang w:val="en-US" w:eastAsia="en-US" w:bidi="ar-SA"/>
      </w:rPr>
    </w:lvl>
    <w:lvl w:ilvl="3" w:tplc="29925058">
      <w:numFmt w:val="bullet"/>
      <w:lvlText w:val="•"/>
      <w:lvlJc w:val="left"/>
      <w:pPr>
        <w:ind w:left="3852" w:hanging="219"/>
      </w:pPr>
      <w:rPr>
        <w:rFonts w:hint="default"/>
        <w:lang w:val="en-US" w:eastAsia="en-US" w:bidi="ar-SA"/>
      </w:rPr>
    </w:lvl>
    <w:lvl w:ilvl="4" w:tplc="B0B0E26A">
      <w:numFmt w:val="bullet"/>
      <w:lvlText w:val="•"/>
      <w:lvlJc w:val="left"/>
      <w:pPr>
        <w:ind w:left="4776" w:hanging="219"/>
      </w:pPr>
      <w:rPr>
        <w:rFonts w:hint="default"/>
        <w:lang w:val="en-US" w:eastAsia="en-US" w:bidi="ar-SA"/>
      </w:rPr>
    </w:lvl>
    <w:lvl w:ilvl="5" w:tplc="7BD4E274">
      <w:numFmt w:val="bullet"/>
      <w:lvlText w:val="•"/>
      <w:lvlJc w:val="left"/>
      <w:pPr>
        <w:ind w:left="5700" w:hanging="219"/>
      </w:pPr>
      <w:rPr>
        <w:rFonts w:hint="default"/>
        <w:lang w:val="en-US" w:eastAsia="en-US" w:bidi="ar-SA"/>
      </w:rPr>
    </w:lvl>
    <w:lvl w:ilvl="6" w:tplc="34121C6E">
      <w:numFmt w:val="bullet"/>
      <w:lvlText w:val="•"/>
      <w:lvlJc w:val="left"/>
      <w:pPr>
        <w:ind w:left="6624" w:hanging="219"/>
      </w:pPr>
      <w:rPr>
        <w:rFonts w:hint="default"/>
        <w:lang w:val="en-US" w:eastAsia="en-US" w:bidi="ar-SA"/>
      </w:rPr>
    </w:lvl>
    <w:lvl w:ilvl="7" w:tplc="F92A62C0">
      <w:numFmt w:val="bullet"/>
      <w:lvlText w:val="•"/>
      <w:lvlJc w:val="left"/>
      <w:pPr>
        <w:ind w:left="7548" w:hanging="219"/>
      </w:pPr>
      <w:rPr>
        <w:rFonts w:hint="default"/>
        <w:lang w:val="en-US" w:eastAsia="en-US" w:bidi="ar-SA"/>
      </w:rPr>
    </w:lvl>
    <w:lvl w:ilvl="8" w:tplc="FB3E2C26">
      <w:numFmt w:val="bullet"/>
      <w:lvlText w:val="•"/>
      <w:lvlJc w:val="left"/>
      <w:pPr>
        <w:ind w:left="8472" w:hanging="219"/>
      </w:pPr>
      <w:rPr>
        <w:rFonts w:hint="default"/>
        <w:lang w:val="en-US" w:eastAsia="en-US" w:bidi="ar-SA"/>
      </w:rPr>
    </w:lvl>
  </w:abstractNum>
  <w:num w:numId="1" w16cid:durableId="826357918">
    <w:abstractNumId w:val="5"/>
  </w:num>
  <w:num w:numId="2" w16cid:durableId="830292684">
    <w:abstractNumId w:val="6"/>
  </w:num>
  <w:num w:numId="3" w16cid:durableId="1002200271">
    <w:abstractNumId w:val="4"/>
  </w:num>
  <w:num w:numId="4" w16cid:durableId="810484223">
    <w:abstractNumId w:val="7"/>
  </w:num>
  <w:num w:numId="5" w16cid:durableId="863251645">
    <w:abstractNumId w:val="9"/>
  </w:num>
  <w:num w:numId="6" w16cid:durableId="2062632914">
    <w:abstractNumId w:val="0"/>
  </w:num>
  <w:num w:numId="7" w16cid:durableId="235290437">
    <w:abstractNumId w:val="8"/>
  </w:num>
  <w:num w:numId="8" w16cid:durableId="2127233769">
    <w:abstractNumId w:val="1"/>
  </w:num>
  <w:num w:numId="9" w16cid:durableId="1573270355">
    <w:abstractNumId w:val="3"/>
  </w:num>
  <w:num w:numId="10" w16cid:durableId="85800935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ohamed SALEM">
    <w15:presenceInfo w15:providerId="AD" w15:userId="S::mohamed.salem@wfp.org::13f12703-f1ce-4b8b-924c-fe401988a08b"/>
  </w15:person>
  <w15:person w15:author="Alirah WEYORI">
    <w15:presenceInfo w15:providerId="AD" w15:userId="S::alirah.weyori@wfp.org::1c7cbaa8-91f0-4806-8632-e4be5028c1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403"/>
    <w:rsid w:val="00003AD4"/>
    <w:rsid w:val="00003BAF"/>
    <w:rsid w:val="00016054"/>
    <w:rsid w:val="00023437"/>
    <w:rsid w:val="000321C6"/>
    <w:rsid w:val="000407AE"/>
    <w:rsid w:val="000417E6"/>
    <w:rsid w:val="00046A55"/>
    <w:rsid w:val="0005246A"/>
    <w:rsid w:val="00074325"/>
    <w:rsid w:val="000B010F"/>
    <w:rsid w:val="000C07AE"/>
    <w:rsid w:val="000C3B39"/>
    <w:rsid w:val="000D57B0"/>
    <w:rsid w:val="000E2C09"/>
    <w:rsid w:val="000E3DFE"/>
    <w:rsid w:val="000F19B1"/>
    <w:rsid w:val="00103091"/>
    <w:rsid w:val="001114E1"/>
    <w:rsid w:val="001164DF"/>
    <w:rsid w:val="00120A8A"/>
    <w:rsid w:val="001374E3"/>
    <w:rsid w:val="00145931"/>
    <w:rsid w:val="0015029C"/>
    <w:rsid w:val="00160789"/>
    <w:rsid w:val="00160F02"/>
    <w:rsid w:val="00176473"/>
    <w:rsid w:val="001817D9"/>
    <w:rsid w:val="001834C9"/>
    <w:rsid w:val="001835DD"/>
    <w:rsid w:val="00187C70"/>
    <w:rsid w:val="00191C9F"/>
    <w:rsid w:val="00195993"/>
    <w:rsid w:val="001966E8"/>
    <w:rsid w:val="001A76A0"/>
    <w:rsid w:val="001C0B3F"/>
    <w:rsid w:val="001D129F"/>
    <w:rsid w:val="001D1982"/>
    <w:rsid w:val="001F34D5"/>
    <w:rsid w:val="001F4F99"/>
    <w:rsid w:val="00213074"/>
    <w:rsid w:val="00213E59"/>
    <w:rsid w:val="0023101E"/>
    <w:rsid w:val="00231352"/>
    <w:rsid w:val="00254613"/>
    <w:rsid w:val="0027036A"/>
    <w:rsid w:val="00276E6C"/>
    <w:rsid w:val="00295937"/>
    <w:rsid w:val="002B363C"/>
    <w:rsid w:val="002B648E"/>
    <w:rsid w:val="002C05CE"/>
    <w:rsid w:val="002C3548"/>
    <w:rsid w:val="002E1315"/>
    <w:rsid w:val="002F1195"/>
    <w:rsid w:val="002F34F1"/>
    <w:rsid w:val="002F4784"/>
    <w:rsid w:val="003008B9"/>
    <w:rsid w:val="003051F0"/>
    <w:rsid w:val="00333DA7"/>
    <w:rsid w:val="00336444"/>
    <w:rsid w:val="00340585"/>
    <w:rsid w:val="003458A9"/>
    <w:rsid w:val="00353AB4"/>
    <w:rsid w:val="00354AEB"/>
    <w:rsid w:val="003555FF"/>
    <w:rsid w:val="003608BD"/>
    <w:rsid w:val="00382848"/>
    <w:rsid w:val="00382C98"/>
    <w:rsid w:val="00383EE6"/>
    <w:rsid w:val="003A3A7A"/>
    <w:rsid w:val="003A4824"/>
    <w:rsid w:val="003B0278"/>
    <w:rsid w:val="003B1272"/>
    <w:rsid w:val="003B73FE"/>
    <w:rsid w:val="003C0357"/>
    <w:rsid w:val="003C10E4"/>
    <w:rsid w:val="003C30FC"/>
    <w:rsid w:val="003C6065"/>
    <w:rsid w:val="00415452"/>
    <w:rsid w:val="00432382"/>
    <w:rsid w:val="0044004B"/>
    <w:rsid w:val="00452177"/>
    <w:rsid w:val="0045310B"/>
    <w:rsid w:val="004533E3"/>
    <w:rsid w:val="00456330"/>
    <w:rsid w:val="00471837"/>
    <w:rsid w:val="0048280B"/>
    <w:rsid w:val="00487F77"/>
    <w:rsid w:val="004B2A8F"/>
    <w:rsid w:val="004E64A1"/>
    <w:rsid w:val="004F1B50"/>
    <w:rsid w:val="004F3CDA"/>
    <w:rsid w:val="004F5AAD"/>
    <w:rsid w:val="0050251D"/>
    <w:rsid w:val="00510D59"/>
    <w:rsid w:val="00520367"/>
    <w:rsid w:val="00522070"/>
    <w:rsid w:val="0053298B"/>
    <w:rsid w:val="00537EC4"/>
    <w:rsid w:val="005625A3"/>
    <w:rsid w:val="00566EC4"/>
    <w:rsid w:val="00573165"/>
    <w:rsid w:val="005740D9"/>
    <w:rsid w:val="00583CA3"/>
    <w:rsid w:val="00590966"/>
    <w:rsid w:val="005A2373"/>
    <w:rsid w:val="005B4F44"/>
    <w:rsid w:val="005C342A"/>
    <w:rsid w:val="005D591A"/>
    <w:rsid w:val="005D78E2"/>
    <w:rsid w:val="005E2F96"/>
    <w:rsid w:val="005E7E0F"/>
    <w:rsid w:val="005F1341"/>
    <w:rsid w:val="005F5544"/>
    <w:rsid w:val="005F57D1"/>
    <w:rsid w:val="005F6170"/>
    <w:rsid w:val="0061179F"/>
    <w:rsid w:val="00612D29"/>
    <w:rsid w:val="00626E17"/>
    <w:rsid w:val="006303B5"/>
    <w:rsid w:val="00631586"/>
    <w:rsid w:val="00646A5A"/>
    <w:rsid w:val="006520AF"/>
    <w:rsid w:val="0066763B"/>
    <w:rsid w:val="00672416"/>
    <w:rsid w:val="00673F97"/>
    <w:rsid w:val="00674754"/>
    <w:rsid w:val="00677450"/>
    <w:rsid w:val="006855B3"/>
    <w:rsid w:val="006956EF"/>
    <w:rsid w:val="006B3B04"/>
    <w:rsid w:val="006B5103"/>
    <w:rsid w:val="006B562E"/>
    <w:rsid w:val="006C0228"/>
    <w:rsid w:val="00705E0F"/>
    <w:rsid w:val="0072546D"/>
    <w:rsid w:val="00736E18"/>
    <w:rsid w:val="0073764E"/>
    <w:rsid w:val="007511E1"/>
    <w:rsid w:val="007723E3"/>
    <w:rsid w:val="00773F22"/>
    <w:rsid w:val="007856E4"/>
    <w:rsid w:val="007926EE"/>
    <w:rsid w:val="0079461C"/>
    <w:rsid w:val="007A40A6"/>
    <w:rsid w:val="007B280B"/>
    <w:rsid w:val="007C0B78"/>
    <w:rsid w:val="007C3FB3"/>
    <w:rsid w:val="007D2DAE"/>
    <w:rsid w:val="007E1AA9"/>
    <w:rsid w:val="007E70DF"/>
    <w:rsid w:val="007E72AD"/>
    <w:rsid w:val="007E7ABC"/>
    <w:rsid w:val="00802E97"/>
    <w:rsid w:val="008108F8"/>
    <w:rsid w:val="00825FDE"/>
    <w:rsid w:val="00826FE4"/>
    <w:rsid w:val="00827B8C"/>
    <w:rsid w:val="008329E9"/>
    <w:rsid w:val="008515C5"/>
    <w:rsid w:val="00857D9C"/>
    <w:rsid w:val="00867718"/>
    <w:rsid w:val="00876426"/>
    <w:rsid w:val="008871BE"/>
    <w:rsid w:val="00890029"/>
    <w:rsid w:val="00894967"/>
    <w:rsid w:val="008A5172"/>
    <w:rsid w:val="008A60D7"/>
    <w:rsid w:val="008B485D"/>
    <w:rsid w:val="008C7AB4"/>
    <w:rsid w:val="008F3CE5"/>
    <w:rsid w:val="00907B93"/>
    <w:rsid w:val="00913ACE"/>
    <w:rsid w:val="0093602E"/>
    <w:rsid w:val="009440CF"/>
    <w:rsid w:val="00946543"/>
    <w:rsid w:val="00946A67"/>
    <w:rsid w:val="00955D80"/>
    <w:rsid w:val="009663F6"/>
    <w:rsid w:val="00981522"/>
    <w:rsid w:val="00986396"/>
    <w:rsid w:val="00987186"/>
    <w:rsid w:val="0099265E"/>
    <w:rsid w:val="009B025C"/>
    <w:rsid w:val="009B5C37"/>
    <w:rsid w:val="009C05E5"/>
    <w:rsid w:val="009C5903"/>
    <w:rsid w:val="009D4493"/>
    <w:rsid w:val="009D5EC2"/>
    <w:rsid w:val="009E4A90"/>
    <w:rsid w:val="009F2C9A"/>
    <w:rsid w:val="00A031BB"/>
    <w:rsid w:val="00A162C4"/>
    <w:rsid w:val="00A167F7"/>
    <w:rsid w:val="00A37FA5"/>
    <w:rsid w:val="00A75EDE"/>
    <w:rsid w:val="00A77EC1"/>
    <w:rsid w:val="00A878C4"/>
    <w:rsid w:val="00A9548D"/>
    <w:rsid w:val="00AD13E4"/>
    <w:rsid w:val="00AF2F80"/>
    <w:rsid w:val="00B00F5C"/>
    <w:rsid w:val="00B51444"/>
    <w:rsid w:val="00B5188B"/>
    <w:rsid w:val="00B64D36"/>
    <w:rsid w:val="00B65C19"/>
    <w:rsid w:val="00B7407F"/>
    <w:rsid w:val="00B826C2"/>
    <w:rsid w:val="00B86886"/>
    <w:rsid w:val="00B87644"/>
    <w:rsid w:val="00BA1568"/>
    <w:rsid w:val="00BA40C8"/>
    <w:rsid w:val="00BB1E34"/>
    <w:rsid w:val="00BB4637"/>
    <w:rsid w:val="00BC3CBC"/>
    <w:rsid w:val="00BD13E7"/>
    <w:rsid w:val="00BD4854"/>
    <w:rsid w:val="00BF6663"/>
    <w:rsid w:val="00C01834"/>
    <w:rsid w:val="00C11A02"/>
    <w:rsid w:val="00C13F5D"/>
    <w:rsid w:val="00C163B1"/>
    <w:rsid w:val="00C204F9"/>
    <w:rsid w:val="00C24AE1"/>
    <w:rsid w:val="00C31028"/>
    <w:rsid w:val="00C335E6"/>
    <w:rsid w:val="00C366F9"/>
    <w:rsid w:val="00C56DEC"/>
    <w:rsid w:val="00C630DF"/>
    <w:rsid w:val="00C7450F"/>
    <w:rsid w:val="00C7641A"/>
    <w:rsid w:val="00C8465A"/>
    <w:rsid w:val="00C87DF5"/>
    <w:rsid w:val="00C903BC"/>
    <w:rsid w:val="00C9186D"/>
    <w:rsid w:val="00C94C3B"/>
    <w:rsid w:val="00C94D39"/>
    <w:rsid w:val="00CA0B01"/>
    <w:rsid w:val="00CB77F4"/>
    <w:rsid w:val="00CC4BF0"/>
    <w:rsid w:val="00CD4DB2"/>
    <w:rsid w:val="00CE2041"/>
    <w:rsid w:val="00CE2DBD"/>
    <w:rsid w:val="00CE6A2F"/>
    <w:rsid w:val="00CF089D"/>
    <w:rsid w:val="00CF2D52"/>
    <w:rsid w:val="00CF7CDF"/>
    <w:rsid w:val="00CF7EC4"/>
    <w:rsid w:val="00D1796D"/>
    <w:rsid w:val="00D217E9"/>
    <w:rsid w:val="00D23E82"/>
    <w:rsid w:val="00D2680E"/>
    <w:rsid w:val="00D32BE7"/>
    <w:rsid w:val="00D53B40"/>
    <w:rsid w:val="00D62403"/>
    <w:rsid w:val="00D75E22"/>
    <w:rsid w:val="00D768A7"/>
    <w:rsid w:val="00D805B4"/>
    <w:rsid w:val="00D82399"/>
    <w:rsid w:val="00DA2E0D"/>
    <w:rsid w:val="00DB2306"/>
    <w:rsid w:val="00DB413D"/>
    <w:rsid w:val="00DB548E"/>
    <w:rsid w:val="00DB716A"/>
    <w:rsid w:val="00DC3C60"/>
    <w:rsid w:val="00DE2215"/>
    <w:rsid w:val="00DE72CF"/>
    <w:rsid w:val="00DF4B11"/>
    <w:rsid w:val="00E079A8"/>
    <w:rsid w:val="00E11D0C"/>
    <w:rsid w:val="00E21C44"/>
    <w:rsid w:val="00E8568D"/>
    <w:rsid w:val="00E85A67"/>
    <w:rsid w:val="00E90679"/>
    <w:rsid w:val="00E937DC"/>
    <w:rsid w:val="00EA0155"/>
    <w:rsid w:val="00EA3212"/>
    <w:rsid w:val="00EB0014"/>
    <w:rsid w:val="00EB270D"/>
    <w:rsid w:val="00EE5CEB"/>
    <w:rsid w:val="00EF4DDB"/>
    <w:rsid w:val="00EF5B8B"/>
    <w:rsid w:val="00EF6DCE"/>
    <w:rsid w:val="00F019D6"/>
    <w:rsid w:val="00F1383B"/>
    <w:rsid w:val="00F20533"/>
    <w:rsid w:val="00F227F2"/>
    <w:rsid w:val="00F25BD6"/>
    <w:rsid w:val="00F325E6"/>
    <w:rsid w:val="00F348F1"/>
    <w:rsid w:val="00F34DDD"/>
    <w:rsid w:val="00F42282"/>
    <w:rsid w:val="00F50304"/>
    <w:rsid w:val="00F51129"/>
    <w:rsid w:val="00F53AC8"/>
    <w:rsid w:val="00F61F80"/>
    <w:rsid w:val="00F710F1"/>
    <w:rsid w:val="00F77EE9"/>
    <w:rsid w:val="00FA0BFC"/>
    <w:rsid w:val="00FC7E54"/>
    <w:rsid w:val="00FD5FF6"/>
    <w:rsid w:val="00FF739C"/>
    <w:rsid w:val="0ACCB6EE"/>
    <w:rsid w:val="15C62E96"/>
    <w:rsid w:val="17A8449E"/>
    <w:rsid w:val="278393C4"/>
    <w:rsid w:val="28B10D89"/>
    <w:rsid w:val="2B77FD87"/>
    <w:rsid w:val="31E8FC3E"/>
    <w:rsid w:val="3EDE6307"/>
    <w:rsid w:val="608E2467"/>
    <w:rsid w:val="6AF35EF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682"/>
  <w15:chartTrackingRefBased/>
  <w15:docId w15:val="{C7FDC313-9338-4649-BB48-13C09389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403"/>
    <w:pPr>
      <w:widowControl w:val="0"/>
      <w:autoSpaceDE w:val="0"/>
      <w:autoSpaceDN w:val="0"/>
      <w:spacing w:after="0" w:line="240" w:lineRule="auto"/>
    </w:pPr>
    <w:rPr>
      <w:rFonts w:ascii="Georgia" w:eastAsia="Georgia" w:hAnsi="Georgia" w:cs="Georgia"/>
      <w:lang w:val="en-US"/>
    </w:rPr>
  </w:style>
  <w:style w:type="paragraph" w:styleId="Heading1">
    <w:name w:val="heading 1"/>
    <w:basedOn w:val="Normal"/>
    <w:link w:val="Heading1Char"/>
    <w:uiPriority w:val="9"/>
    <w:qFormat/>
    <w:rsid w:val="00D62403"/>
    <w:pPr>
      <w:ind w:left="630" w:right="505"/>
      <w:jc w:val="center"/>
      <w:outlineLvl w:val="0"/>
    </w:pPr>
    <w:rPr>
      <w:rFonts w:ascii="Times New Roman" w:eastAsia="Times New Roman" w:hAnsi="Times New Roman" w:cs="Times New Roman"/>
      <w:sz w:val="34"/>
      <w:szCs w:val="34"/>
    </w:rPr>
  </w:style>
  <w:style w:type="paragraph" w:styleId="Heading2">
    <w:name w:val="heading 2"/>
    <w:basedOn w:val="Normal"/>
    <w:link w:val="Heading2Char"/>
    <w:uiPriority w:val="9"/>
    <w:unhideWhenUsed/>
    <w:qFormat/>
    <w:rsid w:val="00D62403"/>
    <w:pPr>
      <w:spacing w:before="142"/>
      <w:ind w:left="1024" w:hanging="484"/>
      <w:outlineLvl w:val="1"/>
    </w:pPr>
    <w:rPr>
      <w:b/>
      <w:bCs/>
      <w:sz w:val="28"/>
      <w:szCs w:val="28"/>
    </w:rPr>
  </w:style>
  <w:style w:type="paragraph" w:styleId="Heading3">
    <w:name w:val="heading 3"/>
    <w:basedOn w:val="Normal"/>
    <w:link w:val="Heading3Char"/>
    <w:uiPriority w:val="9"/>
    <w:unhideWhenUsed/>
    <w:qFormat/>
    <w:rsid w:val="00D62403"/>
    <w:pPr>
      <w:ind w:left="1152" w:hanging="612"/>
      <w:outlineLvl w:val="2"/>
    </w:pPr>
    <w:rPr>
      <w:b/>
      <w:bCs/>
      <w:sz w:val="24"/>
      <w:szCs w:val="24"/>
    </w:rPr>
  </w:style>
  <w:style w:type="paragraph" w:styleId="Heading4">
    <w:name w:val="heading 4"/>
    <w:basedOn w:val="Normal"/>
    <w:link w:val="Heading4Char"/>
    <w:uiPriority w:val="9"/>
    <w:unhideWhenUsed/>
    <w:qFormat/>
    <w:rsid w:val="00D62403"/>
    <w:pPr>
      <w:ind w:left="1306" w:hanging="766"/>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403"/>
    <w:rPr>
      <w:rFonts w:ascii="Times New Roman" w:eastAsia="Times New Roman" w:hAnsi="Times New Roman" w:cs="Times New Roman"/>
      <w:sz w:val="34"/>
      <w:szCs w:val="34"/>
      <w:lang w:val="en-US"/>
    </w:rPr>
  </w:style>
  <w:style w:type="character" w:customStyle="1" w:styleId="Heading2Char">
    <w:name w:val="Heading 2 Char"/>
    <w:basedOn w:val="DefaultParagraphFont"/>
    <w:link w:val="Heading2"/>
    <w:uiPriority w:val="9"/>
    <w:rsid w:val="00D62403"/>
    <w:rPr>
      <w:rFonts w:ascii="Georgia" w:eastAsia="Georgia" w:hAnsi="Georgia" w:cs="Georgia"/>
      <w:b/>
      <w:bCs/>
      <w:sz w:val="28"/>
      <w:szCs w:val="28"/>
      <w:lang w:val="en-US"/>
    </w:rPr>
  </w:style>
  <w:style w:type="character" w:customStyle="1" w:styleId="Heading3Char">
    <w:name w:val="Heading 3 Char"/>
    <w:basedOn w:val="DefaultParagraphFont"/>
    <w:link w:val="Heading3"/>
    <w:uiPriority w:val="9"/>
    <w:rsid w:val="00D62403"/>
    <w:rPr>
      <w:rFonts w:ascii="Georgia" w:eastAsia="Georgia" w:hAnsi="Georgia" w:cs="Georgia"/>
      <w:b/>
      <w:bCs/>
      <w:sz w:val="24"/>
      <w:szCs w:val="24"/>
      <w:lang w:val="en-US"/>
    </w:rPr>
  </w:style>
  <w:style w:type="character" w:customStyle="1" w:styleId="Heading4Char">
    <w:name w:val="Heading 4 Char"/>
    <w:basedOn w:val="DefaultParagraphFont"/>
    <w:link w:val="Heading4"/>
    <w:uiPriority w:val="9"/>
    <w:rsid w:val="00D62403"/>
    <w:rPr>
      <w:rFonts w:ascii="Georgia" w:eastAsia="Georgia" w:hAnsi="Georgia" w:cs="Georgia"/>
      <w:b/>
      <w:bCs/>
      <w:lang w:val="en-US"/>
    </w:rPr>
  </w:style>
  <w:style w:type="paragraph" w:styleId="TOC1">
    <w:name w:val="toc 1"/>
    <w:basedOn w:val="Normal"/>
    <w:uiPriority w:val="1"/>
    <w:qFormat/>
    <w:rsid w:val="00D62403"/>
    <w:pPr>
      <w:spacing w:before="297"/>
      <w:ind w:left="867" w:hanging="328"/>
    </w:pPr>
    <w:rPr>
      <w:b/>
      <w:bCs/>
    </w:rPr>
  </w:style>
  <w:style w:type="paragraph" w:styleId="TOC2">
    <w:name w:val="toc 2"/>
    <w:basedOn w:val="Normal"/>
    <w:uiPriority w:val="1"/>
    <w:qFormat/>
    <w:rsid w:val="00D62403"/>
    <w:pPr>
      <w:spacing w:before="297"/>
      <w:ind w:left="867" w:hanging="327"/>
    </w:pPr>
    <w:rPr>
      <w:b/>
      <w:bCs/>
    </w:rPr>
  </w:style>
  <w:style w:type="paragraph" w:styleId="TOC3">
    <w:name w:val="toc 3"/>
    <w:basedOn w:val="Normal"/>
    <w:uiPriority w:val="1"/>
    <w:qFormat/>
    <w:rsid w:val="00D62403"/>
    <w:pPr>
      <w:spacing w:before="79"/>
      <w:ind w:left="1369" w:hanging="502"/>
    </w:pPr>
  </w:style>
  <w:style w:type="paragraph" w:styleId="TOC4">
    <w:name w:val="toc 4"/>
    <w:basedOn w:val="Normal"/>
    <w:uiPriority w:val="1"/>
    <w:qFormat/>
    <w:rsid w:val="00D62403"/>
    <w:pPr>
      <w:spacing w:before="79"/>
      <w:ind w:left="2067" w:hanging="698"/>
    </w:pPr>
  </w:style>
  <w:style w:type="paragraph" w:styleId="BodyText">
    <w:name w:val="Body Text"/>
    <w:basedOn w:val="Normal"/>
    <w:link w:val="BodyTextChar"/>
    <w:uiPriority w:val="1"/>
    <w:qFormat/>
    <w:rsid w:val="00D62403"/>
  </w:style>
  <w:style w:type="character" w:customStyle="1" w:styleId="BodyTextChar">
    <w:name w:val="Body Text Char"/>
    <w:basedOn w:val="DefaultParagraphFont"/>
    <w:link w:val="BodyText"/>
    <w:uiPriority w:val="1"/>
    <w:rsid w:val="00D62403"/>
    <w:rPr>
      <w:rFonts w:ascii="Georgia" w:eastAsia="Georgia" w:hAnsi="Georgia" w:cs="Georgia"/>
      <w:lang w:val="en-US"/>
    </w:rPr>
  </w:style>
  <w:style w:type="paragraph" w:styleId="ListParagraph">
    <w:name w:val="List Paragraph"/>
    <w:basedOn w:val="Normal"/>
    <w:uiPriority w:val="1"/>
    <w:qFormat/>
    <w:rsid w:val="00D62403"/>
    <w:pPr>
      <w:ind w:left="1085" w:hanging="279"/>
    </w:pPr>
  </w:style>
  <w:style w:type="paragraph" w:customStyle="1" w:styleId="TableParagraph">
    <w:name w:val="Table Paragraph"/>
    <w:basedOn w:val="Normal"/>
    <w:uiPriority w:val="1"/>
    <w:qFormat/>
    <w:rsid w:val="00D62403"/>
    <w:pPr>
      <w:spacing w:line="124" w:lineRule="exact"/>
      <w:jc w:val="center"/>
    </w:pPr>
  </w:style>
  <w:style w:type="paragraph" w:styleId="Header">
    <w:name w:val="header"/>
    <w:basedOn w:val="Normal"/>
    <w:link w:val="HeaderChar"/>
    <w:uiPriority w:val="99"/>
    <w:unhideWhenUsed/>
    <w:rsid w:val="0061179F"/>
    <w:pPr>
      <w:tabs>
        <w:tab w:val="center" w:pos="4513"/>
        <w:tab w:val="right" w:pos="9026"/>
      </w:tabs>
    </w:pPr>
  </w:style>
  <w:style w:type="character" w:customStyle="1" w:styleId="HeaderChar">
    <w:name w:val="Header Char"/>
    <w:basedOn w:val="DefaultParagraphFont"/>
    <w:link w:val="Header"/>
    <w:uiPriority w:val="99"/>
    <w:rsid w:val="0061179F"/>
    <w:rPr>
      <w:rFonts w:ascii="Georgia" w:eastAsia="Georgia" w:hAnsi="Georgia" w:cs="Georgia"/>
      <w:lang w:val="en-US"/>
    </w:rPr>
  </w:style>
  <w:style w:type="paragraph" w:styleId="Footer">
    <w:name w:val="footer"/>
    <w:basedOn w:val="Normal"/>
    <w:link w:val="FooterChar"/>
    <w:uiPriority w:val="99"/>
    <w:unhideWhenUsed/>
    <w:rsid w:val="0061179F"/>
    <w:pPr>
      <w:tabs>
        <w:tab w:val="center" w:pos="4513"/>
        <w:tab w:val="right" w:pos="9026"/>
      </w:tabs>
    </w:pPr>
  </w:style>
  <w:style w:type="character" w:customStyle="1" w:styleId="FooterChar">
    <w:name w:val="Footer Char"/>
    <w:basedOn w:val="DefaultParagraphFont"/>
    <w:link w:val="Footer"/>
    <w:uiPriority w:val="99"/>
    <w:rsid w:val="0061179F"/>
    <w:rPr>
      <w:rFonts w:ascii="Georgia" w:eastAsia="Georgia" w:hAnsi="Georgia" w:cs="Georgia"/>
      <w:lang w:val="en-US"/>
    </w:rPr>
  </w:style>
  <w:style w:type="character" w:styleId="CommentReference">
    <w:name w:val="annotation reference"/>
    <w:basedOn w:val="DefaultParagraphFont"/>
    <w:uiPriority w:val="99"/>
    <w:semiHidden/>
    <w:unhideWhenUsed/>
    <w:rsid w:val="0045310B"/>
    <w:rPr>
      <w:sz w:val="16"/>
      <w:szCs w:val="16"/>
    </w:rPr>
  </w:style>
  <w:style w:type="paragraph" w:styleId="CommentText">
    <w:name w:val="annotation text"/>
    <w:basedOn w:val="Normal"/>
    <w:link w:val="CommentTextChar"/>
    <w:uiPriority w:val="99"/>
    <w:unhideWhenUsed/>
    <w:rsid w:val="0045310B"/>
    <w:rPr>
      <w:sz w:val="20"/>
      <w:szCs w:val="20"/>
    </w:rPr>
  </w:style>
  <w:style w:type="character" w:customStyle="1" w:styleId="CommentTextChar">
    <w:name w:val="Comment Text Char"/>
    <w:basedOn w:val="DefaultParagraphFont"/>
    <w:link w:val="CommentText"/>
    <w:uiPriority w:val="99"/>
    <w:rsid w:val="0045310B"/>
    <w:rPr>
      <w:rFonts w:ascii="Georgia" w:eastAsia="Georgia" w:hAnsi="Georgia" w:cs="Georgia"/>
      <w:sz w:val="20"/>
      <w:szCs w:val="20"/>
      <w:lang w:val="en-US"/>
    </w:rPr>
  </w:style>
  <w:style w:type="paragraph" w:styleId="CommentSubject">
    <w:name w:val="annotation subject"/>
    <w:basedOn w:val="CommentText"/>
    <w:next w:val="CommentText"/>
    <w:link w:val="CommentSubjectChar"/>
    <w:uiPriority w:val="99"/>
    <w:semiHidden/>
    <w:unhideWhenUsed/>
    <w:rsid w:val="0045310B"/>
    <w:rPr>
      <w:b/>
      <w:bCs/>
    </w:rPr>
  </w:style>
  <w:style w:type="character" w:customStyle="1" w:styleId="CommentSubjectChar">
    <w:name w:val="Comment Subject Char"/>
    <w:basedOn w:val="CommentTextChar"/>
    <w:link w:val="CommentSubject"/>
    <w:uiPriority w:val="99"/>
    <w:semiHidden/>
    <w:rsid w:val="0045310B"/>
    <w:rPr>
      <w:rFonts w:ascii="Georgia" w:eastAsia="Georgia" w:hAnsi="Georgia" w:cs="Georgia"/>
      <w:b/>
      <w:bCs/>
      <w:sz w:val="20"/>
      <w:szCs w:val="20"/>
      <w:lang w:val="en-US"/>
    </w:rPr>
  </w:style>
  <w:style w:type="character" w:styleId="Mention">
    <w:name w:val="Mention"/>
    <w:basedOn w:val="DefaultParagraphFont"/>
    <w:uiPriority w:val="99"/>
    <w:unhideWhenUsed/>
    <w:rsid w:val="0045310B"/>
    <w:rPr>
      <w:color w:val="2B579A"/>
      <w:shd w:val="clear" w:color="auto" w:fill="E1DFDD"/>
    </w:rPr>
  </w:style>
  <w:style w:type="paragraph" w:styleId="Revision">
    <w:name w:val="Revision"/>
    <w:hidden/>
    <w:uiPriority w:val="99"/>
    <w:semiHidden/>
    <w:rsid w:val="00986396"/>
    <w:pPr>
      <w:spacing w:after="0" w:line="240" w:lineRule="auto"/>
    </w:pPr>
    <w:rPr>
      <w:rFonts w:ascii="Georgia" w:eastAsia="Georgia" w:hAnsi="Georgia" w:cs="Georg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s://resources.vam.wfp.org/data-analysis/quantitative/food-security/livelihood-coping-strategies-food-security" TargetMode="Externa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6" Type="http://schemas.openxmlformats.org/officeDocument/2006/relationships/image" Target="media/image2.jpg"/><Relationship Id="rId11" Type="http://schemas.openxmlformats.org/officeDocument/2006/relationships/comments" Target="comments.xml"/><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5" Type="http://schemas.openxmlformats.org/officeDocument/2006/relationships/numbering" Target="numbering.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hyperlink" Target="https://resources.vam.wfp.org/data-analysis/quantitative/food-security/food-expenditure-share" TargetMode="External"/><Relationship Id="rId27" Type="http://schemas.openxmlformats.org/officeDocument/2006/relationships/image" Target="media/image7.png"/><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80" Type="http://schemas.openxmlformats.org/officeDocument/2006/relationships/image" Target="media/image58.png"/><Relationship Id="rId85" Type="http://schemas.openxmlformats.org/officeDocument/2006/relationships/image" Target="media/image63.png"/><Relationship Id="rId12" Type="http://schemas.microsoft.com/office/2011/relationships/commentsExtended" Target="commentsExtended.xml"/><Relationship Id="rId17" Type="http://schemas.openxmlformats.org/officeDocument/2006/relationships/hyperlink" Target="https://resources.vam.wfp.org/data-analysis/quantitative/food-security/cari" TargetMode="External"/><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image" Target="media/image45.png"/><Relationship Id="rId103" Type="http://schemas.openxmlformats.org/officeDocument/2006/relationships/image" Target="media/image81.png"/><Relationship Id="rId20" Type="http://schemas.openxmlformats.org/officeDocument/2006/relationships/hyperlink" Target="https://resources.vam.wfp.org/data-analysis/quantitative/food-security/reduced-coping-strategies-index" TargetMode="Externa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3.png"/><Relationship Id="rId83" Type="http://schemas.openxmlformats.org/officeDocument/2006/relationships/image" Target="media/image61.png"/><Relationship Id="rId88" Type="http://schemas.openxmlformats.org/officeDocument/2006/relationships/image" Target="media/image66.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resources.vam.wfp.org/data-analysis/quantitative/food-security/cari" TargetMode="Externa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customXml" Target="../customXml/item2.xml"/><Relationship Id="rId24" Type="http://schemas.openxmlformats.org/officeDocument/2006/relationships/image" Target="media/image4.png"/><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png"/><Relationship Id="rId87" Type="http://schemas.openxmlformats.org/officeDocument/2006/relationships/image" Target="media/image65.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hyperlink" Target="https://resources.vam.wfp.org/data-analysis/quantitative/food-security/food-consumption-score" TargetMode="External"/><Relationship Id="rId14" Type="http://schemas.microsoft.com/office/2018/08/relationships/commentsExtensible" Target="commentsExtensible.xml"/><Relationship Id="rId35" Type="http://schemas.openxmlformats.org/officeDocument/2006/relationships/image" Target="media/image13.png"/><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8.png"/><Relationship Id="rId105"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66C678-BBC5-4F0F-8B55-209AF2974919}"/>
</file>

<file path=customXml/itemProps2.xml><?xml version="1.0" encoding="utf-8"?>
<ds:datastoreItem xmlns:ds="http://schemas.openxmlformats.org/officeDocument/2006/customXml" ds:itemID="{6FC2DA0C-052B-412F-A620-ADD60D644A5C}">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3.xml><?xml version="1.0" encoding="utf-8"?>
<ds:datastoreItem xmlns:ds="http://schemas.openxmlformats.org/officeDocument/2006/customXml" ds:itemID="{B4AD9951-855D-4CEE-947A-21E29B338BF0}">
  <ds:schemaRefs>
    <ds:schemaRef ds:uri="http://schemas.openxmlformats.org/officeDocument/2006/bibliography"/>
  </ds:schemaRefs>
</ds:datastoreItem>
</file>

<file path=customXml/itemProps4.xml><?xml version="1.0" encoding="utf-8"?>
<ds:datastoreItem xmlns:ds="http://schemas.openxmlformats.org/officeDocument/2006/customXml" ds:itemID="{334ECFC7-04EA-4A3F-9AA7-1A540CAF76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1733</TotalTime>
  <Pages>1</Pages>
  <Words>14604</Words>
  <Characters>83248</Characters>
  <Application>Microsoft Office Word</Application>
  <DocSecurity>4</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World Food Programme</Company>
  <LinksUpToDate>false</LinksUpToDate>
  <CharactersWithSpaces>97657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Alirah WEYORI</dc:creator>
  <cp:keywords/>
  <dc:description/>
  <cp:lastModifiedBy>Alirah WEYORI</cp:lastModifiedBy>
  <cp:revision>156</cp:revision>
  <dcterms:created xsi:type="dcterms:W3CDTF">2024-01-11T18:56:00Z</dcterms:created>
  <dcterms:modified xsi:type="dcterms:W3CDTF">2024-01-19T18:28:00Z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2024-01-10T00:00:00Z</vt:filetime>
  </property>
  <property fmtid="{D5CDD505-2E9C-101B-9397-08002B2CF9AE}" pid="3" name="Created">
    <vt:filetime>2024-01-10T00:00:00Z</vt:filetime>
  </property>
  <property fmtid="{D5CDD505-2E9C-101B-9397-08002B2CF9AE}" pid="4" name="PTEX.Fullbanner">
    <vt:lpwstr>This is pdfTeX, Version 3.141592653-2.6-1.40.25 (TeX Live 2023) kpathsea version 6.3.5</vt:lpwstr>
  </property>
  <property fmtid="{D5CDD505-2E9C-101B-9397-08002B2CF9AE}" pid="5" name="ContentTypeId">
    <vt:lpwstr>0x01010007EC5AEA005F3944B5281CE0F7F3B6DF</vt:lpwstr>
  </property>
  <property fmtid="{D5CDD505-2E9C-101B-9397-08002B2CF9AE}" pid="6" name="Creator">
    <vt:lpwstr>LaTeX with hyperref</vt:lpwstr>
  </property>
  <property fmtid="{D5CDD505-2E9C-101B-9397-08002B2CF9AE}" pid="7" name="Producer">
    <vt:lpwstr>pdfTeX-1.40.25</vt:lpwstr>
  </property>
  <property fmtid="{D5CDD505-2E9C-101B-9397-08002B2CF9AE}" pid="8" name="MediaServiceImageTags">
    <vt:lpwstr/>
  </property>
</Properties>
</file>