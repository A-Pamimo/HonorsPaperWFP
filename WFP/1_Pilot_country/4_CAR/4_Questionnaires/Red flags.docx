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DC1D" w14:textId="4A9BF382" w:rsidR="00C3159D" w:rsidRDefault="00602538">
      <w:r>
        <w:t>Red flags:</w:t>
      </w:r>
    </w:p>
    <w:p w14:paraId="5BD9B17E" w14:textId="7F2581FD" w:rsidR="00CE4F1D" w:rsidRDefault="00CE4F1D">
      <w:hyperlink r:id="rId5" w:history="1">
        <w:r>
          <w:rPr>
            <w:rStyle w:val="Hyperlink"/>
          </w:rPr>
          <w:t>202305_CARI validation study_F2F_FRENCH-CAR.xlsx (sharepoint.com)</w:t>
        </w:r>
      </w:hyperlink>
    </w:p>
    <w:p w14:paraId="5CF8CCCE" w14:textId="37068C19" w:rsidR="00936099" w:rsidRDefault="00936099">
      <w:hyperlink r:id="rId6" w:history="1">
        <w:r>
          <w:rPr>
            <w:rStyle w:val="Hyperlink"/>
          </w:rPr>
          <w:t>202305_CARI validation study_remote_combined_FR-CAR.xlsx (sharepoint.com)</w:t>
        </w:r>
      </w:hyperlink>
    </w:p>
    <w:p w14:paraId="71601FFC" w14:textId="28D4E8C6" w:rsidR="00533639" w:rsidRDefault="00533639">
      <w:r>
        <w:rPr>
          <w:rFonts w:ascii="Calibri" w:hAnsi="Calibri" w:cs="Calibri"/>
          <w:color w:val="000000"/>
          <w:shd w:val="clear" w:color="auto" w:fill="92D050"/>
        </w:rPr>
        <w:t>SchoolGrade</w:t>
      </w:r>
      <w:r>
        <w:t>: second hint is incorrect</w:t>
      </w:r>
    </w:p>
    <w:p w14:paraId="15DF430D" w14:textId="2AC59056" w:rsidR="00602538" w:rsidRDefault="00602538">
      <w:r>
        <w:t>LCS:</w:t>
      </w:r>
    </w:p>
    <w:p w14:paraId="783F0416" w14:textId="387FF3A4" w:rsidR="00602538" w:rsidRDefault="00602538">
      <w:r>
        <w:t>Strategies: Crdt, Healthedu</w:t>
      </w:r>
    </w:p>
    <w:p w14:paraId="080BB23E" w14:textId="77777777" w:rsidR="00602538" w:rsidRDefault="00602538" w:rsidP="00602538">
      <w:pPr>
        <w:pStyle w:val="ListParagraph"/>
        <w:numPr>
          <w:ilvl w:val="0"/>
          <w:numId w:val="1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The child work question is duplicated, replacing the begging question</w:t>
      </w:r>
    </w:p>
    <w:p w14:paraId="43C19F9B" w14:textId="77777777" w:rsidR="00602538" w:rsidRDefault="00602538" w:rsidP="00602538">
      <w:pPr>
        <w:pStyle w:val="ListParagraph"/>
        <w:numPr>
          <w:ilvl w:val="0"/>
          <w:numId w:val="1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The credit food question seems to mention other essential needs. Not sure if it makes sense here as I understand it’s LCS-FS</w:t>
      </w:r>
    </w:p>
    <w:p w14:paraId="62D45E5C" w14:textId="77777777" w:rsidR="00602538" w:rsidRDefault="00602538" w:rsidP="00602538">
      <w:pPr>
        <w:pStyle w:val="ListParagraph"/>
        <w:numPr>
          <w:ilvl w:val="0"/>
          <w:numId w:val="1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Spending savings is translated as “faire des </w:t>
      </w:r>
      <w:r>
        <w:rPr>
          <w:rFonts w:eastAsia="Times New Roman"/>
        </w:rPr>
        <w:t>économies”</w:t>
      </w:r>
      <w:r>
        <w:rPr>
          <w:rFonts w:eastAsia="Times New Roman"/>
          <w:lang w:eastAsia="en-US"/>
        </w:rPr>
        <w:t xml:space="preserve"> might be better to translate is as “</w:t>
      </w:r>
      <w:r>
        <w:rPr>
          <w:rFonts w:eastAsia="Times New Roman"/>
        </w:rPr>
        <w:t>dépenser l’épargne/les économies”</w:t>
      </w:r>
    </w:p>
    <w:p w14:paraId="0B8DFEC1" w14:textId="6BBBA303" w:rsidR="00602538" w:rsidRPr="002F0B14" w:rsidRDefault="00602538" w:rsidP="00602538">
      <w:pPr>
        <w:pStyle w:val="ListParagraph"/>
        <w:numPr>
          <w:ilvl w:val="1"/>
          <w:numId w:val="1"/>
        </w:numPr>
        <w:rPr>
          <w:rFonts w:eastAsia="Times New Roman"/>
          <w:lang w:val="fr-FR" w:eastAsia="en-US"/>
        </w:rPr>
      </w:pPr>
      <w:r w:rsidRPr="00602538">
        <w:rPr>
          <w:rFonts w:eastAsia="Times New Roman"/>
          <w:color w:val="FF0000"/>
          <w:lang w:val="fr-FR"/>
        </w:rPr>
        <w:t>Au cours des 30 derniers jours, vous ou l'un des membres de votre ménage avez dû dépenser l’épargne parce qu'il n'y avait pas assez de nourriture ou d'argent pour l'acheter ?</w:t>
      </w:r>
    </w:p>
    <w:p w14:paraId="18698DF9" w14:textId="77777777" w:rsidR="002F0B14" w:rsidRPr="00602538" w:rsidRDefault="002F0B14" w:rsidP="002F0B14">
      <w:pPr>
        <w:pStyle w:val="ListParagraph"/>
        <w:numPr>
          <w:ilvl w:val="0"/>
          <w:numId w:val="1"/>
        </w:numPr>
        <w:rPr>
          <w:rFonts w:eastAsia="Times New Roman"/>
          <w:lang w:val="fr-FR" w:eastAsia="en-US"/>
        </w:rPr>
      </w:pPr>
    </w:p>
    <w:tbl>
      <w:tblPr>
        <w:tblW w:w="19320" w:type="dxa"/>
        <w:tblLook w:val="04A0" w:firstRow="1" w:lastRow="0" w:firstColumn="1" w:lastColumn="0" w:noHBand="0" w:noVBand="1"/>
      </w:tblPr>
      <w:tblGrid>
        <w:gridCol w:w="3016"/>
        <w:gridCol w:w="5126"/>
        <w:gridCol w:w="4616"/>
        <w:gridCol w:w="6562"/>
      </w:tblGrid>
      <w:tr w:rsidR="002F0B14" w:rsidRPr="002F0B14" w14:paraId="503F5960" w14:textId="77777777" w:rsidTr="002F0B14">
        <w:trPr>
          <w:trHeight w:val="1160"/>
        </w:trPr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37BD" w14:textId="77777777" w:rsidR="002F0B14" w:rsidRPr="002F0B14" w:rsidRDefault="002F0B14" w:rsidP="002F0B1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2F0B14">
              <w:rPr>
                <w:rFonts w:ascii="Calibri" w:eastAsia="Times New Roman" w:hAnsi="Calibri" w:cs="Calibri"/>
                <w:lang w:eastAsia="en-GB"/>
              </w:rPr>
              <w:t>rCSILessQlty</w:t>
            </w: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vAlign w:val="bottom"/>
            <w:hideMark/>
          </w:tcPr>
          <w:p w14:paraId="729D68A9" w14:textId="77777777" w:rsidR="002F0B14" w:rsidRDefault="002F0B14" w:rsidP="002F0B1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2F0B14">
              <w:rPr>
                <w:rFonts w:ascii="Calibri" w:eastAsia="Times New Roman" w:hAnsi="Calibri" w:cs="Calibri"/>
                <w:lang w:eastAsia="en-GB"/>
              </w:rPr>
              <w:t>During the last 7 days, were there days (and, if so, how many) when your household had to rely on less preferred and less expensive food  to cope with a lack of food or money to buy it?</w:t>
            </w:r>
          </w:p>
          <w:p w14:paraId="461E1EBC" w14:textId="1D6D57B4" w:rsidR="003D5A37" w:rsidRPr="002F0B14" w:rsidRDefault="003D5A37" w:rsidP="002F0B14">
            <w:pPr>
              <w:spacing w:after="0" w:line="240" w:lineRule="auto"/>
              <w:rPr>
                <w:rFonts w:ascii="Calibri" w:eastAsia="Times New Roman" w:hAnsi="Calibri" w:cs="Calibri"/>
                <w:lang w:val="fr-FR" w:eastAsia="en-GB"/>
              </w:rPr>
            </w:pPr>
            <w:r w:rsidRPr="003D5A37">
              <w:rPr>
                <w:rFonts w:ascii="Calibri" w:eastAsia="Times New Roman" w:hAnsi="Calibri" w:cs="Calibri"/>
                <w:lang w:val="fr-FR" w:eastAsia="en-GB"/>
              </w:rPr>
              <w:t>Au cours des 7 derniers jours, y a-t-il eu des jours (et, si oui, combien) où votre ménage a dû co</w:t>
            </w:r>
            <w:ins w:id="0" w:author="Cassandra WALKER" w:date="2023-07-18T19:25:00Z">
              <w:r>
                <w:rPr>
                  <w:rFonts w:ascii="Calibri" w:eastAsia="Times New Roman" w:hAnsi="Calibri" w:cs="Calibri"/>
                  <w:lang w:val="fr-FR" w:eastAsia="en-GB"/>
                </w:rPr>
                <w:t>nsommer les</w:t>
              </w:r>
            </w:ins>
            <w:del w:id="1" w:author="Cassandra WALKER" w:date="2023-07-18T19:25:00Z">
              <w:r w:rsidRPr="003D5A37" w:rsidDel="003D5A37">
                <w:rPr>
                  <w:rFonts w:ascii="Calibri" w:eastAsia="Times New Roman" w:hAnsi="Calibri" w:cs="Calibri"/>
                  <w:lang w:val="fr-FR" w:eastAsia="en-GB"/>
                </w:rPr>
                <w:delText>mpter sur des</w:delText>
              </w:r>
            </w:del>
            <w:r w:rsidRPr="003D5A37">
              <w:rPr>
                <w:rFonts w:ascii="Calibri" w:eastAsia="Times New Roman" w:hAnsi="Calibri" w:cs="Calibri"/>
                <w:lang w:val="fr-FR" w:eastAsia="en-GB"/>
              </w:rPr>
              <w:t xml:space="preserve"> aliments moins </w:t>
            </w:r>
            <w:del w:id="2" w:author="Cassandra WALKER" w:date="2023-07-18T19:25:00Z">
              <w:r w:rsidRPr="003D5A37" w:rsidDel="003D5A37">
                <w:rPr>
                  <w:rFonts w:ascii="Calibri" w:eastAsia="Times New Roman" w:hAnsi="Calibri" w:cs="Calibri"/>
                  <w:lang w:val="fr-FR" w:eastAsia="en-GB"/>
                </w:rPr>
                <w:delText xml:space="preserve">appréciés </w:delText>
              </w:r>
            </w:del>
            <w:ins w:id="3" w:author="Cassandra WALKER" w:date="2023-07-18T19:26:00Z">
              <w:r>
                <w:rPr>
                  <w:rFonts w:ascii="Calibri" w:eastAsia="Times New Roman" w:hAnsi="Calibri" w:cs="Calibri"/>
                  <w:lang w:val="fr-FR" w:eastAsia="en-GB"/>
                </w:rPr>
                <w:t>préférés</w:t>
              </w:r>
            </w:ins>
            <w:ins w:id="4" w:author="Cassandra WALKER" w:date="2023-07-18T19:25:00Z">
              <w:r>
                <w:rPr>
                  <w:rFonts w:ascii="Calibri" w:eastAsia="Times New Roman" w:hAnsi="Calibri" w:cs="Calibri"/>
                  <w:lang w:val="fr-FR" w:eastAsia="en-GB"/>
                </w:rPr>
                <w:t xml:space="preserve"> </w:t>
              </w:r>
            </w:ins>
            <w:r w:rsidRPr="003D5A37">
              <w:rPr>
                <w:rFonts w:ascii="Calibri" w:eastAsia="Times New Roman" w:hAnsi="Calibri" w:cs="Calibri"/>
                <w:lang w:val="fr-FR" w:eastAsia="en-GB"/>
              </w:rPr>
              <w:t>et moins chers pour faire face à un manque de nourriture ou d'argent pour en acheter?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C8DDA4E" w14:textId="77777777" w:rsidR="002F0B14" w:rsidRPr="002F0B14" w:rsidRDefault="002F0B14" w:rsidP="002F0B14">
            <w:pPr>
              <w:spacing w:after="0" w:line="240" w:lineRule="auto"/>
              <w:rPr>
                <w:rFonts w:ascii="Calibri" w:eastAsia="Times New Roman" w:hAnsi="Calibri" w:cs="Calibri"/>
                <w:lang w:val="fr-FR" w:eastAsia="en-GB"/>
              </w:rPr>
            </w:pPr>
            <w:r w:rsidRPr="002F0B14">
              <w:rPr>
                <w:rFonts w:ascii="Calibri" w:eastAsia="Times New Roman" w:hAnsi="Calibri" w:cs="Calibri"/>
                <w:lang w:val="fr-FR" w:eastAsia="en-GB"/>
              </w:rPr>
              <w:t> </w:t>
            </w:r>
          </w:p>
        </w:tc>
        <w:tc>
          <w:tcPr>
            <w:tcW w:w="65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14:paraId="38FCAB2B" w14:textId="77777777" w:rsidR="002F0B14" w:rsidRPr="002F0B14" w:rsidRDefault="002F0B14" w:rsidP="002F0B1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val="fr-FR" w:eastAsia="en-GB"/>
              </w:rPr>
            </w:pPr>
            <w:r w:rsidRPr="002F0B14">
              <w:rPr>
                <w:rFonts w:ascii="Calibri" w:eastAsia="Times New Roman" w:hAnsi="Calibri" w:cs="Calibri"/>
                <w:color w:val="FF0000"/>
                <w:lang w:val="fr-FR" w:eastAsia="en-GB"/>
              </w:rPr>
              <w:t>Au cours des 7 derniers jours, y a-t-il eu des jours (et, si oui, combien) où votre ménage a dû compter sur des aliments moins appréciés et moins chers pour faire face à un manque de nourriture ou d'argent pour en acheter?</w:t>
            </w:r>
          </w:p>
        </w:tc>
      </w:tr>
    </w:tbl>
    <w:p w14:paraId="22EBDF23" w14:textId="43629406" w:rsidR="00602538" w:rsidRDefault="00602538" w:rsidP="002F0B14">
      <w:pPr>
        <w:pStyle w:val="ListParagraph"/>
        <w:ind w:left="1080"/>
        <w:rPr>
          <w:rFonts w:eastAsia="Times New Roman"/>
          <w:lang w:val="fr-FR" w:eastAsia="en-US"/>
        </w:rPr>
      </w:pPr>
    </w:p>
    <w:p w14:paraId="37D58B96" w14:textId="6123E516" w:rsidR="00136769" w:rsidRPr="00136769" w:rsidRDefault="00136769" w:rsidP="002F0B14">
      <w:pPr>
        <w:pStyle w:val="ListParagraph"/>
        <w:ind w:left="1080"/>
        <w:rPr>
          <w:rFonts w:eastAsia="Times New Roman"/>
          <w:lang w:eastAsia="en-US"/>
        </w:rPr>
      </w:pPr>
      <w:r w:rsidRPr="00136769">
        <w:rPr>
          <w:rFonts w:eastAsia="Times New Roman"/>
          <w:lang w:eastAsia="en-US"/>
        </w:rPr>
        <w:t>Need to update LCS-F</w:t>
      </w:r>
      <w:r>
        <w:rPr>
          <w:rFonts w:eastAsia="Times New Roman"/>
          <w:lang w:eastAsia="en-US"/>
        </w:rPr>
        <w:t>S &amp; EN in F2F and remote</w:t>
      </w:r>
    </w:p>
    <w:p w14:paraId="3EE0C633" w14:textId="5BA5245F" w:rsidR="00136769" w:rsidRPr="00136769" w:rsidRDefault="00136769" w:rsidP="002F0B14">
      <w:pPr>
        <w:pStyle w:val="ListParagraph"/>
        <w:ind w:left="1080"/>
        <w:rPr>
          <w:rFonts w:eastAsia="Times New Roman"/>
          <w:lang w:eastAsia="en-US"/>
        </w:rPr>
      </w:pPr>
    </w:p>
    <w:p w14:paraId="69713E81" w14:textId="77777777" w:rsidR="00136769" w:rsidRPr="00136769" w:rsidRDefault="00136769" w:rsidP="002F0B14">
      <w:pPr>
        <w:pStyle w:val="ListParagraph"/>
        <w:ind w:left="1080"/>
        <w:rPr>
          <w:rFonts w:eastAsia="Times New Roman"/>
          <w:lang w:eastAsia="en-US"/>
        </w:rPr>
      </w:pPr>
    </w:p>
    <w:p w14:paraId="5812D13D" w14:textId="77777777" w:rsidR="00590F67" w:rsidRPr="00136769" w:rsidRDefault="00590F67">
      <w:pPr>
        <w:sectPr w:rsidR="00590F67" w:rsidRPr="0013676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25CDAD" w14:textId="4A0BC221" w:rsidR="008422DF" w:rsidRPr="00136769" w:rsidRDefault="008422DF">
      <w:pPr>
        <w:rPr>
          <w:ins w:id="5" w:author="Cassandra WALKER" w:date="2023-07-18T20:23:00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3003"/>
        <w:gridCol w:w="791"/>
        <w:gridCol w:w="1590"/>
        <w:gridCol w:w="1423"/>
        <w:gridCol w:w="371"/>
        <w:gridCol w:w="1001"/>
        <w:gridCol w:w="953"/>
        <w:gridCol w:w="978"/>
        <w:gridCol w:w="943"/>
        <w:gridCol w:w="2128"/>
      </w:tblGrid>
      <w:tr w:rsidR="00D47B35" w:rsidRPr="00D47B35" w14:paraId="34AA97D8" w14:textId="77777777" w:rsidTr="00590F67">
        <w:trPr>
          <w:trHeight w:val="368"/>
        </w:trPr>
        <w:tc>
          <w:tcPr>
            <w:tcW w:w="0" w:type="auto"/>
            <w:gridSpan w:val="2"/>
            <w:shd w:val="clear" w:color="auto" w:fill="B3B3B3"/>
          </w:tcPr>
          <w:p w14:paraId="50BEA8BE" w14:textId="77777777" w:rsidR="00D47B35" w:rsidRPr="00136769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0" w:type="auto"/>
            <w:gridSpan w:val="9"/>
            <w:shd w:val="clear" w:color="auto" w:fill="B3B3B3"/>
            <w:vAlign w:val="center"/>
          </w:tcPr>
          <w:p w14:paraId="5B750E18" w14:textId="0FD09A5D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bookmarkStart w:id="6" w:name="_Hlk9254988"/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XVI - STRATEGIES D’ADAPTATION NON ALIMENTAIRE</w:t>
            </w:r>
          </w:p>
        </w:tc>
      </w:tr>
      <w:tr w:rsidR="00D47B35" w:rsidRPr="00D47B35" w14:paraId="7ADE87C1" w14:textId="77777777" w:rsidTr="00590F67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900D3E" w14:textId="77777777" w:rsidR="00D47B35" w:rsidRPr="00245D88" w:rsidRDefault="00D47B35" w:rsidP="004F729F">
            <w:pPr>
              <w:rPr>
                <w:rFonts w:cstheme="minorHAnsi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14:paraId="0734DB57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8B9D9" w14:textId="523CF2A1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Au cours des 30 derniers jours,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est-ce que quelqu’un dans votre ménage a dû faire l’une des choses suivantes </w:t>
            </w:r>
            <w:r w:rsidRPr="009C610A">
              <w:rPr>
                <w:rFonts w:cstheme="minorHAnsi"/>
                <w:b/>
                <w:bCs/>
                <w:sz w:val="18"/>
                <w:szCs w:val="18"/>
                <w:lang w:val="fr-FR"/>
              </w:rPr>
              <w:t>parce qu'il n'y avait pas assez de nourriture ou d'argent pour l'acheter ?</w:t>
            </w:r>
          </w:p>
        </w:tc>
      </w:tr>
      <w:tr w:rsidR="00D47B35" w:rsidRPr="00245D88" w14:paraId="3F6A3CFE" w14:textId="77777777" w:rsidTr="00590F67">
        <w:tblPrEx>
          <w:tblLook w:val="0000" w:firstRow="0" w:lastRow="0" w:firstColumn="0" w:lastColumn="0" w:noHBand="0" w:noVBand="0"/>
        </w:tblPrEx>
        <w:trPr>
          <w:trHeight w:val="92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0AF3B8" w14:textId="77777777" w:rsidR="00D47B35" w:rsidRPr="00245D88" w:rsidRDefault="00D47B35" w:rsidP="004F729F">
            <w:pPr>
              <w:rPr>
                <w:rFonts w:cstheme="minorHAnsi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14:paraId="437B8EFF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4B662" w14:textId="620DB8E8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Stratégie de survie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458D97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Non, parce que je n’en ai pas eu besoin</w:t>
            </w:r>
          </w:p>
          <w:p w14:paraId="3955B857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  <w:p w14:paraId="288DBD52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2 =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Non, parce que j’ai déjà vendu ces actifs ou mené cette activité au cours des 12 derniers mois et je ne peux pas continuer à le faire</w:t>
            </w:r>
          </w:p>
          <w:p w14:paraId="60A4B2DA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3 =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Non, j’ai perdu ou on a pillé ces actifs</w:t>
            </w:r>
          </w:p>
          <w:p w14:paraId="296E3AA6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4=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Oui</w:t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 </w:t>
            </w:r>
          </w:p>
          <w:p w14:paraId="04CCC9E6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5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Non applicable </w:t>
            </w:r>
          </w:p>
        </w:tc>
      </w:tr>
      <w:tr w:rsidR="00D47B35" w:rsidRPr="00245D88" w14:paraId="5F0A4810" w14:textId="77777777" w:rsidTr="00590F67">
        <w:tblPrEx>
          <w:tblLook w:val="0000" w:firstRow="0" w:lastRow="0" w:firstColumn="0" w:lastColumn="0" w:noHBand="0" w:noVBand="0"/>
        </w:tblPrEx>
        <w:trPr>
          <w:trHeight w:val="32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69B2BE34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3D40062" w14:textId="77777777" w:rsidR="00A0405E" w:rsidRPr="00576152" w:rsidRDefault="00A0405E" w:rsidP="00A0405E">
            <w:pPr>
              <w:pStyle w:val="Heading3"/>
              <w:rPr>
                <w:highlight w:val="yellow"/>
              </w:rPr>
            </w:pPr>
            <w:bookmarkStart w:id="7" w:name="_Toc135144572"/>
            <w:r w:rsidRPr="00576152">
              <w:rPr>
                <w:highlight w:val="yellow"/>
              </w:rPr>
              <w:t>Lcs_stress_DomAsset</w:t>
            </w:r>
            <w:bookmarkEnd w:id="7"/>
          </w:p>
          <w:p w14:paraId="38A06562" w14:textId="088BC649" w:rsidR="00D47B35" w:rsidRPr="00576152" w:rsidRDefault="00D47B35" w:rsidP="004F729F">
            <w:pPr>
              <w:spacing w:line="276" w:lineRule="auto"/>
              <w:rPr>
                <w:rFonts w:cstheme="minorHAnsi"/>
                <w:sz w:val="18"/>
                <w:szCs w:val="18"/>
                <w:highlight w:val="yellow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7BA3E" w14:textId="3263C59A" w:rsidR="00D47B35" w:rsidRPr="00245D88" w:rsidRDefault="00D47B35" w:rsidP="004F729F">
            <w:pPr>
              <w:spacing w:line="276" w:lineRule="auto"/>
              <w:rPr>
                <w:rFonts w:cstheme="minorHAnsi"/>
                <w:color w:val="FF0000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Vendre des actifs non productifs du ménage (radio, meubles, réfrigérateur, télévision, bijoux, etc.) 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09ED6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9E9047C" w14:textId="77777777" w:rsidTr="00590F67">
        <w:tblPrEx>
          <w:tblLook w:val="0000" w:firstRow="0" w:lastRow="0" w:firstColumn="0" w:lastColumn="0" w:noHBand="0" w:noVBand="0"/>
        </w:tblPrEx>
        <w:trPr>
          <w:trHeight w:val="44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287B833A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45D88">
              <w:rPr>
                <w:rFonts w:cstheme="minorHAnsi"/>
                <w:b/>
                <w:sz w:val="18"/>
                <w:szCs w:val="18"/>
              </w:rPr>
              <w:t xml:space="preserve">14.2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D073D73" w14:textId="45F5B306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E967DE">
              <w:rPr>
                <w:rStyle w:val="Heading3Char"/>
                <w:highlight w:val="magenta"/>
              </w:rPr>
              <w:t>Lcs_crisis_ProdAsset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613C0" w14:textId="61F988F0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Vendre des actifs productifs ou moyens de transport (matériel agricole, machine à coudre, brouette, vélo, voiture, etc.)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071C2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3A14CACF" w14:textId="77777777" w:rsidTr="00590F67">
        <w:tblPrEx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4B5DB6D4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EDEFC6E" w14:textId="54157FB0" w:rsidR="00061394" w:rsidRPr="00D04915" w:rsidRDefault="00061394" w:rsidP="00061394">
            <w:pPr>
              <w:pStyle w:val="Heading3"/>
              <w:spacing w:before="0" w:after="0"/>
              <w:rPr>
                <w:lang w:val="en-GB"/>
              </w:rPr>
            </w:pPr>
            <w:r w:rsidRPr="004C3472">
              <w:rPr>
                <w:highlight w:val="yellow"/>
                <w:lang w:val="en-GB"/>
              </w:rPr>
              <w:t>Lcs_stress_Edu</w:t>
            </w:r>
            <w:r w:rsidR="00D04915" w:rsidRPr="004C3472">
              <w:rPr>
                <w:highlight w:val="yellow"/>
                <w:lang w:val="en-GB"/>
              </w:rPr>
              <w:t xml:space="preserve"> // </w:t>
            </w:r>
            <w:bookmarkStart w:id="8" w:name="_Toc135144585"/>
            <w:r w:rsidR="00D04915" w:rsidRPr="004C3472">
              <w:rPr>
                <w:rStyle w:val="Heading3Char"/>
                <w:highlight w:val="yellow"/>
                <w:lang w:val="en-GB"/>
              </w:rPr>
              <w:t>Lcs_crisis_Health</w:t>
            </w:r>
            <w:bookmarkEnd w:id="8"/>
          </w:p>
          <w:p w14:paraId="2E9D512F" w14:textId="77777777" w:rsidR="00D47B35" w:rsidRPr="00D04915" w:rsidRDefault="00D47B35" w:rsidP="004F729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BBC2E" w14:textId="433A4CB3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Réduire les dépenses non alimentaires essentielles telles que l’éducation, la santé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F1065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6626A83D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4AB5320D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18B7FE6" w14:textId="57BD6DDB" w:rsidR="00D47B35" w:rsidRPr="00245D88" w:rsidRDefault="00590F67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bookmarkStart w:id="9" w:name="_Toc135144571"/>
            <w:r w:rsidRPr="00576152">
              <w:rPr>
                <w:rStyle w:val="Heading3Char"/>
                <w:highlight w:val="yellow"/>
              </w:rPr>
              <w:t>Lcs_stress_Saving</w:t>
            </w:r>
            <w:bookmarkEnd w:id="9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E082C" w14:textId="053DDE72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Dépenser l’épargne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C4597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64A74058" w14:textId="77777777" w:rsidTr="00590F67">
        <w:tblPrEx>
          <w:tblLook w:val="0000" w:firstRow="0" w:lastRow="0" w:firstColumn="0" w:lastColumn="0" w:noHBand="0" w:noVBand="0"/>
        </w:tblPrEx>
        <w:trPr>
          <w:trHeight w:val="89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74112C0F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lastRenderedPageBreak/>
              <w:t xml:space="preserve">14.5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BE68B9A" w14:textId="78CB68F9" w:rsidR="00D47B35" w:rsidRPr="00245D88" w:rsidRDefault="00397B54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bookmarkStart w:id="10" w:name="_Toc135144577"/>
            <w:r w:rsidRPr="00FE5C1F">
              <w:rPr>
                <w:rStyle w:val="Heading3Char"/>
                <w:highlight w:val="yellow"/>
              </w:rPr>
              <w:t>Lcs_stress_BorrowCash</w:t>
            </w:r>
            <w:bookmarkEnd w:id="10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43DF9" w14:textId="3F1FA415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Emprunter de l’argent/nourriture à un préteur officielle/banque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A637B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24175628" w14:textId="77777777" w:rsidTr="00590F67">
        <w:tblPrEx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7F5C67ED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14.6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FEFA5EB" w14:textId="37A06D10" w:rsidR="00D47B35" w:rsidRPr="00245D88" w:rsidRDefault="00CA7796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bookmarkStart w:id="11" w:name="_Toc135144588"/>
            <w:r w:rsidRPr="00E967DE">
              <w:rPr>
                <w:rStyle w:val="Heading3Char"/>
                <w:highlight w:val="magenta"/>
              </w:rPr>
              <w:t>Lcs_crisis_OutSchool</w:t>
            </w:r>
            <w:bookmarkEnd w:id="11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BE7E3" w14:textId="767EF7A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Retirer les enfants de l’école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B9B73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593C7C2" w14:textId="77777777" w:rsidTr="00590F67">
        <w:tblPrEx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2E510C08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14.6.a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9F78C6A" w14:textId="77777777" w:rsidR="00D47B35" w:rsidRPr="00BA5504" w:rsidRDefault="00D47B35" w:rsidP="004F729F">
            <w:pPr>
              <w:rPr>
                <w:rFonts w:cstheme="minorHAnsi"/>
                <w:sz w:val="18"/>
                <w:szCs w:val="18"/>
                <w:highlight w:val="yellow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75E07" w14:textId="4E4EC4F6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BA5504">
              <w:rPr>
                <w:rFonts w:cstheme="minorHAnsi"/>
                <w:sz w:val="18"/>
                <w:szCs w:val="18"/>
                <w:highlight w:val="yellow"/>
                <w:lang w:val="fr-FR"/>
              </w:rPr>
              <w:t>Si oui, est-ce que tous les enfants ont été retirés?</w:t>
            </w:r>
            <w:r w:rsidR="00CA7796"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F2B8E" w14:textId="77777777" w:rsidR="00D47B35" w:rsidRPr="00245D88" w:rsidRDefault="00D47B35" w:rsidP="004F729F">
            <w:pPr>
              <w:pStyle w:val="CommentText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245D8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1= Que les filles ?</w:t>
            </w:r>
          </w:p>
          <w:p w14:paraId="3466A78D" w14:textId="77777777" w:rsidR="00D47B35" w:rsidRPr="00245D88" w:rsidRDefault="00D47B35" w:rsidP="004F729F">
            <w:pPr>
              <w:pStyle w:val="CommentText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245D8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2= Que les garcons?       |___|</w:t>
            </w:r>
          </w:p>
          <w:p w14:paraId="61369234" w14:textId="77777777" w:rsidR="00D47B35" w:rsidRPr="00245D88" w:rsidRDefault="00D47B35" w:rsidP="004F729F">
            <w:pPr>
              <w:pStyle w:val="CommentText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245D8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3= Tous les enfants? </w:t>
            </w:r>
          </w:p>
        </w:tc>
      </w:tr>
      <w:tr w:rsidR="00D47B35" w:rsidRPr="00245D88" w14:paraId="7BEC2F9B" w14:textId="77777777" w:rsidTr="00590F67">
        <w:tblPrEx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1163226A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C147149" w14:textId="79BABB21" w:rsidR="00D47B35" w:rsidRPr="00245D88" w:rsidRDefault="00296D11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bookmarkStart w:id="12" w:name="_Toc135144596"/>
            <w:r w:rsidRPr="007A03F3">
              <w:rPr>
                <w:rStyle w:val="Heading3Char"/>
              </w:rPr>
              <w:t>Lcs_em_ResAsset</w:t>
            </w:r>
            <w:bookmarkEnd w:id="12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BF42E" w14:textId="4AEE1E7D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Vendre la maison, la parcelle de terrain ou le champ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360F9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38904081" w14:textId="77777777" w:rsidTr="00590F67">
        <w:tblPrEx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2EEB56E1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14.8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113C9F2" w14:textId="00CF3794" w:rsidR="00D47B35" w:rsidRPr="00245D88" w:rsidRDefault="00296D11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bookmarkStart w:id="13" w:name="_Toc135144593"/>
            <w:r w:rsidR="00F22097" w:rsidRPr="007A03F3">
              <w:rPr>
                <w:rStyle w:val="Heading3Char"/>
              </w:rPr>
              <w:t>Lcs_em_IllegalAct</w:t>
            </w:r>
            <w:bookmarkEnd w:id="13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0BC19" w14:textId="11F7F8E3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Un membre de la famille a dû s’engager dans des activités risquées ou illégales génératrices de revenus (vols, vente de la drogue, travail avec groupes armés, prostitution, etc.)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CD410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3350658A" w14:textId="77777777" w:rsidTr="00590F67">
        <w:tblPrEx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110774C6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14.9.a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3148FB7" w14:textId="77777777" w:rsidR="00D47B35" w:rsidRPr="00BA5504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highlight w:val="yellow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79696" w14:textId="2DD442D4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BA5504">
              <w:rPr>
                <w:rFonts w:cstheme="minorHAnsi"/>
                <w:sz w:val="18"/>
                <w:szCs w:val="18"/>
                <w:highlight w:val="yellow"/>
                <w:lang w:val="fr-FR"/>
              </w:rPr>
              <w:t>Est-ce que le membre de la famille qui a participé a cette activité etait un enfant?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8DD59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0 = Non  1 = Oui</w:t>
            </w:r>
          </w:p>
        </w:tc>
      </w:tr>
      <w:tr w:rsidR="00D47B35" w:rsidRPr="00245D88" w14:paraId="78AB8517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2E54408A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DE93A0" w14:textId="648CDA1E" w:rsidR="00D47B35" w:rsidRPr="00245D88" w:rsidRDefault="000D6252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7A03F3">
              <w:rPr>
                <w:rStyle w:val="Heading3Char"/>
              </w:rPr>
              <w:t>Lcs_em_Begged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CCD10" w14:textId="6B221723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Mendier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les étrangers pour de l’argent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3E456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8EB6CBD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671DB8FE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14.10.a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C6329C3" w14:textId="77777777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EC901" w14:textId="65B2EE0C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Est-ce que le membre de la famille qui a participé a cette activité etait un enfant?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2184F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0 = Non  1 = Oui</w:t>
            </w:r>
          </w:p>
        </w:tc>
      </w:tr>
      <w:tr w:rsidR="00D47B35" w:rsidRPr="00245D88" w14:paraId="59034A06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4AB74090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2F1F1F" w14:textId="536F7C84" w:rsidR="00D47B35" w:rsidRPr="00985B67" w:rsidRDefault="005841D6" w:rsidP="004F729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18"/>
                <w:szCs w:val="18"/>
                <w:lang w:val="fr-FR"/>
              </w:rPr>
            </w:pPr>
            <w:bookmarkStart w:id="14" w:name="_Toc135144599"/>
            <w:r w:rsidRPr="00985B67">
              <w:rPr>
                <w:rStyle w:val="Heading3Char"/>
                <w:i/>
                <w:iCs/>
              </w:rPr>
              <w:t>LcsR_stress_Animals</w:t>
            </w:r>
            <w:bookmarkEnd w:id="14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4AD1A" w14:textId="4922554C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Vendre plus d’animaux (non-productifs) que d’habitude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1A1A6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C9B17C4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6E3BB785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C9401E8" w14:textId="2456844D" w:rsidR="00D47B35" w:rsidRPr="00985B67" w:rsidRDefault="00644CAE" w:rsidP="004F729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18"/>
                <w:szCs w:val="18"/>
                <w:lang w:val="fr-FR"/>
              </w:rPr>
            </w:pPr>
            <w:bookmarkStart w:id="15" w:name="_Toc135144603"/>
            <w:r w:rsidRPr="00985B67">
              <w:rPr>
                <w:rStyle w:val="Heading3Char"/>
                <w:i/>
                <w:iCs/>
              </w:rPr>
              <w:t>LcsR_crisis_Seed</w:t>
            </w:r>
            <w:bookmarkEnd w:id="15"/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C6660" w14:textId="1A5A7DAC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Consommation des stocks de semence qui devaient être gardés pour la compagne agricole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02A80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A4D22A8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34EB7493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0A2C6C0" w14:textId="29E101D4" w:rsidR="00D47B35" w:rsidRPr="00245D88" w:rsidRDefault="0074043B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7A03F3">
              <w:rPr>
                <w:rStyle w:val="Heading3Char"/>
              </w:rPr>
              <w:t>Lcs_crisis_Migration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3F1FC" w14:textId="59403E4C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Ménage entier a migré pour chercher du travail</w:t>
            </w:r>
            <w:r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parce qu'il n'y avait pas assez de nourriture ou d'argent pour l'acheter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72E6F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06BB03AF" w14:textId="77777777" w:rsidTr="00590F67">
        <w:tblPrEx>
          <w:tblLook w:val="0000" w:firstRow="0" w:lastRow="0" w:firstColumn="0" w:lastColumn="0" w:noHBand="0" w:noVBand="0"/>
        </w:tblPrEx>
        <w:trPr>
          <w:trHeight w:val="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4C3741B3" w14:textId="77777777" w:rsidR="00D47B35" w:rsidRPr="00245D88" w:rsidRDefault="00D47B35" w:rsidP="004F729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14.14.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5E28D2" w14:textId="77777777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527B" w14:textId="5EF3ADC4" w:rsidR="00D47B35" w:rsidRPr="00245D88" w:rsidRDefault="00D47B35" w:rsidP="004F729F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Est-ce que le membre de la famille qui a participé a cette activité etait un enfant?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92C72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0 = Non  1 = Oui</w:t>
            </w:r>
          </w:p>
        </w:tc>
      </w:tr>
      <w:tr w:rsidR="00D47B35" w:rsidRPr="00245D88" w14:paraId="5672F823" w14:textId="77777777" w:rsidTr="00590F67">
        <w:tblPrEx>
          <w:jc w:val="center"/>
        </w:tblPrEx>
        <w:trPr>
          <w:trHeight w:val="191"/>
          <w:jc w:val="center"/>
        </w:trPr>
        <w:tc>
          <w:tcPr>
            <w:tcW w:w="0" w:type="auto"/>
            <w:gridSpan w:val="2"/>
            <w:shd w:val="clear" w:color="auto" w:fill="BFBFBF"/>
          </w:tcPr>
          <w:p w14:paraId="494336DA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bookmarkEnd w:id="6"/>
        <w:tc>
          <w:tcPr>
            <w:tcW w:w="0" w:type="auto"/>
            <w:gridSpan w:val="9"/>
            <w:shd w:val="clear" w:color="auto" w:fill="BFBFBF"/>
            <w:vAlign w:val="center"/>
          </w:tcPr>
          <w:p w14:paraId="4F890433" w14:textId="7CCC6B74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XVI – ASSISTANCE &amp; PROGRAMMES D’AIDE</w:t>
            </w:r>
          </w:p>
        </w:tc>
      </w:tr>
      <w:tr w:rsidR="00D47B35" w:rsidRPr="00245D88" w14:paraId="5A0CDF51" w14:textId="77777777" w:rsidTr="00590F67">
        <w:tblPrEx>
          <w:jc w:val="center"/>
        </w:tblPrEx>
        <w:trPr>
          <w:trHeight w:val="607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3A627DD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15.1</w:t>
            </w:r>
          </w:p>
        </w:tc>
        <w:tc>
          <w:tcPr>
            <w:tcW w:w="0" w:type="auto"/>
          </w:tcPr>
          <w:p w14:paraId="79DD9815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6"/>
            <w:vAlign w:val="center"/>
          </w:tcPr>
          <w:p w14:paraId="68541842" w14:textId="6B9CCFD2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Est-ce que votre ménage (un membre) a reçu de l’assistance alimentaire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FR"/>
              </w:rPr>
              <w:t>au cours des 6 derniers mois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?                    </w:t>
            </w:r>
          </w:p>
        </w:tc>
        <w:tc>
          <w:tcPr>
            <w:tcW w:w="0" w:type="auto"/>
            <w:gridSpan w:val="2"/>
            <w:vAlign w:val="center"/>
          </w:tcPr>
          <w:p w14:paraId="7D33870C" w14:textId="77777777" w:rsidR="00D47B35" w:rsidRPr="00245D88" w:rsidRDefault="00D47B35" w:rsidP="004F729F">
            <w:pPr>
              <w:rPr>
                <w:rFonts w:cstheme="minorHAnsi"/>
                <w:b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0 = Non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sym w:font="Wingdings" w:char="F0E8"/>
            </w:r>
            <w:r w:rsidRPr="00245D88">
              <w:rPr>
                <w:rFonts w:cstheme="minorHAnsi"/>
                <w:b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FR"/>
              </w:rPr>
              <w:t>Allez à 15.5</w:t>
            </w:r>
          </w:p>
          <w:p w14:paraId="3CD0C6DA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1 = Oui</w:t>
            </w:r>
          </w:p>
        </w:tc>
        <w:tc>
          <w:tcPr>
            <w:tcW w:w="0" w:type="auto"/>
            <w:vAlign w:val="center"/>
          </w:tcPr>
          <w:p w14:paraId="30697DD3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|___|</w:t>
            </w:r>
          </w:p>
        </w:tc>
      </w:tr>
      <w:tr w:rsidR="00D47B35" w:rsidRPr="00D47B35" w14:paraId="41739FF9" w14:textId="77777777" w:rsidTr="00590F67">
        <w:tblPrEx>
          <w:jc w:val="center"/>
        </w:tblPrEx>
        <w:trPr>
          <w:trHeight w:val="362"/>
          <w:jc w:val="center"/>
        </w:trPr>
        <w:tc>
          <w:tcPr>
            <w:tcW w:w="0" w:type="auto"/>
            <w:gridSpan w:val="2"/>
          </w:tcPr>
          <w:p w14:paraId="069987E4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9"/>
            <w:vAlign w:val="center"/>
          </w:tcPr>
          <w:p w14:paraId="3AE01432" w14:textId="5DFB0786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Quel type d’aide/d’appui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 xml:space="preserve">avez-vous reçu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FR"/>
              </w:rPr>
              <w:t>au cours des 6 derniers mois 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?  (</w:t>
            </w:r>
            <w:r w:rsidRPr="00245D88">
              <w:rPr>
                <w:rFonts w:cstheme="minorHAnsi"/>
                <w:bCs/>
                <w:i/>
                <w:sz w:val="18"/>
                <w:szCs w:val="18"/>
                <w:lang w:val="fr-FR"/>
              </w:rPr>
              <w:t>ne retenir, au maximum, que les trois plus importantes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)</w:t>
            </w:r>
          </w:p>
        </w:tc>
      </w:tr>
      <w:tr w:rsidR="00D47B35" w:rsidRPr="00D47B35" w14:paraId="169FD3EC" w14:textId="77777777" w:rsidTr="00590F67">
        <w:tblPrEx>
          <w:jc w:val="center"/>
        </w:tblPrEx>
        <w:trPr>
          <w:trHeight w:val="800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0BCCFD2F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</w:tcPr>
          <w:p w14:paraId="510C312F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9B2DD" w14:textId="05957091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3EEFAA5E" w14:textId="77777777" w:rsidR="00D47B35" w:rsidRPr="00245D88" w:rsidRDefault="00D47B35" w:rsidP="004F729F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a. 6 </w:t>
            </w:r>
            <w:r w:rsidRPr="00245D88">
              <w:rPr>
                <w:rFonts w:asciiTheme="minorHAnsi" w:hAnsiTheme="minorHAnsi" w:cstheme="minorHAnsi"/>
                <w:b/>
                <w:sz w:val="18"/>
                <w:szCs w:val="18"/>
                <w:lang w:val="fr-FR"/>
              </w:rPr>
              <w:t>derniers</w:t>
            </w:r>
          </w:p>
          <w:p w14:paraId="0B67A913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mois</w:t>
            </w:r>
          </w:p>
        </w:tc>
        <w:tc>
          <w:tcPr>
            <w:tcW w:w="0" w:type="auto"/>
            <w:vAlign w:val="center"/>
          </w:tcPr>
          <w:p w14:paraId="22CDF7F9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b. Reçu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FR"/>
              </w:rPr>
              <w:t>de qui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 ?</w:t>
            </w:r>
          </w:p>
        </w:tc>
        <w:tc>
          <w:tcPr>
            <w:tcW w:w="0" w:type="auto"/>
            <w:gridSpan w:val="3"/>
            <w:vAlign w:val="center"/>
          </w:tcPr>
          <w:p w14:paraId="52AEDC87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c. Reçu </w:t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 xml:space="preserve">pour qui 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dans le ménage ?</w:t>
            </w:r>
          </w:p>
        </w:tc>
        <w:tc>
          <w:tcPr>
            <w:tcW w:w="0" w:type="auto"/>
            <w:gridSpan w:val="3"/>
            <w:vMerge w:val="restart"/>
            <w:shd w:val="clear" w:color="auto" w:fill="D9D9D9"/>
            <w:vAlign w:val="center"/>
          </w:tcPr>
          <w:p w14:paraId="194F156A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Type d’aide/appui reçu :</w:t>
            </w:r>
          </w:p>
          <w:p w14:paraId="09F54C57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01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Nourriture pour écoliers (cantines scolaires)</w:t>
            </w:r>
          </w:p>
          <w:p w14:paraId="227E6E5D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02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Nourriture pour enfants mal nourris ou femmes enceintes/ allaitantes</w:t>
            </w:r>
          </w:p>
          <w:p w14:paraId="675CA792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03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Ration alimentaire gratuite pour le ménage (DGV)</w:t>
            </w:r>
          </w:p>
          <w:p w14:paraId="6895784F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04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Vivres/Argent contre Travail (VCT)</w:t>
            </w:r>
          </w:p>
          <w:p w14:paraId="49355A99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05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Banques /Boutiques de céréales</w:t>
            </w:r>
          </w:p>
          <w:p w14:paraId="1EE168A4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06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Boutiques de solidarités</w:t>
            </w:r>
          </w:p>
          <w:p w14:paraId="487812E0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07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Appui à l’emploi</w:t>
            </w:r>
          </w:p>
          <w:p w14:paraId="4178F72A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08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Soins de santé/Médicaments gratuits</w:t>
            </w:r>
          </w:p>
          <w:p w14:paraId="58AECD4A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09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Microcrédit (ONG ou autre institution)</w:t>
            </w:r>
          </w:p>
          <w:p w14:paraId="45067137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10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Semences et intrants agricoles gratuits/subventionnés</w:t>
            </w:r>
          </w:p>
          <w:p w14:paraId="233222F3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11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Fourrage gratuit, aliments de bétail</w:t>
            </w:r>
          </w:p>
          <w:p w14:paraId="55738131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12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Soins vétérinaires gratuits/subventionnés</w:t>
            </w:r>
          </w:p>
          <w:p w14:paraId="4B30287D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13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Transfert d’argent/Coupon gratuit</w:t>
            </w:r>
          </w:p>
          <w:p w14:paraId="118E2EA3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14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Autre (à préciser) : ______________</w:t>
            </w:r>
          </w:p>
        </w:tc>
      </w:tr>
      <w:tr w:rsidR="00D47B35" w:rsidRPr="00245D88" w14:paraId="3D163E8D" w14:textId="77777777" w:rsidTr="00590F67">
        <w:tblPrEx>
          <w:jc w:val="center"/>
        </w:tblPrEx>
        <w:trPr>
          <w:trHeight w:val="778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0C91BAC3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15.2</w:t>
            </w:r>
          </w:p>
        </w:tc>
        <w:tc>
          <w:tcPr>
            <w:tcW w:w="0" w:type="auto"/>
          </w:tcPr>
          <w:p w14:paraId="3F504D43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B67CE4" w14:textId="56D4DDDD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</w:t>
            </w:r>
            <w:r w:rsidRPr="00245D88">
              <w:rPr>
                <w:rFonts w:cstheme="minorHAnsi"/>
                <w:b/>
                <w:sz w:val="18"/>
                <w:szCs w:val="18"/>
                <w:vertAlign w:val="superscript"/>
                <w:lang w:val="fr-FR"/>
              </w:rPr>
              <w:t>ere</w:t>
            </w:r>
          </w:p>
        </w:tc>
        <w:tc>
          <w:tcPr>
            <w:tcW w:w="0" w:type="auto"/>
            <w:vAlign w:val="center"/>
          </w:tcPr>
          <w:p w14:paraId="6CE21D8D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|___|___|</w:t>
            </w:r>
          </w:p>
        </w:tc>
        <w:tc>
          <w:tcPr>
            <w:tcW w:w="0" w:type="auto"/>
            <w:vAlign w:val="center"/>
          </w:tcPr>
          <w:p w14:paraId="3994AB8D" w14:textId="77777777" w:rsidR="00D47B35" w:rsidRPr="00245D88" w:rsidRDefault="00D47B35" w:rsidP="004F729F">
            <w:pPr>
              <w:jc w:val="center"/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Align w:val="center"/>
          </w:tcPr>
          <w:p w14:paraId="1786077B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Merge/>
            <w:shd w:val="clear" w:color="auto" w:fill="D9D9D9"/>
            <w:vAlign w:val="center"/>
          </w:tcPr>
          <w:p w14:paraId="0BD9C990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</w:tr>
      <w:tr w:rsidR="00D47B35" w:rsidRPr="00245D88" w14:paraId="47D47896" w14:textId="77777777" w:rsidTr="00590F67">
        <w:tblPrEx>
          <w:jc w:val="center"/>
        </w:tblPrEx>
        <w:trPr>
          <w:trHeight w:val="983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196A8BA1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15.3</w:t>
            </w:r>
          </w:p>
        </w:tc>
        <w:tc>
          <w:tcPr>
            <w:tcW w:w="0" w:type="auto"/>
          </w:tcPr>
          <w:p w14:paraId="00D5A39B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B6240" w14:textId="094A4214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2</w:t>
            </w:r>
            <w:r w:rsidRPr="00245D88">
              <w:rPr>
                <w:rFonts w:cstheme="minorHAnsi"/>
                <w:b/>
                <w:sz w:val="18"/>
                <w:szCs w:val="18"/>
                <w:vertAlign w:val="superscript"/>
                <w:lang w:val="fr-FR"/>
              </w:rPr>
              <w:t>eme</w:t>
            </w:r>
          </w:p>
        </w:tc>
        <w:tc>
          <w:tcPr>
            <w:tcW w:w="0" w:type="auto"/>
            <w:vAlign w:val="center"/>
          </w:tcPr>
          <w:p w14:paraId="43750505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|___|___|</w:t>
            </w:r>
          </w:p>
        </w:tc>
        <w:tc>
          <w:tcPr>
            <w:tcW w:w="0" w:type="auto"/>
            <w:vAlign w:val="center"/>
          </w:tcPr>
          <w:p w14:paraId="7B4E6D80" w14:textId="77777777" w:rsidR="00D47B35" w:rsidRPr="00245D88" w:rsidRDefault="00D47B35" w:rsidP="004F729F">
            <w:pPr>
              <w:jc w:val="center"/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Align w:val="center"/>
          </w:tcPr>
          <w:p w14:paraId="0ACBBBCB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Merge/>
            <w:shd w:val="clear" w:color="auto" w:fill="D9D9D9"/>
            <w:vAlign w:val="center"/>
          </w:tcPr>
          <w:p w14:paraId="44F00AA0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</w:tr>
      <w:tr w:rsidR="00D47B35" w:rsidRPr="00245D88" w14:paraId="72C56B23" w14:textId="77777777" w:rsidTr="00590F67">
        <w:tblPrEx>
          <w:jc w:val="center"/>
        </w:tblPrEx>
        <w:trPr>
          <w:trHeight w:val="265"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3D22F1E0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15.4</w:t>
            </w:r>
          </w:p>
        </w:tc>
        <w:tc>
          <w:tcPr>
            <w:tcW w:w="0" w:type="auto"/>
          </w:tcPr>
          <w:p w14:paraId="671960E8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600FC" w14:textId="7F89DE12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3</w:t>
            </w:r>
            <w:r w:rsidRPr="00245D88">
              <w:rPr>
                <w:rFonts w:cstheme="minorHAnsi"/>
                <w:b/>
                <w:sz w:val="18"/>
                <w:szCs w:val="18"/>
                <w:vertAlign w:val="superscript"/>
                <w:lang w:val="fr-FR"/>
              </w:rPr>
              <w:t>eme</w:t>
            </w:r>
          </w:p>
        </w:tc>
        <w:tc>
          <w:tcPr>
            <w:tcW w:w="0" w:type="auto"/>
            <w:vAlign w:val="center"/>
          </w:tcPr>
          <w:p w14:paraId="7B807885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|___|___|</w:t>
            </w:r>
          </w:p>
        </w:tc>
        <w:tc>
          <w:tcPr>
            <w:tcW w:w="0" w:type="auto"/>
            <w:vAlign w:val="center"/>
          </w:tcPr>
          <w:p w14:paraId="0A9C7045" w14:textId="77777777" w:rsidR="00D47B35" w:rsidRPr="00245D88" w:rsidRDefault="00D47B35" w:rsidP="004F729F">
            <w:pPr>
              <w:jc w:val="center"/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Align w:val="center"/>
          </w:tcPr>
          <w:p w14:paraId="2E8BBFF0" w14:textId="77777777" w:rsidR="00D47B35" w:rsidRPr="00245D88" w:rsidRDefault="00D47B35" w:rsidP="004F729F">
            <w:pPr>
              <w:jc w:val="center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  <w:tc>
          <w:tcPr>
            <w:tcW w:w="0" w:type="auto"/>
            <w:gridSpan w:val="3"/>
            <w:vMerge/>
            <w:shd w:val="clear" w:color="auto" w:fill="D9D9D9"/>
            <w:vAlign w:val="center"/>
          </w:tcPr>
          <w:p w14:paraId="424F2EDB" w14:textId="77777777" w:rsidR="00D47B35" w:rsidRPr="00245D88" w:rsidRDefault="00D47B35" w:rsidP="004F729F">
            <w:pPr>
              <w:jc w:val="center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</w:tr>
      <w:tr w:rsidR="00D47B35" w:rsidRPr="00245D88" w14:paraId="38CBF389" w14:textId="77777777" w:rsidTr="00590F67">
        <w:tblPrEx>
          <w:jc w:val="center"/>
        </w:tblPrEx>
        <w:trPr>
          <w:trHeight w:val="1112"/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17F5E70A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5"/>
            <w:shd w:val="clear" w:color="auto" w:fill="D9D9D9" w:themeFill="background1" w:themeFillShade="D9"/>
            <w:vAlign w:val="center"/>
          </w:tcPr>
          <w:p w14:paraId="1AAC06EB" w14:textId="1B188D6A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Entité ayant fournie l’aide/appui</w:t>
            </w:r>
          </w:p>
          <w:p w14:paraId="549219BF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Etat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2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ONG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</w:p>
          <w:p w14:paraId="03F28CF5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3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PAM             </w:t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4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FAO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</w:p>
          <w:p w14:paraId="0B163AF2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5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UNICEF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6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Parents/Amis</w:t>
            </w:r>
          </w:p>
          <w:p w14:paraId="6EE00245" w14:textId="77777777" w:rsidR="00D47B35" w:rsidRPr="00245D88" w:rsidRDefault="00D47B35" w:rsidP="004F729F">
            <w:pPr>
              <w:jc w:val="both"/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7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Autre (à préciser) : ___________________</w:t>
            </w:r>
          </w:p>
        </w:tc>
        <w:tc>
          <w:tcPr>
            <w:tcW w:w="0" w:type="auto"/>
            <w:gridSpan w:val="4"/>
            <w:shd w:val="clear" w:color="auto" w:fill="D9D9D9" w:themeFill="background1" w:themeFillShade="D9"/>
            <w:vAlign w:val="center"/>
          </w:tcPr>
          <w:p w14:paraId="22C3FF4A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Bénéficiaires/Destinataire l’aide/appui</w:t>
            </w:r>
          </w:p>
          <w:p w14:paraId="542574DA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1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filles/garcons de 6-59 mois           </w:t>
            </w: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2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Fills/garcons de 6-23 mois</w:t>
            </w:r>
          </w:p>
          <w:p w14:paraId="3C00A729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3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Filles de 5-17 ans         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FR"/>
              </w:rPr>
              <w:t>4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Garcons de 5-17 ans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ab/>
            </w:r>
          </w:p>
          <w:p w14:paraId="0019B32E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5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Hommes (adultes de 18 ans et plus)  </w:t>
            </w:r>
          </w:p>
          <w:p w14:paraId="74FB92AC" w14:textId="77777777" w:rsidR="00D47B35" w:rsidRPr="00245D88" w:rsidRDefault="00D47B35" w:rsidP="004F729F">
            <w:pPr>
              <w:jc w:val="both"/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sz w:val="18"/>
                <w:szCs w:val="18"/>
                <w:lang w:val="fr-FR"/>
              </w:rPr>
              <w:t>6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= Autre (à préciser) : ____________________</w:t>
            </w:r>
          </w:p>
          <w:p w14:paraId="7236BBB5" w14:textId="77777777" w:rsidR="00D47B35" w:rsidRPr="00245D88" w:rsidRDefault="00D47B35" w:rsidP="004F729F">
            <w:pPr>
              <w:jc w:val="both"/>
              <w:rPr>
                <w:rFonts w:cstheme="minorHAnsi"/>
                <w:b/>
                <w:sz w:val="18"/>
                <w:szCs w:val="18"/>
                <w:lang w:val="fr-FR"/>
              </w:rPr>
            </w:pPr>
          </w:p>
        </w:tc>
      </w:tr>
      <w:tr w:rsidR="00D47B35" w:rsidRPr="00245D88" w14:paraId="51FAB70D" w14:textId="77777777" w:rsidTr="00590F67">
        <w:tblPrEx>
          <w:jc w:val="center"/>
        </w:tblPrEx>
        <w:trPr>
          <w:trHeight w:val="938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34A8E17" w14:textId="77777777" w:rsidR="00D47B35" w:rsidRPr="00245D88" w:rsidRDefault="00D47B35" w:rsidP="004F729F">
            <w:pPr>
              <w:rPr>
                <w:rFonts w:cstheme="minorHAnsi"/>
                <w:b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color w:val="FF0000"/>
                <w:sz w:val="18"/>
                <w:szCs w:val="18"/>
                <w:lang w:val="fr-FR"/>
              </w:rPr>
              <w:lastRenderedPageBreak/>
              <w:t>15.5</w:t>
            </w:r>
          </w:p>
        </w:tc>
        <w:tc>
          <w:tcPr>
            <w:tcW w:w="0" w:type="auto"/>
          </w:tcPr>
          <w:p w14:paraId="6377BBE1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5E39A820" w14:textId="6413B79C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Quelles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sont les </w:t>
            </w:r>
            <w:r w:rsidRPr="00245D88">
              <w:rPr>
                <w:rFonts w:cstheme="minorHAnsi"/>
                <w:b/>
                <w:sz w:val="18"/>
                <w:szCs w:val="18"/>
                <w:lang w:val="fr-CA"/>
              </w:rPr>
              <w:t>3 priorités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les plus importantes pour votre ménage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CA"/>
              </w:rPr>
              <w:t>ACTUELLEMENT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(par ordre d’importance) ? 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64F3AE10" w14:textId="77777777" w:rsidR="00D47B35" w:rsidRPr="00245D88" w:rsidRDefault="00D47B35" w:rsidP="004F729F">
            <w:pPr>
              <w:rPr>
                <w:rFonts w:cstheme="minorHAnsi"/>
                <w:b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CA"/>
              </w:rPr>
              <w:t>1= Éducation        2= Santé   3= Construction/réhabilitation d’infrastructure     4= Agriculture       5= Accès à l’eau potable     6= Emploi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ab/>
              <w:t>7= Nutrition et sécurité alimentaire    8= Sécurité et Protection   9</w:t>
            </w:r>
            <w:r>
              <w:rPr>
                <w:rFonts w:cstheme="minorHAnsi"/>
                <w:sz w:val="18"/>
                <w:szCs w:val="18"/>
                <w:lang w:val="fr-CA"/>
              </w:rPr>
              <w:t xml:space="preserve">= Abris  10 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>=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Autre (à préciser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>) : 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995DE" w14:textId="77777777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Priorité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1 :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  <w:p w14:paraId="34A761BB" w14:textId="77777777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Priorité 2: 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  <w:p w14:paraId="145D14FC" w14:textId="77777777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Priorité</w:t>
            </w:r>
            <w:r w:rsidRPr="00245D88">
              <w:rPr>
                <w:rFonts w:cstheme="minorHAnsi"/>
                <w:sz w:val="18"/>
                <w:szCs w:val="18"/>
              </w:rPr>
              <w:t xml:space="preserve"> 3: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</w:tr>
      <w:tr w:rsidR="00D47B35" w:rsidRPr="00245D88" w14:paraId="61F991F9" w14:textId="77777777" w:rsidTr="00590F67">
        <w:tblPrEx>
          <w:jc w:val="center"/>
        </w:tblPrEx>
        <w:trPr>
          <w:trHeight w:val="938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A4D4DB5" w14:textId="77777777" w:rsidR="00D47B35" w:rsidRPr="00245D88" w:rsidRDefault="00D47B35" w:rsidP="004F729F">
            <w:pPr>
              <w:rPr>
                <w:rFonts w:cstheme="minorHAnsi"/>
                <w:b/>
                <w:color w:val="FF0000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b/>
                <w:color w:val="FF0000"/>
                <w:sz w:val="18"/>
                <w:szCs w:val="18"/>
                <w:lang w:val="fr-FR"/>
              </w:rPr>
              <w:t>15.6</w:t>
            </w:r>
          </w:p>
        </w:tc>
        <w:tc>
          <w:tcPr>
            <w:tcW w:w="0" w:type="auto"/>
          </w:tcPr>
          <w:p w14:paraId="6C5EB602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22AAE662" w14:textId="24A1C065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Quelles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sont les </w:t>
            </w:r>
            <w:r w:rsidRPr="00245D88">
              <w:rPr>
                <w:rFonts w:cstheme="minorHAnsi"/>
                <w:b/>
                <w:sz w:val="18"/>
                <w:szCs w:val="18"/>
                <w:lang w:val="fr-CA"/>
              </w:rPr>
              <w:t>3 priorités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les plus importantes pour votre ménage dans les </w:t>
            </w:r>
            <w:r w:rsidRPr="00245D88">
              <w:rPr>
                <w:rFonts w:cstheme="minorHAnsi"/>
                <w:b/>
                <w:bCs/>
                <w:sz w:val="18"/>
                <w:szCs w:val="18"/>
                <w:lang w:val="fr-CA"/>
              </w:rPr>
              <w:t>6 PROCHAINS MOIS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 xml:space="preserve"> (par ordre d’importance) ? 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1154F7F9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CA"/>
              </w:rPr>
            </w:pPr>
            <w:r w:rsidRPr="00245D88">
              <w:rPr>
                <w:rFonts w:cstheme="minorHAnsi"/>
                <w:sz w:val="18"/>
                <w:szCs w:val="18"/>
                <w:lang w:val="fr-CA"/>
              </w:rPr>
              <w:t>1= Éducation        2= Santé   3= Construction/réhabilitation d’infrastructure     4= Agriculture       5= Accès à l’eau potable     6= Emploi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ab/>
              <w:t>7= Nutrition et sécurité alimentaire    8= Sécurité et Protection   9=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>Autre (à préciser</w:t>
            </w:r>
            <w:r w:rsidRPr="00245D88">
              <w:rPr>
                <w:rFonts w:cstheme="minorHAnsi"/>
                <w:sz w:val="18"/>
                <w:szCs w:val="18"/>
                <w:lang w:val="fr-CA"/>
              </w:rPr>
              <w:t>) : 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D20B" w14:textId="77777777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Priorité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1 :</w:t>
            </w: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  <w:p w14:paraId="0ABBA786" w14:textId="77777777" w:rsidR="00D47B35" w:rsidRPr="00245D88" w:rsidRDefault="00D47B35" w:rsidP="004F729F">
            <w:pPr>
              <w:rPr>
                <w:rFonts w:cstheme="minorHAnsi"/>
                <w:bCs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 xml:space="preserve">Priorité 2: 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  <w:p w14:paraId="5C1663A5" w14:textId="77777777" w:rsidR="00D47B35" w:rsidRPr="00245D88" w:rsidRDefault="00D47B35" w:rsidP="004F729F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245D88">
              <w:rPr>
                <w:rFonts w:cstheme="minorHAnsi"/>
                <w:sz w:val="18"/>
                <w:szCs w:val="18"/>
                <w:lang w:val="fr-FR"/>
              </w:rPr>
              <w:t>Priorité</w:t>
            </w:r>
            <w:r w:rsidRPr="00245D88">
              <w:rPr>
                <w:rFonts w:cstheme="minorHAnsi"/>
                <w:sz w:val="18"/>
                <w:szCs w:val="18"/>
              </w:rPr>
              <w:t xml:space="preserve"> 3: </w:t>
            </w:r>
            <w:r w:rsidRPr="00245D88">
              <w:rPr>
                <w:rFonts w:cstheme="minorHAnsi"/>
                <w:bCs/>
                <w:sz w:val="18"/>
                <w:szCs w:val="18"/>
                <w:lang w:val="fr-FR"/>
              </w:rPr>
              <w:t>|___|</w:t>
            </w:r>
          </w:p>
        </w:tc>
      </w:tr>
    </w:tbl>
    <w:p w14:paraId="782288E4" w14:textId="77777777" w:rsidR="00EC284A" w:rsidRDefault="00EC284A">
      <w:pPr>
        <w:rPr>
          <w:lang w:val="fr-FR"/>
        </w:rPr>
      </w:pPr>
    </w:p>
    <w:p w14:paraId="6D2FD5E0" w14:textId="77777777" w:rsidR="00602538" w:rsidRDefault="00602538">
      <w:pPr>
        <w:rPr>
          <w:lang w:val="fr-FR"/>
        </w:rPr>
      </w:pPr>
    </w:p>
    <w:p w14:paraId="632D96B0" w14:textId="77777777" w:rsidR="00EC284A" w:rsidRDefault="00EC284A" w:rsidP="00EC284A">
      <w:pPr>
        <w:pStyle w:val="ListParagraph"/>
        <w:numPr>
          <w:ilvl w:val="0"/>
          <w:numId w:val="2"/>
        </w:numPr>
      </w:pPr>
      <w:r w:rsidRPr="0CD49800">
        <w:rPr>
          <w:rFonts w:asciiTheme="minorHAnsi" w:hAnsiTheme="minorHAnsi" w:cstheme="minorBidi"/>
        </w:rPr>
        <w:t xml:space="preserve">l'état matrimonial </w:t>
      </w:r>
      <w:r>
        <w:t xml:space="preserve">du repondant – </w:t>
      </w:r>
    </w:p>
    <w:p w14:paraId="66FAC82F" w14:textId="77777777" w:rsidR="00EC284A" w:rsidRDefault="00EC284A" w:rsidP="00EC284A">
      <w:pPr>
        <w:pStyle w:val="ListParagraph"/>
        <w:numPr>
          <w:ilvl w:val="1"/>
          <w:numId w:val="2"/>
        </w:numPr>
      </w:pPr>
      <w:r w:rsidRPr="00C83396">
        <w:t>Marié (e) monogame</w:t>
      </w:r>
    </w:p>
    <w:p w14:paraId="3DDEA2A5" w14:textId="77777777" w:rsidR="00EC284A" w:rsidRDefault="00EC284A" w:rsidP="00EC284A">
      <w:pPr>
        <w:pStyle w:val="ListParagraph"/>
        <w:numPr>
          <w:ilvl w:val="1"/>
          <w:numId w:val="2"/>
        </w:numPr>
        <w:rPr>
          <w:rStyle w:val="tgc"/>
        </w:rPr>
      </w:pPr>
      <w:r w:rsidRPr="0CD49800">
        <w:rPr>
          <w:rStyle w:val="tgc"/>
          <w:rFonts w:asciiTheme="minorHAnsi" w:hAnsiTheme="minorHAnsi" w:cstheme="minorBidi"/>
        </w:rPr>
        <w:t>Marié(e) polygame</w:t>
      </w:r>
    </w:p>
    <w:p w14:paraId="2112592D" w14:textId="77777777" w:rsidR="00EC284A" w:rsidRPr="00EC284A" w:rsidRDefault="00EC284A" w:rsidP="00EC284A">
      <w:pPr>
        <w:pStyle w:val="ListParagraph"/>
        <w:numPr>
          <w:ilvl w:val="0"/>
          <w:numId w:val="2"/>
        </w:numPr>
        <w:rPr>
          <w:lang w:val="fr-FR"/>
        </w:rPr>
      </w:pPr>
      <w:r w:rsidRPr="00C83396">
        <w:rPr>
          <w:rFonts w:asciiTheme="minorHAnsi" w:hAnsiTheme="minorHAnsi" w:cstheme="minorBidi"/>
          <w:lang w:val="fr-FR"/>
        </w:rPr>
        <w:t xml:space="preserve">Les membres de ce ménage possèdent-ils des documents d'identité tels que : </w:t>
      </w:r>
    </w:p>
    <w:p w14:paraId="57F3E6E4" w14:textId="77777777" w:rsidR="00EC284A" w:rsidRPr="00C83396" w:rsidRDefault="00EC284A" w:rsidP="00EC284A">
      <w:pPr>
        <w:pStyle w:val="ListParagraph"/>
        <w:numPr>
          <w:ilvl w:val="1"/>
          <w:numId w:val="2"/>
        </w:numPr>
      </w:pPr>
      <w:r w:rsidRPr="00C83396">
        <w:rPr>
          <w:rFonts w:asciiTheme="minorHAnsi" w:hAnsiTheme="minorHAnsi" w:cstheme="minorBidi"/>
          <w:lang w:val="fr-FR"/>
        </w:rPr>
        <w:t xml:space="preserve">1. Carte d'identité national, </w:t>
      </w:r>
    </w:p>
    <w:p w14:paraId="42EDA6F9" w14:textId="77777777" w:rsidR="00EC284A" w:rsidRPr="00C83396" w:rsidRDefault="00EC284A" w:rsidP="00EC284A">
      <w:pPr>
        <w:pStyle w:val="ListParagraph"/>
        <w:numPr>
          <w:ilvl w:val="1"/>
          <w:numId w:val="2"/>
        </w:numPr>
      </w:pPr>
      <w:r w:rsidRPr="00C83396">
        <w:rPr>
          <w:lang w:val="fr-FR"/>
        </w:rPr>
        <w:t xml:space="preserve">2. Permis de conduire, </w:t>
      </w:r>
    </w:p>
    <w:p w14:paraId="322B78BF" w14:textId="77777777" w:rsidR="00EC284A" w:rsidRPr="00C83396" w:rsidRDefault="00EC284A" w:rsidP="00EC284A">
      <w:pPr>
        <w:pStyle w:val="ListParagraph"/>
        <w:numPr>
          <w:ilvl w:val="1"/>
          <w:numId w:val="2"/>
        </w:numPr>
      </w:pPr>
      <w:r w:rsidRPr="00C83396">
        <w:rPr>
          <w:lang w:val="fr-FR"/>
        </w:rPr>
        <w:t xml:space="preserve">3. Carte de refugié, </w:t>
      </w:r>
    </w:p>
    <w:p w14:paraId="48C40C81" w14:textId="77777777" w:rsidR="00EC284A" w:rsidRDefault="00EC284A" w:rsidP="00EC284A">
      <w:pPr>
        <w:pStyle w:val="ListParagraph"/>
        <w:numPr>
          <w:ilvl w:val="1"/>
          <w:numId w:val="2"/>
        </w:numPr>
        <w:rPr>
          <w:lang w:val="fr-FR"/>
        </w:rPr>
      </w:pPr>
      <w:r w:rsidRPr="00C83396">
        <w:rPr>
          <w:lang w:val="fr-FR"/>
        </w:rPr>
        <w:t xml:space="preserve">4. Extrait de naissance, </w:t>
      </w:r>
    </w:p>
    <w:p w14:paraId="242097E4" w14:textId="77777777" w:rsidR="00EC284A" w:rsidRDefault="00EC284A" w:rsidP="00EC284A">
      <w:pPr>
        <w:pStyle w:val="ListParagraph"/>
        <w:numPr>
          <w:ilvl w:val="1"/>
          <w:numId w:val="2"/>
        </w:numPr>
        <w:rPr>
          <w:lang w:val="fr-FR"/>
        </w:rPr>
      </w:pPr>
      <w:r w:rsidRPr="00C83396">
        <w:rPr>
          <w:lang w:val="fr-FR"/>
        </w:rPr>
        <w:t xml:space="preserve">5. Certificat de nationalité, </w:t>
      </w:r>
    </w:p>
    <w:p w14:paraId="116FD64E" w14:textId="77777777" w:rsidR="00EC284A" w:rsidRDefault="00EC284A" w:rsidP="00EC284A">
      <w:pPr>
        <w:pStyle w:val="ListParagraph"/>
        <w:numPr>
          <w:ilvl w:val="1"/>
          <w:numId w:val="2"/>
        </w:numPr>
        <w:rPr>
          <w:lang w:val="fr-FR"/>
        </w:rPr>
      </w:pPr>
      <w:r w:rsidRPr="00C83396">
        <w:rPr>
          <w:lang w:val="fr-FR"/>
        </w:rPr>
        <w:t xml:space="preserve">6. Passeport, </w:t>
      </w:r>
    </w:p>
    <w:p w14:paraId="4C7E6E8B" w14:textId="46BDED63" w:rsidR="00930C0F" w:rsidRDefault="00EC284A" w:rsidP="00930C0F">
      <w:pPr>
        <w:pStyle w:val="ListParagraph"/>
        <w:numPr>
          <w:ilvl w:val="1"/>
          <w:numId w:val="2"/>
        </w:numPr>
        <w:rPr>
          <w:lang w:val="fr-FR"/>
        </w:rPr>
      </w:pPr>
      <w:r w:rsidRPr="00C83396">
        <w:rPr>
          <w:lang w:val="fr-FR"/>
        </w:rPr>
        <w:t>7. Carte d'électeur</w:t>
      </w:r>
    </w:p>
    <w:p w14:paraId="7EB2BE87" w14:textId="7738D366" w:rsidR="008F2414" w:rsidRDefault="008F2414" w:rsidP="00930C0F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Nombre de </w:t>
      </w:r>
      <w:r w:rsidR="00897133">
        <w:rPr>
          <w:lang w:val="fr-FR"/>
        </w:rPr>
        <w:t>jours</w:t>
      </w:r>
    </w:p>
    <w:p w14:paraId="154840C6" w14:textId="57915D3C" w:rsidR="00533639" w:rsidRDefault="00930C0F" w:rsidP="00930C0F">
      <w:pPr>
        <w:pStyle w:val="ListParagraph"/>
        <w:numPr>
          <w:ilvl w:val="0"/>
          <w:numId w:val="2"/>
        </w:numPr>
        <w:rPr>
          <w:lang w:val="fr-FR"/>
        </w:rPr>
      </w:pPr>
      <w:r w:rsidRPr="00930C0F">
        <w:rPr>
          <w:lang w:val="fr-FR"/>
        </w:rPr>
        <w:t>Qui peut me rappeler quelles sont les 4 catégories de problèmes de santé sur lesquelles nous poserons des questions, avec un exemple par catégorie ?</w:t>
      </w:r>
    </w:p>
    <w:p w14:paraId="25271CE5" w14:textId="523F0AE2" w:rsidR="00930C0F" w:rsidRDefault="00930C0F" w:rsidP="00930C0F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>Perception de l’</w:t>
      </w:r>
      <w:r w:rsidR="008F2414">
        <w:rPr>
          <w:lang w:val="fr-FR"/>
        </w:rPr>
        <w:t>insécurité</w:t>
      </w:r>
      <w:r>
        <w:rPr>
          <w:lang w:val="fr-FR"/>
        </w:rPr>
        <w:t xml:space="preserve"> alimentaire</w:t>
      </w:r>
    </w:p>
    <w:p w14:paraId="219B7ACA" w14:textId="697DBE86" w:rsidR="00013AAA" w:rsidRDefault="00013AAA" w:rsidP="00013AAA">
      <w:pPr>
        <w:rPr>
          <w:lang w:val="fr-FR"/>
        </w:rPr>
      </w:pPr>
    </w:p>
    <w:p w14:paraId="18031604" w14:textId="01B1184F" w:rsidR="00013AAA" w:rsidRDefault="00013AAA" w:rsidP="00013AAA">
      <w:pPr>
        <w:rPr>
          <w:lang w:val="fr-FR"/>
        </w:rPr>
      </w:pPr>
      <w:r>
        <w:rPr>
          <w:lang w:val="fr-FR"/>
        </w:rPr>
        <w:t xml:space="preserve">A REVOIR AVEC FATOU : </w:t>
      </w:r>
    </w:p>
    <w:p w14:paraId="3F5FE6FF" w14:textId="19101385" w:rsidR="001E7895" w:rsidRDefault="001E7895" w:rsidP="00013AA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HHS</w:t>
      </w:r>
    </w:p>
    <w:p w14:paraId="18C9A7AA" w14:textId="7FB88806" w:rsidR="00443059" w:rsidRDefault="00443059" w:rsidP="00013AA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REPAS </w:t>
      </w:r>
      <w:r w:rsidR="00E75816">
        <w:rPr>
          <w:lang w:val="fr-FR"/>
        </w:rPr>
        <w:t xml:space="preserve"> - definition</w:t>
      </w:r>
    </w:p>
    <w:p w14:paraId="2DC540C5" w14:textId="3211403D" w:rsidR="00E75816" w:rsidRPr="00013AAA" w:rsidRDefault="00E75816" w:rsidP="00013AAA">
      <w:pPr>
        <w:pStyle w:val="ListParagraph"/>
        <w:numPr>
          <w:ilvl w:val="0"/>
          <w:numId w:val="4"/>
        </w:numPr>
        <w:rPr>
          <w:lang w:val="fr-FR"/>
        </w:rPr>
      </w:pPr>
      <w:hyperlink r:id="rId7" w:history="1">
        <w:r>
          <w:rPr>
            <w:rStyle w:val="Hyperlink"/>
          </w:rPr>
          <w:t>SchoolGrade (sharepoint.com)</w:t>
        </w:r>
      </w:hyperlink>
    </w:p>
    <w:sectPr w:rsidR="00E75816" w:rsidRPr="00013AAA" w:rsidSect="00590F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362"/>
    <w:multiLevelType w:val="hybridMultilevel"/>
    <w:tmpl w:val="9EA81C5A"/>
    <w:lvl w:ilvl="0" w:tplc="2FE85B00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35852"/>
    <w:multiLevelType w:val="hybridMultilevel"/>
    <w:tmpl w:val="033202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45C62"/>
    <w:multiLevelType w:val="hybridMultilevel"/>
    <w:tmpl w:val="1F6A7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0102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7786326">
    <w:abstractNumId w:val="2"/>
  </w:num>
  <w:num w:numId="3" w16cid:durableId="2136096635">
    <w:abstractNumId w:val="0"/>
  </w:num>
  <w:num w:numId="4" w16cid:durableId="3380450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ssandra WALKER">
    <w15:presenceInfo w15:providerId="AD" w15:userId="S::cassandra.walker@wfp.org::7d551a76-2a3b-46ce-9612-27f9694a03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38"/>
    <w:rsid w:val="00013AAA"/>
    <w:rsid w:val="00061394"/>
    <w:rsid w:val="000D6252"/>
    <w:rsid w:val="00136769"/>
    <w:rsid w:val="001E7895"/>
    <w:rsid w:val="00296D11"/>
    <w:rsid w:val="002F0B14"/>
    <w:rsid w:val="00397B54"/>
    <w:rsid w:val="003D5A37"/>
    <w:rsid w:val="00443059"/>
    <w:rsid w:val="004C3472"/>
    <w:rsid w:val="00533639"/>
    <w:rsid w:val="00576152"/>
    <w:rsid w:val="005841D6"/>
    <w:rsid w:val="00590F67"/>
    <w:rsid w:val="005D5D1D"/>
    <w:rsid w:val="0060223F"/>
    <w:rsid w:val="00602538"/>
    <w:rsid w:val="00644CAE"/>
    <w:rsid w:val="0074043B"/>
    <w:rsid w:val="008422DF"/>
    <w:rsid w:val="00897133"/>
    <w:rsid w:val="008F2414"/>
    <w:rsid w:val="00930C0F"/>
    <w:rsid w:val="00936099"/>
    <w:rsid w:val="00985B67"/>
    <w:rsid w:val="00985E1C"/>
    <w:rsid w:val="00A0405E"/>
    <w:rsid w:val="00C3159D"/>
    <w:rsid w:val="00CA7796"/>
    <w:rsid w:val="00CE4F1D"/>
    <w:rsid w:val="00D04915"/>
    <w:rsid w:val="00D47B35"/>
    <w:rsid w:val="00E75816"/>
    <w:rsid w:val="00E967DE"/>
    <w:rsid w:val="00EC284A"/>
    <w:rsid w:val="00F22097"/>
    <w:rsid w:val="00FA666C"/>
    <w:rsid w:val="00FE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2D2B"/>
  <w15:chartTrackingRefBased/>
  <w15:docId w15:val="{900C3D8A-2D37-4CE7-8FBD-54B4E54D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B35"/>
    <w:pPr>
      <w:keepNext/>
      <w:keepLines/>
      <w:spacing w:before="40" w:after="180"/>
      <w:outlineLvl w:val="2"/>
    </w:pPr>
    <w:rPr>
      <w:rFonts w:ascii="Open Sans ExtraBold" w:eastAsiaTheme="majorEastAsia" w:hAnsi="Open Sans ExtraBold" w:cs="Open Sans ExtraBold"/>
      <w:b/>
      <w:bCs/>
      <w:lang w:val="fr-FR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538"/>
    <w:pPr>
      <w:spacing w:after="0" w:line="240" w:lineRule="auto"/>
      <w:ind w:left="720"/>
    </w:pPr>
    <w:rPr>
      <w:rFonts w:ascii="Calibri" w:hAnsi="Calibri" w:cs="Calibri"/>
      <w:lang w:eastAsia="en-GB"/>
      <w14:ligatures w14:val="standardContextual"/>
    </w:rPr>
  </w:style>
  <w:style w:type="character" w:customStyle="1" w:styleId="tgc">
    <w:name w:val="_tgc"/>
    <w:basedOn w:val="DefaultParagraphFont"/>
    <w:rsid w:val="00EC284A"/>
  </w:style>
  <w:style w:type="paragraph" w:styleId="Revision">
    <w:name w:val="Revision"/>
    <w:hidden/>
    <w:uiPriority w:val="99"/>
    <w:semiHidden/>
    <w:rsid w:val="003D5A37"/>
    <w:pPr>
      <w:spacing w:after="0" w:line="240" w:lineRule="auto"/>
    </w:pPr>
  </w:style>
  <w:style w:type="paragraph" w:styleId="CommentText">
    <w:name w:val="annotation text"/>
    <w:basedOn w:val="Normal"/>
    <w:link w:val="CommentTextChar"/>
    <w:rsid w:val="008422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CommentTextChar">
    <w:name w:val="Comment Text Char"/>
    <w:basedOn w:val="DefaultParagraphFont"/>
    <w:link w:val="CommentText"/>
    <w:rsid w:val="008422DF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D47B35"/>
    <w:rPr>
      <w:rFonts w:ascii="Open Sans ExtraBold" w:eastAsiaTheme="majorEastAsia" w:hAnsi="Open Sans ExtraBold" w:cs="Open Sans ExtraBold"/>
      <w:b/>
      <w:bCs/>
      <w:lang w:val="fr-FR" w:eastAsia="en-GB"/>
    </w:rPr>
  </w:style>
  <w:style w:type="character" w:styleId="Hyperlink">
    <w:name w:val="Hyperlink"/>
    <w:basedOn w:val="DefaultParagraphFont"/>
    <w:uiPriority w:val="99"/>
    <w:semiHidden/>
    <w:unhideWhenUsed/>
    <w:rsid w:val="00CE4F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fp.sharepoint.com/:x:/r/sites/NeedsAssessmentsTeam/_layouts/15/Doc.aspx?sourcedoc=%7B639d3b43-f7a4-45aa-b885-2b8cc651ef26%7D&amp;action=editnew&amp;isSPOFile=1&amp;clickparams=eyJBcHBOYW1lIjoiVGVhbXMtRGVza3RvcCIsIkFwcFZlcnNpb24iOiIyNy8yMzA2MDQwMTE2MSIsIkhhc0ZlZGVyYXRlZFVzZXIiOmZhbHNlfQ%3D%3D&amp;cid=25b10796-8199-4372-b693-d8334dcba5bf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fp.sharepoint.com/:x:/r/sites/NeedsAssessmentsTeam/_layouts/15/Doc.aspx?sourcedoc=%7BA8B53BF6-D091-434A-A38C-63DC358C65C6%7D&amp;file=202305_CARI%20validation%20study_remote_combined_FR-CAR.xlsx&amp;action=default&amp;mobileredirect=true&amp;cid=b1636f41-7e6e-444c-a74e-9ef88dafd0cf&amp;CID=51F82EC5-7AB5-480F-94D2-56C0810BE59D&amp;wdLOR=c65764E3C-41AD-4D1A-A000-52ACD8FF0EA2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fp.sharepoint.com/:x:/r/sites/NeedsAssessmentsTeam/_layouts/15/Doc.aspx?sourcedoc=%7Bdc9dcafd-c635-413d-ab68-cfce7241784c%7D&amp;action=edit&amp;activeCell=%27survey%27!C525&amp;wdinitialsession=71ae550a-058c-478f-8728-9baf713b6476&amp;wdrldsc=7&amp;wdrldc=1&amp;wdrldr=AccessTokenExpiredWarning%2CRefreshingExpiredAccessT&amp;cid=7a596cb7-ba45-4c45-b451-bb9516e26f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EA564AFA-BEFF-45A1-ABA6-03E56C1C463E}"/>
</file>

<file path=customXml/itemProps2.xml><?xml version="1.0" encoding="utf-8"?>
<ds:datastoreItem xmlns:ds="http://schemas.openxmlformats.org/officeDocument/2006/customXml" ds:itemID="{6FD66BDE-4DED-4E94-B177-A6A6187CA768}"/>
</file>

<file path=customXml/itemProps3.xml><?xml version="1.0" encoding="utf-8"?>
<ds:datastoreItem xmlns:ds="http://schemas.openxmlformats.org/officeDocument/2006/customXml" ds:itemID="{A1205A54-41D9-43FC-B22B-6D0C16801F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1928</TotalTime>
  <Pages>6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Food Programme</Company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 WALKER</dc:creator>
  <cp:keywords/>
  <dc:description/>
  <cp:lastModifiedBy>Cassandra WALKER</cp:lastModifiedBy>
  <cp:revision>35</cp:revision>
  <dcterms:created xsi:type="dcterms:W3CDTF">2023-07-15T12:35:00Z</dcterms:created>
  <dcterms:modified xsi:type="dcterms:W3CDTF">2023-07-19T06:17:00Z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