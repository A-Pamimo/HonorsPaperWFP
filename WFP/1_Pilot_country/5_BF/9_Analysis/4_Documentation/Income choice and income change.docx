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889A77" w14:textId="723D8735" w:rsidR="00C224EE" w:rsidRDefault="00C224EE" w:rsidP="005A792B">
      <w:pPr>
        <w:pStyle w:val="Heading1"/>
        <w:jc w:val="center"/>
        <w:rPr>
          <w:ins w:id="0" w:author="Nicole Wu" w:date="2024-02-16T22:31:00Z"/>
        </w:rPr>
      </w:pPr>
      <w:r w:rsidRPr="004B2083">
        <w:t>Income</w:t>
      </w:r>
      <w:r w:rsidR="005A792B">
        <w:rPr>
          <w:rFonts w:hint="eastAsia"/>
          <w:lang w:eastAsia="zh-CN"/>
        </w:rPr>
        <w:t xml:space="preserve"> </w:t>
      </w:r>
      <w:r w:rsidR="005A792B">
        <w:rPr>
          <w:lang w:val="en-US" w:eastAsia="zh-CN"/>
        </w:rPr>
        <w:t xml:space="preserve">Source </w:t>
      </w:r>
      <w:r w:rsidRPr="004B2083">
        <w:rPr>
          <w:rFonts w:hint="eastAsia"/>
          <w:lang w:eastAsia="zh-CN"/>
        </w:rPr>
        <w:t>a</w:t>
      </w:r>
      <w:r w:rsidRPr="004B2083">
        <w:t xml:space="preserve">nd </w:t>
      </w:r>
      <w:r w:rsidR="005A792B">
        <w:t>I</w:t>
      </w:r>
      <w:r w:rsidRPr="004B2083">
        <w:t xml:space="preserve">ncome </w:t>
      </w:r>
      <w:r w:rsidR="005A792B">
        <w:t>C</w:t>
      </w:r>
      <w:r w:rsidRPr="004B2083">
        <w:t>hange variable</w:t>
      </w:r>
      <w:r w:rsidR="005A792B">
        <w:rPr>
          <w:rFonts w:hint="eastAsia"/>
          <w:lang w:eastAsia="zh-CN"/>
        </w:rPr>
        <w:t>s</w:t>
      </w:r>
    </w:p>
    <w:p w14:paraId="78C32D84" w14:textId="77777777" w:rsidR="005A792B" w:rsidRPr="005A792B" w:rsidRDefault="005A792B" w:rsidP="005A792B">
      <w:pPr>
        <w:rPr>
          <w:lang w:eastAsia="zh-CN"/>
        </w:rPr>
      </w:pPr>
    </w:p>
    <w:p w14:paraId="6C072E93" w14:textId="6438FCC9" w:rsidR="00303DED" w:rsidRDefault="00303DED" w:rsidP="00303DED">
      <w:pPr>
        <w:jc w:val="both"/>
      </w:pPr>
      <w:r>
        <w:t xml:space="preserve">The income </w:t>
      </w:r>
      <w:ins w:id="1" w:author="Nicole Wu" w:date="2024-02-17T01:02:00Z">
        <w:r w:rsidR="00C53492">
          <w:rPr>
            <w:rFonts w:hint="eastAsia"/>
            <w:lang w:eastAsia="zh-CN"/>
          </w:rPr>
          <w:t xml:space="preserve">source </w:t>
        </w:r>
      </w:ins>
      <w:r>
        <w:t xml:space="preserve">and income change </w:t>
      </w:r>
      <w:r w:rsidR="004B2083">
        <w:t>indicator</w:t>
      </w:r>
      <w:ins w:id="2" w:author="Nicole Wu" w:date="2024-02-17T01:02:00Z">
        <w:r w:rsidR="00C53492">
          <w:rPr>
            <w:rFonts w:hint="eastAsia"/>
            <w:lang w:eastAsia="zh-CN"/>
          </w:rPr>
          <w:t>s</w:t>
        </w:r>
      </w:ins>
      <w:r w:rsidR="004B2083">
        <w:t xml:space="preserve"> </w:t>
      </w:r>
      <w:r>
        <w:t xml:space="preserve">in its current form seems to be showing some downward bias because of possible misclassification of low-income earners such as small-scale farmers and </w:t>
      </w:r>
      <w:r w:rsidR="004B2083">
        <w:t xml:space="preserve">small </w:t>
      </w:r>
      <w:r>
        <w:t>enterprise</w:t>
      </w:r>
      <w:r w:rsidR="004B2083">
        <w:t xml:space="preserve"> owners</w:t>
      </w:r>
      <w:r>
        <w:t xml:space="preserve"> in the 4-point CARI scale</w:t>
      </w:r>
      <w:r w:rsidR="004B2083">
        <w:t xml:space="preserve"> into food secure</w:t>
      </w:r>
      <w:r>
        <w:t xml:space="preserve">. To inform the next level of </w:t>
      </w:r>
      <w:r w:rsidR="004B2083">
        <w:t>the discussion on the way forward for the re</w:t>
      </w:r>
      <w:r>
        <w:t>calibration and alignment of the income and income change variable</w:t>
      </w:r>
      <w:r w:rsidR="004B2083">
        <w:t xml:space="preserve"> (resulting in its use as a standard WFP corporate indicator)</w:t>
      </w:r>
      <w:r>
        <w:t>, we would need to proceed in a manner that sheds light on the</w:t>
      </w:r>
      <w:r w:rsidR="00FE492F">
        <w:t xml:space="preserve"> relationship between the income sources </w:t>
      </w:r>
      <w:r w:rsidR="00A62145">
        <w:t>with</w:t>
      </w:r>
      <w:r w:rsidR="00FE492F">
        <w:t xml:space="preserve"> </w:t>
      </w:r>
      <w:r w:rsidR="00A62145">
        <w:t>vulnerability</w:t>
      </w:r>
      <w:r w:rsidR="00486F5B">
        <w:t xml:space="preserve"> on the one </w:t>
      </w:r>
      <w:r w:rsidR="00FE492F">
        <w:t xml:space="preserve">hand </w:t>
      </w:r>
      <w:r>
        <w:t xml:space="preserve"> </w:t>
      </w:r>
      <w:r w:rsidR="00486F5B">
        <w:t xml:space="preserve">and </w:t>
      </w:r>
      <w:r>
        <w:t xml:space="preserve">how the aggregated </w:t>
      </w:r>
      <w:r w:rsidR="0006777D">
        <w:t xml:space="preserve">4 point income </w:t>
      </w:r>
      <w:r w:rsidR="005929E5">
        <w:t xml:space="preserve">indicator </w:t>
      </w:r>
      <w:r>
        <w:t>correlates with food security</w:t>
      </w:r>
      <w:r w:rsidR="005929E5">
        <w:t xml:space="preserve"> on the other</w:t>
      </w:r>
      <w:r>
        <w:t xml:space="preserve">. </w:t>
      </w:r>
    </w:p>
    <w:p w14:paraId="5F4FA580" w14:textId="4E215FF9" w:rsidR="00303DED" w:rsidRPr="00091A5B" w:rsidRDefault="00303DED" w:rsidP="00303DED">
      <w:pPr>
        <w:jc w:val="both"/>
        <w:rPr>
          <w:lang w:eastAsia="zh-CN"/>
        </w:rPr>
      </w:pPr>
      <w:r>
        <w:t>I am suggesting</w:t>
      </w:r>
      <w:r w:rsidR="00E74350">
        <w:t xml:space="preserve"> </w:t>
      </w:r>
      <w:r>
        <w:t>steps as action points going forward</w:t>
      </w:r>
      <w:r w:rsidR="00E23BCF">
        <w:t xml:space="preserve"> with the goal </w:t>
      </w:r>
      <w:r w:rsidR="00E74350">
        <w:t>to</w:t>
      </w:r>
      <w:r w:rsidR="00E23BCF">
        <w:t xml:space="preserve"> “recalibrat</w:t>
      </w:r>
      <w:r w:rsidR="00E74350">
        <w:t>e</w:t>
      </w:r>
      <w:r w:rsidR="00E23BCF">
        <w:t>” the income and income change variable as a standardized proxy for economic vulnerability</w:t>
      </w:r>
      <w:r>
        <w:t>.</w:t>
      </w:r>
    </w:p>
    <w:p w14:paraId="7594DC98" w14:textId="3FCD836A" w:rsidR="00512FD8" w:rsidRPr="00512FD8" w:rsidRDefault="00512FD8" w:rsidP="00303DED">
      <w:pPr>
        <w:jc w:val="both"/>
        <w:rPr>
          <w:b/>
          <w:bCs/>
        </w:rPr>
      </w:pPr>
      <w:commentRangeStart w:id="3"/>
      <w:r w:rsidRPr="00512FD8">
        <w:rPr>
          <w:b/>
          <w:bCs/>
        </w:rPr>
        <w:t>In the short term (Immediate action points)</w:t>
      </w:r>
      <w:commentRangeEnd w:id="3"/>
      <w:r w:rsidR="00617627">
        <w:rPr>
          <w:rStyle w:val="CommentReference"/>
        </w:rPr>
        <w:commentReference w:id="3"/>
      </w:r>
    </w:p>
    <w:p w14:paraId="5FECF793" w14:textId="5DBA6E17" w:rsidR="00C224EE" w:rsidRDefault="00C224EE" w:rsidP="00C224EE">
      <w:pPr>
        <w:pStyle w:val="ListParagraph"/>
        <w:numPr>
          <w:ilvl w:val="0"/>
          <w:numId w:val="1"/>
        </w:numPr>
        <w:jc w:val="both"/>
      </w:pPr>
      <w:r>
        <w:t xml:space="preserve">Assess </w:t>
      </w:r>
      <w:r w:rsidR="004C75E0">
        <w:t xml:space="preserve">and document </w:t>
      </w:r>
      <w:commentRangeStart w:id="4"/>
      <w:commentRangeEnd w:id="4"/>
      <w:r w:rsidR="002876ED">
        <w:rPr>
          <w:rStyle w:val="CommentReference"/>
        </w:rPr>
        <w:commentReference w:id="4"/>
      </w:r>
      <w:r>
        <w:t xml:space="preserve">the </w:t>
      </w:r>
      <w:r w:rsidR="006C4568">
        <w:t xml:space="preserve">individual </w:t>
      </w:r>
      <w:r>
        <w:t xml:space="preserve">income </w:t>
      </w:r>
      <w:r w:rsidR="00410EFB">
        <w:t xml:space="preserve">activities </w:t>
      </w:r>
      <w:r w:rsidR="00E23BCF">
        <w:t>(</w:t>
      </w:r>
      <w:r w:rsidR="00795D4F">
        <w:t>the main</w:t>
      </w:r>
      <w:r w:rsidR="00E23BCF">
        <w:t xml:space="preserve"> household income</w:t>
      </w:r>
      <w:r w:rsidR="00C96DC2">
        <w:t xml:space="preserve"> activity</w:t>
      </w:r>
      <w:r w:rsidR="00E23BCF">
        <w:t xml:space="preserve">) </w:t>
      </w:r>
      <w:r w:rsidR="00E23BCF" w:rsidRPr="00E23BCF">
        <w:rPr>
          <w:b/>
          <w:bCs/>
        </w:rPr>
        <w:t>[</w:t>
      </w:r>
      <w:proofErr w:type="spellStart"/>
      <w:r w:rsidR="00E23BCF" w:rsidRPr="00E23BCF">
        <w:rPr>
          <w:b/>
          <w:bCs/>
        </w:rPr>
        <w:t>HHIncFirst</w:t>
      </w:r>
      <w:proofErr w:type="spellEnd"/>
      <w:r w:rsidR="00E23BCF" w:rsidRPr="00E23BCF">
        <w:rPr>
          <w:b/>
          <w:bCs/>
        </w:rPr>
        <w:t>]</w:t>
      </w:r>
      <w:r>
        <w:t xml:space="preserve"> available to households </w:t>
      </w:r>
      <w:r w:rsidR="006F473C">
        <w:t>using</w:t>
      </w:r>
      <w:r w:rsidR="00303DED">
        <w:t xml:space="preserve"> the </w:t>
      </w:r>
      <w:proofErr w:type="spellStart"/>
      <w:r w:rsidR="00303DED">
        <w:t>rCARI</w:t>
      </w:r>
      <w:proofErr w:type="spellEnd"/>
      <w:r w:rsidR="00303DED">
        <w:t xml:space="preserve"> data set</w:t>
      </w:r>
      <w:r w:rsidR="00665390">
        <w:t xml:space="preserve">s </w:t>
      </w:r>
      <w:r w:rsidR="006F473C">
        <w:t>for</w:t>
      </w:r>
      <w:r w:rsidR="00665390">
        <w:t xml:space="preserve"> CAR, Ecuador, and Myanmar for a start. </w:t>
      </w:r>
    </w:p>
    <w:p w14:paraId="7DA6C359" w14:textId="14708382" w:rsidR="001C352D" w:rsidRDefault="001C352D" w:rsidP="001C352D">
      <w:pPr>
        <w:pStyle w:val="ListParagraph"/>
        <w:numPr>
          <w:ilvl w:val="0"/>
          <w:numId w:val="1"/>
        </w:numPr>
        <w:jc w:val="both"/>
      </w:pPr>
      <w:r>
        <w:t xml:space="preserve">Tabulate the </w:t>
      </w:r>
      <w:r w:rsidR="00594302">
        <w:t xml:space="preserve">standard </w:t>
      </w:r>
      <w:r>
        <w:t xml:space="preserve">CARI categories </w:t>
      </w:r>
      <w:r w:rsidR="00396CFA">
        <w:t>according to</w:t>
      </w:r>
      <w:r>
        <w:t xml:space="preserve"> </w:t>
      </w:r>
      <w:commentRangeStart w:id="5"/>
      <w:commentRangeStart w:id="6"/>
      <w:r>
        <w:t>the main income source</w:t>
      </w:r>
      <w:r w:rsidR="00396CFA">
        <w:t xml:space="preserve"> </w:t>
      </w:r>
      <w:commentRangeEnd w:id="5"/>
      <w:r w:rsidR="00837A5F">
        <w:rPr>
          <w:rStyle w:val="CommentReference"/>
        </w:rPr>
        <w:commentReference w:id="5"/>
      </w:r>
      <w:commentRangeEnd w:id="6"/>
      <w:r w:rsidR="00E34F97">
        <w:rPr>
          <w:rStyle w:val="CommentReference"/>
        </w:rPr>
        <w:commentReference w:id="6"/>
      </w:r>
      <w:r w:rsidR="00C87616">
        <w:t>to show</w:t>
      </w:r>
      <w:r w:rsidR="00396CFA">
        <w:t xml:space="preserve"> how these income ca</w:t>
      </w:r>
      <w:r w:rsidR="00DC771E">
        <w:t xml:space="preserve">tegories are currently </w:t>
      </w:r>
      <w:r w:rsidR="009043B9">
        <w:t>faring.</w:t>
      </w:r>
    </w:p>
    <w:p w14:paraId="6860987C" w14:textId="6BA65786" w:rsidR="00665390" w:rsidRDefault="00665390" w:rsidP="00C224EE">
      <w:pPr>
        <w:pStyle w:val="ListParagraph"/>
        <w:numPr>
          <w:ilvl w:val="0"/>
          <w:numId w:val="1"/>
        </w:numPr>
        <w:jc w:val="both"/>
      </w:pPr>
      <w:r>
        <w:t xml:space="preserve">Run a correlation analysis of the </w:t>
      </w:r>
      <w:commentRangeStart w:id="7"/>
      <w:commentRangeStart w:id="8"/>
      <w:commentRangeStart w:id="9"/>
      <w:r>
        <w:t xml:space="preserve">standard CARI </w:t>
      </w:r>
      <w:r w:rsidR="00E23BCF">
        <w:t xml:space="preserve">income </w:t>
      </w:r>
      <w:r>
        <w:t xml:space="preserve">categories </w:t>
      </w:r>
      <w:commentRangeEnd w:id="7"/>
      <w:r w:rsidR="00CC2A31">
        <w:rPr>
          <w:rStyle w:val="CommentReference"/>
        </w:rPr>
        <w:commentReference w:id="7"/>
      </w:r>
      <w:commentRangeEnd w:id="8"/>
      <w:r w:rsidR="00E634BA">
        <w:rPr>
          <w:rStyle w:val="CommentReference"/>
        </w:rPr>
        <w:commentReference w:id="8"/>
      </w:r>
      <w:commentRangeEnd w:id="9"/>
      <w:r w:rsidR="007D6D55">
        <w:rPr>
          <w:rStyle w:val="CommentReference"/>
        </w:rPr>
        <w:commentReference w:id="9"/>
      </w:r>
      <w:r>
        <w:t xml:space="preserve">with </w:t>
      </w:r>
      <w:commentRangeStart w:id="12"/>
      <w:r>
        <w:t>household expenditure (</w:t>
      </w:r>
      <w:commentRangeStart w:id="13"/>
      <w:r>
        <w:t>total expenditure quantiles</w:t>
      </w:r>
      <w:commentRangeEnd w:id="13"/>
      <w:r w:rsidR="003175DB">
        <w:rPr>
          <w:rStyle w:val="CommentReference"/>
        </w:rPr>
        <w:commentReference w:id="13"/>
      </w:r>
      <w:r>
        <w:t>)</w:t>
      </w:r>
      <w:commentRangeEnd w:id="12"/>
      <w:r w:rsidR="00CC2A31">
        <w:rPr>
          <w:rStyle w:val="CommentReference"/>
        </w:rPr>
        <w:commentReference w:id="12"/>
      </w:r>
    </w:p>
    <w:p w14:paraId="255102ED" w14:textId="239B0A2A" w:rsidR="00665390" w:rsidRDefault="00665390" w:rsidP="00665390">
      <w:pPr>
        <w:pStyle w:val="ListParagraph"/>
        <w:numPr>
          <w:ilvl w:val="1"/>
          <w:numId w:val="1"/>
        </w:numPr>
        <w:jc w:val="both"/>
      </w:pPr>
      <w:r>
        <w:t>The expenditure should only involve aggregation from the standard expenditure module, i.e</w:t>
      </w:r>
      <w:r w:rsidR="00512FD8">
        <w:t>.</w:t>
      </w:r>
      <w:r>
        <w:t>, the long expenditure module.</w:t>
      </w:r>
    </w:p>
    <w:p w14:paraId="4BD3AEA1" w14:textId="3622E8D9" w:rsidR="00665390" w:rsidRDefault="00665390" w:rsidP="00665390">
      <w:pPr>
        <w:pStyle w:val="ListParagraph"/>
        <w:numPr>
          <w:ilvl w:val="1"/>
          <w:numId w:val="1"/>
        </w:numPr>
        <w:jc w:val="both"/>
      </w:pPr>
      <w:r>
        <w:t>Restrict this analysis</w:t>
      </w:r>
      <w:r w:rsidR="00CC706E">
        <w:t xml:space="preserve"> </w:t>
      </w:r>
      <w:r>
        <w:t xml:space="preserve">to </w:t>
      </w:r>
      <w:r w:rsidR="00A41340">
        <w:t xml:space="preserve">only </w:t>
      </w:r>
      <w:r>
        <w:t xml:space="preserve">the F2F subsample </w:t>
      </w:r>
      <w:r w:rsidR="00CC706E">
        <w:t>in each pilot country (</w:t>
      </w:r>
      <w:r>
        <w:t>this is the sample with the long expenditure module</w:t>
      </w:r>
      <w:r w:rsidR="00CC706E">
        <w:t>)</w:t>
      </w:r>
      <w:r w:rsidR="00E23BCF">
        <w:t>.</w:t>
      </w:r>
    </w:p>
    <w:p w14:paraId="71A1314A" w14:textId="0A711B02" w:rsidR="00E23BCF" w:rsidRDefault="00E23BCF" w:rsidP="00C224EE">
      <w:pPr>
        <w:pStyle w:val="ListParagraph"/>
        <w:numPr>
          <w:ilvl w:val="0"/>
          <w:numId w:val="1"/>
        </w:numPr>
        <w:jc w:val="both"/>
      </w:pPr>
      <w:r>
        <w:t>Conduct a correlation analysis of the</w:t>
      </w:r>
      <w:r w:rsidR="00C224EE">
        <w:t xml:space="preserve"> 4 CARI income categories </w:t>
      </w:r>
      <w:r>
        <w:t>with the following indicators</w:t>
      </w:r>
      <w:r w:rsidR="00CC706E">
        <w:t>:</w:t>
      </w:r>
    </w:p>
    <w:p w14:paraId="0430BA61" w14:textId="6CF243A7" w:rsidR="00E23BCF" w:rsidRDefault="00E23BCF" w:rsidP="00E23BCF">
      <w:pPr>
        <w:pStyle w:val="ListParagraph"/>
        <w:numPr>
          <w:ilvl w:val="1"/>
          <w:numId w:val="1"/>
        </w:numPr>
        <w:jc w:val="both"/>
      </w:pPr>
      <w:r>
        <w:t xml:space="preserve">Food consumption groups (FCS </w:t>
      </w:r>
      <w:r w:rsidR="00617627">
        <w:t xml:space="preserve">and </w:t>
      </w:r>
      <w:proofErr w:type="spellStart"/>
      <w:r>
        <w:t>rCSI</w:t>
      </w:r>
      <w:proofErr w:type="spellEnd"/>
      <w:r>
        <w:t>)</w:t>
      </w:r>
    </w:p>
    <w:p w14:paraId="4C8F0882" w14:textId="0C512ED4" w:rsidR="00C224EE" w:rsidRDefault="00E23BCF" w:rsidP="00E23BCF">
      <w:pPr>
        <w:pStyle w:val="ListParagraph"/>
        <w:numPr>
          <w:ilvl w:val="1"/>
          <w:numId w:val="1"/>
        </w:numPr>
        <w:jc w:val="both"/>
      </w:pPr>
      <w:r>
        <w:t>Maximum livelihood coping strategies (</w:t>
      </w:r>
      <w:r w:rsidR="004B2083">
        <w:t xml:space="preserve">using </w:t>
      </w:r>
      <w:r>
        <w:t>the</w:t>
      </w:r>
      <w:r w:rsidR="004B2083">
        <w:t xml:space="preserve"> 4 LCS </w:t>
      </w:r>
      <w:r>
        <w:t>groups)</w:t>
      </w:r>
    </w:p>
    <w:p w14:paraId="6D91CB9D" w14:textId="383E6F23" w:rsidR="00CC706E" w:rsidRDefault="00CC706E" w:rsidP="00E23BCF">
      <w:pPr>
        <w:pStyle w:val="ListParagraph"/>
        <w:numPr>
          <w:ilvl w:val="1"/>
          <w:numId w:val="1"/>
        </w:numPr>
        <w:jc w:val="both"/>
      </w:pPr>
      <w:r>
        <w:t>Food security classifications (using CARI-FES)</w:t>
      </w:r>
    </w:p>
    <w:p w14:paraId="2BB82F08" w14:textId="40957187" w:rsidR="00512FD8" w:rsidRPr="005B4606" w:rsidRDefault="00CC706E" w:rsidP="004B2083">
      <w:pPr>
        <w:pStyle w:val="ListParagraph"/>
        <w:numPr>
          <w:ilvl w:val="1"/>
          <w:numId w:val="1"/>
        </w:numPr>
        <w:jc w:val="both"/>
        <w:rPr>
          <w:ins w:id="14" w:author="Nicole Wu" w:date="2024-02-19T15:47:00Z"/>
          <w:rPrChange w:id="15" w:author="Nicole Wu" w:date="2024-02-19T15:47:00Z">
            <w:rPr>
              <w:ins w:id="16" w:author="Nicole Wu" w:date="2024-02-19T15:47:00Z"/>
              <w:b/>
              <w:bCs/>
              <w:lang w:eastAsia="zh-CN"/>
            </w:rPr>
          </w:rPrChange>
        </w:rPr>
      </w:pPr>
      <w:r>
        <w:t>C</w:t>
      </w:r>
      <w:r w:rsidR="00512FD8">
        <w:t>onduct a cross-tabulation of FES and Inc</w:t>
      </w:r>
      <w:r w:rsidR="005929E5">
        <w:t>ome</w:t>
      </w:r>
      <w:r w:rsidR="00512FD8">
        <w:t xml:space="preserve"> groupings based on the primary income sources </w:t>
      </w:r>
      <w:r w:rsidR="00512FD8" w:rsidRPr="00E23BCF">
        <w:rPr>
          <w:b/>
          <w:bCs/>
        </w:rPr>
        <w:t>[</w:t>
      </w:r>
      <w:proofErr w:type="spellStart"/>
      <w:r w:rsidR="00512FD8" w:rsidRPr="00E23BCF">
        <w:rPr>
          <w:b/>
          <w:bCs/>
        </w:rPr>
        <w:t>HHIncFirst</w:t>
      </w:r>
      <w:proofErr w:type="spellEnd"/>
      <w:r w:rsidR="00512FD8" w:rsidRPr="00E23BCF">
        <w:rPr>
          <w:b/>
          <w:bCs/>
        </w:rPr>
        <w:t>]</w:t>
      </w:r>
    </w:p>
    <w:p w14:paraId="08C038B1" w14:textId="77777777" w:rsidR="005B4606" w:rsidRPr="00F31899" w:rsidRDefault="005B4606" w:rsidP="005B4606">
      <w:pPr>
        <w:jc w:val="both"/>
        <w:rPr>
          <w:ins w:id="17" w:author="Nicole Wu" w:date="2024-02-19T10:49:00Z"/>
          <w:rFonts w:hint="eastAsia"/>
          <w:lang w:eastAsia="zh-CN"/>
        </w:rPr>
        <w:pPrChange w:id="18" w:author="Nicole Wu" w:date="2024-02-19T15:47:00Z">
          <w:pPr>
            <w:pStyle w:val="ListParagraph"/>
            <w:numPr>
              <w:ilvl w:val="1"/>
              <w:numId w:val="1"/>
            </w:numPr>
            <w:ind w:left="1440" w:hanging="360"/>
            <w:jc w:val="both"/>
          </w:pPr>
        </w:pPrChange>
      </w:pPr>
    </w:p>
    <w:p w14:paraId="60E407A8" w14:textId="4BE093BA" w:rsidR="004C75E0" w:rsidDel="005B4606" w:rsidRDefault="32ED84E2" w:rsidP="005B4606">
      <w:pPr>
        <w:rPr>
          <w:del w:id="19" w:author="Nicole Wu" w:date="2024-02-19T13:39:00Z"/>
          <w:lang w:val="en-US" w:eastAsia="zh-CN"/>
        </w:rPr>
      </w:pPr>
      <w:ins w:id="20" w:author="Nicole Wu" w:date="2024-02-19T10:57:00Z">
        <w:r w:rsidRPr="005B4606">
          <w:rPr>
            <w:lang w:val="en-US" w:eastAsia="zh-CN"/>
          </w:rPr>
          <w:t xml:space="preserve">Deliverable is a </w:t>
        </w:r>
      </w:ins>
      <w:ins w:id="21" w:author="Nicole Wu" w:date="2024-02-19T11:04:00Z">
        <w:r w:rsidR="72D94A98" w:rsidRPr="005B4606">
          <w:rPr>
            <w:lang w:val="en-US" w:eastAsia="zh-CN"/>
          </w:rPr>
          <w:t xml:space="preserve">short </w:t>
        </w:r>
      </w:ins>
      <w:ins w:id="22" w:author="Nicole Wu" w:date="2024-02-19T10:57:00Z">
        <w:r w:rsidRPr="005B4606">
          <w:rPr>
            <w:lang w:val="en-US" w:eastAsia="zh-CN"/>
          </w:rPr>
          <w:t>document with</w:t>
        </w:r>
      </w:ins>
      <w:ins w:id="23" w:author="Nicole Wu" w:date="2024-02-19T13:39:00Z">
        <w:r w:rsidR="2D9F1AE7" w:rsidRPr="005B4606">
          <w:rPr>
            <w:lang w:val="en-US" w:eastAsia="zh-CN"/>
          </w:rPr>
          <w:t xml:space="preserve"> </w:t>
        </w:r>
      </w:ins>
    </w:p>
    <w:p w14:paraId="68D8B075" w14:textId="4F146944" w:rsidR="005B4606" w:rsidRPr="005B4606" w:rsidRDefault="005B4606" w:rsidP="005B4606">
      <w:pPr>
        <w:rPr>
          <w:ins w:id="24" w:author="Nicole Wu" w:date="2024-02-19T15:48:00Z"/>
          <w:rFonts w:hint="eastAsia"/>
          <w:lang w:val="en-US" w:eastAsia="zh-CN"/>
        </w:rPr>
        <w:pPrChange w:id="25" w:author="Nicole Wu" w:date="2024-02-19T15:48:00Z">
          <w:pPr>
            <w:ind w:firstLine="360"/>
            <w:jc w:val="both"/>
          </w:pPr>
        </w:pPrChange>
      </w:pPr>
    </w:p>
    <w:p w14:paraId="76A4B606" w14:textId="7EDBE104" w:rsidR="00416E99" w:rsidRPr="005B4606" w:rsidRDefault="00416E99" w:rsidP="005B4606">
      <w:pPr>
        <w:pStyle w:val="ListParagraph"/>
        <w:numPr>
          <w:ilvl w:val="0"/>
          <w:numId w:val="3"/>
        </w:numPr>
        <w:rPr>
          <w:ins w:id="26" w:author="Nicole Wu" w:date="2024-02-19T11:00:00Z"/>
          <w:lang w:val="en-US" w:eastAsia="zh-CN"/>
        </w:rPr>
        <w:pPrChange w:id="27" w:author="Nicole Wu" w:date="2024-02-19T15:48:00Z">
          <w:pPr>
            <w:pStyle w:val="ListParagraph"/>
            <w:numPr>
              <w:numId w:val="3"/>
            </w:numPr>
            <w:ind w:hanging="360"/>
            <w:jc w:val="both"/>
          </w:pPr>
        </w:pPrChange>
      </w:pPr>
      <w:ins w:id="28" w:author="Nicole Wu" w:date="2024-02-19T10:57:00Z">
        <w:r w:rsidRPr="005B4606">
          <w:rPr>
            <w:lang w:val="en-US" w:eastAsia="zh-CN"/>
          </w:rPr>
          <w:t xml:space="preserve">Explanations how we </w:t>
        </w:r>
      </w:ins>
      <w:ins w:id="29" w:author="Nicole Wu" w:date="2024-02-19T11:00:00Z">
        <w:r w:rsidR="0026355F" w:rsidRPr="005B4606">
          <w:rPr>
            <w:rFonts w:hint="eastAsia"/>
            <w:lang w:val="en-US" w:eastAsia="zh-CN"/>
          </w:rPr>
          <w:t xml:space="preserve">currently operate </w:t>
        </w:r>
      </w:ins>
      <w:ins w:id="30" w:author="Nicole Wu" w:date="2024-02-19T10:57:00Z">
        <w:r w:rsidRPr="005B4606">
          <w:rPr>
            <w:lang w:val="en-US" w:eastAsia="zh-CN"/>
          </w:rPr>
          <w:t>the</w:t>
        </w:r>
      </w:ins>
      <w:ins w:id="31" w:author="Nicole Wu" w:date="2024-02-19T10:58:00Z">
        <w:r w:rsidRPr="005B4606">
          <w:rPr>
            <w:lang w:val="en-US" w:eastAsia="zh-CN"/>
          </w:rPr>
          <w:t xml:space="preserve"> income modules/questions</w:t>
        </w:r>
      </w:ins>
      <w:ins w:id="32" w:author="Nicole Wu" w:date="2024-02-19T11:00:00Z">
        <w:r w:rsidR="0026355F" w:rsidRPr="005B4606">
          <w:rPr>
            <w:lang w:val="en-US" w:eastAsia="zh-CN"/>
          </w:rPr>
          <w:t>: questions with</w:t>
        </w:r>
      </w:ins>
      <w:ins w:id="33" w:author="Nicole Wu" w:date="2024-02-19T11:01:00Z">
        <w:r w:rsidR="0026355F" w:rsidRPr="005B4606">
          <w:rPr>
            <w:lang w:val="en-US" w:eastAsia="zh-CN"/>
          </w:rPr>
          <w:t xml:space="preserve"> answer options, analysis coding and preliminary distribution and </w:t>
        </w:r>
        <w:proofErr w:type="gramStart"/>
        <w:r w:rsidR="0026355F" w:rsidRPr="005B4606">
          <w:rPr>
            <w:lang w:val="en-US" w:eastAsia="zh-CN"/>
          </w:rPr>
          <w:t>results</w:t>
        </w:r>
      </w:ins>
      <w:proofErr w:type="gramEnd"/>
    </w:p>
    <w:p w14:paraId="1E55890A" w14:textId="29CCC4E3" w:rsidR="007A1DA4" w:rsidRDefault="0027225F" w:rsidP="00416E99">
      <w:pPr>
        <w:pStyle w:val="ListParagraph"/>
        <w:numPr>
          <w:ilvl w:val="0"/>
          <w:numId w:val="3"/>
        </w:numPr>
        <w:jc w:val="both"/>
        <w:rPr>
          <w:ins w:id="34" w:author="Nicole Wu" w:date="2024-02-19T11:02:00Z"/>
          <w:lang w:val="en-US" w:eastAsia="zh-CN"/>
        </w:rPr>
      </w:pPr>
      <w:ins w:id="35" w:author="Nicole Wu" w:date="2024-02-19T11:01:00Z">
        <w:r>
          <w:rPr>
            <w:lang w:val="en-US" w:eastAsia="zh-CN"/>
          </w:rPr>
          <w:t xml:space="preserve">Interactions between the </w:t>
        </w:r>
        <w:r w:rsidR="004E796D">
          <w:rPr>
            <w:rFonts w:hint="eastAsia"/>
            <w:lang w:val="en-US" w:eastAsia="zh-CN"/>
          </w:rPr>
          <w:t xml:space="preserve">source </w:t>
        </w:r>
        <w:r w:rsidR="004E796D">
          <w:rPr>
            <w:lang w:val="en-US" w:eastAsia="zh-CN"/>
          </w:rPr>
          <w:t>and</w:t>
        </w:r>
      </w:ins>
      <w:ins w:id="36" w:author="Nicole Wu" w:date="2024-02-19T11:02:00Z">
        <w:r w:rsidR="004E796D">
          <w:rPr>
            <w:lang w:val="en-US" w:eastAsia="zh-CN"/>
          </w:rPr>
          <w:t xml:space="preserve"> changes variables</w:t>
        </w:r>
      </w:ins>
      <w:ins w:id="37" w:author="Nicole Wu" w:date="2024-02-19T11:04:00Z">
        <w:r w:rsidR="00692181">
          <w:rPr>
            <w:lang w:val="en-US" w:eastAsia="zh-CN"/>
          </w:rPr>
          <w:t xml:space="preserve"> (graph)</w:t>
        </w:r>
      </w:ins>
    </w:p>
    <w:p w14:paraId="5EAB9F3A" w14:textId="356DA76B" w:rsidR="004E796D" w:rsidRPr="00692181" w:rsidRDefault="56E1BDCF" w:rsidP="00416E99">
      <w:pPr>
        <w:pStyle w:val="ListParagraph"/>
        <w:numPr>
          <w:ilvl w:val="0"/>
          <w:numId w:val="3"/>
        </w:numPr>
        <w:jc w:val="both"/>
        <w:rPr>
          <w:ins w:id="38" w:author="Nicole Wu" w:date="2024-02-19T11:03:00Z"/>
          <w:lang w:val="en-US" w:eastAsia="zh-CN"/>
          <w:rPrChange w:id="39" w:author="Nicole Wu" w:date="2024-02-19T11:03:00Z">
            <w:rPr>
              <w:ins w:id="40" w:author="Nicole Wu" w:date="2024-02-19T11:03:00Z"/>
            </w:rPr>
          </w:rPrChange>
        </w:rPr>
      </w:pPr>
      <w:ins w:id="41" w:author="Nicole Wu" w:date="2024-02-19T11:02:00Z">
        <w:r w:rsidRPr="3F48A5D1">
          <w:rPr>
            <w:lang w:val="en-US" w:eastAsia="zh-CN"/>
          </w:rPr>
          <w:t>Correlation</w:t>
        </w:r>
        <w:r w:rsidR="5A82678F" w:rsidRPr="3F48A5D1">
          <w:rPr>
            <w:lang w:val="en-US" w:eastAsia="zh-CN"/>
          </w:rPr>
          <w:t xml:space="preserve"> with </w:t>
        </w:r>
      </w:ins>
      <w:ins w:id="42" w:author="Nicole Wu" w:date="2024-02-19T11:03:00Z">
        <w:r w:rsidR="15F7F29F" w:rsidRPr="3F48A5D1">
          <w:rPr>
            <w:lang w:val="en-US" w:eastAsia="zh-CN"/>
          </w:rPr>
          <w:t xml:space="preserve">FES variables and </w:t>
        </w:r>
      </w:ins>
      <w:ins w:id="43" w:author="Nicole Wu" w:date="2024-02-19T11:02:00Z">
        <w:r w:rsidRPr="3F48A5D1">
          <w:rPr>
            <w:lang w:val="en-US" w:eastAsia="zh-CN"/>
          </w:rPr>
          <w:t xml:space="preserve">expenditure </w:t>
        </w:r>
      </w:ins>
      <w:ins w:id="44" w:author="Nicole Wu" w:date="2024-02-19T11:03:00Z">
        <w:r w:rsidR="15F7F29F">
          <w:t>quantiles</w:t>
        </w:r>
      </w:ins>
      <w:ins w:id="45" w:author="Nicole Wu" w:date="2024-02-19T11:04:00Z">
        <w:r w:rsidR="72D94A98">
          <w:t xml:space="preserve"> (graph)</w:t>
        </w:r>
      </w:ins>
      <w:ins w:id="46" w:author="Nicole Wu" w:date="2024-02-19T13:39:00Z">
        <w:r w:rsidR="2F064DCE">
          <w:t xml:space="preserve"> </w:t>
        </w:r>
        <w:r w:rsidR="2F064DCE" w:rsidRPr="3F48A5D1">
          <w:rPr>
            <w:lang w:val="en-US" w:eastAsia="zh-CN"/>
          </w:rPr>
          <w:t>(sample: F2F long standard)</w:t>
        </w:r>
      </w:ins>
    </w:p>
    <w:p w14:paraId="72F50736" w14:textId="0AD89BD2" w:rsidR="76EC4F3E" w:rsidRDefault="72D94A98" w:rsidP="76EC4F3E">
      <w:pPr>
        <w:pStyle w:val="ListParagraph"/>
        <w:numPr>
          <w:ilvl w:val="0"/>
          <w:numId w:val="3"/>
        </w:numPr>
        <w:jc w:val="both"/>
        <w:rPr>
          <w:ins w:id="47" w:author="Nicole Wu" w:date="2024-02-19T13:36:00Z"/>
          <w:lang w:val="en-US" w:eastAsia="zh-CN"/>
        </w:rPr>
      </w:pPr>
      <w:ins w:id="48" w:author="Nicole Wu" w:date="2024-02-19T11:03:00Z">
        <w:r>
          <w:t>Correlations with other food securi</w:t>
        </w:r>
      </w:ins>
      <w:ins w:id="49" w:author="Nicole Wu" w:date="2024-02-19T11:04:00Z">
        <w:r>
          <w:t>ty indicators (graph)</w:t>
        </w:r>
      </w:ins>
    </w:p>
    <w:p w14:paraId="7031294B" w14:textId="5D158C72" w:rsidR="31DB8A5C" w:rsidRDefault="31DB8A5C" w:rsidP="3F48A5D1">
      <w:pPr>
        <w:pStyle w:val="ListParagraph"/>
        <w:numPr>
          <w:ilvl w:val="0"/>
          <w:numId w:val="3"/>
        </w:numPr>
        <w:jc w:val="both"/>
        <w:rPr>
          <w:ins w:id="50" w:author="Nicole Wu" w:date="2024-02-19T13:26:00Z"/>
          <w:lang w:val="en-US" w:eastAsia="zh-CN"/>
        </w:rPr>
      </w:pPr>
      <w:ins w:id="51" w:author="Nicole Wu" w:date="2024-02-19T13:37:00Z">
        <w:r w:rsidRPr="3F48A5D1">
          <w:rPr>
            <w:lang w:val="en-US" w:eastAsia="zh-CN"/>
          </w:rPr>
          <w:t>Correlation of r</w:t>
        </w:r>
      </w:ins>
      <w:ins w:id="52" w:author="Nicole Wu" w:date="2024-02-19T13:36:00Z">
        <w:r w:rsidR="7DEBE634" w:rsidRPr="3F48A5D1">
          <w:rPr>
            <w:lang w:val="en-US" w:eastAsia="zh-CN"/>
          </w:rPr>
          <w:t>ecategorization of smallholder farmers from regular to irregular and replicate the existing analysis</w:t>
        </w:r>
      </w:ins>
      <w:ins w:id="53" w:author="Nicole Wu" w:date="2024-02-19T13:38:00Z">
        <w:r w:rsidR="4D573891" w:rsidRPr="3F48A5D1">
          <w:rPr>
            <w:lang w:val="en-US" w:eastAsia="zh-CN"/>
          </w:rPr>
          <w:t xml:space="preserve"> (step 1 2 3 4 again)</w:t>
        </w:r>
      </w:ins>
    </w:p>
    <w:p w14:paraId="11760B7A" w14:textId="5269C632" w:rsidR="3F48A5D1" w:rsidRDefault="3F48A5D1">
      <w:pPr>
        <w:jc w:val="both"/>
        <w:rPr>
          <w:rFonts w:hint="eastAsia"/>
          <w:lang w:val="en-US" w:eastAsia="zh-CN"/>
        </w:rPr>
        <w:pPrChange w:id="54" w:author="Nicole Wu" w:date="2024-02-19T13:26:00Z">
          <w:pPr>
            <w:pStyle w:val="ListParagraph"/>
            <w:numPr>
              <w:numId w:val="3"/>
            </w:numPr>
            <w:ind w:hanging="360"/>
            <w:jc w:val="both"/>
          </w:pPr>
        </w:pPrChange>
      </w:pPr>
    </w:p>
    <w:p w14:paraId="60E37C05" w14:textId="21D889DE" w:rsidR="00512FD8" w:rsidRPr="00512FD8" w:rsidRDefault="00512FD8" w:rsidP="00512FD8">
      <w:pPr>
        <w:jc w:val="both"/>
        <w:rPr>
          <w:b/>
          <w:bCs/>
        </w:rPr>
      </w:pPr>
      <w:r w:rsidRPr="00512FD8">
        <w:rPr>
          <w:b/>
          <w:bCs/>
        </w:rPr>
        <w:t>Medium to long term</w:t>
      </w:r>
    </w:p>
    <w:p w14:paraId="31D15B3F" w14:textId="77777777" w:rsidR="004C75E0" w:rsidRPr="00517590" w:rsidRDefault="004C75E0" w:rsidP="004C75E0">
      <w:pPr>
        <w:pStyle w:val="ListParagraph"/>
        <w:numPr>
          <w:ilvl w:val="0"/>
          <w:numId w:val="2"/>
        </w:numPr>
        <w:jc w:val="both"/>
      </w:pPr>
      <w:r>
        <w:rPr>
          <w:rFonts w:hint="eastAsia"/>
          <w:lang w:eastAsia="zh-CN"/>
        </w:rPr>
        <w:t>Ex</w:t>
      </w:r>
      <w:r>
        <w:t>pand</w:t>
      </w:r>
      <w:r>
        <w:rPr>
          <w:rFonts w:hint="eastAsia"/>
          <w:lang w:eastAsia="zh-CN"/>
        </w:rPr>
        <w:t xml:space="preserve"> the same approach</w:t>
      </w:r>
      <w:r>
        <w:t xml:space="preserve"> to available dataset in the Data Library and from other CO support sources that contain a similar income module along with the standard CARI module to enable larger evidence base for testing the indicator.</w:t>
      </w:r>
    </w:p>
    <w:p w14:paraId="5BD829B9" w14:textId="74360DFB" w:rsidR="00C224EE" w:rsidRDefault="00322278" w:rsidP="004C75E0">
      <w:pPr>
        <w:pStyle w:val="ListParagraph"/>
        <w:numPr>
          <w:ilvl w:val="0"/>
          <w:numId w:val="2"/>
        </w:numPr>
        <w:jc w:val="both"/>
      </w:pPr>
      <w:r>
        <w:t>Possible reclassification of the income types based on the standardized income categorization of Lower</w:t>
      </w:r>
      <w:r w:rsidR="00512FD8">
        <w:t>-</w:t>
      </w:r>
      <w:r>
        <w:t>, Lower-</w:t>
      </w:r>
      <w:r w:rsidR="00512FD8">
        <w:t>middle-, Middle-, and High-income groups</w:t>
      </w:r>
      <w:r>
        <w:t xml:space="preserve">. </w:t>
      </w:r>
    </w:p>
    <w:p w14:paraId="35B95FC0" w14:textId="617B40A9" w:rsidR="00512FD8" w:rsidRDefault="00512FD8" w:rsidP="004C75E0">
      <w:pPr>
        <w:pStyle w:val="ListParagraph"/>
        <w:numPr>
          <w:ilvl w:val="0"/>
          <w:numId w:val="2"/>
        </w:numPr>
        <w:jc w:val="both"/>
      </w:pPr>
      <w:r>
        <w:t xml:space="preserve">Sensitivity analysis of the individual income sources </w:t>
      </w:r>
      <w:r w:rsidR="004B2083" w:rsidRPr="00E23BCF">
        <w:rPr>
          <w:b/>
          <w:bCs/>
        </w:rPr>
        <w:t>[</w:t>
      </w:r>
      <w:proofErr w:type="spellStart"/>
      <w:r w:rsidR="004B2083" w:rsidRPr="00E23BCF">
        <w:rPr>
          <w:b/>
          <w:bCs/>
        </w:rPr>
        <w:t>HHIncFirst</w:t>
      </w:r>
      <w:proofErr w:type="spellEnd"/>
      <w:r w:rsidR="004B2083" w:rsidRPr="00E23BCF">
        <w:rPr>
          <w:b/>
          <w:bCs/>
        </w:rPr>
        <w:t>]</w:t>
      </w:r>
      <w:r w:rsidR="004B2083">
        <w:rPr>
          <w:b/>
          <w:bCs/>
        </w:rPr>
        <w:t xml:space="preserve"> </w:t>
      </w:r>
      <w:r>
        <w:t xml:space="preserve">based </w:t>
      </w:r>
      <w:r w:rsidR="004B2083">
        <w:t xml:space="preserve">on </w:t>
      </w:r>
      <w:r>
        <w:t>the results obtained from the correlation and sensitivity analysis</w:t>
      </w:r>
      <w:r w:rsidR="004B2083">
        <w:t xml:space="preserve"> (this is what in part Michelle is worked on in her recent comments to the team)</w:t>
      </w:r>
      <w:r>
        <w:t>.</w:t>
      </w:r>
    </w:p>
    <w:sectPr w:rsidR="00512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3" w:author="Marianne JENSBY" w:date="2024-02-16T14:29:00Z" w:initials="MJ">
    <w:p w14:paraId="57790393" w14:textId="77777777" w:rsidR="00617627" w:rsidRDefault="00617627">
      <w:pPr>
        <w:pStyle w:val="CommentText"/>
      </w:pPr>
      <w:r>
        <w:rPr>
          <w:rStyle w:val="CommentReference"/>
        </w:rPr>
        <w:annotationRef/>
      </w:r>
      <w:r>
        <w:t>When should this be finalised?</w:t>
      </w:r>
    </w:p>
  </w:comment>
  <w:comment w:id="4" w:author="Nicole Wu" w:date="2024-02-17T01:08:00Z" w:initials="YW">
    <w:p w14:paraId="2BE8FD27" w14:textId="77777777" w:rsidR="002876ED" w:rsidRDefault="002876ED" w:rsidP="002876ED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Assess the distribution of source and changes and their combination, and correlations with other food security indicators?</w:t>
      </w:r>
    </w:p>
  </w:comment>
  <w:comment w:id="5" w:author="Marianne JENSBY" w:date="2024-02-16T14:27:00Z" w:initials="MJ">
    <w:p w14:paraId="20475AE5" w14:textId="65E7BC4D" w:rsidR="00837A5F" w:rsidRDefault="00837A5F">
      <w:pPr>
        <w:pStyle w:val="CommentText"/>
      </w:pPr>
      <w:r>
        <w:rPr>
          <w:rStyle w:val="CommentReference"/>
        </w:rPr>
        <w:annotationRef/>
      </w:r>
      <w:r>
        <w:t>Individual or grouped?</w:t>
      </w:r>
    </w:p>
  </w:comment>
  <w:comment w:id="6" w:author="Nicole Wu" w:date="2024-02-19T12:05:00Z" w:initials="YW">
    <w:p w14:paraId="288246B8" w14:textId="77777777" w:rsidR="00E34F97" w:rsidRDefault="00E34F97" w:rsidP="00E34F97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We can do both now!</w:t>
      </w:r>
    </w:p>
  </w:comment>
  <w:comment w:id="7" w:author="Marianne JENSBY" w:date="2024-02-16T14:25:00Z" w:initials="MJ">
    <w:p w14:paraId="4E78DA76" w14:textId="02445068" w:rsidR="00CC2A31" w:rsidRDefault="00CC2A31">
      <w:pPr>
        <w:pStyle w:val="CommentText"/>
      </w:pPr>
      <w:r>
        <w:rPr>
          <w:rStyle w:val="CommentReference"/>
        </w:rPr>
        <w:annotationRef/>
      </w:r>
      <w:r>
        <w:t>What are these? Assume it's the grouping of HHIncFirst?</w:t>
      </w:r>
    </w:p>
  </w:comment>
  <w:comment w:id="8" w:author="Nicole Wu" w:date="2024-02-19T10:25:00Z" w:initials="YW">
    <w:p w14:paraId="00A23A1C" w14:textId="14B0F60B" w:rsidR="00E634BA" w:rsidRDefault="00E634BA" w:rsidP="00E634BA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 xml:space="preserve">It’s the combination of income source and change, our current classification and aggregation method for income since covid </w:t>
      </w:r>
      <w:r>
        <w:rPr>
          <w:color w:val="000000"/>
          <w:sz w:val="20"/>
          <w:szCs w:val="20"/>
        </w:rPr>
        <w:fldChar w:fldCharType="begin"/>
      </w:r>
      <w:r>
        <w:rPr>
          <w:color w:val="000000"/>
          <w:sz w:val="20"/>
          <w:szCs w:val="20"/>
        </w:rPr>
        <w:instrText>HYPERLINK "mailto:alirah.weyori@wfp.org"</w:instrText>
      </w:r>
      <w:r>
        <w:rPr>
          <w:color w:val="000000"/>
          <w:sz w:val="20"/>
          <w:szCs w:val="20"/>
        </w:rPr>
      </w:r>
      <w:bookmarkStart w:id="10" w:name="_@_ABF7CDEAFD02354792AFF6559E991C92Z"/>
      <w:r>
        <w:rPr>
          <w:color w:val="000000"/>
          <w:sz w:val="20"/>
          <w:szCs w:val="20"/>
        </w:rPr>
        <w:fldChar w:fldCharType="separate"/>
      </w:r>
      <w:bookmarkEnd w:id="10"/>
      <w:r w:rsidRPr="00E634BA">
        <w:rPr>
          <w:rStyle w:val="Mention"/>
          <w:noProof/>
          <w:sz w:val="20"/>
          <w:szCs w:val="20"/>
        </w:rPr>
        <w:t>@Alirah</w:t>
      </w:r>
      <w:r>
        <w:rPr>
          <w:color w:val="000000"/>
          <w:sz w:val="20"/>
          <w:szCs w:val="20"/>
        </w:rPr>
        <w:fldChar w:fldCharType="end"/>
      </w:r>
      <w:r>
        <w:rPr>
          <w:color w:val="000000"/>
          <w:sz w:val="20"/>
          <w:szCs w:val="20"/>
        </w:rPr>
        <w:t xml:space="preserve"> to confirm</w:t>
      </w:r>
    </w:p>
  </w:comment>
  <w:comment w:id="9" w:author="Alirah WEYORI" w:date="2024-02-19T12:03:00Z" w:initials="AW">
    <w:p w14:paraId="4322AF12" w14:textId="44D540A4" w:rsidR="007D6D55" w:rsidRDefault="007D6D55">
      <w:pPr>
        <w:pStyle w:val="CommentText"/>
      </w:pPr>
      <w:r>
        <w:rPr>
          <w:rStyle w:val="CommentReference"/>
        </w:rPr>
        <w:annotationRef/>
      </w:r>
      <w:r>
        <w:fldChar w:fldCharType="begin"/>
      </w:r>
      <w:r>
        <w:instrText>HYPERLINK "mailto:nicole.wu@wfp.org"</w:instrText>
      </w:r>
      <w:bookmarkStart w:id="11" w:name="_@_0A95DFFFB2CA461B8013943851C1C368Z"/>
      <w:r>
        <w:fldChar w:fldCharType="separate"/>
      </w:r>
      <w:bookmarkEnd w:id="11"/>
      <w:r w:rsidRPr="007D6D55">
        <w:rPr>
          <w:rStyle w:val="Mention"/>
          <w:noProof/>
        </w:rPr>
        <w:t>@Nicole WU</w:t>
      </w:r>
      <w:r>
        <w:fldChar w:fldCharType="end"/>
      </w:r>
      <w:r>
        <w:t xml:space="preserve"> exactly for the current classifications as we have it</w:t>
      </w:r>
    </w:p>
  </w:comment>
  <w:comment w:id="13" w:author="Nicole Wu" w:date="2024-02-19T11:03:00Z" w:initials="YW">
    <w:p w14:paraId="15591652" w14:textId="77777777" w:rsidR="003175DB" w:rsidRDefault="003175DB" w:rsidP="003175DB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The cleaning guide should be piloted here?</w:t>
      </w:r>
    </w:p>
  </w:comment>
  <w:comment w:id="12" w:author="Marianne JENSBY" w:date="2024-02-16T14:26:00Z" w:initials="MJ">
    <w:p w14:paraId="2973368E" w14:textId="22A04E92" w:rsidR="00CC2A31" w:rsidRDefault="00CC2A31">
      <w:pPr>
        <w:pStyle w:val="CommentText"/>
      </w:pPr>
      <w:r>
        <w:rPr>
          <w:rStyle w:val="CommentReference"/>
        </w:rPr>
        <w:annotationRef/>
      </w:r>
      <w:r>
        <w:t>Total HH median and mean expenditures?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7790393" w15:done="0"/>
  <w15:commentEx w15:paraId="2BE8FD27" w15:done="1"/>
  <w15:commentEx w15:paraId="20475AE5" w15:done="1"/>
  <w15:commentEx w15:paraId="288246B8" w15:paraIdParent="20475AE5" w15:done="1"/>
  <w15:commentEx w15:paraId="4E78DA76" w15:done="1"/>
  <w15:commentEx w15:paraId="00A23A1C" w15:paraIdParent="4E78DA76" w15:done="1"/>
  <w15:commentEx w15:paraId="4322AF12" w15:paraIdParent="4E78DA76" w15:done="1"/>
  <w15:commentEx w15:paraId="15591652" w15:done="0"/>
  <w15:commentEx w15:paraId="2973368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2979EFCF" w16cex:dateUtc="2024-02-16T13:29:00Z"/>
  <w16cex:commentExtensible w16cex:durableId="3BEACCD3" w16cex:dateUtc="2024-02-16T17:08:00Z"/>
  <w16cex:commentExtensible w16cex:durableId="2979EF5F" w16cex:dateUtc="2024-02-16T13:27:00Z"/>
  <w16cex:commentExtensible w16cex:durableId="15DE0884" w16cex:dateUtc="2024-02-19T11:05:00Z"/>
  <w16cex:commentExtensible w16cex:durableId="2979EEE9" w16cex:dateUtc="2024-02-16T13:25:00Z"/>
  <w16cex:commentExtensible w16cex:durableId="29E80262" w16cex:dateUtc="2024-02-19T09:25:00Z"/>
  <w16cex:commentExtensible w16cex:durableId="297DC210" w16cex:dateUtc="2024-02-19T11:03:00Z"/>
  <w16cex:commentExtensible w16cex:durableId="6AE23F31" w16cex:dateUtc="2024-02-19T10:03:00Z"/>
  <w16cex:commentExtensible w16cex:durableId="2979EEFE" w16cex:dateUtc="2024-02-16T13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7790393" w16cid:durableId="2979EFCF"/>
  <w16cid:commentId w16cid:paraId="2BE8FD27" w16cid:durableId="3BEACCD3"/>
  <w16cid:commentId w16cid:paraId="20475AE5" w16cid:durableId="2979EF5F"/>
  <w16cid:commentId w16cid:paraId="288246B8" w16cid:durableId="15DE0884"/>
  <w16cid:commentId w16cid:paraId="4E78DA76" w16cid:durableId="2979EEE9"/>
  <w16cid:commentId w16cid:paraId="00A23A1C" w16cid:durableId="29E80262"/>
  <w16cid:commentId w16cid:paraId="4322AF12" w16cid:durableId="297DC210"/>
  <w16cid:commentId w16cid:paraId="15591652" w16cid:durableId="6AE23F31"/>
  <w16cid:commentId w16cid:paraId="2973368E" w16cid:durableId="2979EE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B11179"/>
    <w:multiLevelType w:val="hybridMultilevel"/>
    <w:tmpl w:val="EFB0EF4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470EDF"/>
    <w:multiLevelType w:val="hybridMultilevel"/>
    <w:tmpl w:val="850C8E0C"/>
    <w:lvl w:ilvl="0" w:tplc="23061E94">
      <w:start w:val="5"/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4A5F3D"/>
    <w:multiLevelType w:val="hybridMultilevel"/>
    <w:tmpl w:val="EFB0E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358230">
    <w:abstractNumId w:val="2"/>
  </w:num>
  <w:num w:numId="2" w16cid:durableId="1075663580">
    <w:abstractNumId w:val="0"/>
  </w:num>
  <w:num w:numId="3" w16cid:durableId="2575706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Nicole Wu">
    <w15:presenceInfo w15:providerId="None" w15:userId="Nicole Wu"/>
  </w15:person>
  <w15:person w15:author="Marianne JENSBY">
    <w15:presenceInfo w15:providerId="AD" w15:userId="S::marianne.jensby@wfp.org::138ee585-774f-4d33-910f-eb8f633c7eea"/>
  </w15:person>
  <w15:person w15:author="Alirah WEYORI">
    <w15:presenceInfo w15:providerId="AD" w15:userId="S::alirah.weyori@wfp.org::1c7cbaa8-91f0-4806-8632-e4be5028c1b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trackRevision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EE"/>
    <w:rsid w:val="0006777D"/>
    <w:rsid w:val="0008720F"/>
    <w:rsid w:val="00091A5B"/>
    <w:rsid w:val="000C4BAF"/>
    <w:rsid w:val="000E334F"/>
    <w:rsid w:val="001008B6"/>
    <w:rsid w:val="00140E76"/>
    <w:rsid w:val="00171234"/>
    <w:rsid w:val="001C352D"/>
    <w:rsid w:val="001F23B0"/>
    <w:rsid w:val="0020138B"/>
    <w:rsid w:val="00214974"/>
    <w:rsid w:val="00257180"/>
    <w:rsid w:val="0026355F"/>
    <w:rsid w:val="0027225F"/>
    <w:rsid w:val="002876ED"/>
    <w:rsid w:val="002B0984"/>
    <w:rsid w:val="002B327A"/>
    <w:rsid w:val="002C7A3A"/>
    <w:rsid w:val="002D4E0D"/>
    <w:rsid w:val="00303DED"/>
    <w:rsid w:val="003175DB"/>
    <w:rsid w:val="00322278"/>
    <w:rsid w:val="0034654A"/>
    <w:rsid w:val="00347AEA"/>
    <w:rsid w:val="00381BA3"/>
    <w:rsid w:val="00396CFA"/>
    <w:rsid w:val="00410EFB"/>
    <w:rsid w:val="00416E99"/>
    <w:rsid w:val="0043200A"/>
    <w:rsid w:val="004633DC"/>
    <w:rsid w:val="00474612"/>
    <w:rsid w:val="00486F5B"/>
    <w:rsid w:val="004A236C"/>
    <w:rsid w:val="004B2083"/>
    <w:rsid w:val="004C48CB"/>
    <w:rsid w:val="004C75E0"/>
    <w:rsid w:val="004E267E"/>
    <w:rsid w:val="004E3234"/>
    <w:rsid w:val="004E796D"/>
    <w:rsid w:val="004F2CB5"/>
    <w:rsid w:val="0050040E"/>
    <w:rsid w:val="00512FD8"/>
    <w:rsid w:val="00517590"/>
    <w:rsid w:val="00575C01"/>
    <w:rsid w:val="00587168"/>
    <w:rsid w:val="005929E5"/>
    <w:rsid w:val="00594302"/>
    <w:rsid w:val="005A792B"/>
    <w:rsid w:val="005B4606"/>
    <w:rsid w:val="005D7B86"/>
    <w:rsid w:val="005F1B68"/>
    <w:rsid w:val="0060537E"/>
    <w:rsid w:val="00617627"/>
    <w:rsid w:val="00665390"/>
    <w:rsid w:val="00692181"/>
    <w:rsid w:val="006C4568"/>
    <w:rsid w:val="006D70AC"/>
    <w:rsid w:val="006F473C"/>
    <w:rsid w:val="00706703"/>
    <w:rsid w:val="007111A2"/>
    <w:rsid w:val="00727767"/>
    <w:rsid w:val="007412DE"/>
    <w:rsid w:val="0074193D"/>
    <w:rsid w:val="00795D4F"/>
    <w:rsid w:val="007A1DA4"/>
    <w:rsid w:val="007B0041"/>
    <w:rsid w:val="007B2EDA"/>
    <w:rsid w:val="007B59B0"/>
    <w:rsid w:val="007D0EF5"/>
    <w:rsid w:val="007D6D55"/>
    <w:rsid w:val="007E0B81"/>
    <w:rsid w:val="007F0117"/>
    <w:rsid w:val="00837A5F"/>
    <w:rsid w:val="00852FE8"/>
    <w:rsid w:val="008D4F0F"/>
    <w:rsid w:val="009043B9"/>
    <w:rsid w:val="00A303B4"/>
    <w:rsid w:val="00A41340"/>
    <w:rsid w:val="00A42C20"/>
    <w:rsid w:val="00A62145"/>
    <w:rsid w:val="00A6233B"/>
    <w:rsid w:val="00AA6C19"/>
    <w:rsid w:val="00B10C91"/>
    <w:rsid w:val="00B23670"/>
    <w:rsid w:val="00BD163A"/>
    <w:rsid w:val="00C224EE"/>
    <w:rsid w:val="00C24C6C"/>
    <w:rsid w:val="00C42727"/>
    <w:rsid w:val="00C53492"/>
    <w:rsid w:val="00C87616"/>
    <w:rsid w:val="00C96DC2"/>
    <w:rsid w:val="00CC27ED"/>
    <w:rsid w:val="00CC2A31"/>
    <w:rsid w:val="00CC706E"/>
    <w:rsid w:val="00CC7AC2"/>
    <w:rsid w:val="00CC7CEF"/>
    <w:rsid w:val="00CD3662"/>
    <w:rsid w:val="00D10C7E"/>
    <w:rsid w:val="00D579E7"/>
    <w:rsid w:val="00D63EEB"/>
    <w:rsid w:val="00DC771E"/>
    <w:rsid w:val="00DD4AF7"/>
    <w:rsid w:val="00E23BCF"/>
    <w:rsid w:val="00E34F97"/>
    <w:rsid w:val="00E634BA"/>
    <w:rsid w:val="00E74350"/>
    <w:rsid w:val="00E75045"/>
    <w:rsid w:val="00EC3728"/>
    <w:rsid w:val="00F31899"/>
    <w:rsid w:val="00F9628A"/>
    <w:rsid w:val="00FE492F"/>
    <w:rsid w:val="00FE7A43"/>
    <w:rsid w:val="15F7F29F"/>
    <w:rsid w:val="2D9F1AE7"/>
    <w:rsid w:val="2F064DCE"/>
    <w:rsid w:val="31DB8A5C"/>
    <w:rsid w:val="32ED84E2"/>
    <w:rsid w:val="3F48A5D1"/>
    <w:rsid w:val="4D573891"/>
    <w:rsid w:val="56E1BDCF"/>
    <w:rsid w:val="5A82678F"/>
    <w:rsid w:val="72D94A98"/>
    <w:rsid w:val="76EC4F3E"/>
    <w:rsid w:val="7DEBE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D564A"/>
  <w15:chartTrackingRefBased/>
  <w15:docId w15:val="{E1C07AFB-EA60-4617-AF73-EEBE7FA5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28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24EE"/>
    <w:pPr>
      <w:ind w:left="720"/>
      <w:contextualSpacing/>
    </w:pPr>
  </w:style>
  <w:style w:type="paragraph" w:styleId="Revision">
    <w:name w:val="Revision"/>
    <w:hidden/>
    <w:uiPriority w:val="99"/>
    <w:semiHidden/>
    <w:rsid w:val="001008B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C7A3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C7A3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C7A3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A3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7A3A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62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Mention">
    <w:name w:val="Mention"/>
    <w:basedOn w:val="DefaultParagraphFont"/>
    <w:uiPriority w:val="99"/>
    <w:unhideWhenUsed/>
    <w:rsid w:val="00F31899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84BE068-5029-4D48-B54C-F193DA689078}">
  <ds:schemaRefs>
    <ds:schemaRef ds:uri="http://schemas.microsoft.com/office/2006/metadata/properties"/>
    <ds:schemaRef ds:uri="http://schemas.microsoft.com/office/infopath/2007/PartnerControls"/>
    <ds:schemaRef ds:uri="49256dcf-74b5-4e0f-b2ab-e17546be8a80"/>
    <ds:schemaRef ds:uri="3940b711-dc1d-4235-b0a5-48d487f0d3b9"/>
  </ds:schemaRefs>
</ds:datastoreItem>
</file>

<file path=customXml/itemProps2.xml><?xml version="1.0" encoding="utf-8"?>
<ds:datastoreItem xmlns:ds="http://schemas.openxmlformats.org/officeDocument/2006/customXml" ds:itemID="{C15C7FE1-A157-481A-BEA7-6F39D3EEB177}"/>
</file>

<file path=customXml/itemProps3.xml><?xml version="1.0" encoding="utf-8"?>
<ds:datastoreItem xmlns:ds="http://schemas.openxmlformats.org/officeDocument/2006/customXml" ds:itemID="{4C906C57-7E51-44C9-BC51-F18124D1930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475</Words>
  <Characters>2713</Characters>
  <Application>Microsoft Office Word</Application>
  <DocSecurity>4</DocSecurity>
  <Lines>22</Lines>
  <Paragraphs>6</Paragraphs>
  <ScaleCrop>false</ScaleCrop>
  <Company>World Food Programme</Company>
  <LinksUpToDate>false</LinksUpToDate>
  <CharactersWithSpaces>3182</CharactersWithSpaces>
  <SharedDoc>false</SharedDoc>
  <HLinks>
    <vt:vector size="12" baseType="variant">
      <vt:variant>
        <vt:i4>5701668</vt:i4>
      </vt:variant>
      <vt:variant>
        <vt:i4>3</vt:i4>
      </vt:variant>
      <vt:variant>
        <vt:i4>0</vt:i4>
      </vt:variant>
      <vt:variant>
        <vt:i4>5</vt:i4>
      </vt:variant>
      <vt:variant>
        <vt:lpwstr>mailto:nicole.wu@wfp.org</vt:lpwstr>
      </vt:variant>
      <vt:variant>
        <vt:lpwstr/>
      </vt:variant>
      <vt:variant>
        <vt:i4>4784186</vt:i4>
      </vt:variant>
      <vt:variant>
        <vt:i4>0</vt:i4>
      </vt:variant>
      <vt:variant>
        <vt:i4>0</vt:i4>
      </vt:variant>
      <vt:variant>
        <vt:i4>5</vt:i4>
      </vt:variant>
      <vt:variant>
        <vt:lpwstr>mailto:alirah.weyori@wfp.org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Alirah WEYORI</dc:creator>
  <cp:keywords/>
  <dc:description/>
  <cp:lastModifiedBy>Nicole WU</cp:lastModifiedBy>
  <cp:revision>59</cp:revision>
  <dcterms:created xsi:type="dcterms:W3CDTF">2024-02-16T04:33:00Z</dcterms:created>
  <dcterms:modified xsi:type="dcterms:W3CDTF">2024-02-19T23:49:00Z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  <property fmtid="{D5CDD505-2E9C-101B-9397-08002B2CF9AE}" pid="3" name="MediaServiceImageTags">
    <vt:lpwstr/>
  </property>
</Properties>
</file>