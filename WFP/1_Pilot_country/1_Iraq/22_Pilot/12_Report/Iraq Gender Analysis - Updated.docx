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3318E" w14:textId="769B5501" w:rsidR="00B84292" w:rsidRPr="00A83B17" w:rsidRDefault="00587C04" w:rsidP="00862BAE">
      <w:pPr>
        <w:jc w:val="both"/>
        <w:rPr>
          <w:rFonts w:ascii="Open Sans" w:hAnsi="Open Sans" w:cs="Open Sans"/>
          <w:b/>
          <w:color w:val="4472C4" w:themeColor="accent1"/>
          <w:sz w:val="28"/>
          <w:szCs w:val="28"/>
          <w:lang w:val="fr-FR"/>
        </w:rPr>
      </w:pPr>
      <w:bookmarkStart w:id="0" w:name="_Hlk138336653"/>
      <w:bookmarkEnd w:id="0"/>
      <w:r w:rsidRPr="00A83B17">
        <w:rPr>
          <w:rFonts w:ascii="Open Sans" w:hAnsi="Open Sans" w:cs="Open Sans"/>
          <w:b/>
          <w:color w:val="4472C4" w:themeColor="accent1"/>
          <w:sz w:val="28"/>
          <w:szCs w:val="28"/>
          <w:lang w:val="fr-FR"/>
        </w:rPr>
        <w:t xml:space="preserve">Gender Analysis </w:t>
      </w:r>
      <w:r w:rsidR="00FC16D4" w:rsidRPr="00A83B17">
        <w:rPr>
          <w:rFonts w:ascii="Open Sans" w:hAnsi="Open Sans" w:cs="Open Sans"/>
          <w:b/>
          <w:color w:val="4472C4" w:themeColor="accent1"/>
          <w:sz w:val="28"/>
          <w:szCs w:val="28"/>
          <w:lang w:val="fr-FR"/>
        </w:rPr>
        <w:t xml:space="preserve">Iraq </w:t>
      </w:r>
      <w:r w:rsidR="00862BAE" w:rsidRPr="00A83B17">
        <w:rPr>
          <w:rFonts w:ascii="Open Sans" w:hAnsi="Open Sans" w:cs="Open Sans"/>
          <w:b/>
          <w:color w:val="4472C4" w:themeColor="accent1"/>
          <w:sz w:val="28"/>
          <w:szCs w:val="28"/>
          <w:lang w:val="fr-FR"/>
        </w:rPr>
        <w:t>(rC</w:t>
      </w:r>
      <w:r w:rsidR="00267667" w:rsidRPr="00A83B17">
        <w:rPr>
          <w:rFonts w:ascii="Open Sans" w:hAnsi="Open Sans" w:cs="Open Sans"/>
          <w:b/>
          <w:color w:val="4472C4" w:themeColor="accent1"/>
          <w:sz w:val="28"/>
          <w:szCs w:val="28"/>
          <w:lang w:val="fr-FR"/>
        </w:rPr>
        <w:t>ARI</w:t>
      </w:r>
      <w:r w:rsidR="00862BAE" w:rsidRPr="00A83B17">
        <w:rPr>
          <w:rFonts w:ascii="Open Sans" w:hAnsi="Open Sans" w:cs="Open Sans"/>
          <w:b/>
          <w:color w:val="4472C4" w:themeColor="accent1"/>
          <w:sz w:val="28"/>
          <w:szCs w:val="28"/>
          <w:lang w:val="fr-FR"/>
        </w:rPr>
        <w:t xml:space="preserve"> pilot)</w:t>
      </w:r>
    </w:p>
    <w:p w14:paraId="03A925AA" w14:textId="0012DF8E" w:rsidR="00734BDB" w:rsidRPr="009F2393" w:rsidRDefault="00734BDB" w:rsidP="00862BAE">
      <w:pPr>
        <w:jc w:val="both"/>
        <w:rPr>
          <w:rFonts w:ascii="Open Sans" w:hAnsi="Open Sans" w:cs="Open Sans"/>
          <w:b/>
          <w:color w:val="4472C4" w:themeColor="accent1"/>
          <w:lang w:val="en-US"/>
        </w:rPr>
      </w:pPr>
      <w:r w:rsidRPr="009F2393">
        <w:rPr>
          <w:rFonts w:ascii="Open Sans" w:hAnsi="Open Sans" w:cs="Open Sans"/>
          <w:b/>
          <w:color w:val="4472C4" w:themeColor="accent1"/>
          <w:lang w:val="en-US"/>
        </w:rPr>
        <w:t>Background</w:t>
      </w:r>
    </w:p>
    <w:p w14:paraId="00EBA636" w14:textId="77777777" w:rsidR="00E20AE5" w:rsidRPr="009F2393" w:rsidRDefault="002A1477" w:rsidP="00862BAE">
      <w:pPr>
        <w:jc w:val="both"/>
        <w:rPr>
          <w:rFonts w:ascii="Open Sans" w:hAnsi="Open Sans" w:cs="Open Sans"/>
          <w:sz w:val="20"/>
          <w:szCs w:val="20"/>
          <w:lang w:val="en-US"/>
        </w:rPr>
      </w:pPr>
      <w:r w:rsidRPr="009F2393">
        <w:rPr>
          <w:rFonts w:ascii="Open Sans" w:hAnsi="Open Sans" w:cs="Open Sans"/>
          <w:sz w:val="20"/>
          <w:szCs w:val="20"/>
          <w:lang w:val="en-US"/>
        </w:rPr>
        <w:t xml:space="preserve">At WFP, food security data is </w:t>
      </w:r>
      <w:r w:rsidR="0037582B" w:rsidRPr="009F2393">
        <w:rPr>
          <w:rFonts w:ascii="Open Sans" w:hAnsi="Open Sans" w:cs="Open Sans"/>
          <w:sz w:val="20"/>
          <w:szCs w:val="20"/>
          <w:lang w:val="en-US"/>
        </w:rPr>
        <w:t xml:space="preserve">typically </w:t>
      </w:r>
      <w:r w:rsidRPr="009F2393">
        <w:rPr>
          <w:rFonts w:ascii="Open Sans" w:hAnsi="Open Sans" w:cs="Open Sans"/>
          <w:sz w:val="20"/>
          <w:szCs w:val="20"/>
          <w:lang w:val="en-US"/>
        </w:rPr>
        <w:t xml:space="preserve">collected and </w:t>
      </w:r>
      <w:r w:rsidRPr="004A135E">
        <w:rPr>
          <w:rFonts w:ascii="Open Sans" w:hAnsi="Open Sans" w:cs="Open Sans"/>
          <w:sz w:val="20"/>
          <w:szCs w:val="20"/>
          <w:lang w:val="en-US"/>
        </w:rPr>
        <w:t>analy</w:t>
      </w:r>
      <w:r w:rsidR="004A135E" w:rsidRPr="004A135E">
        <w:rPr>
          <w:rFonts w:ascii="Open Sans" w:hAnsi="Open Sans" w:cs="Open Sans"/>
          <w:sz w:val="20"/>
          <w:szCs w:val="20"/>
          <w:lang w:val="en-US"/>
        </w:rPr>
        <w:t>z</w:t>
      </w:r>
      <w:r w:rsidRPr="004A135E">
        <w:rPr>
          <w:rFonts w:ascii="Open Sans" w:hAnsi="Open Sans" w:cs="Open Sans"/>
          <w:sz w:val="20"/>
          <w:szCs w:val="20"/>
          <w:lang w:val="en-US"/>
        </w:rPr>
        <w:t>ed</w:t>
      </w:r>
      <w:r w:rsidRPr="009F2393">
        <w:rPr>
          <w:rFonts w:ascii="Open Sans" w:hAnsi="Open Sans" w:cs="Open Sans"/>
          <w:sz w:val="20"/>
          <w:szCs w:val="20"/>
          <w:lang w:val="en-US"/>
        </w:rPr>
        <w:t xml:space="preserve"> at the household level</w:t>
      </w:r>
      <w:r w:rsidR="007C1E64" w:rsidRPr="009F2393">
        <w:rPr>
          <w:rFonts w:ascii="Open Sans" w:hAnsi="Open Sans" w:cs="Open Sans"/>
          <w:sz w:val="20"/>
          <w:szCs w:val="20"/>
          <w:lang w:val="en-US"/>
        </w:rPr>
        <w:t xml:space="preserve">; </w:t>
      </w:r>
      <w:r w:rsidR="00B37A9E" w:rsidRPr="009F2393">
        <w:rPr>
          <w:rFonts w:ascii="Open Sans" w:hAnsi="Open Sans" w:cs="Open Sans"/>
          <w:sz w:val="20"/>
          <w:szCs w:val="20"/>
          <w:lang w:val="en-US"/>
        </w:rPr>
        <w:t xml:space="preserve">the </w:t>
      </w:r>
      <w:r w:rsidR="007C1E64" w:rsidRPr="009F2393">
        <w:rPr>
          <w:rFonts w:ascii="Open Sans" w:hAnsi="Open Sans" w:cs="Open Sans"/>
          <w:sz w:val="20"/>
          <w:szCs w:val="20"/>
          <w:lang w:val="en-US"/>
        </w:rPr>
        <w:t xml:space="preserve">following </w:t>
      </w:r>
      <w:r w:rsidR="00B37A9E" w:rsidRPr="004A135E">
        <w:rPr>
          <w:rFonts w:ascii="Open Sans" w:hAnsi="Open Sans" w:cs="Open Sans"/>
          <w:sz w:val="20"/>
          <w:szCs w:val="20"/>
          <w:lang w:val="en-US"/>
        </w:rPr>
        <w:t>program</w:t>
      </w:r>
      <w:r w:rsidR="00B37A9E" w:rsidRPr="009F2393">
        <w:rPr>
          <w:rFonts w:ascii="Open Sans" w:hAnsi="Open Sans" w:cs="Open Sans"/>
          <w:sz w:val="20"/>
          <w:szCs w:val="20"/>
          <w:lang w:val="en-US"/>
        </w:rPr>
        <w:t xml:space="preserve"> design and </w:t>
      </w:r>
      <w:r w:rsidR="007C1E64" w:rsidRPr="009F2393">
        <w:rPr>
          <w:rFonts w:ascii="Open Sans" w:hAnsi="Open Sans" w:cs="Open Sans"/>
          <w:sz w:val="20"/>
          <w:szCs w:val="20"/>
          <w:lang w:val="en-US"/>
        </w:rPr>
        <w:t xml:space="preserve">assistance are also provided </w:t>
      </w:r>
      <w:r w:rsidR="00C71533">
        <w:rPr>
          <w:rFonts w:ascii="Open Sans" w:hAnsi="Open Sans" w:cs="Open Sans"/>
          <w:sz w:val="20"/>
          <w:szCs w:val="20"/>
          <w:lang w:val="en-US"/>
        </w:rPr>
        <w:t>to</w:t>
      </w:r>
      <w:r w:rsidR="007C1E64" w:rsidRPr="009F2393">
        <w:rPr>
          <w:rFonts w:ascii="Open Sans" w:hAnsi="Open Sans" w:cs="Open Sans"/>
          <w:sz w:val="20"/>
          <w:szCs w:val="20"/>
          <w:lang w:val="en-US"/>
        </w:rPr>
        <w:t xml:space="preserve"> the household as a unit. Meanwhile, there could be a discrepancy in food security </w:t>
      </w:r>
      <w:r w:rsidR="000C53B2" w:rsidRPr="009F2393">
        <w:rPr>
          <w:rFonts w:ascii="Open Sans" w:hAnsi="Open Sans" w:cs="Open Sans"/>
          <w:sz w:val="20"/>
          <w:szCs w:val="20"/>
          <w:lang w:val="en-US"/>
        </w:rPr>
        <w:t xml:space="preserve">levels between different household members (intrahousehold food security). </w:t>
      </w:r>
      <w:r w:rsidR="00734BDB" w:rsidRPr="009F2393">
        <w:rPr>
          <w:rFonts w:ascii="Open Sans" w:hAnsi="Open Sans" w:cs="Open Sans"/>
          <w:sz w:val="20"/>
          <w:szCs w:val="20"/>
          <w:lang w:val="en-US"/>
        </w:rPr>
        <w:t>It is in this context</w:t>
      </w:r>
      <w:r w:rsidR="00B37A9E" w:rsidRPr="009F2393">
        <w:rPr>
          <w:rFonts w:ascii="Open Sans" w:hAnsi="Open Sans" w:cs="Open Sans"/>
          <w:sz w:val="20"/>
          <w:szCs w:val="20"/>
          <w:lang w:val="en-US"/>
        </w:rPr>
        <w:t xml:space="preserve"> </w:t>
      </w:r>
      <w:r w:rsidR="00734BDB" w:rsidRPr="009F2393">
        <w:rPr>
          <w:rFonts w:ascii="Open Sans" w:hAnsi="Open Sans" w:cs="Open Sans"/>
          <w:sz w:val="20"/>
          <w:szCs w:val="20"/>
          <w:lang w:val="en-US"/>
        </w:rPr>
        <w:t>that</w:t>
      </w:r>
      <w:r w:rsidR="00B37A9E" w:rsidRPr="009F2393">
        <w:rPr>
          <w:rFonts w:ascii="Open Sans" w:hAnsi="Open Sans" w:cs="Open Sans"/>
          <w:sz w:val="20"/>
          <w:szCs w:val="20"/>
          <w:lang w:val="en-US"/>
        </w:rPr>
        <w:t xml:space="preserve"> the</w:t>
      </w:r>
      <w:r w:rsidR="00734BDB" w:rsidRPr="009F2393">
        <w:rPr>
          <w:rFonts w:ascii="Open Sans" w:hAnsi="Open Sans" w:cs="Open Sans"/>
          <w:sz w:val="20"/>
          <w:szCs w:val="20"/>
          <w:lang w:val="en-US"/>
        </w:rPr>
        <w:t xml:space="preserve"> WFP</w:t>
      </w:r>
      <w:r w:rsidR="004843DD" w:rsidRPr="009F2393">
        <w:rPr>
          <w:rFonts w:ascii="Open Sans" w:hAnsi="Open Sans" w:cs="Open Sans"/>
          <w:sz w:val="20"/>
          <w:szCs w:val="20"/>
          <w:lang w:val="en-US"/>
        </w:rPr>
        <w:t xml:space="preserve"> Food Security Needs Assessments</w:t>
      </w:r>
      <w:r w:rsidR="0074536E">
        <w:rPr>
          <w:rFonts w:ascii="Open Sans" w:hAnsi="Open Sans" w:cs="Open Sans"/>
          <w:sz w:val="20"/>
          <w:szCs w:val="20"/>
          <w:lang w:val="en-US"/>
        </w:rPr>
        <w:t xml:space="preserve"> and </w:t>
      </w:r>
      <w:r w:rsidR="00C6691D" w:rsidRPr="004A135E">
        <w:rPr>
          <w:rFonts w:ascii="Open Sans" w:hAnsi="Open Sans" w:cs="Open Sans"/>
          <w:sz w:val="20"/>
          <w:szCs w:val="20"/>
          <w:lang w:val="en-US"/>
        </w:rPr>
        <w:t>T</w:t>
      </w:r>
      <w:r w:rsidR="0074536E" w:rsidRPr="004A135E">
        <w:rPr>
          <w:rFonts w:ascii="Open Sans" w:hAnsi="Open Sans" w:cs="Open Sans"/>
          <w:sz w:val="20"/>
          <w:szCs w:val="20"/>
          <w:lang w:val="en-US"/>
        </w:rPr>
        <w:t>argeting</w:t>
      </w:r>
      <w:r w:rsidR="004843DD" w:rsidRPr="009F2393">
        <w:rPr>
          <w:rFonts w:ascii="Open Sans" w:hAnsi="Open Sans" w:cs="Open Sans"/>
          <w:sz w:val="20"/>
          <w:szCs w:val="20"/>
          <w:lang w:val="en-US"/>
        </w:rPr>
        <w:t xml:space="preserve"> (RAM-N) teamed up with the Gender </w:t>
      </w:r>
      <w:r w:rsidR="00C6691D">
        <w:rPr>
          <w:rFonts w:ascii="Open Sans" w:hAnsi="Open Sans" w:cs="Open Sans"/>
          <w:sz w:val="20"/>
          <w:szCs w:val="20"/>
          <w:lang w:val="en-US"/>
        </w:rPr>
        <w:t xml:space="preserve">Equality Office (GEN) </w:t>
      </w:r>
      <w:r w:rsidR="004843DD" w:rsidRPr="009F2393">
        <w:rPr>
          <w:rFonts w:ascii="Open Sans" w:hAnsi="Open Sans" w:cs="Open Sans"/>
          <w:sz w:val="20"/>
          <w:szCs w:val="20"/>
          <w:lang w:val="en-US"/>
        </w:rPr>
        <w:t xml:space="preserve">to study the intrahousehold differences in food security. </w:t>
      </w:r>
      <w:r w:rsidR="006938D6">
        <w:rPr>
          <w:rFonts w:ascii="Open Sans" w:hAnsi="Open Sans" w:cs="Open Sans"/>
          <w:sz w:val="20"/>
          <w:szCs w:val="20"/>
          <w:lang w:val="en-US"/>
        </w:rPr>
        <w:t>T</w:t>
      </w:r>
      <w:r w:rsidR="00DE3CEC">
        <w:rPr>
          <w:rFonts w:ascii="Open Sans" w:hAnsi="Open Sans" w:cs="Open Sans"/>
          <w:sz w:val="20"/>
          <w:szCs w:val="20"/>
          <w:lang w:val="en-US"/>
        </w:rPr>
        <w:t>he aim was</w:t>
      </w:r>
      <w:r w:rsidR="00E20AE5" w:rsidRPr="009F2393">
        <w:rPr>
          <w:rFonts w:ascii="Open Sans" w:hAnsi="Open Sans" w:cs="Open Sans"/>
          <w:sz w:val="20"/>
          <w:szCs w:val="20"/>
          <w:lang w:val="en-US"/>
        </w:rPr>
        <w:t xml:space="preserve"> </w:t>
      </w:r>
      <w:r w:rsidR="00E20AE5" w:rsidRPr="009F2393" w:rsidDel="00770589">
        <w:rPr>
          <w:rFonts w:ascii="Open Sans" w:hAnsi="Open Sans" w:cs="Open Sans"/>
          <w:sz w:val="20"/>
          <w:szCs w:val="20"/>
          <w:lang w:val="en-US"/>
        </w:rPr>
        <w:t xml:space="preserve">to </w:t>
      </w:r>
      <w:r w:rsidR="00DE3CEC">
        <w:rPr>
          <w:rFonts w:ascii="Open Sans" w:hAnsi="Open Sans" w:cs="Open Sans"/>
          <w:sz w:val="20"/>
          <w:szCs w:val="20"/>
          <w:lang w:val="en-US"/>
        </w:rPr>
        <w:t xml:space="preserve">collect the evidence necessary to guide </w:t>
      </w:r>
      <w:r w:rsidR="00E20AE5" w:rsidRPr="004A135E">
        <w:rPr>
          <w:rFonts w:ascii="Open Sans" w:hAnsi="Open Sans" w:cs="Open Sans"/>
          <w:sz w:val="20"/>
          <w:szCs w:val="20"/>
          <w:lang w:val="en-US"/>
        </w:rPr>
        <w:t>WFP</w:t>
      </w:r>
      <w:r w:rsidR="00E20AE5" w:rsidRPr="009F2393" w:rsidDel="00770589">
        <w:rPr>
          <w:rFonts w:ascii="Open Sans" w:hAnsi="Open Sans" w:cs="Open Sans"/>
          <w:sz w:val="20"/>
          <w:szCs w:val="20"/>
          <w:lang w:val="en-US"/>
        </w:rPr>
        <w:t xml:space="preserve"> </w:t>
      </w:r>
      <w:r w:rsidR="00E20AE5" w:rsidRPr="009F2393">
        <w:rPr>
          <w:rFonts w:ascii="Open Sans" w:hAnsi="Open Sans" w:cs="Open Sans"/>
          <w:sz w:val="20"/>
          <w:szCs w:val="20"/>
          <w:lang w:val="en-US"/>
        </w:rPr>
        <w:t xml:space="preserve">operations at the assessment, planning and implementation phases to address intrahousehold </w:t>
      </w:r>
      <w:r w:rsidR="000F6113">
        <w:rPr>
          <w:rFonts w:ascii="Open Sans" w:hAnsi="Open Sans" w:cs="Open Sans"/>
          <w:sz w:val="20"/>
          <w:szCs w:val="20"/>
          <w:lang w:val="en-US"/>
        </w:rPr>
        <w:t xml:space="preserve">variability </w:t>
      </w:r>
      <w:r w:rsidR="0005773A">
        <w:rPr>
          <w:rFonts w:ascii="Open Sans" w:hAnsi="Open Sans" w:cs="Open Sans"/>
          <w:sz w:val="20"/>
          <w:szCs w:val="20"/>
          <w:lang w:val="en-US"/>
        </w:rPr>
        <w:t xml:space="preserve">in </w:t>
      </w:r>
      <w:r w:rsidR="00E20AE5" w:rsidRPr="009F2393">
        <w:rPr>
          <w:rFonts w:ascii="Open Sans" w:hAnsi="Open Sans" w:cs="Open Sans"/>
          <w:sz w:val="20"/>
          <w:szCs w:val="20"/>
          <w:lang w:val="en-US"/>
        </w:rPr>
        <w:t xml:space="preserve">food security. </w:t>
      </w:r>
    </w:p>
    <w:p w14:paraId="42B688DE" w14:textId="6FE36020" w:rsidR="002A1477" w:rsidRPr="009F2393" w:rsidRDefault="004A5D8F" w:rsidP="00607C8E">
      <w:pPr>
        <w:spacing w:after="0"/>
        <w:jc w:val="both"/>
        <w:rPr>
          <w:rFonts w:ascii="Open Sans" w:hAnsi="Open Sans" w:cs="Open Sans"/>
          <w:sz w:val="20"/>
          <w:szCs w:val="20"/>
          <w:lang w:val="en-US"/>
        </w:rPr>
      </w:pPr>
      <w:r w:rsidRPr="009F2393">
        <w:rPr>
          <w:rFonts w:ascii="Open Sans" w:hAnsi="Open Sans" w:cs="Open Sans"/>
          <w:sz w:val="20"/>
          <w:szCs w:val="20"/>
          <w:lang w:val="en-US"/>
        </w:rPr>
        <w:t>This study set out to answer the following questions:</w:t>
      </w:r>
    </w:p>
    <w:p w14:paraId="723A8A57" w14:textId="28B65016" w:rsidR="004A5D8F" w:rsidRPr="009F2393" w:rsidRDefault="004A5D8F" w:rsidP="00607C8E">
      <w:pPr>
        <w:pStyle w:val="ListParagraph"/>
        <w:numPr>
          <w:ilvl w:val="0"/>
          <w:numId w:val="1"/>
        </w:numPr>
        <w:spacing w:after="0"/>
        <w:jc w:val="both"/>
        <w:rPr>
          <w:rFonts w:ascii="Open Sans" w:hAnsi="Open Sans" w:cs="Open Sans"/>
          <w:sz w:val="20"/>
          <w:szCs w:val="20"/>
          <w:lang w:val="en-US"/>
        </w:rPr>
      </w:pPr>
      <w:r w:rsidRPr="009F2393">
        <w:rPr>
          <w:rFonts w:ascii="Open Sans" w:hAnsi="Open Sans" w:cs="Open Sans"/>
          <w:sz w:val="20"/>
          <w:szCs w:val="20"/>
          <w:lang w:val="en-US"/>
        </w:rPr>
        <w:t xml:space="preserve">Is </w:t>
      </w:r>
      <w:r w:rsidR="00EF1AA7">
        <w:rPr>
          <w:rFonts w:ascii="Open Sans" w:hAnsi="Open Sans" w:cs="Open Sans"/>
          <w:sz w:val="20"/>
          <w:szCs w:val="20"/>
          <w:lang w:val="en-US"/>
        </w:rPr>
        <w:t xml:space="preserve">minimum </w:t>
      </w:r>
      <w:r w:rsidRPr="009F2393">
        <w:rPr>
          <w:rFonts w:ascii="Open Sans" w:hAnsi="Open Sans" w:cs="Open Sans"/>
          <w:sz w:val="20"/>
          <w:szCs w:val="20"/>
          <w:lang w:val="en-US"/>
        </w:rPr>
        <w:t xml:space="preserve">dietary diversity </w:t>
      </w:r>
      <w:r w:rsidR="00EF1AA7">
        <w:rPr>
          <w:rFonts w:ascii="Open Sans" w:hAnsi="Open Sans" w:cs="Open Sans"/>
          <w:sz w:val="20"/>
          <w:szCs w:val="20"/>
          <w:lang w:val="en-US"/>
        </w:rPr>
        <w:t>(MDD)</w:t>
      </w:r>
      <w:r w:rsidR="00EF1AA7" w:rsidRPr="004A135E">
        <w:rPr>
          <w:vertAlign w:val="superscript"/>
          <w:lang w:val="en-US"/>
        </w:rPr>
        <w:footnoteReference w:id="2"/>
      </w:r>
      <w:r w:rsidR="00EF1AA7">
        <w:rPr>
          <w:rFonts w:ascii="Open Sans" w:hAnsi="Open Sans" w:cs="Open Sans"/>
          <w:sz w:val="20"/>
          <w:szCs w:val="20"/>
          <w:lang w:val="en-US"/>
        </w:rPr>
        <w:t xml:space="preserve"> </w:t>
      </w:r>
      <w:r w:rsidR="005A3B40" w:rsidRPr="009F2393">
        <w:rPr>
          <w:rFonts w:ascii="Open Sans" w:hAnsi="Open Sans" w:cs="Open Sans"/>
          <w:sz w:val="20"/>
          <w:szCs w:val="20"/>
          <w:lang w:val="en-US"/>
        </w:rPr>
        <w:t>different for men and women of the same household?</w:t>
      </w:r>
    </w:p>
    <w:p w14:paraId="0DB01D21" w14:textId="5F7E208D" w:rsidR="0005773A" w:rsidRDefault="0005773A" w:rsidP="00607C8E">
      <w:pPr>
        <w:pStyle w:val="ListParagraph"/>
        <w:numPr>
          <w:ilvl w:val="0"/>
          <w:numId w:val="1"/>
        </w:numPr>
        <w:spacing w:after="0"/>
        <w:jc w:val="both"/>
        <w:rPr>
          <w:ins w:id="1" w:author="SALEM Mohamed" w:date="2023-05-30T21:14:00Z"/>
          <w:rFonts w:ascii="Open Sans" w:hAnsi="Open Sans" w:cs="Open Sans"/>
          <w:sz w:val="20"/>
          <w:szCs w:val="20"/>
          <w:lang w:val="en-US"/>
        </w:rPr>
      </w:pPr>
      <w:commentRangeStart w:id="2"/>
      <w:commentRangeStart w:id="3"/>
      <w:ins w:id="4" w:author="SALEM Mohamed" w:date="2023-05-30T21:14:00Z">
        <w:r w:rsidRPr="024E3247">
          <w:rPr>
            <w:rFonts w:ascii="Open Sans" w:hAnsi="Open Sans" w:cs="Open Sans"/>
            <w:sz w:val="20"/>
            <w:szCs w:val="20"/>
            <w:lang w:val="en-US"/>
          </w:rPr>
          <w:t xml:space="preserve">Is </w:t>
        </w:r>
      </w:ins>
      <w:ins w:id="5" w:author="SALEM Mohamed" w:date="2023-05-30T21:19:00Z">
        <w:r w:rsidR="00475431" w:rsidRPr="024E3247">
          <w:rPr>
            <w:rFonts w:ascii="Open Sans" w:hAnsi="Open Sans" w:cs="Open Sans"/>
            <w:sz w:val="20"/>
            <w:szCs w:val="20"/>
            <w:lang w:val="en-US"/>
          </w:rPr>
          <w:t>dual</w:t>
        </w:r>
      </w:ins>
      <w:ins w:id="6" w:author="SALEM Mohamed" w:date="2023-05-30T21:14:00Z">
        <w:r w:rsidR="00151E87" w:rsidRPr="024E3247">
          <w:rPr>
            <w:rFonts w:ascii="Open Sans" w:hAnsi="Open Sans" w:cs="Open Sans"/>
            <w:sz w:val="20"/>
            <w:szCs w:val="20"/>
            <w:lang w:val="en-US"/>
          </w:rPr>
          <w:t xml:space="preserve"> data collection from </w:t>
        </w:r>
      </w:ins>
      <w:ins w:id="7" w:author="SALEM Mohamed" w:date="2023-05-30T21:15:00Z">
        <w:r w:rsidR="00151E87" w:rsidRPr="024E3247">
          <w:rPr>
            <w:rFonts w:ascii="Open Sans" w:hAnsi="Open Sans" w:cs="Open Sans"/>
            <w:sz w:val="20"/>
            <w:szCs w:val="20"/>
            <w:lang w:val="en-US"/>
          </w:rPr>
          <w:t xml:space="preserve">more than one individual </w:t>
        </w:r>
      </w:ins>
      <w:r w:rsidR="00B10FD7" w:rsidRPr="024E3247">
        <w:rPr>
          <w:rFonts w:ascii="Open Sans" w:hAnsi="Open Sans" w:cs="Open Sans"/>
          <w:sz w:val="20"/>
          <w:szCs w:val="20"/>
          <w:lang w:val="en-US"/>
        </w:rPr>
        <w:t>within a</w:t>
      </w:r>
      <w:ins w:id="8" w:author="SALEM Mohamed" w:date="2023-05-30T21:15:00Z">
        <w:r w:rsidR="00151E87" w:rsidRPr="024E3247">
          <w:rPr>
            <w:rFonts w:ascii="Open Sans" w:hAnsi="Open Sans" w:cs="Open Sans"/>
            <w:sz w:val="20"/>
            <w:szCs w:val="20"/>
            <w:lang w:val="en-US"/>
          </w:rPr>
          <w:t xml:space="preserve"> household needed to </w:t>
        </w:r>
        <w:r w:rsidR="0028736B" w:rsidRPr="024E3247">
          <w:rPr>
            <w:rFonts w:ascii="Open Sans" w:hAnsi="Open Sans" w:cs="Open Sans"/>
            <w:sz w:val="20"/>
            <w:szCs w:val="20"/>
            <w:lang w:val="en-US"/>
          </w:rPr>
          <w:t xml:space="preserve">provide evidence on intrahousehold </w:t>
        </w:r>
      </w:ins>
      <w:ins w:id="9" w:author="SALEM Mohamed" w:date="2023-05-30T21:19:00Z">
        <w:r w:rsidR="00475431" w:rsidRPr="024E3247">
          <w:rPr>
            <w:rFonts w:ascii="Open Sans" w:hAnsi="Open Sans" w:cs="Open Sans"/>
            <w:sz w:val="20"/>
            <w:szCs w:val="20"/>
            <w:lang w:val="en-US"/>
          </w:rPr>
          <w:t>discrepancy in</w:t>
        </w:r>
      </w:ins>
      <w:ins w:id="10" w:author="SALEM Mohamed" w:date="2023-05-30T21:15:00Z">
        <w:r w:rsidR="0028736B" w:rsidRPr="024E3247">
          <w:rPr>
            <w:rFonts w:ascii="Open Sans" w:hAnsi="Open Sans" w:cs="Open Sans"/>
            <w:sz w:val="20"/>
            <w:szCs w:val="20"/>
            <w:lang w:val="en-US"/>
          </w:rPr>
          <w:t xml:space="preserve"> dietary diversity? </w:t>
        </w:r>
      </w:ins>
      <w:commentRangeEnd w:id="2"/>
      <w:r>
        <w:rPr>
          <w:rStyle w:val="CommentReference"/>
        </w:rPr>
        <w:commentReference w:id="2"/>
      </w:r>
      <w:commentRangeEnd w:id="3"/>
      <w:r>
        <w:rPr>
          <w:rStyle w:val="CommentReference"/>
        </w:rPr>
        <w:commentReference w:id="3"/>
      </w:r>
    </w:p>
    <w:p w14:paraId="30D7FA13" w14:textId="5E84AAAB" w:rsidR="005A3B40" w:rsidRPr="009F2393" w:rsidRDefault="005A3B40" w:rsidP="00607C8E">
      <w:pPr>
        <w:pStyle w:val="ListParagraph"/>
        <w:numPr>
          <w:ilvl w:val="0"/>
          <w:numId w:val="1"/>
        </w:numPr>
        <w:spacing w:after="0"/>
        <w:jc w:val="both"/>
        <w:rPr>
          <w:rFonts w:ascii="Open Sans" w:hAnsi="Open Sans" w:cs="Open Sans"/>
          <w:sz w:val="20"/>
          <w:szCs w:val="20"/>
          <w:lang w:val="en-US"/>
        </w:rPr>
      </w:pPr>
      <w:r w:rsidRPr="009F2393">
        <w:rPr>
          <w:rFonts w:ascii="Open Sans" w:hAnsi="Open Sans" w:cs="Open Sans"/>
          <w:sz w:val="20"/>
          <w:szCs w:val="20"/>
          <w:lang w:val="en-US"/>
        </w:rPr>
        <w:t xml:space="preserve">Are the </w:t>
      </w:r>
      <w:r w:rsidR="004E6E09" w:rsidRPr="009F2393">
        <w:rPr>
          <w:rFonts w:ascii="Open Sans" w:hAnsi="Open Sans" w:cs="Open Sans"/>
          <w:sz w:val="20"/>
          <w:szCs w:val="20"/>
          <w:lang w:val="en-US"/>
        </w:rPr>
        <w:t>reduced coping strategies index (</w:t>
      </w:r>
      <w:r w:rsidRPr="009F2393">
        <w:rPr>
          <w:rFonts w:ascii="Open Sans" w:hAnsi="Open Sans" w:cs="Open Sans"/>
          <w:sz w:val="20"/>
          <w:szCs w:val="20"/>
          <w:lang w:val="en-US"/>
        </w:rPr>
        <w:t>rCSI</w:t>
      </w:r>
      <w:r w:rsidR="004E6E09" w:rsidRPr="009F2393">
        <w:rPr>
          <w:rFonts w:ascii="Open Sans" w:hAnsi="Open Sans" w:cs="Open Sans"/>
          <w:sz w:val="20"/>
          <w:szCs w:val="20"/>
          <w:lang w:val="en-US"/>
        </w:rPr>
        <w:t>)</w:t>
      </w:r>
      <w:r w:rsidR="00886989" w:rsidRPr="004A135E">
        <w:rPr>
          <w:rStyle w:val="FootnoteReference"/>
          <w:rFonts w:ascii="Open Sans" w:hAnsi="Open Sans" w:cs="Open Sans"/>
          <w:sz w:val="20"/>
          <w:szCs w:val="20"/>
          <w:lang w:val="en-US"/>
        </w:rPr>
        <w:footnoteReference w:id="3"/>
      </w:r>
      <w:r w:rsidRPr="009F2393">
        <w:rPr>
          <w:rFonts w:ascii="Open Sans" w:hAnsi="Open Sans" w:cs="Open Sans"/>
          <w:sz w:val="20"/>
          <w:szCs w:val="20"/>
          <w:lang w:val="en-US"/>
        </w:rPr>
        <w:t xml:space="preserve"> results</w:t>
      </w:r>
      <w:r w:rsidR="21211A63" w:rsidRPr="009F2393">
        <w:rPr>
          <w:rFonts w:ascii="Open Sans" w:hAnsi="Open Sans" w:cs="Open Sans"/>
          <w:sz w:val="20"/>
          <w:szCs w:val="20"/>
          <w:lang w:val="en-US"/>
        </w:rPr>
        <w:t xml:space="preserve"> for the same household</w:t>
      </w:r>
      <w:r w:rsidRPr="009F2393">
        <w:rPr>
          <w:rFonts w:ascii="Open Sans" w:hAnsi="Open Sans" w:cs="Open Sans"/>
          <w:sz w:val="20"/>
          <w:szCs w:val="20"/>
          <w:lang w:val="en-US"/>
        </w:rPr>
        <w:t xml:space="preserve"> influenced by the </w:t>
      </w:r>
      <w:r w:rsidR="004538C9" w:rsidRPr="009F2393">
        <w:rPr>
          <w:rFonts w:ascii="Open Sans" w:hAnsi="Open Sans" w:cs="Open Sans"/>
          <w:sz w:val="20"/>
          <w:szCs w:val="20"/>
          <w:lang w:val="en-US"/>
        </w:rPr>
        <w:t>sex</w:t>
      </w:r>
      <w:r w:rsidRPr="009F2393">
        <w:rPr>
          <w:rFonts w:ascii="Open Sans" w:hAnsi="Open Sans" w:cs="Open Sans"/>
          <w:sz w:val="20"/>
          <w:szCs w:val="20"/>
          <w:lang w:val="en-US"/>
        </w:rPr>
        <w:t xml:space="preserve"> of the respondent?</w:t>
      </w:r>
    </w:p>
    <w:p w14:paraId="4FF9C688" w14:textId="79B28865" w:rsidR="0086683C" w:rsidRDefault="00F93DBA" w:rsidP="0086683C">
      <w:pPr>
        <w:pStyle w:val="ListParagraph"/>
        <w:numPr>
          <w:ilvl w:val="0"/>
          <w:numId w:val="1"/>
        </w:numPr>
        <w:spacing w:after="0"/>
        <w:jc w:val="both"/>
        <w:rPr>
          <w:rFonts w:ascii="Open Sans" w:hAnsi="Open Sans" w:cs="Open Sans"/>
          <w:sz w:val="20"/>
          <w:szCs w:val="20"/>
          <w:lang w:val="en-US"/>
        </w:rPr>
      </w:pPr>
      <w:r w:rsidRPr="009F2393">
        <w:rPr>
          <w:rFonts w:ascii="Open Sans" w:hAnsi="Open Sans" w:cs="Open Sans"/>
          <w:sz w:val="20"/>
          <w:szCs w:val="20"/>
          <w:lang w:val="en-US"/>
        </w:rPr>
        <w:t xml:space="preserve">Are the responses to the newly developed gender-sensitive rCSI </w:t>
      </w:r>
      <w:r w:rsidR="00334418">
        <w:rPr>
          <w:rFonts w:ascii="Open Sans" w:hAnsi="Open Sans" w:cs="Open Sans"/>
          <w:sz w:val="20"/>
          <w:szCs w:val="20"/>
          <w:lang w:val="en-US"/>
        </w:rPr>
        <w:t>module</w:t>
      </w:r>
      <w:r w:rsidR="00021C0A">
        <w:rPr>
          <w:rStyle w:val="FootnoteReference"/>
          <w:rFonts w:ascii="Open Sans" w:hAnsi="Open Sans" w:cs="Open Sans"/>
          <w:sz w:val="20"/>
          <w:szCs w:val="20"/>
          <w:lang w:val="en-US"/>
        </w:rPr>
        <w:footnoteReference w:id="4"/>
      </w:r>
      <w:r w:rsidR="00334418">
        <w:rPr>
          <w:rFonts w:ascii="Open Sans" w:hAnsi="Open Sans" w:cs="Open Sans"/>
          <w:sz w:val="20"/>
          <w:szCs w:val="20"/>
          <w:lang w:val="en-US"/>
        </w:rPr>
        <w:t xml:space="preserve"> </w:t>
      </w:r>
      <w:r w:rsidRPr="009F2393">
        <w:rPr>
          <w:rFonts w:ascii="Open Sans" w:hAnsi="Open Sans" w:cs="Open Sans"/>
          <w:sz w:val="20"/>
          <w:szCs w:val="20"/>
          <w:lang w:val="en-US"/>
        </w:rPr>
        <w:t xml:space="preserve">influenced by the </w:t>
      </w:r>
      <w:r w:rsidR="004538C9" w:rsidRPr="009F2393">
        <w:rPr>
          <w:rFonts w:ascii="Open Sans" w:hAnsi="Open Sans" w:cs="Open Sans"/>
          <w:sz w:val="20"/>
          <w:szCs w:val="20"/>
          <w:lang w:val="en-US"/>
        </w:rPr>
        <w:t>sex</w:t>
      </w:r>
      <w:r w:rsidRPr="009F2393">
        <w:rPr>
          <w:rFonts w:ascii="Open Sans" w:hAnsi="Open Sans" w:cs="Open Sans"/>
          <w:sz w:val="20"/>
          <w:szCs w:val="20"/>
          <w:lang w:val="en-US"/>
        </w:rPr>
        <w:t xml:space="preserve"> of the respondents?</w:t>
      </w:r>
    </w:p>
    <w:p w14:paraId="60681F1C" w14:textId="77777777" w:rsidR="00AD15D6" w:rsidRPr="00AD15D6" w:rsidRDefault="00AD15D6" w:rsidP="00AD15D6">
      <w:pPr>
        <w:pStyle w:val="ListParagraph"/>
        <w:spacing w:after="0"/>
        <w:jc w:val="both"/>
        <w:rPr>
          <w:rFonts w:ascii="Open Sans" w:hAnsi="Open Sans" w:cs="Open Sans"/>
          <w:sz w:val="20"/>
          <w:szCs w:val="20"/>
          <w:lang w:val="en-US"/>
        </w:rPr>
      </w:pPr>
    </w:p>
    <w:p w14:paraId="2A854C4E" w14:textId="21F259F0" w:rsidR="00607C8E" w:rsidRDefault="0086683C" w:rsidP="00862BAE">
      <w:pPr>
        <w:jc w:val="both"/>
        <w:rPr>
          <w:rFonts w:ascii="Open Sans" w:hAnsi="Open Sans" w:cs="Open Sans"/>
          <w:sz w:val="20"/>
          <w:szCs w:val="20"/>
          <w:lang w:val="en-US"/>
        </w:rPr>
      </w:pPr>
      <w:r w:rsidRPr="0086683C">
        <w:rPr>
          <w:rFonts w:ascii="Open Sans" w:hAnsi="Open Sans" w:cs="Open Sans"/>
          <w:sz w:val="20"/>
          <w:szCs w:val="20"/>
          <w:lang w:val="en-US"/>
        </w:rPr>
        <w:t>In Iraq,</w:t>
      </w:r>
      <w:r w:rsidR="001C2ACA">
        <w:rPr>
          <w:rFonts w:ascii="Open Sans" w:hAnsi="Open Sans" w:cs="Open Sans"/>
          <w:sz w:val="20"/>
          <w:szCs w:val="20"/>
          <w:lang w:val="en-US"/>
        </w:rPr>
        <w:t xml:space="preserve"> </w:t>
      </w:r>
      <w:r w:rsidR="00132AA6">
        <w:rPr>
          <w:rFonts w:ascii="Open Sans" w:hAnsi="Open Sans" w:cs="Open Sans"/>
          <w:sz w:val="20"/>
          <w:szCs w:val="20"/>
          <w:lang w:val="en-US"/>
        </w:rPr>
        <w:t>this gender</w:t>
      </w:r>
      <w:r w:rsidR="001C2ACA" w:rsidRPr="004A135E">
        <w:rPr>
          <w:rFonts w:ascii="Open Sans" w:hAnsi="Open Sans" w:cs="Open Sans"/>
          <w:sz w:val="20"/>
          <w:szCs w:val="20"/>
          <w:lang w:val="en-US"/>
        </w:rPr>
        <w:t xml:space="preserve"> </w:t>
      </w:r>
      <w:r w:rsidR="001C2ACA">
        <w:rPr>
          <w:rFonts w:ascii="Open Sans" w:hAnsi="Open Sans" w:cs="Open Sans"/>
          <w:sz w:val="20"/>
          <w:szCs w:val="20"/>
          <w:lang w:val="en-US"/>
        </w:rPr>
        <w:t xml:space="preserve">study </w:t>
      </w:r>
      <w:r w:rsidR="00132AA6">
        <w:rPr>
          <w:rFonts w:ascii="Open Sans" w:hAnsi="Open Sans" w:cs="Open Sans"/>
          <w:sz w:val="20"/>
          <w:szCs w:val="20"/>
          <w:lang w:val="en-US"/>
        </w:rPr>
        <w:t>w</w:t>
      </w:r>
      <w:r w:rsidR="001C2ACA" w:rsidRPr="004A135E">
        <w:rPr>
          <w:rFonts w:ascii="Open Sans" w:hAnsi="Open Sans" w:cs="Open Sans"/>
          <w:sz w:val="20"/>
          <w:szCs w:val="20"/>
          <w:lang w:val="en-US"/>
        </w:rPr>
        <w:t xml:space="preserve">as </w:t>
      </w:r>
      <w:r w:rsidR="001C2ACA">
        <w:rPr>
          <w:rFonts w:ascii="Open Sans" w:hAnsi="Open Sans" w:cs="Open Sans"/>
          <w:sz w:val="20"/>
          <w:szCs w:val="20"/>
          <w:lang w:val="en-US"/>
        </w:rPr>
        <w:t xml:space="preserve">conducted </w:t>
      </w:r>
      <w:r w:rsidR="00536615">
        <w:rPr>
          <w:rFonts w:ascii="Open Sans" w:hAnsi="Open Sans" w:cs="Open Sans"/>
          <w:sz w:val="20"/>
          <w:szCs w:val="20"/>
          <w:lang w:val="en-US"/>
        </w:rPr>
        <w:t>using some of the</w:t>
      </w:r>
      <w:r w:rsidR="000D7238">
        <w:rPr>
          <w:rFonts w:ascii="Open Sans" w:hAnsi="Open Sans" w:cs="Open Sans"/>
          <w:sz w:val="20"/>
          <w:szCs w:val="20"/>
          <w:lang w:val="en-US"/>
        </w:rPr>
        <w:t xml:space="preserve"> </w:t>
      </w:r>
      <w:r w:rsidR="00536615">
        <w:rPr>
          <w:rFonts w:ascii="Open Sans" w:hAnsi="Open Sans" w:cs="Open Sans"/>
          <w:sz w:val="20"/>
          <w:szCs w:val="20"/>
          <w:lang w:val="en-US"/>
        </w:rPr>
        <w:t xml:space="preserve">available and newly developed </w:t>
      </w:r>
      <w:r w:rsidR="000D7238">
        <w:rPr>
          <w:rFonts w:ascii="Open Sans" w:hAnsi="Open Sans" w:cs="Open Sans"/>
          <w:sz w:val="20"/>
          <w:szCs w:val="20"/>
          <w:lang w:val="en-US"/>
        </w:rPr>
        <w:t>individual</w:t>
      </w:r>
      <w:r w:rsidR="001119C4">
        <w:rPr>
          <w:rFonts w:ascii="Open Sans" w:hAnsi="Open Sans" w:cs="Open Sans"/>
          <w:sz w:val="20"/>
          <w:szCs w:val="20"/>
          <w:lang w:val="en-US"/>
        </w:rPr>
        <w:t xml:space="preserve"> level </w:t>
      </w:r>
      <w:r w:rsidR="00536615">
        <w:rPr>
          <w:rFonts w:ascii="Open Sans" w:hAnsi="Open Sans" w:cs="Open Sans"/>
          <w:sz w:val="20"/>
          <w:szCs w:val="20"/>
          <w:lang w:val="en-US"/>
        </w:rPr>
        <w:t xml:space="preserve">food security </w:t>
      </w:r>
      <w:r w:rsidR="000D7238">
        <w:rPr>
          <w:rFonts w:ascii="Open Sans" w:hAnsi="Open Sans" w:cs="Open Sans"/>
          <w:sz w:val="20"/>
          <w:szCs w:val="20"/>
          <w:lang w:val="en-US"/>
        </w:rPr>
        <w:t>indicators.</w:t>
      </w:r>
      <w:r w:rsidR="001C2ACA">
        <w:rPr>
          <w:rFonts w:ascii="Open Sans" w:hAnsi="Open Sans" w:cs="Open Sans"/>
          <w:sz w:val="20"/>
          <w:szCs w:val="20"/>
          <w:lang w:val="en-US"/>
        </w:rPr>
        <w:t xml:space="preserve"> </w:t>
      </w:r>
      <w:r w:rsidR="004C230F">
        <w:rPr>
          <w:rFonts w:ascii="Open Sans" w:hAnsi="Open Sans" w:cs="Open Sans"/>
          <w:sz w:val="20"/>
          <w:szCs w:val="20"/>
          <w:lang w:val="en-US"/>
        </w:rPr>
        <w:t>Through this study,</w:t>
      </w:r>
      <w:r w:rsidRPr="004A135E">
        <w:rPr>
          <w:rFonts w:ascii="Open Sans" w:hAnsi="Open Sans" w:cs="Open Sans"/>
          <w:sz w:val="20"/>
          <w:szCs w:val="20"/>
          <w:lang w:val="en-US"/>
        </w:rPr>
        <w:t xml:space="preserve"> </w:t>
      </w:r>
      <w:r w:rsidR="000D7556" w:rsidRPr="004A135E">
        <w:rPr>
          <w:rFonts w:ascii="Open Sans" w:hAnsi="Open Sans" w:cs="Open Sans"/>
          <w:sz w:val="20"/>
          <w:szCs w:val="20"/>
          <w:lang w:val="en-US"/>
        </w:rPr>
        <w:t>590</w:t>
      </w:r>
      <w:r w:rsidRPr="004A135E">
        <w:rPr>
          <w:rFonts w:ascii="Open Sans" w:hAnsi="Open Sans" w:cs="Open Sans"/>
          <w:sz w:val="20"/>
          <w:szCs w:val="20"/>
          <w:lang w:val="en-US"/>
        </w:rPr>
        <w:t xml:space="preserve"> households were sampled from 2 IDP and 2 refugee camps. </w:t>
      </w:r>
      <w:r w:rsidRPr="0086683C">
        <w:rPr>
          <w:rFonts w:ascii="Open Sans" w:hAnsi="Open Sans" w:cs="Open Sans"/>
          <w:sz w:val="20"/>
          <w:szCs w:val="20"/>
          <w:lang w:val="en-US"/>
        </w:rPr>
        <w:t>As the sample was limited</w:t>
      </w:r>
      <w:r w:rsidR="00B10FD7">
        <w:rPr>
          <w:rFonts w:ascii="Open Sans" w:hAnsi="Open Sans" w:cs="Open Sans"/>
          <w:sz w:val="20"/>
          <w:szCs w:val="20"/>
          <w:lang w:val="en-US"/>
        </w:rPr>
        <w:t xml:space="preserve"> (less than 1000 households)</w:t>
      </w:r>
      <w:r w:rsidRPr="0086683C">
        <w:rPr>
          <w:rFonts w:ascii="Open Sans" w:hAnsi="Open Sans" w:cs="Open Sans"/>
          <w:sz w:val="20"/>
          <w:szCs w:val="20"/>
          <w:lang w:val="en-US"/>
        </w:rPr>
        <w:t xml:space="preserve">, </w:t>
      </w:r>
      <w:r w:rsidR="003F17E6" w:rsidRPr="009F2393">
        <w:rPr>
          <w:rFonts w:ascii="Open Sans" w:hAnsi="Open Sans" w:cs="Open Sans"/>
          <w:sz w:val="20"/>
          <w:szCs w:val="20"/>
          <w:lang w:val="en-US"/>
        </w:rPr>
        <w:t>two</w:t>
      </w:r>
      <w:r w:rsidRPr="0086683C">
        <w:rPr>
          <w:rFonts w:ascii="Open Sans" w:hAnsi="Open Sans" w:cs="Open Sans"/>
          <w:sz w:val="20"/>
          <w:szCs w:val="20"/>
          <w:lang w:val="en-US"/>
        </w:rPr>
        <w:t xml:space="preserve"> interviews could be conducted (one with a male and one with a female </w:t>
      </w:r>
      <w:r w:rsidR="00547D7A">
        <w:rPr>
          <w:rFonts w:ascii="Open Sans" w:hAnsi="Open Sans" w:cs="Open Sans"/>
          <w:sz w:val="20"/>
          <w:szCs w:val="20"/>
          <w:lang w:val="en-US"/>
        </w:rPr>
        <w:t>member of</w:t>
      </w:r>
      <w:r w:rsidRPr="0086683C">
        <w:rPr>
          <w:rFonts w:ascii="Open Sans" w:hAnsi="Open Sans" w:cs="Open Sans"/>
          <w:sz w:val="20"/>
          <w:szCs w:val="20"/>
          <w:lang w:val="en-US"/>
        </w:rPr>
        <w:t xml:space="preserve"> the same household). </w:t>
      </w:r>
      <w:r w:rsidR="00C35196" w:rsidRPr="009F2393">
        <w:rPr>
          <w:rFonts w:ascii="Open Sans" w:hAnsi="Open Sans" w:cs="Open Sans"/>
          <w:sz w:val="20"/>
          <w:szCs w:val="20"/>
          <w:lang w:val="en-US"/>
        </w:rPr>
        <w:t xml:space="preserve">The respondent of the opposite sex </w:t>
      </w:r>
      <w:r w:rsidR="002261DF" w:rsidRPr="009F2393">
        <w:rPr>
          <w:rFonts w:ascii="Open Sans" w:hAnsi="Open Sans" w:cs="Open Sans"/>
          <w:sz w:val="20"/>
          <w:szCs w:val="20"/>
          <w:lang w:val="en-US"/>
        </w:rPr>
        <w:t xml:space="preserve">was usually the spouse or the </w:t>
      </w:r>
      <w:r w:rsidR="009D28A6">
        <w:rPr>
          <w:rFonts w:ascii="Open Sans" w:hAnsi="Open Sans" w:cs="Open Sans"/>
          <w:sz w:val="20"/>
          <w:szCs w:val="20"/>
          <w:lang w:val="en-US"/>
        </w:rPr>
        <w:t>household member</w:t>
      </w:r>
      <w:r w:rsidR="002261DF" w:rsidRPr="009F2393">
        <w:rPr>
          <w:rFonts w:ascii="Open Sans" w:hAnsi="Open Sans" w:cs="Open Sans"/>
          <w:sz w:val="20"/>
          <w:szCs w:val="20"/>
          <w:lang w:val="en-US"/>
        </w:rPr>
        <w:t xml:space="preserve"> with the smallest age difference </w:t>
      </w:r>
      <w:r w:rsidR="00334B21">
        <w:rPr>
          <w:rFonts w:ascii="Open Sans" w:hAnsi="Open Sans" w:cs="Open Sans"/>
          <w:sz w:val="20"/>
          <w:szCs w:val="20"/>
          <w:lang w:val="en-US"/>
        </w:rPr>
        <w:t>from</w:t>
      </w:r>
      <w:r w:rsidR="002261DF" w:rsidRPr="009F2393">
        <w:rPr>
          <w:rFonts w:ascii="Open Sans" w:hAnsi="Open Sans" w:cs="Open Sans"/>
          <w:sz w:val="20"/>
          <w:szCs w:val="20"/>
          <w:lang w:val="en-US"/>
        </w:rPr>
        <w:t xml:space="preserve"> the primary respondent. </w:t>
      </w:r>
      <w:r w:rsidR="00334B21">
        <w:rPr>
          <w:rFonts w:ascii="Open Sans" w:hAnsi="Open Sans" w:cs="Open Sans"/>
          <w:sz w:val="20"/>
          <w:szCs w:val="20"/>
          <w:lang w:val="en-US"/>
        </w:rPr>
        <w:t>These two i</w:t>
      </w:r>
      <w:r w:rsidRPr="0086683C">
        <w:rPr>
          <w:rFonts w:ascii="Open Sans" w:hAnsi="Open Sans" w:cs="Open Sans"/>
          <w:sz w:val="20"/>
          <w:szCs w:val="20"/>
          <w:lang w:val="en-US"/>
        </w:rPr>
        <w:t xml:space="preserve">ndividuals were </w:t>
      </w:r>
      <w:r w:rsidR="00334B21">
        <w:rPr>
          <w:rFonts w:ascii="Open Sans" w:hAnsi="Open Sans" w:cs="Open Sans"/>
          <w:sz w:val="20"/>
          <w:szCs w:val="20"/>
          <w:lang w:val="en-US"/>
        </w:rPr>
        <w:t xml:space="preserve">then </w:t>
      </w:r>
      <w:r w:rsidRPr="0086683C">
        <w:rPr>
          <w:rFonts w:ascii="Open Sans" w:hAnsi="Open Sans" w:cs="Open Sans"/>
          <w:sz w:val="20"/>
          <w:szCs w:val="20"/>
          <w:lang w:val="en-US"/>
        </w:rPr>
        <w:t>asked about their dietary diversity, coping strategies</w:t>
      </w:r>
      <w:r w:rsidR="00B83FEF" w:rsidRPr="009F2393">
        <w:rPr>
          <w:rFonts w:ascii="Open Sans" w:hAnsi="Open Sans" w:cs="Open Sans"/>
          <w:sz w:val="20"/>
          <w:szCs w:val="20"/>
          <w:lang w:val="en-US"/>
        </w:rPr>
        <w:t xml:space="preserve"> </w:t>
      </w:r>
      <w:r w:rsidRPr="0086683C">
        <w:rPr>
          <w:rFonts w:ascii="Open Sans" w:hAnsi="Open Sans" w:cs="Open Sans"/>
          <w:sz w:val="20"/>
          <w:szCs w:val="20"/>
          <w:lang w:val="en-US"/>
        </w:rPr>
        <w:t xml:space="preserve">and gender empowerment questions. </w:t>
      </w:r>
    </w:p>
    <w:p w14:paraId="1FC27B1C" w14:textId="77777777" w:rsidR="004A1AB5" w:rsidRDefault="004A1AB5">
      <w:pPr>
        <w:rPr>
          <w:rFonts w:ascii="Open Sans" w:hAnsi="Open Sans" w:cs="Open Sans"/>
          <w:b/>
          <w:color w:val="4472C4" w:themeColor="accent1"/>
          <w:lang w:val="en-US"/>
        </w:rPr>
      </w:pPr>
      <w:r>
        <w:rPr>
          <w:rFonts w:ascii="Open Sans" w:hAnsi="Open Sans" w:cs="Open Sans"/>
          <w:b/>
          <w:color w:val="4472C4" w:themeColor="accent1"/>
          <w:lang w:val="en-US"/>
        </w:rPr>
        <w:br w:type="page"/>
      </w:r>
    </w:p>
    <w:p w14:paraId="72269F09" w14:textId="1BF4F75D" w:rsidR="00076208" w:rsidRPr="009F2393" w:rsidRDefault="00076208" w:rsidP="00076208">
      <w:pPr>
        <w:jc w:val="both"/>
        <w:rPr>
          <w:rFonts w:ascii="Open Sans" w:hAnsi="Open Sans" w:cs="Open Sans"/>
          <w:b/>
          <w:color w:val="4472C4" w:themeColor="accent1"/>
          <w:lang w:val="en-US"/>
        </w:rPr>
      </w:pPr>
      <w:r w:rsidRPr="009F2393">
        <w:rPr>
          <w:rFonts w:ascii="Open Sans" w:hAnsi="Open Sans" w:cs="Open Sans"/>
          <w:b/>
          <w:color w:val="4472C4" w:themeColor="accent1"/>
          <w:lang w:val="en-US"/>
        </w:rPr>
        <w:t>Results</w:t>
      </w:r>
    </w:p>
    <w:p w14:paraId="00AE068E" w14:textId="7B3F2502" w:rsidR="00DA7070" w:rsidRPr="009F2393" w:rsidRDefault="008454C0" w:rsidP="00C94769">
      <w:pPr>
        <w:pStyle w:val="ListParagraph"/>
        <w:numPr>
          <w:ilvl w:val="0"/>
          <w:numId w:val="8"/>
        </w:numPr>
        <w:spacing w:after="0"/>
        <w:jc w:val="both"/>
        <w:rPr>
          <w:rFonts w:ascii="Open Sans" w:hAnsi="Open Sans" w:cs="Open Sans"/>
          <w:b/>
          <w:i/>
          <w:color w:val="8EAADB" w:themeColor="accent1" w:themeTint="99"/>
          <w:lang w:val="en-US"/>
        </w:rPr>
      </w:pPr>
      <w:r w:rsidRPr="00C94769">
        <w:rPr>
          <w:rFonts w:ascii="Open Sans" w:hAnsi="Open Sans" w:cs="Open Sans"/>
          <w:b/>
          <w:i/>
          <w:color w:val="8EAADB" w:themeColor="accent1" w:themeTint="99"/>
          <w:lang w:val="en-US"/>
        </w:rPr>
        <w:t>Is m</w:t>
      </w:r>
      <w:r w:rsidR="00DA7070" w:rsidRPr="00C94769">
        <w:rPr>
          <w:rFonts w:ascii="Open Sans" w:hAnsi="Open Sans" w:cs="Open Sans"/>
          <w:b/>
          <w:i/>
          <w:color w:val="8EAADB" w:themeColor="accent1" w:themeTint="99"/>
          <w:lang w:val="en-US"/>
        </w:rPr>
        <w:t xml:space="preserve">inimum dietary diversity </w:t>
      </w:r>
      <w:r w:rsidR="001206D0" w:rsidRPr="00C94769">
        <w:rPr>
          <w:rFonts w:ascii="Open Sans" w:hAnsi="Open Sans" w:cs="Open Sans"/>
          <w:b/>
          <w:i/>
          <w:color w:val="8EAADB" w:themeColor="accent1" w:themeTint="99"/>
          <w:lang w:val="en-US"/>
        </w:rPr>
        <w:t>different for men and women of the same household?</w:t>
      </w:r>
    </w:p>
    <w:p w14:paraId="30EF94A7" w14:textId="7C752A66" w:rsidR="00076208" w:rsidRPr="009F2393" w:rsidRDefault="005F32D6" w:rsidP="00DA7070">
      <w:pPr>
        <w:spacing w:after="0"/>
        <w:jc w:val="both"/>
        <w:rPr>
          <w:rFonts w:ascii="Open Sans" w:hAnsi="Open Sans" w:cs="Open Sans"/>
          <w:sz w:val="20"/>
          <w:szCs w:val="20"/>
          <w:lang w:val="en-US"/>
        </w:rPr>
      </w:pPr>
      <w:r>
        <w:rPr>
          <w:rFonts w:ascii="Open Sans" w:hAnsi="Open Sans" w:cs="Open Sans"/>
          <w:noProof/>
          <w:sz w:val="20"/>
          <w:szCs w:val="20"/>
          <w:lang w:val="en-US"/>
        </w:rPr>
        <mc:AlternateContent>
          <mc:Choice Requires="wpg">
            <w:drawing>
              <wp:anchor distT="0" distB="0" distL="114300" distR="114300" simplePos="0" relativeHeight="251658240" behindDoc="1" locked="0" layoutInCell="1" allowOverlap="1" wp14:anchorId="07E7B23E" wp14:editId="3178CF0F">
                <wp:simplePos x="0" y="0"/>
                <wp:positionH relativeFrom="column">
                  <wp:posOffset>-45267</wp:posOffset>
                </wp:positionH>
                <wp:positionV relativeFrom="paragraph">
                  <wp:posOffset>1201785</wp:posOffset>
                </wp:positionV>
                <wp:extent cx="5877560" cy="1622034"/>
                <wp:effectExtent l="0" t="0" r="8890" b="16510"/>
                <wp:wrapTight wrapText="bothSides">
                  <wp:wrapPolygon edited="0">
                    <wp:start x="13932" y="0"/>
                    <wp:lineTo x="3220" y="1015"/>
                    <wp:lineTo x="1540" y="1522"/>
                    <wp:lineTo x="1540" y="4060"/>
                    <wp:lineTo x="700" y="7358"/>
                    <wp:lineTo x="560" y="8880"/>
                    <wp:lineTo x="490" y="16238"/>
                    <wp:lineTo x="560" y="20298"/>
                    <wp:lineTo x="630" y="20805"/>
                    <wp:lineTo x="13932" y="21566"/>
                    <wp:lineTo x="17922" y="21566"/>
                    <wp:lineTo x="17922" y="20298"/>
                    <wp:lineTo x="21003" y="20298"/>
                    <wp:lineTo x="21563" y="19790"/>
                    <wp:lineTo x="21563" y="2537"/>
                    <wp:lineTo x="21143" y="2030"/>
                    <wp:lineTo x="17922" y="0"/>
                    <wp:lineTo x="13932" y="0"/>
                  </wp:wrapPolygon>
                </wp:wrapTight>
                <wp:docPr id="37" name="Group 37"/>
                <wp:cNvGraphicFramePr/>
                <a:graphic xmlns:a="http://schemas.openxmlformats.org/drawingml/2006/main">
                  <a:graphicData uri="http://schemas.microsoft.com/office/word/2010/wordprocessingGroup">
                    <wpg:wgp>
                      <wpg:cNvGrpSpPr/>
                      <wpg:grpSpPr>
                        <a:xfrm>
                          <a:off x="0" y="0"/>
                          <a:ext cx="5877560" cy="1622034"/>
                          <a:chOff x="0" y="0"/>
                          <a:chExt cx="5877560" cy="1622034"/>
                        </a:xfrm>
                      </wpg:grpSpPr>
                      <wpg:grpSp>
                        <wpg:cNvPr id="2" name="Group 2"/>
                        <wpg:cNvGrpSpPr/>
                        <wpg:grpSpPr>
                          <a:xfrm>
                            <a:off x="0" y="72427"/>
                            <a:ext cx="5877560" cy="1495425"/>
                            <a:chOff x="0" y="0"/>
                            <a:chExt cx="10792777" cy="3134016"/>
                          </a:xfrm>
                        </wpg:grpSpPr>
                        <pic:pic xmlns:pic="http://schemas.openxmlformats.org/drawingml/2006/picture">
                          <pic:nvPicPr>
                            <pic:cNvPr id="3" name="Graphic 5" descr="Man outline"/>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2128923"/>
                              <a:ext cx="1005093" cy="1005093"/>
                            </a:xfrm>
                            <a:prstGeom prst="rect">
                              <a:avLst/>
                            </a:prstGeom>
                          </pic:spPr>
                        </pic:pic>
                        <pic:pic xmlns:pic="http://schemas.openxmlformats.org/drawingml/2006/picture">
                          <pic:nvPicPr>
                            <pic:cNvPr id="4" name="Graphic 6" descr="Woman outline"/>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13063" y="935148"/>
                              <a:ext cx="1005093" cy="1005093"/>
                            </a:xfrm>
                            <a:prstGeom prst="rect">
                              <a:avLst/>
                            </a:prstGeom>
                          </pic:spPr>
                        </pic:pic>
                        <wps:wsp>
                          <wps:cNvPr id="5" name="Rectangle: Rounded Corners 5"/>
                          <wps:cNvSpPr/>
                          <wps:spPr>
                            <a:xfrm>
                              <a:off x="861398" y="1119332"/>
                              <a:ext cx="822961" cy="636723"/>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373AFD"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0.99</w:t>
                                </w:r>
                              </w:p>
                            </w:txbxContent>
                          </wps:txbx>
                          <wps:bodyPr rtlCol="0" anchor="ctr"/>
                        </wps:wsp>
                        <wps:wsp>
                          <wps:cNvPr id="6" name="Rectangle: Rounded Corners 6"/>
                          <wps:cNvSpPr/>
                          <wps:spPr>
                            <a:xfrm>
                              <a:off x="861398" y="2313107"/>
                              <a:ext cx="822961" cy="636723"/>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B7C188"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0.98</w:t>
                                </w:r>
                              </w:p>
                            </w:txbxContent>
                          </wps:txbx>
                          <wps:bodyPr rtlCol="0" anchor="ctr"/>
                        </wps:wsp>
                        <wps:wsp>
                          <wps:cNvPr id="7" name="Rectangle: Rounded Corners 7"/>
                          <wps:cNvSpPr/>
                          <wps:spPr>
                            <a:xfrm>
                              <a:off x="1980450" y="1119332"/>
                              <a:ext cx="822961" cy="636723"/>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88DC3C"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0.45</w:t>
                                </w:r>
                              </w:p>
                            </w:txbxContent>
                          </wps:txbx>
                          <wps:bodyPr rtlCol="0" anchor="ctr"/>
                        </wps:wsp>
                        <wps:wsp>
                          <wps:cNvPr id="8" name="Rectangle: Rounded Corners 8"/>
                          <wps:cNvSpPr/>
                          <wps:spPr>
                            <a:xfrm>
                              <a:off x="1980450" y="2313107"/>
                              <a:ext cx="822961" cy="636723"/>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D7FA25"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0.44</w:t>
                                </w:r>
                              </w:p>
                            </w:txbxContent>
                          </wps:txbx>
                          <wps:bodyPr rtlCol="0" anchor="ctr"/>
                        </wps:wsp>
                        <wps:wsp>
                          <wps:cNvPr id="9" name="Rectangle: Rounded Corners 9"/>
                          <wps:cNvSpPr/>
                          <wps:spPr>
                            <a:xfrm>
                              <a:off x="3099502" y="1119332"/>
                              <a:ext cx="822961" cy="636723"/>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973FA4" w14:textId="77777777" w:rsidR="00434E6D" w:rsidRPr="008F76A7" w:rsidRDefault="00434E6D" w:rsidP="00434E6D">
                                <w:pPr>
                                  <w:jc w:val="center"/>
                                  <w:rPr>
                                    <w:rFonts w:hAnsi="Calibri"/>
                                    <w:color w:val="FFFFFF" w:themeColor="light1"/>
                                    <w:kern w:val="24"/>
                                    <w:sz w:val="14"/>
                                    <w:szCs w:val="14"/>
                                  </w:rPr>
                                </w:pPr>
                                <w:r w:rsidRPr="008F76A7">
                                  <w:rPr>
                                    <w:rFonts w:hAnsi="Calibri"/>
                                    <w:color w:val="FFFFFF" w:themeColor="light1"/>
                                    <w:kern w:val="24"/>
                                    <w:sz w:val="14"/>
                                    <w:szCs w:val="14"/>
                                  </w:rPr>
                                  <w:t>0.47</w:t>
                                </w:r>
                              </w:p>
                            </w:txbxContent>
                          </wps:txbx>
                          <wps:bodyPr rtlCol="0" anchor="ctr"/>
                        </wps:wsp>
                        <wps:wsp>
                          <wps:cNvPr id="10" name="Rectangle: Rounded Corners 10"/>
                          <wps:cNvSpPr/>
                          <wps:spPr>
                            <a:xfrm>
                              <a:off x="3099502" y="2313107"/>
                              <a:ext cx="822961" cy="636723"/>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162DDA"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0.47</w:t>
                                </w:r>
                              </w:p>
                            </w:txbxContent>
                          </wps:txbx>
                          <wps:bodyPr rtlCol="0" anchor="ctr"/>
                        </wps:wsp>
                        <wps:wsp>
                          <wps:cNvPr id="11" name="Rectangle: Rounded Corners 11"/>
                          <wps:cNvSpPr/>
                          <wps:spPr>
                            <a:xfrm>
                              <a:off x="4218554" y="1115851"/>
                              <a:ext cx="705394" cy="640204"/>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06DE57" w14:textId="76DAE59A"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0.0</w:t>
                                </w:r>
                              </w:p>
                            </w:txbxContent>
                          </wps:txbx>
                          <wps:bodyPr rtlCol="0" anchor="ctr"/>
                        </wps:wsp>
                        <wps:wsp>
                          <wps:cNvPr id="12" name="Rectangle: Rounded Corners 12"/>
                          <wps:cNvSpPr/>
                          <wps:spPr>
                            <a:xfrm>
                              <a:off x="4218554" y="2309626"/>
                              <a:ext cx="705394" cy="640204"/>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FEA29C"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0.02</w:t>
                                </w:r>
                              </w:p>
                            </w:txbxContent>
                          </wps:txbx>
                          <wps:bodyPr rtlCol="0" anchor="ctr"/>
                        </wps:wsp>
                        <wps:wsp>
                          <wps:cNvPr id="13" name="Rectangle: Rounded Corners 13"/>
                          <wps:cNvSpPr/>
                          <wps:spPr>
                            <a:xfrm>
                              <a:off x="5233103" y="1115851"/>
                              <a:ext cx="705394" cy="640204"/>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D8430C"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0.22</w:t>
                                </w:r>
                              </w:p>
                            </w:txbxContent>
                          </wps:txbx>
                          <wps:bodyPr rtlCol="0" anchor="ctr"/>
                        </wps:wsp>
                        <wps:wsp>
                          <wps:cNvPr id="14" name="Rectangle: Rounded Corners 14"/>
                          <wps:cNvSpPr/>
                          <wps:spPr>
                            <a:xfrm>
                              <a:off x="5233103" y="2309626"/>
                              <a:ext cx="705394" cy="640204"/>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F26356"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0.22</w:t>
                                </w:r>
                              </w:p>
                            </w:txbxContent>
                          </wps:txbx>
                          <wps:bodyPr rtlCol="0" anchor="ctr"/>
                        </wps:wsp>
                        <wps:wsp>
                          <wps:cNvPr id="15" name="Rectangle: Rounded Corners 15"/>
                          <wps:cNvSpPr/>
                          <wps:spPr>
                            <a:xfrm>
                              <a:off x="6217173" y="1115851"/>
                              <a:ext cx="705394" cy="640204"/>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50FF1C"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0.84</w:t>
                                </w:r>
                              </w:p>
                            </w:txbxContent>
                          </wps:txbx>
                          <wps:bodyPr rtlCol="0" anchor="ctr"/>
                        </wps:wsp>
                        <wps:wsp>
                          <wps:cNvPr id="16" name="Rectangle: Rounded Corners 16"/>
                          <wps:cNvSpPr/>
                          <wps:spPr>
                            <a:xfrm>
                              <a:off x="6217173" y="2309626"/>
                              <a:ext cx="705394" cy="640204"/>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697438"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0.84</w:t>
                                </w:r>
                              </w:p>
                            </w:txbxContent>
                          </wps:txbx>
                          <wps:bodyPr rtlCol="0" anchor="ctr"/>
                        </wps:wsp>
                        <wps:wsp>
                          <wps:cNvPr id="17" name="Rectangle: Rounded Corners 17"/>
                          <wps:cNvSpPr/>
                          <wps:spPr>
                            <a:xfrm>
                              <a:off x="7105446" y="1115851"/>
                              <a:ext cx="705394" cy="640204"/>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87D1CB"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0.52</w:t>
                                </w:r>
                              </w:p>
                            </w:txbxContent>
                          </wps:txbx>
                          <wps:bodyPr rtlCol="0" anchor="ctr"/>
                        </wps:wsp>
                        <wps:wsp>
                          <wps:cNvPr id="18" name="Rectangle: Rounded Corners 18"/>
                          <wps:cNvSpPr/>
                          <wps:spPr>
                            <a:xfrm>
                              <a:off x="7105446" y="2309626"/>
                              <a:ext cx="705394" cy="640204"/>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D60F84"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0.48</w:t>
                                </w:r>
                              </w:p>
                            </w:txbxContent>
                          </wps:txbx>
                          <wps:bodyPr rtlCol="0" anchor="ctr"/>
                        </wps:wsp>
                        <wps:wsp>
                          <wps:cNvPr id="19" name="Rectangle: Rounded Corners 19"/>
                          <wps:cNvSpPr/>
                          <wps:spPr>
                            <a:xfrm>
                              <a:off x="8006783" y="1115851"/>
                              <a:ext cx="705394" cy="640204"/>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9000C9"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0.21</w:t>
                                </w:r>
                              </w:p>
                            </w:txbxContent>
                          </wps:txbx>
                          <wps:bodyPr rtlCol="0" anchor="ctr"/>
                        </wps:wsp>
                        <wps:wsp>
                          <wps:cNvPr id="20" name="Rectangle: Rounded Corners 20"/>
                          <wps:cNvSpPr/>
                          <wps:spPr>
                            <a:xfrm>
                              <a:off x="8006783" y="2309626"/>
                              <a:ext cx="705394" cy="640204"/>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5841B849"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0.17</w:t>
                                </w:r>
                              </w:p>
                            </w:txbxContent>
                          </wps:txbx>
                          <wps:bodyPr rtlCol="0" anchor="ctr"/>
                        </wps:wsp>
                        <wps:wsp>
                          <wps:cNvPr id="21" name="Rectangle: Rounded Corners 21"/>
                          <wps:cNvSpPr/>
                          <wps:spPr>
                            <a:xfrm>
                              <a:off x="8990852" y="1115851"/>
                              <a:ext cx="705394" cy="640204"/>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FEA2AD" w14:textId="77777777" w:rsidR="00434E6D" w:rsidRPr="008F76A7" w:rsidRDefault="00434E6D" w:rsidP="00434E6D">
                                <w:pPr>
                                  <w:jc w:val="center"/>
                                  <w:rPr>
                                    <w:rFonts w:hAnsi="Calibri"/>
                                    <w:color w:val="FFFFFF" w:themeColor="light1"/>
                                    <w:kern w:val="24"/>
                                    <w:sz w:val="14"/>
                                    <w:szCs w:val="14"/>
                                  </w:rPr>
                                </w:pPr>
                                <w:r w:rsidRPr="008F76A7">
                                  <w:rPr>
                                    <w:rFonts w:hAnsi="Calibri"/>
                                    <w:color w:val="FFFFFF" w:themeColor="light1"/>
                                    <w:kern w:val="24"/>
                                    <w:sz w:val="14"/>
                                    <w:szCs w:val="14"/>
                                  </w:rPr>
                                  <w:t>0.55</w:t>
                                </w:r>
                              </w:p>
                            </w:txbxContent>
                          </wps:txbx>
                          <wps:bodyPr rtlCol="0" anchor="ctr"/>
                        </wps:wsp>
                        <wps:wsp>
                          <wps:cNvPr id="23" name="Rectangle: Rounded Corners 23"/>
                          <wps:cNvSpPr/>
                          <wps:spPr>
                            <a:xfrm>
                              <a:off x="8990852" y="2309626"/>
                              <a:ext cx="705394" cy="640204"/>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F541FA"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0.54</w:t>
                                </w:r>
                              </w:p>
                            </w:txbxContent>
                          </wps:txbx>
                          <wps:bodyPr rtlCol="0" anchor="ctr"/>
                        </wps:wsp>
                        <wps:wsp>
                          <wps:cNvPr id="24" name="Rectangle: Rounded Corners 24"/>
                          <wps:cNvSpPr/>
                          <wps:spPr>
                            <a:xfrm>
                              <a:off x="9974921" y="1115851"/>
                              <a:ext cx="705394" cy="640204"/>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CBB334" w14:textId="77777777" w:rsidR="00434E6D" w:rsidRPr="008F76A7" w:rsidRDefault="00434E6D" w:rsidP="00434E6D">
                                <w:pPr>
                                  <w:jc w:val="center"/>
                                  <w:rPr>
                                    <w:rFonts w:hAnsi="Calibri"/>
                                    <w:color w:val="FFFFFF" w:themeColor="light1"/>
                                    <w:kern w:val="24"/>
                                    <w:sz w:val="14"/>
                                    <w:szCs w:val="14"/>
                                  </w:rPr>
                                </w:pPr>
                                <w:r w:rsidRPr="008F76A7">
                                  <w:rPr>
                                    <w:rFonts w:hAnsi="Calibri"/>
                                    <w:color w:val="FFFFFF" w:themeColor="light1"/>
                                    <w:kern w:val="24"/>
                                    <w:sz w:val="14"/>
                                    <w:szCs w:val="14"/>
                                  </w:rPr>
                                  <w:t>0.18</w:t>
                                </w:r>
                              </w:p>
                            </w:txbxContent>
                          </wps:txbx>
                          <wps:bodyPr rtlCol="0" anchor="ctr"/>
                        </wps:wsp>
                        <wps:wsp>
                          <wps:cNvPr id="25" name="Rectangle: Rounded Corners 25"/>
                          <wps:cNvSpPr/>
                          <wps:spPr>
                            <a:xfrm>
                              <a:off x="9974921" y="2309626"/>
                              <a:ext cx="705394" cy="640204"/>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E338EF"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0.20</w:t>
                                </w:r>
                              </w:p>
                            </w:txbxContent>
                          </wps:txbx>
                          <wps:bodyPr rtlCol="0" anchor="ctr"/>
                        </wps:wsp>
                        <pic:pic xmlns:pic="http://schemas.openxmlformats.org/drawingml/2006/picture">
                          <pic:nvPicPr>
                            <pic:cNvPr id="26" name="Graphic 28" descr="Crops outline"/>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769959" y="20748"/>
                              <a:ext cx="914400" cy="914400"/>
                            </a:xfrm>
                            <a:prstGeom prst="rect">
                              <a:avLst/>
                            </a:prstGeom>
                          </pic:spPr>
                        </pic:pic>
                        <pic:pic xmlns:pic="http://schemas.openxmlformats.org/drawingml/2006/picture">
                          <pic:nvPicPr>
                            <pic:cNvPr id="27" name="Graphic 32" descr="Coffee Beans with solid fill"/>
                            <pic:cNvPicPr>
                              <a:picLocks noChangeAspect="1"/>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1889011" y="20171"/>
                              <a:ext cx="914400" cy="914400"/>
                            </a:xfrm>
                            <a:prstGeom prst="rect">
                              <a:avLst/>
                            </a:prstGeom>
                          </pic:spPr>
                        </pic:pic>
                        <pic:pic xmlns:pic="http://schemas.openxmlformats.org/drawingml/2006/picture">
                          <pic:nvPicPr>
                            <pic:cNvPr id="28" name="Graphic 34" descr="Nuts outline"/>
                            <pic:cNvPicPr>
                              <a:picLocks noChangeAspect="1"/>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3055959" y="20171"/>
                              <a:ext cx="914400" cy="914400"/>
                            </a:xfrm>
                            <a:prstGeom prst="rect">
                              <a:avLst/>
                            </a:prstGeom>
                          </pic:spPr>
                        </pic:pic>
                        <pic:pic xmlns:pic="http://schemas.openxmlformats.org/drawingml/2006/picture">
                          <pic:nvPicPr>
                            <pic:cNvPr id="29" name="Graphic 36" descr="Dairy with solid fill"/>
                            <pic:cNvPicPr>
                              <a:picLocks noChangeAspect="1"/>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4009548" y="0"/>
                              <a:ext cx="914400" cy="914400"/>
                            </a:xfrm>
                            <a:prstGeom prst="rect">
                              <a:avLst/>
                            </a:prstGeom>
                          </pic:spPr>
                        </pic:pic>
                        <pic:pic xmlns:pic="http://schemas.openxmlformats.org/drawingml/2006/picture">
                          <pic:nvPicPr>
                            <pic:cNvPr id="30" name="Graphic 38" descr="Chicken leg outline"/>
                            <pic:cNvPicPr>
                              <a:picLocks noChangeAspect="1"/>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5128600" y="105080"/>
                              <a:ext cx="914400" cy="914400"/>
                            </a:xfrm>
                            <a:prstGeom prst="rect">
                              <a:avLst/>
                            </a:prstGeom>
                          </pic:spPr>
                        </pic:pic>
                        <pic:pic xmlns:pic="http://schemas.openxmlformats.org/drawingml/2006/picture">
                          <pic:nvPicPr>
                            <pic:cNvPr id="31" name="Graphic 40" descr="Egg outline"/>
                            <pic:cNvPicPr>
                              <a:picLocks noChangeAspect="1"/>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6056063" y="105080"/>
                              <a:ext cx="914400" cy="914400"/>
                            </a:xfrm>
                            <a:prstGeom prst="rect">
                              <a:avLst/>
                            </a:prstGeom>
                          </pic:spPr>
                        </pic:pic>
                        <pic:pic xmlns:pic="http://schemas.openxmlformats.org/drawingml/2006/picture">
                          <pic:nvPicPr>
                            <pic:cNvPr id="32" name="Graphic 42" descr="Four Leaf Clover with solid fill"/>
                            <pic:cNvPicPr>
                              <a:picLocks noChangeAspect="1"/>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6970463" y="153266"/>
                              <a:ext cx="914400" cy="914400"/>
                            </a:xfrm>
                            <a:prstGeom prst="rect">
                              <a:avLst/>
                            </a:prstGeom>
                          </pic:spPr>
                        </pic:pic>
                        <pic:pic xmlns:pic="http://schemas.openxmlformats.org/drawingml/2006/picture">
                          <pic:nvPicPr>
                            <pic:cNvPr id="33" name="Graphic 43" descr="Pumpkin outline"/>
                            <pic:cNvPicPr>
                              <a:picLocks noChangeAspect="1"/>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7884863" y="105080"/>
                              <a:ext cx="914400" cy="914400"/>
                            </a:xfrm>
                            <a:prstGeom prst="rect">
                              <a:avLst/>
                            </a:prstGeom>
                          </pic:spPr>
                        </pic:pic>
                        <pic:pic xmlns:pic="http://schemas.openxmlformats.org/drawingml/2006/picture">
                          <pic:nvPicPr>
                            <pic:cNvPr id="34" name="Graphic 45" descr="Eggplant outline"/>
                            <pic:cNvPicPr>
                              <a:picLocks noChangeAspect="1"/>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8838452" y="153266"/>
                              <a:ext cx="914400" cy="914400"/>
                            </a:xfrm>
                            <a:prstGeom prst="rect">
                              <a:avLst/>
                            </a:prstGeom>
                          </pic:spPr>
                        </pic:pic>
                        <pic:pic xmlns:pic="http://schemas.openxmlformats.org/drawingml/2006/picture">
                          <pic:nvPicPr>
                            <pic:cNvPr id="35" name="Graphic 47" descr="Fruit bowl outline"/>
                            <pic:cNvPicPr>
                              <a:picLocks noChangeAspect="1"/>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9878377" y="117566"/>
                              <a:ext cx="914400" cy="914400"/>
                            </a:xfrm>
                            <a:prstGeom prst="rect">
                              <a:avLst/>
                            </a:prstGeom>
                          </pic:spPr>
                        </pic:pic>
                      </wpg:grpSp>
                      <wps:wsp>
                        <wps:cNvPr id="40" name="Rectangle 40"/>
                        <wps:cNvSpPr/>
                        <wps:spPr>
                          <a:xfrm>
                            <a:off x="3829616" y="0"/>
                            <a:ext cx="1003780" cy="1622034"/>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E7B23E" id="Group 37" o:spid="_x0000_s1026" style="position:absolute;left:0;text-align:left;margin-left:-3.55pt;margin-top:94.65pt;width:462.8pt;height:127.7pt;z-index:-251658240" coordsize="58775,1622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">
                <v:group id="Group 2" o:spid="_x0000_s1027" style="position:absolute;top:724;width:58775;height:14954" coordsize="107927,3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 o:spid="_x0000_s1028" type="#_x0000_t75" alt="Man outline" style="position:absolute;top:21289;width:10050;height:10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">
                    <v:imagedata r:id="rId39" o:title="Man outline"/>
                  </v:shape>
                  <v:shape id="Graphic 6" o:spid="_x0000_s1029" type="#_x0000_t75" alt="Woman outline" style="position:absolute;left:130;top:9351;width:10051;height:10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">
                    <v:imagedata r:id="rId40" o:title="Woman outline"/>
                  </v:shape>
                  <v:roundrect id="Rectangle: Rounded Corners 5" o:spid="_x0000_s1030" style="position:absolute;left:8613;top:11193;width:8230;height:63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" fillcolor="#ed7d31 [3205]" strokecolor="#1f3763 [1604]" strokeweight="1pt">
                    <v:stroke joinstyle="miter"/>
                    <v:textbox>
                      <w:txbxContent>
                        <w:p w14:paraId="74373AFD"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0.99</w:t>
                          </w:r>
                        </w:p>
                      </w:txbxContent>
                    </v:textbox>
                  </v:roundrect>
                  <v:roundrect id="Rectangle: Rounded Corners 6" o:spid="_x0000_s1031" style="position:absolute;left:8613;top:23131;width:8230;height:63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" fillcolor="#70ad47 [3209]" strokecolor="#1f3763 [1604]" strokeweight="1pt">
                    <v:stroke joinstyle="miter"/>
                    <v:textbox>
                      <w:txbxContent>
                        <w:p w14:paraId="52B7C188"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0.98</w:t>
                          </w:r>
                        </w:p>
                      </w:txbxContent>
                    </v:textbox>
                  </v:roundrect>
                  <v:roundrect id="Rectangle: Rounded Corners 7" o:spid="_x0000_s1032" style="position:absolute;left:19804;top:11193;width:8230;height:63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" fillcolor="#ed7d31 [3205]" strokecolor="#1f3763 [1604]" strokeweight="1pt">
                    <v:stroke joinstyle="miter"/>
                    <v:textbox>
                      <w:txbxContent>
                        <w:p w14:paraId="7F88DC3C"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0.45</w:t>
                          </w:r>
                        </w:p>
                      </w:txbxContent>
                    </v:textbox>
                  </v:roundrect>
                  <v:roundrect id="Rectangle: Rounded Corners 8" o:spid="_x0000_s1033" style="position:absolute;left:19804;top:23131;width:8230;height:63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" fillcolor="#70ad47 [3209]" strokecolor="#1f3763 [1604]" strokeweight="1pt">
                    <v:stroke joinstyle="miter"/>
                    <v:textbox>
                      <w:txbxContent>
                        <w:p w14:paraId="08D7FA25"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0.44</w:t>
                          </w:r>
                        </w:p>
                      </w:txbxContent>
                    </v:textbox>
                  </v:roundrect>
                  <v:roundrect id="Rectangle: Rounded Corners 9" o:spid="_x0000_s1034" style="position:absolute;left:30995;top:11193;width:8229;height:63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" fillcolor="#ed7d31 [3205]" strokecolor="#1f3763 [1604]" strokeweight="1pt">
                    <v:stroke joinstyle="miter"/>
                    <v:textbox>
                      <w:txbxContent>
                        <w:p w14:paraId="10973FA4" w14:textId="77777777" w:rsidR="00434E6D" w:rsidRPr="008F76A7" w:rsidRDefault="00434E6D" w:rsidP="00434E6D">
                          <w:pPr>
                            <w:jc w:val="center"/>
                            <w:rPr>
                              <w:rFonts w:hAnsi="Calibri"/>
                              <w:color w:val="FFFFFF" w:themeColor="light1"/>
                              <w:kern w:val="24"/>
                              <w:sz w:val="14"/>
                              <w:szCs w:val="14"/>
                            </w:rPr>
                          </w:pPr>
                          <w:r w:rsidRPr="008F76A7">
                            <w:rPr>
                              <w:rFonts w:hAnsi="Calibri"/>
                              <w:color w:val="FFFFFF" w:themeColor="light1"/>
                              <w:kern w:val="24"/>
                              <w:sz w:val="14"/>
                              <w:szCs w:val="14"/>
                            </w:rPr>
                            <w:t>0.47</w:t>
                          </w:r>
                        </w:p>
                      </w:txbxContent>
                    </v:textbox>
                  </v:roundrect>
                  <v:roundrect id="Rectangle: Rounded Corners 10" o:spid="_x0000_s1035" style="position:absolute;left:30995;top:23131;width:8229;height:63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" fillcolor="#70ad47 [3209]" strokecolor="#1f3763 [1604]" strokeweight="1pt">
                    <v:stroke joinstyle="miter"/>
                    <v:textbox>
                      <w:txbxContent>
                        <w:p w14:paraId="34162DDA"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0.47</w:t>
                          </w:r>
                        </w:p>
                      </w:txbxContent>
                    </v:textbox>
                  </v:roundrect>
                  <v:roundrect id="Rectangle: Rounded Corners 11" o:spid="_x0000_s1036" style="position:absolute;left:42185;top:11158;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" fillcolor="#ed7d31 [3205]" strokecolor="#1f3763 [1604]" strokeweight="1pt">
                    <v:stroke joinstyle="miter"/>
                    <v:textbox>
                      <w:txbxContent>
                        <w:p w14:paraId="1006DE57" w14:textId="76DAE59A"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0.0</w:t>
                          </w:r>
                        </w:p>
                      </w:txbxContent>
                    </v:textbox>
                  </v:roundrect>
                  <v:roundrect id="Rectangle: Rounded Corners 12" o:spid="_x0000_s1037" style="position:absolute;left:42185;top:23096;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" fillcolor="#70ad47 [3209]" strokecolor="#1f3763 [1604]" strokeweight="1pt">
                    <v:stroke joinstyle="miter"/>
                    <v:textbox>
                      <w:txbxContent>
                        <w:p w14:paraId="0CFEA29C"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0.02</w:t>
                          </w:r>
                        </w:p>
                      </w:txbxContent>
                    </v:textbox>
                  </v:roundrect>
                  <v:roundrect id="Rectangle: Rounded Corners 13" o:spid="_x0000_s1038" style="position:absolute;left:52331;top:11158;width:7053;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" fillcolor="#ed7d31 [3205]" strokecolor="#1f3763 [1604]" strokeweight="1pt">
                    <v:stroke joinstyle="miter"/>
                    <v:textbox>
                      <w:txbxContent>
                        <w:p w14:paraId="60D8430C"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0.22</w:t>
                          </w:r>
                        </w:p>
                      </w:txbxContent>
                    </v:textbox>
                  </v:roundrect>
                  <v:roundrect id="Rectangle: Rounded Corners 14" o:spid="_x0000_s1039" style="position:absolute;left:52331;top:23096;width:7053;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" fillcolor="#70ad47 [3209]" strokecolor="#1f3763 [1604]" strokeweight="1pt">
                    <v:stroke joinstyle="miter"/>
                    <v:textbox>
                      <w:txbxContent>
                        <w:p w14:paraId="4BF26356"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0.22</w:t>
                          </w:r>
                        </w:p>
                      </w:txbxContent>
                    </v:textbox>
                  </v:roundrect>
                  <v:roundrect id="Rectangle: Rounded Corners 15" o:spid="_x0000_s1040" style="position:absolute;left:62171;top:11158;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" fillcolor="#ed7d31 [3205]" strokecolor="#1f3763 [1604]" strokeweight="1pt">
                    <v:stroke joinstyle="miter"/>
                    <v:textbox>
                      <w:txbxContent>
                        <w:p w14:paraId="3950FF1C"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0.84</w:t>
                          </w:r>
                        </w:p>
                      </w:txbxContent>
                    </v:textbox>
                  </v:roundrect>
                  <v:roundrect id="Rectangle: Rounded Corners 16" o:spid="_x0000_s1041" style="position:absolute;left:62171;top:23096;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" fillcolor="#70ad47 [3209]" strokecolor="#1f3763 [1604]" strokeweight="1pt">
                    <v:stroke joinstyle="miter"/>
                    <v:textbox>
                      <w:txbxContent>
                        <w:p w14:paraId="03697438"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0.84</w:t>
                          </w:r>
                        </w:p>
                      </w:txbxContent>
                    </v:textbox>
                  </v:roundrect>
                  <v:roundrect id="Rectangle: Rounded Corners 17" o:spid="_x0000_s1042" style="position:absolute;left:71054;top:11158;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" fillcolor="#ed7d31 [3205]" strokecolor="#1f3763 [1604]" strokeweight="1pt">
                    <v:stroke joinstyle="miter"/>
                    <v:textbox>
                      <w:txbxContent>
                        <w:p w14:paraId="2587D1CB"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0.52</w:t>
                          </w:r>
                        </w:p>
                      </w:txbxContent>
                    </v:textbox>
                  </v:roundrect>
                  <v:roundrect id="Rectangle: Rounded Corners 18" o:spid="_x0000_s1043" style="position:absolute;left:71054;top:23096;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" fillcolor="#70ad47 [3209]" strokecolor="#1f3763 [1604]" strokeweight="1pt">
                    <v:stroke joinstyle="miter"/>
                    <v:textbox>
                      <w:txbxContent>
                        <w:p w14:paraId="0FD60F84"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0.48</w:t>
                          </w:r>
                        </w:p>
                      </w:txbxContent>
                    </v:textbox>
                  </v:roundrect>
                  <v:roundrect id="Rectangle: Rounded Corners 19" o:spid="_x0000_s1044" style="position:absolute;left:80067;top:11158;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" fillcolor="#ed7d31 [3205]" strokecolor="#1f3763 [1604]" strokeweight="1pt">
                    <v:stroke joinstyle="miter"/>
                    <v:textbox>
                      <w:txbxContent>
                        <w:p w14:paraId="719000C9"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0.21</w:t>
                          </w:r>
                        </w:p>
                      </w:txbxContent>
                    </v:textbox>
                  </v:roundrect>
                  <v:roundrect id="Rectangle: Rounded Corners 20" o:spid="_x0000_s1045" style="position:absolute;left:80067;top:23096;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" fillcolor="#70ad47 [3209]" strokecolor="#1f3763 [1604]" strokeweight="1pt">
                    <v:stroke joinstyle="miter"/>
                    <v:textbox>
                      <w:txbxContent>
                        <w:p w14:paraId="5841B849"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0.17</w:t>
                          </w:r>
                        </w:p>
                      </w:txbxContent>
                    </v:textbox>
                  </v:roundrect>
                  <v:roundrect id="Rectangle: Rounded Corners 21" o:spid="_x0000_s1046" style="position:absolute;left:89908;top:11158;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" fillcolor="#ed7d31 [3205]" strokecolor="#1f3763 [1604]" strokeweight="1pt">
                    <v:stroke joinstyle="miter"/>
                    <v:textbox>
                      <w:txbxContent>
                        <w:p w14:paraId="11FEA2AD" w14:textId="77777777" w:rsidR="00434E6D" w:rsidRPr="008F76A7" w:rsidRDefault="00434E6D" w:rsidP="00434E6D">
                          <w:pPr>
                            <w:jc w:val="center"/>
                            <w:rPr>
                              <w:rFonts w:hAnsi="Calibri"/>
                              <w:color w:val="FFFFFF" w:themeColor="light1"/>
                              <w:kern w:val="24"/>
                              <w:sz w:val="14"/>
                              <w:szCs w:val="14"/>
                            </w:rPr>
                          </w:pPr>
                          <w:r w:rsidRPr="008F76A7">
                            <w:rPr>
                              <w:rFonts w:hAnsi="Calibri"/>
                              <w:color w:val="FFFFFF" w:themeColor="light1"/>
                              <w:kern w:val="24"/>
                              <w:sz w:val="14"/>
                              <w:szCs w:val="14"/>
                            </w:rPr>
                            <w:t>0.55</w:t>
                          </w:r>
                        </w:p>
                      </w:txbxContent>
                    </v:textbox>
                  </v:roundrect>
                  <v:roundrect id="Rectangle: Rounded Corners 23" o:spid="_x0000_s1047" style="position:absolute;left:89908;top:23096;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" fillcolor="#70ad47 [3209]" strokecolor="#1f3763 [1604]" strokeweight="1pt">
                    <v:stroke joinstyle="miter"/>
                    <v:textbox>
                      <w:txbxContent>
                        <w:p w14:paraId="31F541FA"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0.54</w:t>
                          </w:r>
                        </w:p>
                      </w:txbxContent>
                    </v:textbox>
                  </v:roundrect>
                  <v:roundrect id="Rectangle: Rounded Corners 24" o:spid="_x0000_s1048" style="position:absolute;left:99749;top:11158;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" fillcolor="#ed7d31 [3205]" strokecolor="#1f3763 [1604]" strokeweight="1pt">
                    <v:stroke joinstyle="miter"/>
                    <v:textbox>
                      <w:txbxContent>
                        <w:p w14:paraId="3ECBB334" w14:textId="77777777" w:rsidR="00434E6D" w:rsidRPr="008F76A7" w:rsidRDefault="00434E6D" w:rsidP="00434E6D">
                          <w:pPr>
                            <w:jc w:val="center"/>
                            <w:rPr>
                              <w:rFonts w:hAnsi="Calibri"/>
                              <w:color w:val="FFFFFF" w:themeColor="light1"/>
                              <w:kern w:val="24"/>
                              <w:sz w:val="14"/>
                              <w:szCs w:val="14"/>
                            </w:rPr>
                          </w:pPr>
                          <w:r w:rsidRPr="008F76A7">
                            <w:rPr>
                              <w:rFonts w:hAnsi="Calibri"/>
                              <w:color w:val="FFFFFF" w:themeColor="light1"/>
                              <w:kern w:val="24"/>
                              <w:sz w:val="14"/>
                              <w:szCs w:val="14"/>
                            </w:rPr>
                            <w:t>0.18</w:t>
                          </w:r>
                        </w:p>
                      </w:txbxContent>
                    </v:textbox>
                  </v:roundrect>
                  <v:roundrect id="Rectangle: Rounded Corners 25" o:spid="_x0000_s1049" style="position:absolute;left:99749;top:23096;width:7054;height:64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" fillcolor="#70ad47 [3209]" strokecolor="#1f3763 [1604]" strokeweight="1pt">
                    <v:stroke joinstyle="miter"/>
                    <v:textbox>
                      <w:txbxContent>
                        <w:p w14:paraId="3FE338EF" w14:textId="77777777" w:rsidR="00434E6D" w:rsidRPr="008F76A7" w:rsidRDefault="00434E6D" w:rsidP="00434E6D">
                          <w:pPr>
                            <w:jc w:val="center"/>
                            <w:rPr>
                              <w:rFonts w:hAnsi="Calibri"/>
                              <w:color w:val="FFFFFF" w:themeColor="light1"/>
                              <w:kern w:val="24"/>
                              <w:sz w:val="14"/>
                              <w:szCs w:val="14"/>
                              <w:lang w:val="en-US"/>
                            </w:rPr>
                          </w:pPr>
                          <w:r w:rsidRPr="008F76A7">
                            <w:rPr>
                              <w:rFonts w:hAnsi="Calibri"/>
                              <w:color w:val="FFFFFF" w:themeColor="light1"/>
                              <w:kern w:val="24"/>
                              <w:sz w:val="14"/>
                              <w:szCs w:val="14"/>
                              <w:lang w:val="en-US"/>
                            </w:rPr>
                            <w:t>0.20</w:t>
                          </w:r>
                        </w:p>
                      </w:txbxContent>
                    </v:textbox>
                  </v:roundrect>
                  <v:shape id="Graphic 28" o:spid="_x0000_s1050" type="#_x0000_t75" alt="Crops outline" style="position:absolute;left:7699;top:207;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">
                    <v:imagedata r:id="rId41" o:title="Crops outline"/>
                  </v:shape>
                  <v:shape id="Graphic 32" o:spid="_x0000_s1051" type="#_x0000_t75" alt="Coffee Beans with solid fill" style="position:absolute;left:18890;top:20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">
                    <v:imagedata r:id="rId42" o:title="Coffee Beans with solid fill"/>
                  </v:shape>
                  <v:shape id="Graphic 34" o:spid="_x0000_s1052" type="#_x0000_t75" alt="Nuts outline" style="position:absolute;left:30559;top:20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">
                    <v:imagedata r:id="rId43" o:title="Nuts outline"/>
                  </v:shape>
                  <v:shape id="Graphic 36" o:spid="_x0000_s1053" type="#_x0000_t75" alt="Dairy with solid fill" style="position:absolute;left:4009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">
                    <v:imagedata r:id="rId44" o:title="Dairy with solid fill"/>
                  </v:shape>
                  <v:shape id="Graphic 38" o:spid="_x0000_s1054" type="#_x0000_t75" alt="Chicken leg outline" style="position:absolute;left:51286;top:1050;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">
                    <v:imagedata r:id="rId45" o:title="Chicken leg outline"/>
                  </v:shape>
                  <v:shape id="Graphic 40" o:spid="_x0000_s1055" type="#_x0000_t75" alt="Egg outline" style="position:absolute;left:60560;top:1050;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">
                    <v:imagedata r:id="rId46" o:title="Egg outline"/>
                  </v:shape>
                  <v:shape id="Graphic 42" o:spid="_x0000_s1056" type="#_x0000_t75" alt="Four Leaf Clover with solid fill" style="position:absolute;left:69704;top:1532;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">
                    <v:imagedata r:id="rId47" o:title="Four Leaf Clover with solid fill"/>
                  </v:shape>
                  <v:shape id="Graphic 43" o:spid="_x0000_s1057" type="#_x0000_t75" alt="Pumpkin outline" style="position:absolute;left:78848;top:1050;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">
                    <v:imagedata r:id="rId48" o:title="Pumpkin outline"/>
                  </v:shape>
                  <v:shape id="Graphic 45" o:spid="_x0000_s1058" type="#_x0000_t75" alt="Eggplant outline" style="position:absolute;left:88384;top:1532;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">
                    <v:imagedata r:id="rId49" o:title="Eggplant outline"/>
                  </v:shape>
                  <v:shape id="Graphic 47" o:spid="_x0000_s1059" type="#_x0000_t75" alt="Fruit bowl outline" style="position:absolute;left:98783;top:117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">
                    <v:imagedata r:id="rId50" o:title="Fruit bowl outline"/>
                  </v:shape>
                </v:group>
                <v:rect id="Rectangle 40" o:spid="_x0000_s1060" style="position:absolute;left:38296;width:10037;height:16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" filled="f" strokecolor="#c00000" strokeweight="1pt"/>
                <w10:wrap type="tight"/>
              </v:group>
            </w:pict>
          </mc:Fallback>
        </mc:AlternateContent>
      </w:r>
      <w:r w:rsidR="00076208" w:rsidRPr="009F2393">
        <w:rPr>
          <w:rFonts w:ascii="Open Sans" w:hAnsi="Open Sans" w:cs="Open Sans"/>
          <w:sz w:val="20"/>
          <w:szCs w:val="20"/>
          <w:lang w:val="en-US"/>
        </w:rPr>
        <w:t>In Iraq,</w:t>
      </w:r>
      <w:r w:rsidR="0027734E" w:rsidRPr="009F2393">
        <w:rPr>
          <w:rFonts w:ascii="Open Sans" w:hAnsi="Open Sans" w:cs="Open Sans"/>
          <w:sz w:val="20"/>
          <w:szCs w:val="20"/>
          <w:lang w:val="en-US"/>
        </w:rPr>
        <w:t xml:space="preserve"> taking a </w:t>
      </w:r>
      <w:r w:rsidR="00837D02" w:rsidRPr="009F2393">
        <w:rPr>
          <w:rFonts w:ascii="Open Sans" w:hAnsi="Open Sans" w:cs="Open Sans"/>
          <w:sz w:val="20"/>
          <w:szCs w:val="20"/>
          <w:lang w:val="en-US"/>
        </w:rPr>
        <w:t xml:space="preserve">paired </w:t>
      </w:r>
      <w:r w:rsidR="0027734E" w:rsidRPr="009F2393">
        <w:rPr>
          <w:rFonts w:ascii="Open Sans" w:hAnsi="Open Sans" w:cs="Open Sans"/>
          <w:sz w:val="20"/>
          <w:szCs w:val="20"/>
          <w:lang w:val="en-US"/>
        </w:rPr>
        <w:t>sample of 303 households (where it was possible to have both a male and female respondent</w:t>
      </w:r>
      <w:r w:rsidR="00837D02" w:rsidRPr="009F2393">
        <w:rPr>
          <w:rFonts w:ascii="Open Sans" w:hAnsi="Open Sans" w:cs="Open Sans"/>
          <w:sz w:val="20"/>
          <w:szCs w:val="20"/>
          <w:lang w:val="en-US"/>
        </w:rPr>
        <w:t xml:space="preserve"> from the same household</w:t>
      </w:r>
      <w:r w:rsidR="0027734E" w:rsidRPr="009F2393">
        <w:rPr>
          <w:rFonts w:ascii="Open Sans" w:hAnsi="Open Sans" w:cs="Open Sans"/>
          <w:sz w:val="20"/>
          <w:szCs w:val="20"/>
          <w:lang w:val="en-US"/>
        </w:rPr>
        <w:t xml:space="preserve">), </w:t>
      </w:r>
      <w:r w:rsidR="00E51FA1" w:rsidRPr="009F2393">
        <w:rPr>
          <w:rFonts w:ascii="Open Sans" w:hAnsi="Open Sans" w:cs="Open Sans"/>
          <w:sz w:val="20"/>
          <w:szCs w:val="20"/>
          <w:lang w:val="en-US"/>
        </w:rPr>
        <w:t>the average MDD</w:t>
      </w:r>
      <w:r w:rsidR="00953623">
        <w:rPr>
          <w:rFonts w:ascii="Open Sans" w:hAnsi="Open Sans" w:cs="Open Sans"/>
          <w:sz w:val="20"/>
          <w:szCs w:val="20"/>
          <w:lang w:val="en-US"/>
        </w:rPr>
        <w:t xml:space="preserve"> </w:t>
      </w:r>
      <w:r w:rsidR="00953623">
        <w:rPr>
          <w:rFonts w:ascii="Open Sans" w:hAnsi="Open Sans" w:cs="Open Sans" w:hint="eastAsia"/>
          <w:sz w:val="20"/>
          <w:szCs w:val="20"/>
          <w:lang w:val="en-US" w:eastAsia="zh-CN"/>
        </w:rPr>
        <w:t>of</w:t>
      </w:r>
      <w:r w:rsidR="00953623">
        <w:rPr>
          <w:rFonts w:ascii="Open Sans" w:hAnsi="Open Sans" w:cs="Open Sans"/>
          <w:sz w:val="20"/>
          <w:szCs w:val="20"/>
          <w:lang w:val="en-US" w:eastAsia="zh-CN"/>
        </w:rPr>
        <w:t xml:space="preserve"> women</w:t>
      </w:r>
      <w:r w:rsidR="00E51FA1" w:rsidRPr="009F2393">
        <w:rPr>
          <w:rFonts w:ascii="Open Sans" w:hAnsi="Open Sans" w:cs="Open Sans" w:hint="eastAsia"/>
          <w:sz w:val="20"/>
          <w:szCs w:val="20"/>
          <w:lang w:val="en-US" w:eastAsia="zh-CN"/>
        </w:rPr>
        <w:t xml:space="preserve"> </w:t>
      </w:r>
      <w:r w:rsidR="00E51FA1" w:rsidRPr="009F2393">
        <w:rPr>
          <w:rFonts w:ascii="Open Sans" w:hAnsi="Open Sans" w:cs="Open Sans"/>
          <w:sz w:val="20"/>
          <w:szCs w:val="20"/>
          <w:lang w:val="en-US"/>
        </w:rPr>
        <w:t>was 4.8</w:t>
      </w:r>
      <w:r w:rsidR="00FE5A17">
        <w:rPr>
          <w:rFonts w:ascii="Open Sans" w:hAnsi="Open Sans" w:cs="Open Sans"/>
          <w:sz w:val="20"/>
          <w:szCs w:val="20"/>
          <w:lang w:val="en-US"/>
        </w:rPr>
        <w:t>,</w:t>
      </w:r>
      <w:r w:rsidR="00E51FA1" w:rsidRPr="009F2393">
        <w:rPr>
          <w:rFonts w:ascii="Open Sans" w:hAnsi="Open Sans" w:cs="Open Sans"/>
          <w:sz w:val="20"/>
          <w:szCs w:val="20"/>
          <w:lang w:val="en-US"/>
        </w:rPr>
        <w:t xml:space="preserve"> while the average MDD for men was 4.7</w:t>
      </w:r>
      <w:r w:rsidR="008B465B" w:rsidRPr="009F2393">
        <w:rPr>
          <w:rFonts w:ascii="Open Sans" w:hAnsi="Open Sans" w:cs="Open Sans"/>
          <w:sz w:val="20"/>
          <w:szCs w:val="20"/>
          <w:lang w:val="en-US"/>
        </w:rPr>
        <w:t>.</w:t>
      </w:r>
      <w:r w:rsidR="002C2363">
        <w:rPr>
          <w:rFonts w:ascii="Open Sans" w:hAnsi="Open Sans" w:cs="Open Sans"/>
          <w:sz w:val="20"/>
          <w:szCs w:val="20"/>
          <w:lang w:val="en-US"/>
        </w:rPr>
        <w:t xml:space="preserve"> It also </w:t>
      </w:r>
      <w:r w:rsidR="00561928" w:rsidRPr="009F2393">
        <w:rPr>
          <w:rFonts w:ascii="Open Sans" w:hAnsi="Open Sans" w:cs="Open Sans"/>
          <w:sz w:val="20"/>
          <w:szCs w:val="20"/>
          <w:lang w:val="en-US"/>
        </w:rPr>
        <w:t>suggest</w:t>
      </w:r>
      <w:r w:rsidR="002C2363">
        <w:rPr>
          <w:rFonts w:ascii="Open Sans" w:hAnsi="Open Sans" w:cs="Open Sans"/>
          <w:sz w:val="20"/>
          <w:szCs w:val="20"/>
          <w:lang w:val="en-US"/>
        </w:rPr>
        <w:t>s</w:t>
      </w:r>
      <w:r w:rsidR="00561928" w:rsidRPr="009F2393">
        <w:rPr>
          <w:rFonts w:ascii="Open Sans" w:hAnsi="Open Sans" w:cs="Open Sans"/>
          <w:sz w:val="20"/>
          <w:szCs w:val="20"/>
          <w:lang w:val="en-US"/>
        </w:rPr>
        <w:t xml:space="preserve"> that there are no</w:t>
      </w:r>
      <w:r w:rsidR="002C2363">
        <w:rPr>
          <w:rFonts w:ascii="Open Sans" w:hAnsi="Open Sans" w:cs="Open Sans"/>
          <w:sz w:val="20"/>
          <w:szCs w:val="20"/>
          <w:lang w:val="en-US"/>
        </w:rPr>
        <w:t xml:space="preserve"> </w:t>
      </w:r>
      <w:r w:rsidR="00E3581E">
        <w:rPr>
          <w:rFonts w:ascii="Open Sans" w:hAnsi="Open Sans" w:cs="Open Sans"/>
          <w:sz w:val="20"/>
          <w:szCs w:val="20"/>
          <w:lang w:val="en-US"/>
        </w:rPr>
        <w:t xml:space="preserve">significant </w:t>
      </w:r>
      <w:r w:rsidR="00561928" w:rsidRPr="009F2393">
        <w:rPr>
          <w:rFonts w:ascii="Open Sans" w:hAnsi="Open Sans" w:cs="Open Sans"/>
          <w:sz w:val="20"/>
          <w:szCs w:val="20"/>
          <w:lang w:val="en-US"/>
        </w:rPr>
        <w:t xml:space="preserve">differences in MDD by </w:t>
      </w:r>
      <w:r w:rsidR="00D877F6" w:rsidRPr="009F2393">
        <w:rPr>
          <w:rFonts w:ascii="Open Sans" w:hAnsi="Open Sans" w:cs="Open Sans"/>
          <w:sz w:val="20"/>
          <w:szCs w:val="20"/>
          <w:lang w:val="en-US"/>
        </w:rPr>
        <w:t>sex</w:t>
      </w:r>
      <w:r w:rsidR="00561928" w:rsidRPr="009F2393">
        <w:rPr>
          <w:rFonts w:ascii="Open Sans" w:hAnsi="Open Sans" w:cs="Open Sans"/>
          <w:sz w:val="20"/>
          <w:szCs w:val="20"/>
          <w:lang w:val="en-US"/>
        </w:rPr>
        <w:t xml:space="preserve">. However, if we look more closely at the paired consumption of the different food groups, </w:t>
      </w:r>
      <w:r w:rsidR="00C2126B" w:rsidRPr="009F2393">
        <w:rPr>
          <w:rFonts w:ascii="Open Sans" w:hAnsi="Open Sans" w:cs="Open Sans"/>
          <w:sz w:val="20"/>
          <w:szCs w:val="20"/>
          <w:lang w:val="en-US"/>
        </w:rPr>
        <w:t xml:space="preserve">some </w:t>
      </w:r>
      <w:commentRangeStart w:id="12"/>
      <w:r w:rsidR="00C2126B" w:rsidRPr="009F2393">
        <w:rPr>
          <w:rFonts w:ascii="Open Sans" w:hAnsi="Open Sans" w:cs="Open Sans"/>
          <w:sz w:val="20"/>
          <w:szCs w:val="20"/>
          <w:lang w:val="en-US"/>
        </w:rPr>
        <w:t xml:space="preserve">significant differences </w:t>
      </w:r>
      <w:commentRangeEnd w:id="12"/>
      <w:r w:rsidR="009263C3">
        <w:rPr>
          <w:rStyle w:val="CommentReference"/>
        </w:rPr>
        <w:commentReference w:id="12"/>
      </w:r>
      <w:r w:rsidR="00C2126B" w:rsidRPr="009F2393">
        <w:rPr>
          <w:rFonts w:ascii="Open Sans" w:hAnsi="Open Sans" w:cs="Open Sans"/>
          <w:sz w:val="20"/>
          <w:szCs w:val="20"/>
          <w:lang w:val="en-US"/>
        </w:rPr>
        <w:t>can be observed</w:t>
      </w:r>
      <w:r w:rsidR="00101F51" w:rsidRPr="009F2393">
        <w:rPr>
          <w:rFonts w:ascii="Open Sans" w:hAnsi="Open Sans" w:cs="Open Sans"/>
          <w:sz w:val="20"/>
          <w:szCs w:val="20"/>
          <w:lang w:val="en-US"/>
        </w:rPr>
        <w:t xml:space="preserve"> – </w:t>
      </w:r>
      <w:r w:rsidR="00586976">
        <w:rPr>
          <w:rFonts w:ascii="Open Sans" w:hAnsi="Open Sans" w:cs="Open Sans"/>
          <w:sz w:val="20"/>
          <w:szCs w:val="20"/>
          <w:lang w:val="en-US"/>
        </w:rPr>
        <w:t>with women consuming more</w:t>
      </w:r>
      <w:r w:rsidR="00586976" w:rsidRPr="009F2393">
        <w:rPr>
          <w:rFonts w:ascii="Open Sans" w:hAnsi="Open Sans" w:cs="Open Sans"/>
          <w:sz w:val="20"/>
          <w:szCs w:val="20"/>
          <w:lang w:val="en-US"/>
        </w:rPr>
        <w:t xml:space="preserve"> </w:t>
      </w:r>
      <w:r w:rsidR="00081A59" w:rsidRPr="009F2393">
        <w:rPr>
          <w:rFonts w:ascii="Open Sans" w:hAnsi="Open Sans" w:cs="Open Sans"/>
          <w:sz w:val="20"/>
          <w:szCs w:val="20"/>
          <w:lang w:val="en-US"/>
        </w:rPr>
        <w:t>dark leafy green vegetables a</w:t>
      </w:r>
      <w:r w:rsidR="00FD35DC" w:rsidRPr="009F2393">
        <w:rPr>
          <w:rFonts w:ascii="Open Sans" w:hAnsi="Open Sans" w:cs="Open Sans"/>
          <w:sz w:val="20"/>
          <w:szCs w:val="20"/>
          <w:lang w:val="en-US"/>
        </w:rPr>
        <w:t xml:space="preserve">nd vitamin-A rich </w:t>
      </w:r>
      <w:r w:rsidR="00780B74" w:rsidRPr="009F2393">
        <w:rPr>
          <w:rFonts w:ascii="Open Sans" w:hAnsi="Open Sans" w:cs="Open Sans"/>
          <w:sz w:val="20"/>
          <w:szCs w:val="20"/>
          <w:lang w:val="en-US"/>
        </w:rPr>
        <w:t>vegetables and fruits</w:t>
      </w:r>
      <w:r w:rsidR="00081A59" w:rsidRPr="009F2393">
        <w:rPr>
          <w:rFonts w:ascii="Open Sans" w:hAnsi="Open Sans" w:cs="Open Sans"/>
          <w:sz w:val="20"/>
          <w:szCs w:val="20"/>
          <w:lang w:val="en-US"/>
        </w:rPr>
        <w:t xml:space="preserve"> </w:t>
      </w:r>
      <w:r w:rsidR="00780B74" w:rsidRPr="009F2393">
        <w:rPr>
          <w:rFonts w:ascii="Open Sans" w:hAnsi="Open Sans" w:cs="Open Sans"/>
          <w:sz w:val="20"/>
          <w:szCs w:val="20"/>
          <w:lang w:val="en-US"/>
        </w:rPr>
        <w:t xml:space="preserve">such as </w:t>
      </w:r>
      <w:r w:rsidR="00780B74" w:rsidRPr="001F2A87">
        <w:rPr>
          <w:rFonts w:ascii="Open Sans" w:hAnsi="Open Sans" w:cs="Open Sans"/>
          <w:sz w:val="20"/>
          <w:szCs w:val="20"/>
          <w:lang w:val="en-US"/>
        </w:rPr>
        <w:t>pumpkins</w:t>
      </w:r>
      <w:r w:rsidR="00586976" w:rsidRPr="001F2A87">
        <w:rPr>
          <w:rFonts w:ascii="Open Sans" w:hAnsi="Open Sans" w:cs="Open Sans"/>
          <w:sz w:val="20"/>
          <w:szCs w:val="20"/>
          <w:lang w:val="en-US"/>
        </w:rPr>
        <w:t xml:space="preserve"> </w:t>
      </w:r>
      <w:r w:rsidR="004C6158" w:rsidRPr="001F2A87">
        <w:rPr>
          <w:rFonts w:ascii="Open Sans" w:hAnsi="Open Sans" w:cs="Open Sans"/>
          <w:sz w:val="20"/>
          <w:szCs w:val="20"/>
          <w:lang w:val="en-US"/>
        </w:rPr>
        <w:t>(Figure 1)</w:t>
      </w:r>
      <w:r w:rsidR="00780B74" w:rsidRPr="001F2A87">
        <w:rPr>
          <w:rFonts w:ascii="Open Sans" w:hAnsi="Open Sans" w:cs="Open Sans"/>
          <w:sz w:val="20"/>
          <w:szCs w:val="20"/>
          <w:lang w:val="en-US"/>
        </w:rPr>
        <w:t>.</w:t>
      </w:r>
    </w:p>
    <w:p w14:paraId="6272A308" w14:textId="424862AE" w:rsidR="0002767B" w:rsidRPr="004A135E" w:rsidRDefault="0002767B" w:rsidP="00DA7070">
      <w:pPr>
        <w:spacing w:after="0"/>
        <w:jc w:val="both"/>
        <w:rPr>
          <w:rFonts w:ascii="Open Sans" w:hAnsi="Open Sans" w:cs="Open Sans"/>
          <w:sz w:val="20"/>
          <w:szCs w:val="20"/>
          <w:lang w:val="en-US"/>
        </w:rPr>
      </w:pPr>
    </w:p>
    <w:p w14:paraId="2106D6AD" w14:textId="516FA6D4" w:rsidR="00104C11" w:rsidRPr="005F32D6" w:rsidRDefault="0002767B" w:rsidP="00076208">
      <w:pPr>
        <w:jc w:val="both"/>
        <w:rPr>
          <w:rFonts w:ascii="Open Sans" w:hAnsi="Open Sans" w:cs="Open Sans"/>
          <w:i/>
          <w:iCs/>
          <w:sz w:val="16"/>
          <w:szCs w:val="16"/>
          <w:lang w:val="en-US"/>
        </w:rPr>
      </w:pPr>
      <w:r w:rsidRPr="003669B0">
        <w:rPr>
          <w:rFonts w:ascii="Open Sans" w:hAnsi="Open Sans" w:cs="Open Sans"/>
          <w:b/>
          <w:bCs/>
          <w:i/>
          <w:iCs/>
          <w:color w:val="4472C4" w:themeColor="accent1"/>
          <w:sz w:val="16"/>
          <w:szCs w:val="16"/>
          <w:lang w:val="en-US"/>
        </w:rPr>
        <w:t>Figure 1</w:t>
      </w:r>
      <w:r w:rsidRPr="00E060B8">
        <w:rPr>
          <w:rFonts w:ascii="Open Sans" w:hAnsi="Open Sans" w:cs="Open Sans"/>
          <w:b/>
          <w:bCs/>
          <w:i/>
          <w:iCs/>
          <w:sz w:val="16"/>
          <w:szCs w:val="16"/>
          <w:lang w:val="en-US"/>
        </w:rPr>
        <w:t>.</w:t>
      </w:r>
      <w:r w:rsidRPr="00E060B8">
        <w:rPr>
          <w:rFonts w:ascii="Open Sans" w:hAnsi="Open Sans" w:cs="Open Sans"/>
          <w:i/>
          <w:iCs/>
          <w:sz w:val="16"/>
          <w:szCs w:val="16"/>
          <w:lang w:val="en-US"/>
        </w:rPr>
        <w:t xml:space="preserve"> </w:t>
      </w:r>
      <w:r w:rsidRPr="00E060B8">
        <w:rPr>
          <w:rFonts w:ascii="Open Sans" w:hAnsi="Open Sans" w:cs="Open Sans"/>
          <w:i/>
          <w:iCs/>
          <w:sz w:val="16"/>
          <w:szCs w:val="16"/>
        </w:rPr>
        <w:t xml:space="preserve">Percentage </w:t>
      </w:r>
      <w:r w:rsidRPr="0002767B">
        <w:rPr>
          <w:rFonts w:ascii="Open Sans" w:hAnsi="Open Sans" w:cs="Open Sans"/>
          <w:i/>
          <w:iCs/>
          <w:sz w:val="16"/>
          <w:szCs w:val="16"/>
        </w:rPr>
        <w:t>of individuals (from same household) reporting on consuming different food items the day before the survey</w:t>
      </w:r>
    </w:p>
    <w:p w14:paraId="3F42432D" w14:textId="1FC9C5B5" w:rsidR="005F32D6" w:rsidRDefault="004C6158" w:rsidP="00076208">
      <w:pPr>
        <w:jc w:val="both"/>
        <w:rPr>
          <w:rStyle w:val="CommentReference"/>
          <w:lang w:val="en-US"/>
        </w:rPr>
      </w:pPr>
      <w:r w:rsidRPr="009F2393">
        <w:rPr>
          <w:rFonts w:ascii="Open Sans" w:hAnsi="Open Sans" w:cs="Open Sans"/>
          <w:sz w:val="20"/>
          <w:szCs w:val="20"/>
          <w:lang w:val="en-US"/>
        </w:rPr>
        <w:t xml:space="preserve">In addition, </w:t>
      </w:r>
      <w:r w:rsidR="000E2635" w:rsidRPr="009F2393">
        <w:rPr>
          <w:rFonts w:ascii="Open Sans" w:hAnsi="Open Sans" w:cs="Open Sans"/>
          <w:sz w:val="20"/>
          <w:szCs w:val="20"/>
          <w:lang w:val="en-US"/>
        </w:rPr>
        <w:t>looking at the</w:t>
      </w:r>
      <w:r w:rsidR="00595D7E" w:rsidRPr="009F2393">
        <w:rPr>
          <w:rFonts w:ascii="Open Sans" w:hAnsi="Open Sans" w:cs="Open Sans"/>
          <w:sz w:val="20"/>
          <w:szCs w:val="20"/>
          <w:lang w:val="en-US"/>
        </w:rPr>
        <w:t xml:space="preserve"> paired MDD by households</w:t>
      </w:r>
      <w:r w:rsidR="00A37D4D" w:rsidRPr="009F2393">
        <w:rPr>
          <w:rFonts w:ascii="Open Sans" w:hAnsi="Open Sans" w:cs="Open Sans"/>
          <w:sz w:val="20"/>
          <w:szCs w:val="20"/>
          <w:lang w:val="en-US"/>
        </w:rPr>
        <w:t xml:space="preserve">’ food consumption groups </w:t>
      </w:r>
      <w:r w:rsidR="00271751">
        <w:rPr>
          <w:rFonts w:ascii="Open Sans" w:hAnsi="Open Sans" w:cs="Open Sans"/>
          <w:sz w:val="20"/>
          <w:szCs w:val="20"/>
          <w:lang w:val="en-US"/>
        </w:rPr>
        <w:t xml:space="preserve">(FCG) </w:t>
      </w:r>
      <w:r w:rsidR="00A37D4D" w:rsidRPr="009F2393">
        <w:rPr>
          <w:rFonts w:ascii="Open Sans" w:hAnsi="Open Sans" w:cs="Open Sans"/>
          <w:sz w:val="20"/>
          <w:szCs w:val="20"/>
          <w:lang w:val="en-US"/>
        </w:rPr>
        <w:t>(</w:t>
      </w:r>
      <w:r w:rsidR="00844141">
        <w:rPr>
          <w:rFonts w:ascii="Open Sans" w:hAnsi="Open Sans" w:cs="Open Sans"/>
          <w:sz w:val="20"/>
          <w:szCs w:val="20"/>
          <w:lang w:val="en-US"/>
        </w:rPr>
        <w:t xml:space="preserve">where the same for the </w:t>
      </w:r>
      <w:r w:rsidR="00A37D4D" w:rsidRPr="009F2393">
        <w:rPr>
          <w:rFonts w:ascii="Open Sans" w:hAnsi="Open Sans" w:cs="Open Sans"/>
          <w:sz w:val="20"/>
          <w:szCs w:val="20"/>
          <w:lang w:val="en-US"/>
        </w:rPr>
        <w:t>acceptable</w:t>
      </w:r>
      <w:r w:rsidR="00A23EE0">
        <w:rPr>
          <w:rFonts w:ascii="Open Sans" w:hAnsi="Open Sans" w:cs="Open Sans"/>
          <w:sz w:val="20"/>
          <w:szCs w:val="20"/>
          <w:lang w:val="en-US"/>
        </w:rPr>
        <w:t xml:space="preserve"> food consumption score or</w:t>
      </w:r>
      <w:r w:rsidR="00A37D4D" w:rsidRPr="009F2393">
        <w:rPr>
          <w:rFonts w:ascii="Open Sans" w:hAnsi="Open Sans" w:cs="Open Sans"/>
          <w:sz w:val="20"/>
          <w:szCs w:val="20"/>
          <w:lang w:val="en-US"/>
        </w:rPr>
        <w:t xml:space="preserve"> FCS, n=270; </w:t>
      </w:r>
      <w:r w:rsidR="00844141">
        <w:rPr>
          <w:rFonts w:ascii="Open Sans" w:hAnsi="Open Sans" w:cs="Open Sans"/>
          <w:sz w:val="20"/>
          <w:szCs w:val="20"/>
          <w:lang w:val="en-US"/>
        </w:rPr>
        <w:t xml:space="preserve">and </w:t>
      </w:r>
      <w:r w:rsidR="00A37D4D" w:rsidRPr="009F2393">
        <w:rPr>
          <w:rFonts w:ascii="Open Sans" w:hAnsi="Open Sans" w:cs="Open Sans"/>
          <w:sz w:val="20"/>
          <w:szCs w:val="20"/>
          <w:lang w:val="en-US"/>
        </w:rPr>
        <w:t>poor/borderline FCS, n=33)</w:t>
      </w:r>
      <w:r w:rsidR="0041140B" w:rsidRPr="009F2393">
        <w:rPr>
          <w:rFonts w:ascii="Open Sans" w:hAnsi="Open Sans" w:cs="Open Sans"/>
          <w:sz w:val="20"/>
          <w:szCs w:val="20"/>
          <w:lang w:val="en-US"/>
        </w:rPr>
        <w:t xml:space="preserve">, </w:t>
      </w:r>
      <w:r w:rsidR="00C458B5" w:rsidRPr="009F2393">
        <w:rPr>
          <w:rFonts w:ascii="Open Sans" w:hAnsi="Open Sans" w:cs="Open Sans"/>
          <w:sz w:val="20"/>
          <w:szCs w:val="20"/>
          <w:lang w:val="en-US"/>
        </w:rPr>
        <w:t xml:space="preserve">we see that </w:t>
      </w:r>
      <w:r w:rsidR="00772183" w:rsidRPr="009F2393">
        <w:rPr>
          <w:rFonts w:ascii="Open Sans" w:hAnsi="Open Sans" w:cs="Open Sans"/>
          <w:sz w:val="20"/>
          <w:szCs w:val="20"/>
          <w:lang w:val="en-US"/>
        </w:rPr>
        <w:t>women typically scored</w:t>
      </w:r>
      <w:r w:rsidR="00CD0D66" w:rsidRPr="009F2393">
        <w:rPr>
          <w:rFonts w:ascii="Open Sans" w:hAnsi="Open Sans" w:cs="Open Sans"/>
          <w:sz w:val="20"/>
          <w:szCs w:val="20"/>
          <w:lang w:val="en-US"/>
        </w:rPr>
        <w:t xml:space="preserve"> slightly</w:t>
      </w:r>
      <w:r w:rsidR="00772183" w:rsidRPr="009F2393">
        <w:rPr>
          <w:rFonts w:ascii="Open Sans" w:hAnsi="Open Sans" w:cs="Open Sans"/>
          <w:sz w:val="20"/>
          <w:szCs w:val="20"/>
          <w:lang w:val="en-US"/>
        </w:rPr>
        <w:t xml:space="preserve"> better for </w:t>
      </w:r>
      <w:r w:rsidR="00660250">
        <w:rPr>
          <w:rFonts w:ascii="Open Sans" w:hAnsi="Open Sans" w:cs="Open Sans"/>
          <w:sz w:val="20"/>
          <w:szCs w:val="20"/>
          <w:lang w:val="en-US"/>
        </w:rPr>
        <w:t>MDD</w:t>
      </w:r>
      <w:r w:rsidR="003A6AEF" w:rsidRPr="009F2393">
        <w:rPr>
          <w:rFonts w:ascii="Open Sans" w:hAnsi="Open Sans" w:cs="Open Sans"/>
          <w:sz w:val="20"/>
          <w:szCs w:val="20"/>
          <w:lang w:val="en-US"/>
        </w:rPr>
        <w:t xml:space="preserve"> in</w:t>
      </w:r>
      <w:r w:rsidR="0096053B">
        <w:rPr>
          <w:rFonts w:ascii="Open Sans" w:hAnsi="Open Sans" w:cs="Open Sans"/>
          <w:sz w:val="20"/>
          <w:szCs w:val="20"/>
          <w:lang w:val="en-US"/>
        </w:rPr>
        <w:t xml:space="preserve"> households in</w:t>
      </w:r>
      <w:r w:rsidR="003A6AEF" w:rsidRPr="009F2393">
        <w:rPr>
          <w:rFonts w:ascii="Open Sans" w:hAnsi="Open Sans" w:cs="Open Sans"/>
          <w:sz w:val="20"/>
          <w:szCs w:val="20"/>
          <w:lang w:val="en-US"/>
        </w:rPr>
        <w:t xml:space="preserve"> the acceptable</w:t>
      </w:r>
      <w:r w:rsidR="0096053B">
        <w:rPr>
          <w:rFonts w:ascii="Open Sans" w:hAnsi="Open Sans" w:cs="Open Sans"/>
          <w:sz w:val="20"/>
          <w:szCs w:val="20"/>
          <w:lang w:val="en-US"/>
        </w:rPr>
        <w:t xml:space="preserve"> food consumption</w:t>
      </w:r>
      <w:r w:rsidR="003A6AEF" w:rsidRPr="009F2393">
        <w:rPr>
          <w:rFonts w:ascii="Open Sans" w:hAnsi="Open Sans" w:cs="Open Sans"/>
          <w:sz w:val="20"/>
          <w:szCs w:val="20"/>
          <w:lang w:val="en-US"/>
        </w:rPr>
        <w:t xml:space="preserve"> group</w:t>
      </w:r>
      <w:r w:rsidR="00CD0D66" w:rsidRPr="009F2393">
        <w:rPr>
          <w:rFonts w:ascii="Open Sans" w:hAnsi="Open Sans" w:cs="Open Sans"/>
          <w:sz w:val="20"/>
          <w:szCs w:val="20"/>
          <w:lang w:val="en-US"/>
        </w:rPr>
        <w:t>; h</w:t>
      </w:r>
      <w:r w:rsidR="00BB67D4" w:rsidRPr="009F2393">
        <w:rPr>
          <w:rFonts w:ascii="Open Sans" w:hAnsi="Open Sans" w:cs="Open Sans"/>
          <w:sz w:val="20"/>
          <w:szCs w:val="20"/>
          <w:lang w:val="en-US"/>
        </w:rPr>
        <w:t>owever, in the poor/borderline FCG, men</w:t>
      </w:r>
      <w:r w:rsidR="001A269E" w:rsidRPr="009F2393">
        <w:rPr>
          <w:rFonts w:ascii="Open Sans" w:hAnsi="Open Sans" w:cs="Open Sans"/>
          <w:sz w:val="20"/>
          <w:szCs w:val="20"/>
          <w:lang w:val="en-US"/>
        </w:rPr>
        <w:t xml:space="preserve"> scored</w:t>
      </w:r>
      <w:r w:rsidR="00CD0D66" w:rsidRPr="009F2393">
        <w:rPr>
          <w:rFonts w:ascii="Open Sans" w:hAnsi="Open Sans" w:cs="Open Sans"/>
          <w:sz w:val="20"/>
          <w:szCs w:val="20"/>
          <w:lang w:val="en-US"/>
        </w:rPr>
        <w:t xml:space="preserve"> slightly</w:t>
      </w:r>
      <w:r w:rsidR="001A269E" w:rsidRPr="009F2393">
        <w:rPr>
          <w:rFonts w:ascii="Open Sans" w:hAnsi="Open Sans" w:cs="Open Sans"/>
          <w:sz w:val="20"/>
          <w:szCs w:val="20"/>
          <w:lang w:val="en-US"/>
        </w:rPr>
        <w:t xml:space="preserve"> better.</w:t>
      </w:r>
      <w:r w:rsidR="00B229CF">
        <w:rPr>
          <w:rFonts w:ascii="Open Sans" w:hAnsi="Open Sans" w:cs="Open Sans"/>
          <w:sz w:val="20"/>
          <w:szCs w:val="20"/>
          <w:lang w:val="en-US"/>
        </w:rPr>
        <w:t xml:space="preserve"> </w:t>
      </w:r>
      <w:r w:rsidR="00393D43" w:rsidRPr="00BD1BE6">
        <w:rPr>
          <w:rFonts w:ascii="Open Sans" w:hAnsi="Open Sans" w:cs="Open Sans"/>
          <w:sz w:val="20"/>
          <w:szCs w:val="20"/>
          <w:lang w:val="en-US"/>
        </w:rPr>
        <w:t>Looking</w:t>
      </w:r>
      <w:r w:rsidR="007267A7">
        <w:rPr>
          <w:rFonts w:ascii="Open Sans" w:hAnsi="Open Sans" w:cs="Open Sans"/>
          <w:sz w:val="20"/>
          <w:szCs w:val="20"/>
          <w:lang w:val="en-US"/>
        </w:rPr>
        <w:t xml:space="preserve"> further</w:t>
      </w:r>
      <w:r w:rsidR="00393D43" w:rsidRPr="00BD1BE6">
        <w:rPr>
          <w:rFonts w:ascii="Open Sans" w:hAnsi="Open Sans" w:cs="Open Sans"/>
          <w:sz w:val="20"/>
          <w:szCs w:val="20"/>
          <w:lang w:val="en-US"/>
        </w:rPr>
        <w:t xml:space="preserve"> </w:t>
      </w:r>
      <w:r w:rsidR="00A0190C" w:rsidRPr="00BD1BE6">
        <w:rPr>
          <w:rFonts w:ascii="Open Sans" w:hAnsi="Open Sans" w:cs="Open Sans"/>
          <w:sz w:val="20"/>
          <w:szCs w:val="20"/>
          <w:lang w:val="en-US"/>
        </w:rPr>
        <w:t xml:space="preserve">at the consumption of the different food groups for households </w:t>
      </w:r>
      <w:r w:rsidR="00844141">
        <w:rPr>
          <w:rFonts w:ascii="Open Sans" w:hAnsi="Open Sans" w:cs="Open Sans"/>
          <w:sz w:val="20"/>
          <w:szCs w:val="20"/>
          <w:lang w:val="en-US"/>
        </w:rPr>
        <w:t>in the</w:t>
      </w:r>
      <w:r w:rsidR="00A0190C" w:rsidRPr="00BD1BE6">
        <w:rPr>
          <w:rFonts w:ascii="Open Sans" w:hAnsi="Open Sans" w:cs="Open Sans"/>
          <w:sz w:val="20"/>
          <w:szCs w:val="20"/>
          <w:lang w:val="en-US"/>
        </w:rPr>
        <w:t xml:space="preserve"> poor </w:t>
      </w:r>
      <w:r w:rsidR="007D614C">
        <w:rPr>
          <w:rFonts w:ascii="Open Sans" w:hAnsi="Open Sans" w:cs="Open Sans"/>
          <w:sz w:val="20"/>
          <w:szCs w:val="20"/>
          <w:lang w:val="en-US"/>
        </w:rPr>
        <w:t xml:space="preserve">and borderline </w:t>
      </w:r>
      <w:r w:rsidR="00844141">
        <w:rPr>
          <w:rFonts w:ascii="Open Sans" w:hAnsi="Open Sans" w:cs="Open Sans"/>
          <w:sz w:val="20"/>
          <w:szCs w:val="20"/>
          <w:lang w:val="en-US"/>
        </w:rPr>
        <w:t>FCG</w:t>
      </w:r>
      <w:r w:rsidR="000660ED">
        <w:rPr>
          <w:rFonts w:ascii="Open Sans" w:hAnsi="Open Sans" w:cs="Open Sans"/>
          <w:sz w:val="20"/>
          <w:szCs w:val="20"/>
          <w:lang w:val="en-US"/>
        </w:rPr>
        <w:t xml:space="preserve"> </w:t>
      </w:r>
      <w:r w:rsidR="007267A7">
        <w:rPr>
          <w:rFonts w:ascii="Open Sans" w:hAnsi="Open Sans" w:cs="Open Sans"/>
          <w:sz w:val="20"/>
          <w:szCs w:val="20"/>
          <w:lang w:val="en-US"/>
        </w:rPr>
        <w:t>(</w:t>
      </w:r>
      <w:r w:rsidR="000660ED">
        <w:rPr>
          <w:rFonts w:ascii="Open Sans" w:hAnsi="Open Sans" w:cs="Open Sans"/>
          <w:sz w:val="20"/>
          <w:szCs w:val="20"/>
          <w:lang w:val="en-US"/>
        </w:rPr>
        <w:t>using the paired sample</w:t>
      </w:r>
      <w:r w:rsidR="007267A7">
        <w:rPr>
          <w:rFonts w:ascii="Open Sans" w:hAnsi="Open Sans" w:cs="Open Sans"/>
          <w:sz w:val="20"/>
          <w:szCs w:val="20"/>
          <w:lang w:val="en-US"/>
        </w:rPr>
        <w:t>)</w:t>
      </w:r>
      <w:r w:rsidR="00A0190C" w:rsidRPr="00BD1BE6">
        <w:rPr>
          <w:rFonts w:ascii="Open Sans" w:hAnsi="Open Sans" w:cs="Open Sans"/>
          <w:sz w:val="20"/>
          <w:szCs w:val="20"/>
          <w:lang w:val="en-US"/>
        </w:rPr>
        <w:t xml:space="preserve">, </w:t>
      </w:r>
      <w:r w:rsidR="00B9634F" w:rsidRPr="00BD1BE6">
        <w:rPr>
          <w:rFonts w:ascii="Open Sans" w:hAnsi="Open Sans" w:cs="Open Sans"/>
          <w:sz w:val="20"/>
          <w:szCs w:val="20"/>
          <w:lang w:val="en-US"/>
        </w:rPr>
        <w:t xml:space="preserve">we </w:t>
      </w:r>
      <w:r w:rsidR="00C4272D">
        <w:rPr>
          <w:rFonts w:ascii="Open Sans" w:hAnsi="Open Sans" w:cs="Open Sans"/>
          <w:sz w:val="20"/>
          <w:szCs w:val="20"/>
          <w:lang w:val="en-US"/>
        </w:rPr>
        <w:t xml:space="preserve">also </w:t>
      </w:r>
      <w:r w:rsidR="00B9634F" w:rsidRPr="00BD1BE6">
        <w:rPr>
          <w:rFonts w:ascii="Open Sans" w:hAnsi="Open Sans" w:cs="Open Sans"/>
          <w:sz w:val="20"/>
          <w:szCs w:val="20"/>
          <w:lang w:val="en-US"/>
        </w:rPr>
        <w:t xml:space="preserve">see differences </w:t>
      </w:r>
      <w:r w:rsidR="006C6E1E" w:rsidRPr="00BD1BE6">
        <w:rPr>
          <w:rFonts w:ascii="Open Sans" w:hAnsi="Open Sans" w:cs="Open Sans"/>
          <w:sz w:val="20"/>
          <w:szCs w:val="20"/>
          <w:lang w:val="en-US"/>
        </w:rPr>
        <w:t>across the board</w:t>
      </w:r>
      <w:r w:rsidR="00316BE3" w:rsidRPr="00BD1BE6">
        <w:rPr>
          <w:rFonts w:ascii="Open Sans" w:hAnsi="Open Sans" w:cs="Open Sans"/>
          <w:sz w:val="20"/>
          <w:szCs w:val="20"/>
          <w:lang w:val="en-US"/>
        </w:rPr>
        <w:t xml:space="preserve"> between </w:t>
      </w:r>
      <w:r w:rsidR="003F0444" w:rsidRPr="00BD1BE6">
        <w:rPr>
          <w:rFonts w:ascii="Open Sans" w:hAnsi="Open Sans" w:cs="Open Sans"/>
          <w:sz w:val="20"/>
          <w:szCs w:val="20"/>
          <w:lang w:val="en-US"/>
        </w:rPr>
        <w:t>women and men respondents</w:t>
      </w:r>
      <w:r w:rsidR="006C6E1E" w:rsidRPr="00BD1BE6">
        <w:rPr>
          <w:rFonts w:ascii="Open Sans" w:hAnsi="Open Sans" w:cs="Open Sans"/>
          <w:sz w:val="20"/>
          <w:szCs w:val="20"/>
          <w:lang w:val="en-US"/>
        </w:rPr>
        <w:t xml:space="preserve">, but </w:t>
      </w:r>
      <w:r w:rsidR="000660ED">
        <w:rPr>
          <w:rFonts w:ascii="Open Sans" w:hAnsi="Open Sans" w:cs="Open Sans"/>
          <w:sz w:val="20"/>
          <w:szCs w:val="20"/>
          <w:lang w:val="en-US"/>
        </w:rPr>
        <w:t xml:space="preserve">those </w:t>
      </w:r>
      <w:r w:rsidR="006C6E1E" w:rsidRPr="00BD1BE6">
        <w:rPr>
          <w:rFonts w:ascii="Open Sans" w:hAnsi="Open Sans" w:cs="Open Sans"/>
          <w:sz w:val="20"/>
          <w:szCs w:val="20"/>
          <w:lang w:val="en-US"/>
        </w:rPr>
        <w:t>for pulses</w:t>
      </w:r>
      <w:r w:rsidR="005C07D6" w:rsidRPr="00BD1BE6">
        <w:rPr>
          <w:rFonts w:ascii="Open Sans" w:hAnsi="Open Sans" w:cs="Open Sans"/>
          <w:sz w:val="20"/>
          <w:szCs w:val="20"/>
          <w:lang w:val="en-US"/>
        </w:rPr>
        <w:t xml:space="preserve"> </w:t>
      </w:r>
      <w:r w:rsidR="007C21B2" w:rsidRPr="00BD1BE6">
        <w:rPr>
          <w:rFonts w:ascii="Open Sans" w:hAnsi="Open Sans" w:cs="Open Sans"/>
          <w:sz w:val="20"/>
          <w:szCs w:val="20"/>
          <w:lang w:val="en-US"/>
        </w:rPr>
        <w:t xml:space="preserve">and other vegetables </w:t>
      </w:r>
      <w:r w:rsidR="000660ED">
        <w:rPr>
          <w:rFonts w:ascii="Open Sans" w:hAnsi="Open Sans" w:cs="Open Sans"/>
          <w:sz w:val="20"/>
          <w:szCs w:val="20"/>
          <w:lang w:val="en-US"/>
        </w:rPr>
        <w:t>are significant</w:t>
      </w:r>
      <w:r w:rsidR="00D9235A">
        <w:rPr>
          <w:rFonts w:ascii="Open Sans" w:hAnsi="Open Sans" w:cs="Open Sans"/>
          <w:sz w:val="20"/>
          <w:szCs w:val="20"/>
          <w:lang w:val="en-US"/>
        </w:rPr>
        <w:t>ly different</w:t>
      </w:r>
      <w:r w:rsidR="007835B5">
        <w:rPr>
          <w:rFonts w:ascii="Open Sans" w:hAnsi="Open Sans" w:cs="Open Sans"/>
          <w:sz w:val="20"/>
          <w:szCs w:val="20"/>
          <w:lang w:val="en-US"/>
        </w:rPr>
        <w:t xml:space="preserve"> – with men consuming more in both cases</w:t>
      </w:r>
      <w:r w:rsidR="00BD1BE6" w:rsidRPr="00BD1BE6">
        <w:rPr>
          <w:rFonts w:ascii="Open Sans" w:hAnsi="Open Sans" w:cs="Open Sans"/>
          <w:sz w:val="20"/>
          <w:szCs w:val="20"/>
          <w:lang w:val="en-US"/>
        </w:rPr>
        <w:t>.</w:t>
      </w:r>
      <w:r w:rsidR="00AB0D35">
        <w:rPr>
          <w:rFonts w:ascii="Open Sans" w:hAnsi="Open Sans" w:cs="Open Sans"/>
          <w:sz w:val="20"/>
          <w:szCs w:val="20"/>
          <w:lang w:val="en-US"/>
        </w:rPr>
        <w:t xml:space="preserve"> </w:t>
      </w:r>
      <w:commentRangeStart w:id="13"/>
      <w:commentRangeStart w:id="14"/>
      <w:commentRangeStart w:id="15"/>
      <w:commentRangeStart w:id="16"/>
      <w:commentRangeStart w:id="17"/>
      <w:r w:rsidR="004B07F0">
        <w:rPr>
          <w:rFonts w:ascii="Open Sans" w:hAnsi="Open Sans" w:cs="Open Sans"/>
          <w:sz w:val="20"/>
          <w:szCs w:val="20"/>
          <w:lang w:val="en-US"/>
        </w:rPr>
        <w:t xml:space="preserve">The </w:t>
      </w:r>
      <w:r w:rsidR="00224F72">
        <w:rPr>
          <w:rFonts w:ascii="Open Sans" w:hAnsi="Open Sans" w:cs="Open Sans"/>
          <w:sz w:val="20"/>
          <w:szCs w:val="20"/>
          <w:lang w:val="en-US"/>
        </w:rPr>
        <w:t xml:space="preserve">indicative results </w:t>
      </w:r>
      <w:r w:rsidR="00C07D9C">
        <w:rPr>
          <w:rFonts w:ascii="Open Sans" w:hAnsi="Open Sans" w:cs="Open Sans"/>
          <w:sz w:val="20"/>
          <w:szCs w:val="20"/>
          <w:lang w:val="en-US"/>
        </w:rPr>
        <w:t xml:space="preserve">of the </w:t>
      </w:r>
      <w:r w:rsidR="004B07F0">
        <w:rPr>
          <w:rFonts w:ascii="Open Sans" w:hAnsi="Open Sans" w:cs="Open Sans"/>
          <w:sz w:val="20"/>
          <w:szCs w:val="20"/>
          <w:lang w:val="en-US"/>
        </w:rPr>
        <w:t>difference</w:t>
      </w:r>
      <w:r w:rsidR="00C07D9C">
        <w:rPr>
          <w:rFonts w:ascii="Open Sans" w:hAnsi="Open Sans" w:cs="Open Sans"/>
          <w:sz w:val="20"/>
          <w:szCs w:val="20"/>
          <w:lang w:val="en-US"/>
        </w:rPr>
        <w:t>s</w:t>
      </w:r>
      <w:r w:rsidR="004B07F0">
        <w:rPr>
          <w:rFonts w:ascii="Open Sans" w:hAnsi="Open Sans" w:cs="Open Sans"/>
          <w:sz w:val="20"/>
          <w:szCs w:val="20"/>
          <w:lang w:val="en-US"/>
        </w:rPr>
        <w:t xml:space="preserve"> in consumption of pulses </w:t>
      </w:r>
      <w:r w:rsidR="00B27BE5">
        <w:rPr>
          <w:rFonts w:ascii="Open Sans" w:hAnsi="Open Sans" w:cs="Open Sans"/>
          <w:sz w:val="20"/>
          <w:szCs w:val="20"/>
          <w:lang w:val="en-US"/>
        </w:rPr>
        <w:t>were</w:t>
      </w:r>
      <w:r w:rsidR="004B07F0">
        <w:rPr>
          <w:rFonts w:ascii="Open Sans" w:hAnsi="Open Sans" w:cs="Open Sans"/>
          <w:sz w:val="20"/>
          <w:szCs w:val="20"/>
          <w:lang w:val="en-US"/>
        </w:rPr>
        <w:t xml:space="preserve"> particularly stark for men</w:t>
      </w:r>
      <w:r w:rsidR="00F662DF">
        <w:rPr>
          <w:rFonts w:ascii="Open Sans" w:hAnsi="Open Sans" w:cs="Open Sans"/>
          <w:sz w:val="20"/>
          <w:szCs w:val="20"/>
          <w:lang w:val="en-US"/>
        </w:rPr>
        <w:t xml:space="preserve">, where </w:t>
      </w:r>
      <w:r w:rsidR="00AB0D35">
        <w:rPr>
          <w:rFonts w:ascii="Open Sans" w:hAnsi="Open Sans" w:cs="Open Sans"/>
          <w:sz w:val="20"/>
          <w:szCs w:val="20"/>
          <w:lang w:val="en-US"/>
        </w:rPr>
        <w:t>80% of men had consumed pulses the day prior compared to 23% of women</w:t>
      </w:r>
      <w:r w:rsidR="00F662DF">
        <w:rPr>
          <w:rFonts w:ascii="Open Sans" w:hAnsi="Open Sans" w:cs="Open Sans"/>
          <w:sz w:val="20"/>
          <w:szCs w:val="20"/>
          <w:lang w:val="en-US"/>
        </w:rPr>
        <w:t xml:space="preserve"> in households with poor FCS.</w:t>
      </w:r>
      <w:commentRangeEnd w:id="13"/>
      <w:r w:rsidR="003646B4" w:rsidRPr="004A135E">
        <w:rPr>
          <w:rStyle w:val="CommentReference"/>
          <w:lang w:val="en-US"/>
        </w:rPr>
        <w:commentReference w:id="13"/>
      </w:r>
      <w:commentRangeEnd w:id="14"/>
      <w:r w:rsidR="0014518F" w:rsidRPr="004A135E">
        <w:rPr>
          <w:rStyle w:val="CommentReference"/>
          <w:lang w:val="en-US"/>
        </w:rPr>
        <w:commentReference w:id="14"/>
      </w:r>
      <w:commentRangeEnd w:id="15"/>
      <w:r w:rsidRPr="004A135E">
        <w:rPr>
          <w:rStyle w:val="CommentReference"/>
          <w:lang w:val="en-US"/>
        </w:rPr>
        <w:commentReference w:id="15"/>
      </w:r>
      <w:commentRangeEnd w:id="16"/>
      <w:r w:rsidR="00B03F1B">
        <w:rPr>
          <w:rStyle w:val="CommentReference"/>
        </w:rPr>
        <w:commentReference w:id="16"/>
      </w:r>
      <w:commentRangeEnd w:id="17"/>
      <w:r w:rsidR="008D15CA">
        <w:rPr>
          <w:rStyle w:val="CommentReference"/>
        </w:rPr>
        <w:commentReference w:id="17"/>
      </w:r>
    </w:p>
    <w:p w14:paraId="5CC854B5" w14:textId="5197952A" w:rsidR="004C6158" w:rsidRDefault="005F32D6" w:rsidP="00076208">
      <w:pPr>
        <w:jc w:val="both"/>
        <w:rPr>
          <w:rFonts w:ascii="Open Sans" w:hAnsi="Open Sans" w:cs="Open Sans"/>
          <w:sz w:val="20"/>
          <w:szCs w:val="20"/>
          <w:lang w:val="en-US"/>
        </w:rPr>
      </w:pPr>
      <w:commentRangeStart w:id="20"/>
      <w:r>
        <w:rPr>
          <w:noProof/>
        </w:rPr>
        <w:drawing>
          <wp:inline distT="0" distB="0" distL="0" distR="0" wp14:anchorId="1B2B2FF2" wp14:editId="02AC2E8C">
            <wp:extent cx="5334327" cy="19313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48241" cy="1936412"/>
                    </a:xfrm>
                    <a:prstGeom prst="rect">
                      <a:avLst/>
                    </a:prstGeom>
                  </pic:spPr>
                </pic:pic>
              </a:graphicData>
            </a:graphic>
          </wp:inline>
        </w:drawing>
      </w:r>
      <w:commentRangeEnd w:id="20"/>
      <w:r w:rsidR="008D15CA">
        <w:rPr>
          <w:rStyle w:val="CommentReference"/>
        </w:rPr>
        <w:commentReference w:id="20"/>
      </w:r>
    </w:p>
    <w:p w14:paraId="6EC68AB7" w14:textId="7F2743B4" w:rsidR="001F2A87" w:rsidRPr="009F2393" w:rsidRDefault="001F2A87" w:rsidP="00076208">
      <w:pPr>
        <w:jc w:val="both"/>
        <w:rPr>
          <w:rFonts w:ascii="Open Sans" w:hAnsi="Open Sans" w:cs="Open Sans"/>
          <w:sz w:val="20"/>
          <w:szCs w:val="20"/>
          <w:lang w:val="en-US"/>
        </w:rPr>
      </w:pPr>
      <w:r w:rsidRPr="003669B0">
        <w:rPr>
          <w:rFonts w:ascii="Open Sans" w:hAnsi="Open Sans" w:cs="Open Sans"/>
          <w:b/>
          <w:bCs/>
          <w:i/>
          <w:iCs/>
          <w:color w:val="4472C4" w:themeColor="accent1"/>
          <w:sz w:val="16"/>
          <w:szCs w:val="16"/>
          <w:lang w:val="en-US"/>
        </w:rPr>
        <w:t>Figure 2</w:t>
      </w:r>
      <w:r w:rsidRPr="00E060B8">
        <w:rPr>
          <w:rFonts w:ascii="Open Sans" w:hAnsi="Open Sans" w:cs="Open Sans"/>
          <w:b/>
          <w:bCs/>
          <w:i/>
          <w:iCs/>
          <w:sz w:val="16"/>
          <w:szCs w:val="16"/>
          <w:lang w:val="en-US"/>
        </w:rPr>
        <w:t>.</w:t>
      </w:r>
      <w:r w:rsidRPr="00E060B8">
        <w:rPr>
          <w:rFonts w:ascii="Open Sans" w:hAnsi="Open Sans" w:cs="Open Sans"/>
          <w:i/>
          <w:iCs/>
          <w:sz w:val="16"/>
          <w:szCs w:val="16"/>
          <w:lang w:val="en-US"/>
        </w:rPr>
        <w:t xml:space="preserve"> </w:t>
      </w:r>
      <w:r w:rsidRPr="00E060B8">
        <w:rPr>
          <w:rFonts w:ascii="Open Sans" w:hAnsi="Open Sans" w:cs="Open Sans"/>
          <w:i/>
          <w:iCs/>
          <w:sz w:val="16"/>
          <w:szCs w:val="16"/>
        </w:rPr>
        <w:t xml:space="preserve">Percentage </w:t>
      </w:r>
      <w:r w:rsidRPr="0002767B">
        <w:rPr>
          <w:rFonts w:ascii="Open Sans" w:hAnsi="Open Sans" w:cs="Open Sans"/>
          <w:i/>
          <w:iCs/>
          <w:sz w:val="16"/>
          <w:szCs w:val="16"/>
        </w:rPr>
        <w:t>of individuals (from same household) reporting on consuming different food items the day before th</w:t>
      </w:r>
      <w:r w:rsidR="00DD35B9">
        <w:rPr>
          <w:rFonts w:ascii="Open Sans" w:hAnsi="Open Sans" w:cs="Open Sans"/>
          <w:i/>
          <w:iCs/>
          <w:sz w:val="16"/>
          <w:szCs w:val="16"/>
        </w:rPr>
        <w:t>e survey</w:t>
      </w:r>
    </w:p>
    <w:p w14:paraId="1C5C0685" w14:textId="0A750900" w:rsidR="008B1FC4" w:rsidRPr="003A021B" w:rsidRDefault="008B1FC4" w:rsidP="00076208">
      <w:pPr>
        <w:jc w:val="both"/>
        <w:rPr>
          <w:rFonts w:ascii="Open Sans" w:hAnsi="Open Sans" w:cs="Open Sans"/>
          <w:b/>
          <w:bCs/>
          <w:sz w:val="20"/>
          <w:szCs w:val="20"/>
          <w:lang w:val="en-US"/>
        </w:rPr>
      </w:pPr>
      <w:r w:rsidRPr="003A021B">
        <w:rPr>
          <w:rFonts w:ascii="Open Sans" w:hAnsi="Open Sans" w:cs="Open Sans"/>
          <w:b/>
          <w:bCs/>
          <w:sz w:val="20"/>
          <w:szCs w:val="20"/>
          <w:lang w:val="en-US"/>
        </w:rPr>
        <w:t xml:space="preserve">The data show </w:t>
      </w:r>
      <w:r w:rsidR="00C13657" w:rsidRPr="003A021B">
        <w:rPr>
          <w:rFonts w:ascii="Open Sans" w:hAnsi="Open Sans" w:cs="Open Sans"/>
          <w:b/>
          <w:bCs/>
          <w:sz w:val="20"/>
          <w:szCs w:val="20"/>
          <w:lang w:val="en-US"/>
        </w:rPr>
        <w:t xml:space="preserve">that when households are food secure, the </w:t>
      </w:r>
      <w:r w:rsidR="009C1B69" w:rsidRPr="003A021B">
        <w:rPr>
          <w:rFonts w:ascii="Open Sans" w:hAnsi="Open Sans" w:cs="Open Sans"/>
          <w:b/>
          <w:bCs/>
          <w:sz w:val="20"/>
          <w:szCs w:val="20"/>
          <w:lang w:val="en-US"/>
        </w:rPr>
        <w:t xml:space="preserve">dietary </w:t>
      </w:r>
      <w:r w:rsidR="00DE253D" w:rsidRPr="003A021B">
        <w:rPr>
          <w:rFonts w:ascii="Open Sans" w:hAnsi="Open Sans" w:cs="Open Sans"/>
          <w:b/>
          <w:bCs/>
          <w:sz w:val="20"/>
          <w:szCs w:val="20"/>
          <w:lang w:val="en-US"/>
        </w:rPr>
        <w:t xml:space="preserve">diversity of </w:t>
      </w:r>
      <w:r w:rsidR="00080CB6" w:rsidRPr="003A021B">
        <w:rPr>
          <w:rFonts w:ascii="Open Sans" w:hAnsi="Open Sans" w:cs="Open Sans"/>
          <w:b/>
          <w:bCs/>
          <w:sz w:val="20"/>
          <w:szCs w:val="20"/>
          <w:lang w:val="en-US"/>
        </w:rPr>
        <w:t xml:space="preserve">households are equal, with women eating slightly </w:t>
      </w:r>
      <w:r w:rsidR="00303575" w:rsidRPr="003A021B">
        <w:rPr>
          <w:rFonts w:ascii="Open Sans" w:hAnsi="Open Sans" w:cs="Open Sans"/>
          <w:b/>
          <w:bCs/>
          <w:sz w:val="20"/>
          <w:szCs w:val="20"/>
          <w:lang w:val="en-US"/>
        </w:rPr>
        <w:t>more vit</w:t>
      </w:r>
      <w:r w:rsidR="00C3392F">
        <w:rPr>
          <w:rFonts w:ascii="Open Sans" w:hAnsi="Open Sans" w:cs="Open Sans"/>
          <w:b/>
          <w:bCs/>
          <w:sz w:val="20"/>
          <w:szCs w:val="20"/>
          <w:lang w:val="en-US"/>
        </w:rPr>
        <w:t>amin</w:t>
      </w:r>
      <w:r w:rsidR="00303575" w:rsidRPr="003A021B">
        <w:rPr>
          <w:rFonts w:ascii="Open Sans" w:hAnsi="Open Sans" w:cs="Open Sans"/>
          <w:b/>
          <w:bCs/>
          <w:sz w:val="20"/>
          <w:szCs w:val="20"/>
          <w:lang w:val="en-US"/>
        </w:rPr>
        <w:t xml:space="preserve"> A</w:t>
      </w:r>
      <w:r w:rsidR="00C3392F">
        <w:rPr>
          <w:rFonts w:ascii="Open Sans" w:hAnsi="Open Sans" w:cs="Open Sans"/>
          <w:b/>
          <w:bCs/>
          <w:sz w:val="20"/>
          <w:szCs w:val="20"/>
          <w:lang w:val="en-US"/>
        </w:rPr>
        <w:t>-rich</w:t>
      </w:r>
      <w:r w:rsidR="00303575" w:rsidRPr="003A021B">
        <w:rPr>
          <w:rFonts w:ascii="Open Sans" w:hAnsi="Open Sans" w:cs="Open Sans"/>
          <w:b/>
          <w:bCs/>
          <w:sz w:val="20"/>
          <w:szCs w:val="20"/>
          <w:lang w:val="en-US"/>
        </w:rPr>
        <w:t xml:space="preserve"> </w:t>
      </w:r>
      <w:r w:rsidR="00B4005B">
        <w:rPr>
          <w:rFonts w:ascii="Open Sans" w:hAnsi="Open Sans" w:cs="Open Sans"/>
          <w:b/>
          <w:bCs/>
          <w:sz w:val="20"/>
          <w:szCs w:val="20"/>
          <w:lang w:val="en-US"/>
        </w:rPr>
        <w:t>foods</w:t>
      </w:r>
      <w:r w:rsidR="00303575" w:rsidRPr="003A021B">
        <w:rPr>
          <w:rFonts w:ascii="Open Sans" w:hAnsi="Open Sans" w:cs="Open Sans"/>
          <w:b/>
          <w:bCs/>
          <w:sz w:val="20"/>
          <w:szCs w:val="20"/>
          <w:lang w:val="en-US"/>
        </w:rPr>
        <w:t xml:space="preserve">. However, when households </w:t>
      </w:r>
      <w:r w:rsidR="00796816" w:rsidRPr="003A021B">
        <w:rPr>
          <w:rFonts w:ascii="Open Sans" w:hAnsi="Open Sans" w:cs="Open Sans"/>
          <w:b/>
          <w:bCs/>
          <w:sz w:val="20"/>
          <w:szCs w:val="20"/>
          <w:lang w:val="en-US"/>
        </w:rPr>
        <w:t>are vulnerable and consuming poor</w:t>
      </w:r>
      <w:r w:rsidR="00B4005B">
        <w:rPr>
          <w:rFonts w:ascii="Open Sans" w:hAnsi="Open Sans" w:cs="Open Sans"/>
          <w:b/>
          <w:bCs/>
          <w:sz w:val="20"/>
          <w:szCs w:val="20"/>
          <w:lang w:val="en-US"/>
        </w:rPr>
        <w:t>er</w:t>
      </w:r>
      <w:r w:rsidR="00796816" w:rsidRPr="003A021B">
        <w:rPr>
          <w:rFonts w:ascii="Open Sans" w:hAnsi="Open Sans" w:cs="Open Sans"/>
          <w:b/>
          <w:bCs/>
          <w:sz w:val="20"/>
          <w:szCs w:val="20"/>
          <w:lang w:val="en-US"/>
        </w:rPr>
        <w:t xml:space="preserve"> diet</w:t>
      </w:r>
      <w:r w:rsidR="00B4005B">
        <w:rPr>
          <w:rFonts w:ascii="Open Sans" w:hAnsi="Open Sans" w:cs="Open Sans"/>
          <w:b/>
          <w:bCs/>
          <w:sz w:val="20"/>
          <w:szCs w:val="20"/>
          <w:lang w:val="en-US"/>
        </w:rPr>
        <w:t>s</w:t>
      </w:r>
      <w:r w:rsidR="00796816" w:rsidRPr="003A021B">
        <w:rPr>
          <w:rFonts w:ascii="Open Sans" w:hAnsi="Open Sans" w:cs="Open Sans"/>
          <w:b/>
          <w:bCs/>
          <w:sz w:val="20"/>
          <w:szCs w:val="20"/>
          <w:lang w:val="en-US"/>
        </w:rPr>
        <w:t xml:space="preserve">, </w:t>
      </w:r>
      <w:r w:rsidR="003A4CF6" w:rsidRPr="003A021B">
        <w:rPr>
          <w:rFonts w:ascii="Open Sans" w:hAnsi="Open Sans" w:cs="Open Sans"/>
          <w:b/>
          <w:bCs/>
          <w:sz w:val="20"/>
          <w:szCs w:val="20"/>
          <w:lang w:val="en-US"/>
        </w:rPr>
        <w:t xml:space="preserve">men </w:t>
      </w:r>
      <w:r w:rsidR="0023111B" w:rsidRPr="004A135E">
        <w:rPr>
          <w:rFonts w:ascii="Open Sans" w:hAnsi="Open Sans" w:cs="Open Sans"/>
          <w:b/>
          <w:bCs/>
          <w:sz w:val="20"/>
          <w:szCs w:val="20"/>
          <w:lang w:val="en-US"/>
        </w:rPr>
        <w:t>tend</w:t>
      </w:r>
      <w:r w:rsidR="00B4005B">
        <w:rPr>
          <w:rFonts w:ascii="Open Sans" w:hAnsi="Open Sans" w:cs="Open Sans"/>
          <w:b/>
          <w:bCs/>
          <w:sz w:val="20"/>
          <w:szCs w:val="20"/>
          <w:lang w:val="en-US"/>
        </w:rPr>
        <w:t>ed</w:t>
      </w:r>
      <w:r w:rsidR="003A4CF6" w:rsidRPr="003A021B">
        <w:rPr>
          <w:rFonts w:ascii="Open Sans" w:hAnsi="Open Sans" w:cs="Open Sans"/>
          <w:b/>
          <w:bCs/>
          <w:sz w:val="20"/>
          <w:szCs w:val="20"/>
          <w:lang w:val="en-US"/>
        </w:rPr>
        <w:t xml:space="preserve"> to prioritize eat</w:t>
      </w:r>
      <w:r w:rsidR="00B4005B">
        <w:rPr>
          <w:rFonts w:ascii="Open Sans" w:hAnsi="Open Sans" w:cs="Open Sans"/>
          <w:b/>
          <w:bCs/>
          <w:sz w:val="20"/>
          <w:szCs w:val="20"/>
          <w:lang w:val="en-US"/>
        </w:rPr>
        <w:t>ing</w:t>
      </w:r>
      <w:r w:rsidR="003A4CF6" w:rsidRPr="003A021B">
        <w:rPr>
          <w:rFonts w:ascii="Open Sans" w:hAnsi="Open Sans" w:cs="Open Sans"/>
          <w:b/>
          <w:bCs/>
          <w:sz w:val="20"/>
          <w:szCs w:val="20"/>
          <w:lang w:val="en-US"/>
        </w:rPr>
        <w:t xml:space="preserve"> certain food groups (pulses, meat</w:t>
      </w:r>
      <w:r w:rsidR="00CD502E">
        <w:rPr>
          <w:rFonts w:ascii="Open Sans" w:hAnsi="Open Sans" w:cs="Open Sans"/>
          <w:b/>
          <w:bCs/>
          <w:sz w:val="20"/>
          <w:szCs w:val="20"/>
          <w:lang w:val="en-US"/>
        </w:rPr>
        <w:t>,</w:t>
      </w:r>
      <w:r w:rsidR="003A4CF6" w:rsidRPr="003A021B">
        <w:rPr>
          <w:rFonts w:ascii="Open Sans" w:hAnsi="Open Sans" w:cs="Open Sans"/>
          <w:b/>
          <w:bCs/>
          <w:sz w:val="20"/>
          <w:szCs w:val="20"/>
          <w:lang w:val="en-US"/>
        </w:rPr>
        <w:t xml:space="preserve"> and eggs)</w:t>
      </w:r>
      <w:r w:rsidR="001D5BDE">
        <w:rPr>
          <w:rFonts w:ascii="Open Sans" w:hAnsi="Open Sans" w:cs="Open Sans"/>
          <w:b/>
          <w:bCs/>
          <w:sz w:val="20"/>
          <w:szCs w:val="20"/>
          <w:lang w:val="en-US"/>
        </w:rPr>
        <w:t>.</w:t>
      </w:r>
      <w:r w:rsidR="003A4CF6" w:rsidRPr="003A021B">
        <w:rPr>
          <w:rFonts w:ascii="Open Sans" w:hAnsi="Open Sans" w:cs="Open Sans"/>
          <w:b/>
          <w:bCs/>
          <w:sz w:val="20"/>
          <w:szCs w:val="20"/>
          <w:lang w:val="en-US"/>
        </w:rPr>
        <w:t xml:space="preserve"> </w:t>
      </w:r>
    </w:p>
    <w:p w14:paraId="439202F7" w14:textId="0BB1A8BF" w:rsidR="006059B3" w:rsidRPr="009F2393" w:rsidRDefault="00A54264" w:rsidP="00076208">
      <w:pPr>
        <w:jc w:val="both"/>
        <w:rPr>
          <w:rFonts w:ascii="Open Sans" w:hAnsi="Open Sans" w:cs="Open Sans"/>
          <w:sz w:val="20"/>
          <w:szCs w:val="20"/>
          <w:lang w:val="en-US"/>
        </w:rPr>
      </w:pPr>
      <w:r w:rsidRPr="009F2393">
        <w:rPr>
          <w:rFonts w:ascii="Open Sans" w:hAnsi="Open Sans" w:cs="Open Sans"/>
          <w:sz w:val="20"/>
          <w:szCs w:val="20"/>
          <w:lang w:val="en-US"/>
        </w:rPr>
        <w:t>Similarly, t</w:t>
      </w:r>
      <w:r w:rsidR="00ED1EB2" w:rsidRPr="009F2393">
        <w:rPr>
          <w:rFonts w:ascii="Open Sans" w:hAnsi="Open Sans" w:cs="Open Sans"/>
          <w:sz w:val="20"/>
          <w:szCs w:val="20"/>
          <w:lang w:val="en-US"/>
        </w:rPr>
        <w:t xml:space="preserve">aking the unpaired </w:t>
      </w:r>
      <w:r w:rsidR="00812255">
        <w:rPr>
          <w:rFonts w:ascii="Open Sans" w:hAnsi="Open Sans" w:cs="Open Sans"/>
          <w:sz w:val="20"/>
          <w:szCs w:val="20"/>
          <w:lang w:val="en-US"/>
        </w:rPr>
        <w:t>sample</w:t>
      </w:r>
      <w:r w:rsidR="00543C6F" w:rsidRPr="009F2393">
        <w:rPr>
          <w:rFonts w:ascii="Open Sans" w:hAnsi="Open Sans" w:cs="Open Sans"/>
          <w:sz w:val="20"/>
          <w:szCs w:val="20"/>
          <w:lang w:val="en-US"/>
        </w:rPr>
        <w:t xml:space="preserve"> – meaning the total number of </w:t>
      </w:r>
      <w:r w:rsidR="00F36890">
        <w:rPr>
          <w:rFonts w:ascii="Open Sans" w:hAnsi="Open Sans" w:cs="Open Sans"/>
          <w:sz w:val="20"/>
          <w:szCs w:val="20"/>
          <w:lang w:val="en-US"/>
        </w:rPr>
        <w:t xml:space="preserve">primary </w:t>
      </w:r>
      <w:r w:rsidR="00543C6F" w:rsidRPr="009F2393">
        <w:rPr>
          <w:rFonts w:ascii="Open Sans" w:hAnsi="Open Sans" w:cs="Open Sans"/>
          <w:sz w:val="20"/>
          <w:szCs w:val="20"/>
          <w:lang w:val="en-US"/>
        </w:rPr>
        <w:t>respondents</w:t>
      </w:r>
      <w:r w:rsidR="00EA3B45" w:rsidRPr="009F2393">
        <w:rPr>
          <w:rFonts w:ascii="Open Sans" w:hAnsi="Open Sans" w:cs="Open Sans"/>
          <w:sz w:val="20"/>
          <w:szCs w:val="20"/>
          <w:lang w:val="en-US"/>
        </w:rPr>
        <w:t xml:space="preserve"> to the questionnaire</w:t>
      </w:r>
      <w:r w:rsidR="00097648" w:rsidRPr="009F2393">
        <w:rPr>
          <w:rFonts w:ascii="Open Sans" w:hAnsi="Open Sans" w:cs="Open Sans"/>
          <w:sz w:val="20"/>
          <w:szCs w:val="20"/>
          <w:lang w:val="en-US"/>
        </w:rPr>
        <w:t xml:space="preserve"> by female and male</w:t>
      </w:r>
      <w:r w:rsidR="009D74A3">
        <w:rPr>
          <w:rFonts w:ascii="Open Sans" w:hAnsi="Open Sans" w:cs="Open Sans"/>
          <w:sz w:val="20"/>
          <w:szCs w:val="20"/>
          <w:lang w:val="en-US"/>
        </w:rPr>
        <w:t xml:space="preserve"> respondents</w:t>
      </w:r>
      <w:r w:rsidR="00711DB1" w:rsidRPr="009F2393">
        <w:rPr>
          <w:rFonts w:ascii="Open Sans" w:hAnsi="Open Sans" w:cs="Open Sans"/>
          <w:sz w:val="20"/>
          <w:szCs w:val="20"/>
          <w:lang w:val="en-US"/>
        </w:rPr>
        <w:t xml:space="preserve"> (n=431</w:t>
      </w:r>
      <w:r w:rsidR="00507BC6" w:rsidRPr="009F2393">
        <w:rPr>
          <w:rFonts w:ascii="Open Sans" w:hAnsi="Open Sans" w:cs="Open Sans"/>
          <w:sz w:val="20"/>
          <w:szCs w:val="20"/>
          <w:lang w:val="en-US"/>
        </w:rPr>
        <w:t xml:space="preserve">, 193HH </w:t>
      </w:r>
      <w:r w:rsidR="00DE01C9">
        <w:rPr>
          <w:rFonts w:ascii="Open Sans" w:hAnsi="Open Sans" w:cs="Open Sans"/>
          <w:sz w:val="20"/>
          <w:szCs w:val="20"/>
          <w:lang w:val="en-US"/>
        </w:rPr>
        <w:t xml:space="preserve">with </w:t>
      </w:r>
      <w:r w:rsidR="00351CBF">
        <w:rPr>
          <w:rFonts w:ascii="Open Sans" w:hAnsi="Open Sans" w:cs="Open Sans"/>
          <w:sz w:val="20"/>
          <w:szCs w:val="20"/>
          <w:lang w:val="en-US"/>
        </w:rPr>
        <w:t>male</w:t>
      </w:r>
      <w:r w:rsidR="00FC57CB" w:rsidRPr="009F2393">
        <w:rPr>
          <w:rFonts w:ascii="Open Sans" w:hAnsi="Open Sans" w:cs="Open Sans"/>
          <w:sz w:val="20"/>
          <w:szCs w:val="20"/>
          <w:lang w:val="en-US"/>
        </w:rPr>
        <w:t xml:space="preserve"> </w:t>
      </w:r>
      <w:r w:rsidR="00F36890">
        <w:rPr>
          <w:rFonts w:ascii="Open Sans" w:hAnsi="Open Sans" w:cs="Open Sans"/>
          <w:sz w:val="20"/>
          <w:szCs w:val="20"/>
          <w:lang w:val="en-US"/>
        </w:rPr>
        <w:t xml:space="preserve">primary </w:t>
      </w:r>
      <w:r w:rsidR="00DE01C9">
        <w:rPr>
          <w:rFonts w:ascii="Open Sans" w:hAnsi="Open Sans" w:cs="Open Sans"/>
          <w:sz w:val="20"/>
          <w:szCs w:val="20"/>
          <w:lang w:val="en-US"/>
        </w:rPr>
        <w:t xml:space="preserve">respondents </w:t>
      </w:r>
      <w:r w:rsidR="00507BC6" w:rsidRPr="009F2393">
        <w:rPr>
          <w:rFonts w:ascii="Open Sans" w:hAnsi="Open Sans" w:cs="Open Sans"/>
          <w:sz w:val="20"/>
          <w:szCs w:val="20"/>
          <w:lang w:val="en-US"/>
        </w:rPr>
        <w:t xml:space="preserve">and 238 HH </w:t>
      </w:r>
      <w:r w:rsidR="00DE01C9">
        <w:rPr>
          <w:rFonts w:ascii="Open Sans" w:hAnsi="Open Sans" w:cs="Open Sans"/>
          <w:sz w:val="20"/>
          <w:szCs w:val="20"/>
          <w:lang w:val="en-US"/>
        </w:rPr>
        <w:t xml:space="preserve">with </w:t>
      </w:r>
      <w:r w:rsidR="00351CBF">
        <w:rPr>
          <w:rFonts w:ascii="Open Sans" w:hAnsi="Open Sans" w:cs="Open Sans"/>
          <w:sz w:val="20"/>
          <w:szCs w:val="20"/>
          <w:lang w:val="en-US"/>
        </w:rPr>
        <w:t>fe</w:t>
      </w:r>
      <w:r w:rsidR="009D74A3" w:rsidRPr="004A135E">
        <w:rPr>
          <w:rFonts w:ascii="Open Sans" w:hAnsi="Open Sans" w:cs="Open Sans"/>
          <w:sz w:val="20"/>
          <w:szCs w:val="20"/>
          <w:lang w:val="en-US"/>
        </w:rPr>
        <w:t>male</w:t>
      </w:r>
      <w:r w:rsidR="00DE01C9">
        <w:rPr>
          <w:rFonts w:ascii="Open Sans" w:hAnsi="Open Sans" w:cs="Open Sans"/>
          <w:sz w:val="20"/>
          <w:szCs w:val="20"/>
          <w:lang w:val="en-US"/>
        </w:rPr>
        <w:t xml:space="preserve"> respondents</w:t>
      </w:r>
      <w:r w:rsidR="00711DB1" w:rsidRPr="009F2393">
        <w:rPr>
          <w:rFonts w:ascii="Open Sans" w:hAnsi="Open Sans" w:cs="Open Sans"/>
          <w:sz w:val="20"/>
          <w:szCs w:val="20"/>
          <w:lang w:val="en-US"/>
        </w:rPr>
        <w:t>)</w:t>
      </w:r>
      <w:r w:rsidR="00C3433A" w:rsidRPr="009F2393">
        <w:rPr>
          <w:rFonts w:ascii="Open Sans" w:hAnsi="Open Sans" w:cs="Open Sans"/>
          <w:sz w:val="20"/>
          <w:szCs w:val="20"/>
          <w:lang w:val="en-US"/>
        </w:rPr>
        <w:t xml:space="preserve">, </w:t>
      </w:r>
      <w:r w:rsidRPr="009F2393">
        <w:rPr>
          <w:rFonts w:ascii="Open Sans" w:hAnsi="Open Sans" w:cs="Open Sans"/>
          <w:sz w:val="20"/>
          <w:szCs w:val="20"/>
          <w:lang w:val="en-US"/>
        </w:rPr>
        <w:t xml:space="preserve">the overall averages for MDD appear similar, with an average of 5.1 for women and 5.2 for men. </w:t>
      </w:r>
      <w:r w:rsidR="00A55271" w:rsidRPr="009F2393">
        <w:rPr>
          <w:rFonts w:ascii="Open Sans" w:hAnsi="Open Sans" w:cs="Open Sans"/>
          <w:sz w:val="20"/>
          <w:szCs w:val="20"/>
          <w:lang w:val="en-US"/>
        </w:rPr>
        <w:t>However</w:t>
      </w:r>
      <w:r w:rsidR="006059B3" w:rsidRPr="009F2393">
        <w:rPr>
          <w:rFonts w:ascii="Open Sans" w:hAnsi="Open Sans" w:cs="Open Sans"/>
          <w:sz w:val="20"/>
          <w:szCs w:val="20"/>
          <w:lang w:val="en-US"/>
        </w:rPr>
        <w:t xml:space="preserve">, if we break down the responses by </w:t>
      </w:r>
      <w:r w:rsidR="00CA55F7">
        <w:rPr>
          <w:rFonts w:ascii="Open Sans" w:hAnsi="Open Sans" w:cs="Open Sans"/>
          <w:sz w:val="20"/>
          <w:szCs w:val="20"/>
          <w:lang w:val="en-US"/>
        </w:rPr>
        <w:t>FCG</w:t>
      </w:r>
      <w:r w:rsidR="006059B3" w:rsidRPr="009F2393">
        <w:rPr>
          <w:rFonts w:ascii="Open Sans" w:hAnsi="Open Sans" w:cs="Open Sans"/>
          <w:sz w:val="20"/>
          <w:szCs w:val="20"/>
          <w:lang w:val="en-US"/>
        </w:rPr>
        <w:t>, or households with acceptable FCS (n=381) and households with poor/borderline FCS (n=50), we see differences in responses by the sex of the respondents, especially within the poor/borderline FC</w:t>
      </w:r>
      <w:r w:rsidR="00A4666C">
        <w:rPr>
          <w:rFonts w:ascii="Open Sans" w:hAnsi="Open Sans" w:cs="Open Sans"/>
          <w:sz w:val="20"/>
          <w:szCs w:val="20"/>
          <w:lang w:val="en-US"/>
        </w:rPr>
        <w:t>G</w:t>
      </w:r>
      <w:r w:rsidR="006059B3" w:rsidRPr="009F2393">
        <w:rPr>
          <w:rFonts w:ascii="Open Sans" w:hAnsi="Open Sans" w:cs="Open Sans"/>
          <w:sz w:val="20"/>
          <w:szCs w:val="20"/>
          <w:lang w:val="en-US"/>
        </w:rPr>
        <w:t>. Overall, males scored higher on dietary diversity in the poor/borderline category than female</w:t>
      </w:r>
      <w:r w:rsidR="00CC0988" w:rsidRPr="009F2393">
        <w:rPr>
          <w:rFonts w:ascii="Open Sans" w:hAnsi="Open Sans" w:cs="Open Sans"/>
          <w:sz w:val="20"/>
          <w:szCs w:val="20"/>
          <w:lang w:val="en-US"/>
        </w:rPr>
        <w:t xml:space="preserve"> respondents</w:t>
      </w:r>
      <w:r w:rsidR="006059B3" w:rsidRPr="009F2393">
        <w:rPr>
          <w:rFonts w:ascii="Open Sans" w:hAnsi="Open Sans" w:cs="Open Sans"/>
          <w:sz w:val="20"/>
          <w:szCs w:val="20"/>
          <w:lang w:val="en-US"/>
        </w:rPr>
        <w:t xml:space="preserve"> (</w:t>
      </w:r>
      <w:r w:rsidR="00AF2947">
        <w:rPr>
          <w:rFonts w:ascii="Open Sans" w:hAnsi="Open Sans" w:cs="Open Sans"/>
          <w:sz w:val="20"/>
          <w:szCs w:val="20"/>
          <w:lang w:val="en-US"/>
        </w:rPr>
        <w:t xml:space="preserve">5.3 for males, compared to </w:t>
      </w:r>
      <w:r w:rsidR="006059B3" w:rsidRPr="009F2393">
        <w:rPr>
          <w:rFonts w:ascii="Open Sans" w:hAnsi="Open Sans" w:cs="Open Sans"/>
          <w:sz w:val="20"/>
          <w:szCs w:val="20"/>
          <w:lang w:val="en-US"/>
        </w:rPr>
        <w:t>4.1</w:t>
      </w:r>
      <w:r w:rsidR="00AF2947">
        <w:rPr>
          <w:rFonts w:ascii="Open Sans" w:hAnsi="Open Sans" w:cs="Open Sans"/>
          <w:sz w:val="20"/>
          <w:szCs w:val="20"/>
          <w:lang w:val="en-US"/>
        </w:rPr>
        <w:t xml:space="preserve"> for females</w:t>
      </w:r>
      <w:r w:rsidR="006059B3" w:rsidRPr="009F2393">
        <w:rPr>
          <w:rFonts w:ascii="Open Sans" w:hAnsi="Open Sans" w:cs="Open Sans"/>
          <w:sz w:val="20"/>
          <w:szCs w:val="20"/>
          <w:lang w:val="en-US"/>
        </w:rPr>
        <w:t xml:space="preserve">), but females within the acceptable category </w:t>
      </w:r>
      <w:r w:rsidR="006A6A7E">
        <w:rPr>
          <w:rFonts w:ascii="Open Sans" w:hAnsi="Open Sans" w:cs="Open Sans"/>
          <w:sz w:val="20"/>
          <w:szCs w:val="20"/>
          <w:lang w:val="en-US"/>
        </w:rPr>
        <w:t xml:space="preserve">again </w:t>
      </w:r>
      <w:r w:rsidR="006059B3" w:rsidRPr="009F2393">
        <w:rPr>
          <w:rFonts w:ascii="Open Sans" w:hAnsi="Open Sans" w:cs="Open Sans"/>
          <w:sz w:val="20"/>
          <w:szCs w:val="20"/>
          <w:lang w:val="en-US"/>
        </w:rPr>
        <w:t xml:space="preserve">scored better than </w:t>
      </w:r>
      <w:r w:rsidR="00CC0988" w:rsidRPr="009F2393">
        <w:rPr>
          <w:rFonts w:ascii="Open Sans" w:hAnsi="Open Sans" w:cs="Open Sans"/>
          <w:sz w:val="20"/>
          <w:szCs w:val="20"/>
          <w:lang w:val="en-US"/>
        </w:rPr>
        <w:t>males</w:t>
      </w:r>
      <w:r w:rsidR="006059B3" w:rsidRPr="009F2393">
        <w:rPr>
          <w:rFonts w:ascii="Open Sans" w:hAnsi="Open Sans" w:cs="Open Sans"/>
          <w:sz w:val="20"/>
          <w:szCs w:val="20"/>
          <w:lang w:val="en-US"/>
        </w:rPr>
        <w:t xml:space="preserve"> (5.4 vs. 5.0).</w:t>
      </w:r>
    </w:p>
    <w:p w14:paraId="7BB46163" w14:textId="3E235813" w:rsidR="00A062CC" w:rsidRDefault="006F3855" w:rsidP="00076208">
      <w:pPr>
        <w:jc w:val="both"/>
        <w:rPr>
          <w:rFonts w:ascii="Open Sans" w:hAnsi="Open Sans" w:cs="Open Sans"/>
          <w:sz w:val="20"/>
          <w:szCs w:val="20"/>
          <w:lang w:val="en-US"/>
        </w:rPr>
      </w:pPr>
      <w:r w:rsidRPr="009F2393">
        <w:rPr>
          <w:rFonts w:ascii="Open Sans" w:hAnsi="Open Sans" w:cs="Open Sans"/>
          <w:sz w:val="20"/>
          <w:szCs w:val="20"/>
          <w:lang w:val="en-US"/>
        </w:rPr>
        <w:t xml:space="preserve">Further, </w:t>
      </w:r>
      <w:r w:rsidR="00C3433A" w:rsidRPr="009F2393">
        <w:rPr>
          <w:rFonts w:ascii="Open Sans" w:hAnsi="Open Sans" w:cs="Open Sans"/>
          <w:sz w:val="20"/>
          <w:szCs w:val="20"/>
          <w:lang w:val="en-US"/>
        </w:rPr>
        <w:t xml:space="preserve">differences between </w:t>
      </w:r>
      <w:r w:rsidR="00AC52E5" w:rsidRPr="009F2393">
        <w:rPr>
          <w:rFonts w:ascii="Open Sans" w:hAnsi="Open Sans" w:cs="Open Sans"/>
          <w:sz w:val="20"/>
          <w:szCs w:val="20"/>
          <w:lang w:val="en-US"/>
        </w:rPr>
        <w:t>women and men’s consumption</w:t>
      </w:r>
      <w:r w:rsidRPr="009F2393">
        <w:rPr>
          <w:rFonts w:ascii="Open Sans" w:hAnsi="Open Sans" w:cs="Open Sans"/>
          <w:sz w:val="20"/>
          <w:szCs w:val="20"/>
          <w:lang w:val="en-US"/>
        </w:rPr>
        <w:t xml:space="preserve"> </w:t>
      </w:r>
      <w:r w:rsidR="00B11D58">
        <w:rPr>
          <w:rFonts w:ascii="Open Sans" w:hAnsi="Open Sans" w:cs="Open Sans"/>
          <w:sz w:val="20"/>
          <w:szCs w:val="20"/>
          <w:lang w:val="en-US"/>
        </w:rPr>
        <w:t xml:space="preserve">of </w:t>
      </w:r>
      <w:r w:rsidR="008E36D9">
        <w:rPr>
          <w:rFonts w:ascii="Open Sans" w:hAnsi="Open Sans" w:cs="Open Sans"/>
          <w:sz w:val="20"/>
          <w:szCs w:val="20"/>
          <w:lang w:val="en-US"/>
        </w:rPr>
        <w:t xml:space="preserve">some </w:t>
      </w:r>
      <w:r w:rsidR="00B11D58">
        <w:rPr>
          <w:rFonts w:ascii="Open Sans" w:hAnsi="Open Sans" w:cs="Open Sans"/>
          <w:sz w:val="20"/>
          <w:szCs w:val="20"/>
          <w:lang w:val="en-US"/>
        </w:rPr>
        <w:t xml:space="preserve">food groups </w:t>
      </w:r>
      <w:r w:rsidRPr="009F2393">
        <w:rPr>
          <w:rFonts w:ascii="Open Sans" w:hAnsi="Open Sans" w:cs="Open Sans"/>
          <w:sz w:val="20"/>
          <w:szCs w:val="20"/>
          <w:lang w:val="en-US"/>
        </w:rPr>
        <w:t xml:space="preserve">were </w:t>
      </w:r>
      <w:r w:rsidR="00CC0988" w:rsidRPr="009F2393">
        <w:rPr>
          <w:rFonts w:ascii="Open Sans" w:hAnsi="Open Sans" w:cs="Open Sans"/>
          <w:sz w:val="20"/>
          <w:szCs w:val="20"/>
          <w:lang w:val="en-US"/>
        </w:rPr>
        <w:t>observed</w:t>
      </w:r>
      <w:r w:rsidR="00510ECE" w:rsidRPr="009F2393">
        <w:rPr>
          <w:rFonts w:ascii="Open Sans" w:hAnsi="Open Sans" w:cs="Open Sans"/>
          <w:sz w:val="20"/>
          <w:szCs w:val="20"/>
          <w:lang w:val="en-US"/>
        </w:rPr>
        <w:t xml:space="preserve"> within the unpaired sample</w:t>
      </w:r>
      <w:r w:rsidR="00AC52E5" w:rsidRPr="009F2393">
        <w:rPr>
          <w:rFonts w:ascii="Open Sans" w:hAnsi="Open Sans" w:cs="Open Sans"/>
          <w:sz w:val="20"/>
          <w:szCs w:val="20"/>
          <w:lang w:val="en-US"/>
        </w:rPr>
        <w:t xml:space="preserve">, </w:t>
      </w:r>
      <w:r w:rsidR="00B11D58">
        <w:rPr>
          <w:rFonts w:ascii="Open Sans" w:hAnsi="Open Sans" w:cs="Open Sans"/>
          <w:sz w:val="20"/>
          <w:szCs w:val="20"/>
          <w:lang w:val="en-US"/>
        </w:rPr>
        <w:t>with</w:t>
      </w:r>
      <w:r w:rsidR="00A92C59">
        <w:rPr>
          <w:rFonts w:ascii="Open Sans" w:hAnsi="Open Sans" w:cs="Open Sans"/>
          <w:sz w:val="20"/>
          <w:szCs w:val="20"/>
          <w:lang w:val="en-US"/>
        </w:rPr>
        <w:t xml:space="preserve"> </w:t>
      </w:r>
      <w:r w:rsidR="00AC52E5" w:rsidRPr="009F2393">
        <w:rPr>
          <w:rFonts w:ascii="Open Sans" w:hAnsi="Open Sans" w:cs="Open Sans"/>
          <w:sz w:val="20"/>
          <w:szCs w:val="20"/>
          <w:lang w:val="en-US"/>
        </w:rPr>
        <w:t xml:space="preserve">women </w:t>
      </w:r>
      <w:r w:rsidR="00B11D58">
        <w:rPr>
          <w:rFonts w:ascii="Open Sans" w:hAnsi="Open Sans" w:cs="Open Sans"/>
          <w:sz w:val="20"/>
          <w:szCs w:val="20"/>
          <w:lang w:val="en-US"/>
        </w:rPr>
        <w:t>eating</w:t>
      </w:r>
      <w:r w:rsidR="00AC52E5" w:rsidRPr="009F2393">
        <w:rPr>
          <w:rFonts w:ascii="Open Sans" w:hAnsi="Open Sans" w:cs="Open Sans"/>
          <w:sz w:val="20"/>
          <w:szCs w:val="20"/>
          <w:lang w:val="en-US"/>
        </w:rPr>
        <w:t xml:space="preserve"> </w:t>
      </w:r>
      <w:r w:rsidR="008879A3">
        <w:rPr>
          <w:rFonts w:ascii="Open Sans" w:hAnsi="Open Sans" w:cs="Open Sans"/>
          <w:sz w:val="20"/>
          <w:szCs w:val="20"/>
          <w:lang w:val="en-US"/>
        </w:rPr>
        <w:t xml:space="preserve">more </w:t>
      </w:r>
      <w:r w:rsidR="00C3433A" w:rsidRPr="009F2393">
        <w:rPr>
          <w:rFonts w:ascii="Open Sans" w:hAnsi="Open Sans" w:cs="Open Sans"/>
          <w:sz w:val="20"/>
          <w:szCs w:val="20"/>
          <w:lang w:val="en-US"/>
        </w:rPr>
        <w:t xml:space="preserve">dark leafy greens </w:t>
      </w:r>
      <w:r w:rsidR="008879A3">
        <w:rPr>
          <w:rFonts w:ascii="Open Sans" w:hAnsi="Open Sans" w:cs="Open Sans"/>
          <w:sz w:val="20"/>
          <w:szCs w:val="20"/>
          <w:lang w:val="en-US"/>
        </w:rPr>
        <w:t>compared</w:t>
      </w:r>
      <w:r w:rsidR="00C3433A" w:rsidRPr="009F2393">
        <w:rPr>
          <w:rFonts w:ascii="Open Sans" w:hAnsi="Open Sans" w:cs="Open Sans"/>
          <w:sz w:val="20"/>
          <w:szCs w:val="20"/>
          <w:lang w:val="en-US"/>
        </w:rPr>
        <w:t xml:space="preserve"> </w:t>
      </w:r>
      <w:r w:rsidR="008879A3">
        <w:rPr>
          <w:rFonts w:ascii="Open Sans" w:hAnsi="Open Sans" w:cs="Open Sans"/>
          <w:sz w:val="20"/>
          <w:szCs w:val="20"/>
          <w:lang w:val="en-US"/>
        </w:rPr>
        <w:t>to</w:t>
      </w:r>
      <w:r w:rsidR="00C3433A" w:rsidRPr="009F2393">
        <w:rPr>
          <w:rFonts w:ascii="Open Sans" w:hAnsi="Open Sans" w:cs="Open Sans"/>
          <w:sz w:val="20"/>
          <w:szCs w:val="20"/>
          <w:lang w:val="en-US"/>
        </w:rPr>
        <w:t xml:space="preserve"> men</w:t>
      </w:r>
      <w:r w:rsidR="008879A3">
        <w:rPr>
          <w:rFonts w:ascii="Open Sans" w:hAnsi="Open Sans" w:cs="Open Sans"/>
          <w:sz w:val="20"/>
          <w:szCs w:val="20"/>
          <w:lang w:val="en-US"/>
        </w:rPr>
        <w:t xml:space="preserve"> (</w:t>
      </w:r>
      <w:r w:rsidR="00D24445">
        <w:rPr>
          <w:rFonts w:ascii="Open Sans" w:hAnsi="Open Sans" w:cs="Open Sans"/>
          <w:sz w:val="20"/>
          <w:szCs w:val="20"/>
          <w:lang w:val="en-US"/>
        </w:rPr>
        <w:t>57% vs. 44%)</w:t>
      </w:r>
      <w:r w:rsidR="00AC52E5" w:rsidRPr="009F2393">
        <w:rPr>
          <w:rFonts w:ascii="Open Sans" w:hAnsi="Open Sans" w:cs="Open Sans"/>
          <w:sz w:val="20"/>
          <w:szCs w:val="20"/>
          <w:lang w:val="en-US"/>
        </w:rPr>
        <w:t xml:space="preserve"> and </w:t>
      </w:r>
      <w:r w:rsidR="00865932" w:rsidRPr="009F2393">
        <w:rPr>
          <w:rFonts w:ascii="Open Sans" w:hAnsi="Open Sans" w:cs="Open Sans"/>
          <w:sz w:val="20"/>
          <w:szCs w:val="20"/>
          <w:lang w:val="en-US"/>
        </w:rPr>
        <w:t>other vegetables</w:t>
      </w:r>
      <w:r w:rsidR="003A4AF4" w:rsidRPr="009F2393">
        <w:rPr>
          <w:rFonts w:ascii="Open Sans" w:hAnsi="Open Sans" w:cs="Open Sans"/>
          <w:sz w:val="20"/>
          <w:szCs w:val="20"/>
          <w:lang w:val="en-US"/>
        </w:rPr>
        <w:t xml:space="preserve"> (71% vs</w:t>
      </w:r>
      <w:r w:rsidR="00A92C59">
        <w:rPr>
          <w:rFonts w:ascii="Open Sans" w:hAnsi="Open Sans" w:cs="Open Sans"/>
          <w:sz w:val="20"/>
          <w:szCs w:val="20"/>
          <w:lang w:val="en-US"/>
        </w:rPr>
        <w:t>.</w:t>
      </w:r>
      <w:r w:rsidR="003A4AF4" w:rsidRPr="009F2393">
        <w:rPr>
          <w:rFonts w:ascii="Open Sans" w:hAnsi="Open Sans" w:cs="Open Sans"/>
          <w:sz w:val="20"/>
          <w:szCs w:val="20"/>
          <w:lang w:val="en-US"/>
        </w:rPr>
        <w:t xml:space="preserve"> 55%</w:t>
      </w:r>
      <w:r w:rsidR="00A92C59">
        <w:rPr>
          <w:rFonts w:ascii="Open Sans" w:hAnsi="Open Sans" w:cs="Open Sans"/>
          <w:sz w:val="20"/>
          <w:szCs w:val="20"/>
          <w:lang w:val="en-US"/>
        </w:rPr>
        <w:t>, respectively</w:t>
      </w:r>
      <w:r w:rsidR="00A77586">
        <w:rPr>
          <w:rFonts w:ascii="Open Sans" w:hAnsi="Open Sans" w:cs="Open Sans"/>
          <w:sz w:val="20"/>
          <w:szCs w:val="20"/>
          <w:lang w:val="en-US"/>
        </w:rPr>
        <w:t>)</w:t>
      </w:r>
      <w:r w:rsidR="003A4AF4" w:rsidRPr="009F2393">
        <w:rPr>
          <w:rFonts w:ascii="Open Sans" w:hAnsi="Open Sans" w:cs="Open Sans"/>
          <w:sz w:val="20"/>
          <w:szCs w:val="20"/>
          <w:lang w:val="en-US"/>
        </w:rPr>
        <w:t xml:space="preserve">. </w:t>
      </w:r>
      <w:r w:rsidR="00621B04">
        <w:rPr>
          <w:rFonts w:ascii="Open Sans" w:hAnsi="Open Sans" w:cs="Open Sans"/>
          <w:sz w:val="20"/>
          <w:szCs w:val="20"/>
          <w:lang w:val="en-US"/>
        </w:rPr>
        <w:t xml:space="preserve">Additionally, when broken down by </w:t>
      </w:r>
      <w:r w:rsidR="00526310">
        <w:rPr>
          <w:rFonts w:ascii="Open Sans" w:hAnsi="Open Sans" w:cs="Open Sans"/>
          <w:sz w:val="20"/>
          <w:szCs w:val="20"/>
          <w:lang w:val="en-US"/>
        </w:rPr>
        <w:t>FCG</w:t>
      </w:r>
      <w:r w:rsidR="00621B04">
        <w:rPr>
          <w:rFonts w:ascii="Open Sans" w:hAnsi="Open Sans" w:cs="Open Sans"/>
          <w:sz w:val="20"/>
          <w:szCs w:val="20"/>
          <w:lang w:val="en-US"/>
        </w:rPr>
        <w:t>, w</w:t>
      </w:r>
      <w:r w:rsidR="009D3BAA" w:rsidRPr="009F2393">
        <w:rPr>
          <w:rFonts w:ascii="Open Sans" w:hAnsi="Open Sans" w:cs="Open Sans"/>
          <w:sz w:val="20"/>
          <w:szCs w:val="20"/>
          <w:lang w:val="en-US"/>
        </w:rPr>
        <w:t xml:space="preserve">ithin the poor/borderline </w:t>
      </w:r>
      <w:r w:rsidR="00621B04">
        <w:rPr>
          <w:rFonts w:ascii="Open Sans" w:hAnsi="Open Sans" w:cs="Open Sans"/>
          <w:sz w:val="20"/>
          <w:szCs w:val="20"/>
          <w:lang w:val="en-US"/>
        </w:rPr>
        <w:t>category</w:t>
      </w:r>
      <w:r w:rsidR="009D3BAA" w:rsidRPr="009F2393">
        <w:rPr>
          <w:rFonts w:ascii="Open Sans" w:hAnsi="Open Sans" w:cs="Open Sans"/>
          <w:sz w:val="20"/>
          <w:szCs w:val="20"/>
          <w:lang w:val="en-US"/>
        </w:rPr>
        <w:t xml:space="preserve">, looking at the gendered responses, we </w:t>
      </w:r>
      <w:r w:rsidR="007F760D" w:rsidRPr="009F2393">
        <w:rPr>
          <w:rFonts w:ascii="Open Sans" w:hAnsi="Open Sans" w:cs="Open Sans"/>
          <w:sz w:val="20"/>
          <w:szCs w:val="20"/>
          <w:lang w:val="en-US"/>
        </w:rPr>
        <w:t xml:space="preserve">also observed </w:t>
      </w:r>
      <w:r w:rsidR="009D3BAA" w:rsidRPr="009F2393">
        <w:rPr>
          <w:rFonts w:ascii="Open Sans" w:hAnsi="Open Sans" w:cs="Open Sans"/>
          <w:sz w:val="20"/>
          <w:szCs w:val="20"/>
          <w:lang w:val="en-US"/>
        </w:rPr>
        <w:t xml:space="preserve">differences between consumption of </w:t>
      </w:r>
      <w:r w:rsidR="00700FA9" w:rsidRPr="009F2393">
        <w:rPr>
          <w:rFonts w:ascii="Open Sans" w:hAnsi="Open Sans" w:cs="Open Sans"/>
          <w:sz w:val="20"/>
          <w:szCs w:val="20"/>
          <w:lang w:val="en-US"/>
        </w:rPr>
        <w:t>pulses</w:t>
      </w:r>
      <w:r w:rsidR="00E3211E" w:rsidRPr="009F2393">
        <w:rPr>
          <w:rFonts w:ascii="Open Sans" w:hAnsi="Open Sans" w:cs="Open Sans"/>
          <w:sz w:val="20"/>
          <w:szCs w:val="20"/>
          <w:lang w:val="en-US"/>
        </w:rPr>
        <w:t xml:space="preserve"> (52% for women vs. 94% for men)</w:t>
      </w:r>
      <w:r w:rsidR="00700FA9" w:rsidRPr="009F2393">
        <w:rPr>
          <w:rFonts w:ascii="Open Sans" w:hAnsi="Open Sans" w:cs="Open Sans"/>
          <w:sz w:val="20"/>
          <w:szCs w:val="20"/>
          <w:lang w:val="en-US"/>
        </w:rPr>
        <w:t xml:space="preserve">, </w:t>
      </w:r>
      <w:r w:rsidR="009D3BAA" w:rsidRPr="009F2393">
        <w:rPr>
          <w:rFonts w:ascii="Open Sans" w:hAnsi="Open Sans" w:cs="Open Sans"/>
          <w:sz w:val="20"/>
          <w:szCs w:val="20"/>
          <w:lang w:val="en-US"/>
        </w:rPr>
        <w:t>meat (</w:t>
      </w:r>
      <w:r w:rsidR="001B75DA" w:rsidRPr="009F2393">
        <w:rPr>
          <w:rFonts w:ascii="Open Sans" w:hAnsi="Open Sans" w:cs="Open Sans"/>
          <w:sz w:val="20"/>
          <w:szCs w:val="20"/>
          <w:lang w:val="en-US"/>
        </w:rPr>
        <w:t>15% for women and 48% for men)</w:t>
      </w:r>
      <w:r w:rsidR="009D3BAA" w:rsidRPr="009F2393">
        <w:rPr>
          <w:rFonts w:ascii="Open Sans" w:hAnsi="Open Sans" w:cs="Open Sans"/>
          <w:sz w:val="20"/>
          <w:szCs w:val="20"/>
          <w:lang w:val="en-US"/>
        </w:rPr>
        <w:t xml:space="preserve"> and eggs</w:t>
      </w:r>
      <w:r w:rsidR="001A623D" w:rsidRPr="009F2393">
        <w:rPr>
          <w:rFonts w:ascii="Open Sans" w:hAnsi="Open Sans" w:cs="Open Sans"/>
          <w:sz w:val="20"/>
          <w:szCs w:val="20"/>
          <w:lang w:val="en-US"/>
        </w:rPr>
        <w:t xml:space="preserve"> (33% for women and 65% for men)</w:t>
      </w:r>
      <w:r w:rsidR="00E3211E" w:rsidRPr="009F2393">
        <w:rPr>
          <w:rFonts w:ascii="Open Sans" w:hAnsi="Open Sans" w:cs="Open Sans"/>
          <w:sz w:val="20"/>
          <w:szCs w:val="20"/>
          <w:lang w:val="en-US"/>
        </w:rPr>
        <w:t>.</w:t>
      </w:r>
      <w:r w:rsidR="00A3184D">
        <w:rPr>
          <w:rFonts w:ascii="Open Sans" w:hAnsi="Open Sans" w:cs="Open Sans"/>
          <w:sz w:val="20"/>
          <w:szCs w:val="20"/>
          <w:lang w:val="en-US"/>
        </w:rPr>
        <w:t xml:space="preserve"> </w:t>
      </w:r>
      <w:r w:rsidR="0062324C">
        <w:rPr>
          <w:rFonts w:ascii="Open Sans" w:hAnsi="Open Sans" w:cs="Open Sans"/>
          <w:sz w:val="20"/>
          <w:szCs w:val="20"/>
          <w:lang w:val="en-US"/>
        </w:rPr>
        <w:t>Thus, based on the</w:t>
      </w:r>
      <w:r w:rsidR="00A27A5C">
        <w:rPr>
          <w:rFonts w:ascii="Open Sans" w:hAnsi="Open Sans" w:cs="Open Sans"/>
          <w:sz w:val="20"/>
          <w:szCs w:val="20"/>
          <w:lang w:val="en-US"/>
        </w:rPr>
        <w:t xml:space="preserve"> indicative</w:t>
      </w:r>
      <w:r w:rsidR="0062324C">
        <w:rPr>
          <w:rFonts w:ascii="Open Sans" w:hAnsi="Open Sans" w:cs="Open Sans"/>
          <w:sz w:val="20"/>
          <w:szCs w:val="20"/>
          <w:lang w:val="en-US"/>
        </w:rPr>
        <w:t xml:space="preserve"> results of the paired and unpaired samples, this</w:t>
      </w:r>
      <w:r w:rsidR="0062324C" w:rsidRPr="00B229CF">
        <w:rPr>
          <w:rFonts w:ascii="Open Sans" w:hAnsi="Open Sans" w:cs="Open Sans"/>
          <w:sz w:val="20"/>
          <w:szCs w:val="20"/>
          <w:lang w:val="en-US"/>
        </w:rPr>
        <w:t xml:space="preserve"> could mean that when </w:t>
      </w:r>
      <w:r w:rsidR="008E75C1" w:rsidRPr="00B229CF">
        <w:rPr>
          <w:rFonts w:ascii="Open Sans" w:hAnsi="Open Sans" w:cs="Open Sans"/>
          <w:sz w:val="20"/>
          <w:szCs w:val="20"/>
          <w:lang w:val="en-US"/>
        </w:rPr>
        <w:t xml:space="preserve">households are doing ok, then women tend to eat better </w:t>
      </w:r>
      <w:r w:rsidR="008E75C1">
        <w:rPr>
          <w:rFonts w:ascii="Open Sans" w:hAnsi="Open Sans" w:cs="Open Sans"/>
          <w:sz w:val="20"/>
          <w:szCs w:val="20"/>
          <w:lang w:val="en-US"/>
        </w:rPr>
        <w:t xml:space="preserve">than the men; however, within </w:t>
      </w:r>
      <w:r w:rsidR="0062324C" w:rsidRPr="00B229CF">
        <w:rPr>
          <w:rFonts w:ascii="Open Sans" w:hAnsi="Open Sans" w:cs="Open Sans"/>
          <w:sz w:val="20"/>
          <w:szCs w:val="20"/>
          <w:lang w:val="en-US"/>
        </w:rPr>
        <w:t xml:space="preserve">households </w:t>
      </w:r>
      <w:r w:rsidR="00AE2AA4">
        <w:rPr>
          <w:rFonts w:ascii="Open Sans" w:hAnsi="Open Sans" w:cs="Open Sans"/>
          <w:sz w:val="20"/>
          <w:szCs w:val="20"/>
          <w:lang w:val="en-US"/>
        </w:rPr>
        <w:t xml:space="preserve">that </w:t>
      </w:r>
      <w:r w:rsidR="0062324C" w:rsidRPr="00B229CF">
        <w:rPr>
          <w:rFonts w:ascii="Open Sans" w:hAnsi="Open Sans" w:cs="Open Sans"/>
          <w:sz w:val="20"/>
          <w:szCs w:val="20"/>
          <w:lang w:val="en-US"/>
        </w:rPr>
        <w:t>are worse off</w:t>
      </w:r>
      <w:r w:rsidR="006924A4">
        <w:rPr>
          <w:rFonts w:ascii="Open Sans" w:hAnsi="Open Sans" w:cs="Open Sans"/>
          <w:sz w:val="20"/>
          <w:szCs w:val="20"/>
          <w:lang w:val="en-US"/>
        </w:rPr>
        <w:t xml:space="preserve"> or eating a poorer diet</w:t>
      </w:r>
      <w:r w:rsidR="0062324C" w:rsidRPr="00B229CF">
        <w:rPr>
          <w:rFonts w:ascii="Open Sans" w:hAnsi="Open Sans" w:cs="Open Sans"/>
          <w:sz w:val="20"/>
          <w:szCs w:val="20"/>
          <w:lang w:val="en-US"/>
        </w:rPr>
        <w:t>,</w:t>
      </w:r>
      <w:r w:rsidR="00210D2F">
        <w:rPr>
          <w:rFonts w:ascii="Open Sans" w:hAnsi="Open Sans" w:cs="Open Sans"/>
          <w:sz w:val="20"/>
          <w:szCs w:val="20"/>
          <w:lang w:val="en-US"/>
        </w:rPr>
        <w:t xml:space="preserve"> then</w:t>
      </w:r>
      <w:r w:rsidR="0062324C" w:rsidRPr="00B229CF">
        <w:rPr>
          <w:rFonts w:ascii="Open Sans" w:hAnsi="Open Sans" w:cs="Open Sans"/>
          <w:sz w:val="20"/>
          <w:szCs w:val="20"/>
          <w:lang w:val="en-US"/>
        </w:rPr>
        <w:t xml:space="preserve"> men in the household still tend to eat better</w:t>
      </w:r>
      <w:r w:rsidR="0062324C">
        <w:rPr>
          <w:rFonts w:ascii="Open Sans" w:hAnsi="Open Sans" w:cs="Open Sans"/>
          <w:sz w:val="20"/>
          <w:szCs w:val="20"/>
          <w:lang w:val="en-US"/>
        </w:rPr>
        <w:t>.</w:t>
      </w:r>
      <w:r w:rsidR="0062324C" w:rsidRPr="009F2393">
        <w:rPr>
          <w:rFonts w:ascii="Open Sans" w:hAnsi="Open Sans" w:cs="Open Sans"/>
          <w:sz w:val="20"/>
          <w:szCs w:val="20"/>
          <w:lang w:val="en-US"/>
        </w:rPr>
        <w:t xml:space="preserve"> </w:t>
      </w:r>
      <w:r w:rsidR="00A3184D" w:rsidRPr="00A3184D">
        <w:rPr>
          <w:rFonts w:ascii="Open Sans" w:hAnsi="Open Sans" w:cs="Open Sans"/>
          <w:sz w:val="20"/>
          <w:szCs w:val="20"/>
          <w:highlight w:val="green"/>
          <w:lang w:val="en-US"/>
        </w:rPr>
        <w:t xml:space="preserve"> </w:t>
      </w:r>
    </w:p>
    <w:p w14:paraId="2E9609C6" w14:textId="042FAE1A" w:rsidR="00700FA9" w:rsidRDefault="00A062CC" w:rsidP="005B73E9">
      <w:pPr>
        <w:jc w:val="both"/>
        <w:rPr>
          <w:rFonts w:ascii="Open Sans" w:hAnsi="Open Sans" w:cs="Open Sans"/>
          <w:b/>
          <w:bCs/>
          <w:sz w:val="20"/>
          <w:szCs w:val="20"/>
          <w:lang w:val="en-US"/>
        </w:rPr>
      </w:pPr>
      <w:r w:rsidRPr="002A3536">
        <w:rPr>
          <w:rFonts w:ascii="Open Sans" w:hAnsi="Open Sans" w:cs="Open Sans"/>
          <w:b/>
          <w:bCs/>
          <w:sz w:val="20"/>
          <w:szCs w:val="20"/>
          <w:lang w:val="en-US"/>
        </w:rPr>
        <w:t xml:space="preserve">The data show that using </w:t>
      </w:r>
      <w:r w:rsidR="00841ECE" w:rsidRPr="002A3536">
        <w:rPr>
          <w:rFonts w:ascii="Open Sans" w:hAnsi="Open Sans" w:cs="Open Sans"/>
          <w:b/>
          <w:bCs/>
          <w:sz w:val="20"/>
          <w:szCs w:val="20"/>
          <w:lang w:val="en-US"/>
        </w:rPr>
        <w:t xml:space="preserve">dual data collection </w:t>
      </w:r>
      <w:r w:rsidR="00486593">
        <w:rPr>
          <w:rFonts w:ascii="Open Sans" w:hAnsi="Open Sans" w:cs="Open Sans"/>
          <w:b/>
          <w:bCs/>
          <w:sz w:val="20"/>
          <w:szCs w:val="20"/>
          <w:lang w:val="en-US"/>
        </w:rPr>
        <w:t>method (asking two re</w:t>
      </w:r>
      <w:r w:rsidR="00456994">
        <w:rPr>
          <w:rFonts w:ascii="Open Sans" w:hAnsi="Open Sans" w:cs="Open Sans"/>
          <w:b/>
          <w:bCs/>
          <w:sz w:val="20"/>
          <w:szCs w:val="20"/>
          <w:lang w:val="en-US"/>
        </w:rPr>
        <w:t xml:space="preserve">spondents – one male and one female - </w:t>
      </w:r>
      <w:r w:rsidR="00841ECE" w:rsidRPr="002A3536">
        <w:rPr>
          <w:rFonts w:ascii="Open Sans" w:hAnsi="Open Sans" w:cs="Open Sans"/>
          <w:b/>
          <w:bCs/>
          <w:sz w:val="20"/>
          <w:szCs w:val="20"/>
          <w:lang w:val="en-US"/>
        </w:rPr>
        <w:t>from the household</w:t>
      </w:r>
      <w:r w:rsidR="00456994">
        <w:rPr>
          <w:rFonts w:ascii="Open Sans" w:hAnsi="Open Sans" w:cs="Open Sans"/>
          <w:b/>
          <w:bCs/>
          <w:sz w:val="20"/>
          <w:szCs w:val="20"/>
          <w:lang w:val="en-US"/>
        </w:rPr>
        <w:t xml:space="preserve">) </w:t>
      </w:r>
      <w:r w:rsidR="00841ECE" w:rsidRPr="002A3536">
        <w:rPr>
          <w:rFonts w:ascii="Open Sans" w:hAnsi="Open Sans" w:cs="Open Sans"/>
          <w:b/>
          <w:bCs/>
          <w:sz w:val="20"/>
          <w:szCs w:val="20"/>
          <w:lang w:val="en-US"/>
        </w:rPr>
        <w:t xml:space="preserve">and analyzing the individual level indicators </w:t>
      </w:r>
      <w:r w:rsidR="00064900" w:rsidRPr="002A3536">
        <w:rPr>
          <w:rFonts w:ascii="Open Sans" w:hAnsi="Open Sans" w:cs="Open Sans"/>
          <w:b/>
          <w:bCs/>
          <w:sz w:val="20"/>
          <w:szCs w:val="20"/>
          <w:lang w:val="en-US"/>
        </w:rPr>
        <w:t xml:space="preserve">by the sex of the primary respondents revealed </w:t>
      </w:r>
      <w:r w:rsidR="002159DF" w:rsidRPr="002A3536">
        <w:rPr>
          <w:rFonts w:ascii="Open Sans" w:hAnsi="Open Sans" w:cs="Open Sans"/>
          <w:b/>
          <w:bCs/>
          <w:sz w:val="20"/>
          <w:szCs w:val="20"/>
          <w:lang w:val="en-US"/>
        </w:rPr>
        <w:t>the same</w:t>
      </w:r>
      <w:r w:rsidR="00064900" w:rsidRPr="002A3536">
        <w:rPr>
          <w:rFonts w:ascii="Open Sans" w:hAnsi="Open Sans" w:cs="Open Sans"/>
          <w:b/>
          <w:bCs/>
          <w:sz w:val="20"/>
          <w:szCs w:val="20"/>
          <w:lang w:val="en-US"/>
        </w:rPr>
        <w:t xml:space="preserve"> results</w:t>
      </w:r>
      <w:r w:rsidR="00B82003">
        <w:rPr>
          <w:rFonts w:ascii="Open Sans" w:hAnsi="Open Sans" w:cs="Open Sans"/>
          <w:b/>
          <w:bCs/>
          <w:sz w:val="20"/>
          <w:szCs w:val="20"/>
          <w:lang w:val="en-US"/>
        </w:rPr>
        <w:t>.</w:t>
      </w:r>
      <w:r w:rsidR="00064900" w:rsidRPr="002A3536">
        <w:rPr>
          <w:rFonts w:ascii="Open Sans" w:hAnsi="Open Sans" w:cs="Open Sans"/>
          <w:b/>
          <w:bCs/>
          <w:sz w:val="20"/>
          <w:szCs w:val="20"/>
          <w:lang w:val="en-US"/>
        </w:rPr>
        <w:t xml:space="preserve"> </w:t>
      </w:r>
      <w:r w:rsidR="00841ECE" w:rsidRPr="002A3536">
        <w:rPr>
          <w:rFonts w:ascii="Open Sans" w:hAnsi="Open Sans" w:cs="Open Sans"/>
          <w:b/>
          <w:bCs/>
          <w:sz w:val="20"/>
          <w:szCs w:val="20"/>
          <w:lang w:val="en-US"/>
        </w:rPr>
        <w:t xml:space="preserve"> </w:t>
      </w:r>
    </w:p>
    <w:p w14:paraId="5CFC9525" w14:textId="77777777" w:rsidR="008B2109" w:rsidRPr="005B73E9" w:rsidRDefault="008B2109" w:rsidP="005B73E9">
      <w:pPr>
        <w:jc w:val="both"/>
        <w:rPr>
          <w:rFonts w:ascii="Open Sans" w:hAnsi="Open Sans" w:cs="Open Sans"/>
          <w:b/>
          <w:bCs/>
          <w:sz w:val="20"/>
          <w:szCs w:val="20"/>
          <w:lang w:val="en-US" w:eastAsia="zh-CN"/>
        </w:rPr>
      </w:pPr>
    </w:p>
    <w:p w14:paraId="5D0683C5" w14:textId="2F3065E1" w:rsidR="00A80498" w:rsidRDefault="001206D0" w:rsidP="00C94769">
      <w:pPr>
        <w:pStyle w:val="ListParagraph"/>
        <w:numPr>
          <w:ilvl w:val="0"/>
          <w:numId w:val="8"/>
        </w:numPr>
        <w:spacing w:after="0"/>
        <w:jc w:val="both"/>
        <w:rPr>
          <w:rFonts w:ascii="Open Sans" w:hAnsi="Open Sans" w:cs="Open Sans"/>
          <w:b/>
          <w:i/>
          <w:color w:val="8EAADB" w:themeColor="accent1" w:themeTint="99"/>
          <w:lang w:val="en-US"/>
        </w:rPr>
      </w:pPr>
      <w:r w:rsidRPr="00C94769">
        <w:rPr>
          <w:rFonts w:ascii="Open Sans" w:hAnsi="Open Sans" w:cs="Open Sans"/>
          <w:b/>
          <w:i/>
          <w:color w:val="8EAADB" w:themeColor="accent1" w:themeTint="99"/>
          <w:lang w:val="en-US"/>
        </w:rPr>
        <w:t>Are the results of the reduced c</w:t>
      </w:r>
      <w:r w:rsidR="00A80498" w:rsidRPr="00C94769">
        <w:rPr>
          <w:rFonts w:ascii="Open Sans" w:hAnsi="Open Sans" w:cs="Open Sans"/>
          <w:b/>
          <w:i/>
          <w:color w:val="8EAADB" w:themeColor="accent1" w:themeTint="99"/>
          <w:lang w:val="en-US"/>
        </w:rPr>
        <w:t xml:space="preserve">oping strategies </w:t>
      </w:r>
      <w:r w:rsidR="003B08B9" w:rsidRPr="00C94769">
        <w:rPr>
          <w:rFonts w:ascii="Open Sans" w:hAnsi="Open Sans" w:cs="Open Sans"/>
          <w:b/>
          <w:i/>
          <w:color w:val="8EAADB" w:themeColor="accent1" w:themeTint="99"/>
          <w:lang w:val="en-US"/>
        </w:rPr>
        <w:t>i</w:t>
      </w:r>
      <w:r w:rsidR="00A80498" w:rsidRPr="00C94769">
        <w:rPr>
          <w:rFonts w:ascii="Open Sans" w:hAnsi="Open Sans" w:cs="Open Sans"/>
          <w:b/>
          <w:i/>
          <w:color w:val="8EAADB" w:themeColor="accent1" w:themeTint="99"/>
          <w:lang w:val="en-US"/>
        </w:rPr>
        <w:t xml:space="preserve">ndex </w:t>
      </w:r>
      <w:r w:rsidR="003B08B9" w:rsidRPr="00C94769">
        <w:rPr>
          <w:rFonts w:ascii="Open Sans" w:hAnsi="Open Sans" w:cs="Open Sans"/>
          <w:b/>
          <w:i/>
          <w:color w:val="8EAADB" w:themeColor="accent1" w:themeTint="99"/>
          <w:lang w:val="en-US"/>
        </w:rPr>
        <w:t>influenced by the sex of the respondent?</w:t>
      </w:r>
    </w:p>
    <w:p w14:paraId="2D12CA26" w14:textId="75BC61D4" w:rsidR="00D84291" w:rsidRPr="009F2393" w:rsidRDefault="00D84291" w:rsidP="00D84291">
      <w:pPr>
        <w:pStyle w:val="ListParagraph"/>
        <w:spacing w:after="0"/>
        <w:jc w:val="both"/>
        <w:rPr>
          <w:rFonts w:ascii="Open Sans" w:hAnsi="Open Sans" w:cs="Open Sans"/>
          <w:b/>
          <w:i/>
          <w:color w:val="8EAADB" w:themeColor="accent1" w:themeTint="99"/>
          <w:lang w:val="en-US"/>
        </w:rPr>
      </w:pPr>
    </w:p>
    <w:p w14:paraId="59500949" w14:textId="64BAE9C0" w:rsidR="00987557" w:rsidRDefault="0015005B" w:rsidP="00B613BF">
      <w:pPr>
        <w:jc w:val="both"/>
        <w:rPr>
          <w:rFonts w:ascii="Open Sans" w:hAnsi="Open Sans" w:cs="Open Sans"/>
          <w:sz w:val="20"/>
          <w:szCs w:val="20"/>
          <w:lang w:val="en-US"/>
        </w:rPr>
      </w:pPr>
      <w:r w:rsidRPr="009F2393">
        <w:rPr>
          <w:rFonts w:ascii="Open Sans" w:hAnsi="Open Sans" w:cs="Open Sans"/>
          <w:sz w:val="20"/>
          <w:szCs w:val="20"/>
          <w:lang w:val="en-US"/>
        </w:rPr>
        <w:t xml:space="preserve">The results of the paired analysis by sex of the rCSI showed that there were no differences between </w:t>
      </w:r>
      <w:r w:rsidR="00972DD7">
        <w:rPr>
          <w:rFonts w:ascii="Open Sans" w:hAnsi="Open Sans" w:cs="Open Sans"/>
          <w:sz w:val="20"/>
          <w:szCs w:val="20"/>
          <w:lang w:val="en-US"/>
        </w:rPr>
        <w:t xml:space="preserve">average rCSI reported by </w:t>
      </w:r>
      <w:r w:rsidRPr="009F2393">
        <w:rPr>
          <w:rFonts w:ascii="Open Sans" w:hAnsi="Open Sans" w:cs="Open Sans"/>
          <w:sz w:val="20"/>
          <w:szCs w:val="20"/>
          <w:lang w:val="en-US"/>
        </w:rPr>
        <w:t xml:space="preserve">female </w:t>
      </w:r>
      <w:r w:rsidR="00EC3102">
        <w:rPr>
          <w:rFonts w:ascii="Open Sans" w:hAnsi="Open Sans" w:cs="Open Sans"/>
          <w:sz w:val="20"/>
          <w:szCs w:val="20"/>
          <w:lang w:val="en-US"/>
        </w:rPr>
        <w:t xml:space="preserve">or </w:t>
      </w:r>
      <w:r w:rsidRPr="009F2393">
        <w:rPr>
          <w:rFonts w:ascii="Open Sans" w:hAnsi="Open Sans" w:cs="Open Sans"/>
          <w:sz w:val="20"/>
          <w:szCs w:val="20"/>
          <w:lang w:val="en-US"/>
        </w:rPr>
        <w:t>male respondents of the same household</w:t>
      </w:r>
      <w:r w:rsidR="00450257">
        <w:rPr>
          <w:rFonts w:ascii="Open Sans" w:hAnsi="Open Sans" w:cs="Open Sans"/>
          <w:sz w:val="20"/>
          <w:szCs w:val="20"/>
          <w:lang w:val="en-US"/>
        </w:rPr>
        <w:t xml:space="preserve"> </w:t>
      </w:r>
      <w:r w:rsidR="00D0251F" w:rsidRPr="009F2393">
        <w:rPr>
          <w:rFonts w:ascii="Open Sans" w:hAnsi="Open Sans" w:cs="Open Sans"/>
          <w:sz w:val="20"/>
          <w:szCs w:val="20"/>
          <w:lang w:val="en-US"/>
        </w:rPr>
        <w:t>13.30</w:t>
      </w:r>
      <w:r w:rsidR="00EC3102">
        <w:rPr>
          <w:rFonts w:ascii="Open Sans" w:hAnsi="Open Sans" w:cs="Open Sans"/>
          <w:sz w:val="20"/>
          <w:szCs w:val="20"/>
          <w:lang w:val="en-US"/>
        </w:rPr>
        <w:t xml:space="preserve"> women</w:t>
      </w:r>
      <w:r w:rsidR="00D0251F" w:rsidRPr="009F2393">
        <w:rPr>
          <w:rFonts w:ascii="Open Sans" w:hAnsi="Open Sans" w:cs="Open Sans"/>
          <w:sz w:val="20"/>
          <w:szCs w:val="20"/>
          <w:lang w:val="en-US"/>
        </w:rPr>
        <w:t>, 13.34</w:t>
      </w:r>
      <w:r w:rsidR="00EC3102">
        <w:rPr>
          <w:rFonts w:ascii="Open Sans" w:hAnsi="Open Sans" w:cs="Open Sans"/>
          <w:sz w:val="20"/>
          <w:szCs w:val="20"/>
          <w:lang w:val="en-US"/>
        </w:rPr>
        <w:t xml:space="preserve"> men</w:t>
      </w:r>
      <w:r w:rsidR="009B63A1">
        <w:rPr>
          <w:rFonts w:ascii="Open Sans" w:hAnsi="Open Sans" w:cs="Open Sans"/>
          <w:sz w:val="20"/>
          <w:szCs w:val="20"/>
          <w:lang w:val="en-US"/>
        </w:rPr>
        <w:t xml:space="preserve"> (Figure </w:t>
      </w:r>
      <w:r w:rsidR="008B1664">
        <w:rPr>
          <w:rFonts w:ascii="Open Sans" w:hAnsi="Open Sans" w:cs="Open Sans"/>
          <w:sz w:val="20"/>
          <w:szCs w:val="20"/>
          <w:lang w:val="en-US"/>
        </w:rPr>
        <w:t>3</w:t>
      </w:r>
      <w:r w:rsidR="00EC3102" w:rsidRPr="004A135E">
        <w:rPr>
          <w:rFonts w:ascii="Open Sans" w:hAnsi="Open Sans" w:cs="Open Sans"/>
          <w:sz w:val="20"/>
          <w:szCs w:val="20"/>
          <w:lang w:val="en-US"/>
        </w:rPr>
        <w:t>)</w:t>
      </w:r>
      <w:r w:rsidR="00D0251F" w:rsidRPr="004A135E">
        <w:rPr>
          <w:rFonts w:ascii="Open Sans" w:hAnsi="Open Sans" w:cs="Open Sans"/>
          <w:sz w:val="20"/>
          <w:szCs w:val="20"/>
          <w:lang w:val="en-US"/>
        </w:rPr>
        <w:t xml:space="preserve">. </w:t>
      </w:r>
      <w:r w:rsidR="001E47D6">
        <w:rPr>
          <w:rFonts w:ascii="Open Sans" w:hAnsi="Open Sans" w:cs="Open Sans"/>
          <w:sz w:val="20"/>
          <w:szCs w:val="20"/>
          <w:lang w:val="en-US"/>
        </w:rPr>
        <w:t>R</w:t>
      </w:r>
      <w:r w:rsidR="00C43A62" w:rsidRPr="009F2393">
        <w:rPr>
          <w:rFonts w:ascii="Open Sans" w:hAnsi="Open Sans" w:cs="Open Sans"/>
          <w:sz w:val="20"/>
          <w:szCs w:val="20"/>
          <w:lang w:val="en-US"/>
        </w:rPr>
        <w:t>esults were the same</w:t>
      </w:r>
      <w:r w:rsidR="00A50D62">
        <w:rPr>
          <w:rFonts w:ascii="Open Sans" w:hAnsi="Open Sans" w:cs="Open Sans"/>
          <w:sz w:val="20"/>
          <w:szCs w:val="20"/>
          <w:lang w:val="en-US"/>
        </w:rPr>
        <w:t xml:space="preserve"> also</w:t>
      </w:r>
      <w:r w:rsidR="00C43A62" w:rsidRPr="009F2393">
        <w:rPr>
          <w:rFonts w:ascii="Open Sans" w:hAnsi="Open Sans" w:cs="Open Sans"/>
          <w:sz w:val="20"/>
          <w:szCs w:val="20"/>
          <w:lang w:val="en-US"/>
        </w:rPr>
        <w:t xml:space="preserve"> for each of the 5 questions composing the rCSI module. </w:t>
      </w:r>
    </w:p>
    <w:p w14:paraId="59A9221C" w14:textId="6EFA98D7" w:rsidR="00B5395F" w:rsidRPr="00276351" w:rsidRDefault="008B2109" w:rsidP="00276351">
      <w:pPr>
        <w:jc w:val="both"/>
        <w:rPr>
          <w:rFonts w:ascii="Open Sans" w:hAnsi="Open Sans" w:cs="Open Sans"/>
          <w:sz w:val="20"/>
          <w:szCs w:val="20"/>
          <w:lang w:val="en-US"/>
        </w:rPr>
      </w:pPr>
      <w:r>
        <w:rPr>
          <w:rFonts w:ascii="Open Sans" w:hAnsi="Open Sans" w:cs="Open Sans"/>
          <w:noProof/>
          <w:sz w:val="20"/>
          <w:szCs w:val="20"/>
          <w:lang w:val="en-US"/>
        </w:rPr>
        <mc:AlternateContent>
          <mc:Choice Requires="wpg">
            <w:drawing>
              <wp:anchor distT="0" distB="0" distL="114300" distR="114300" simplePos="0" relativeHeight="251658241" behindDoc="1" locked="0" layoutInCell="1" allowOverlap="1" wp14:anchorId="629742F1" wp14:editId="5EEFF2A8">
                <wp:simplePos x="0" y="0"/>
                <wp:positionH relativeFrom="column">
                  <wp:posOffset>99588</wp:posOffset>
                </wp:positionH>
                <wp:positionV relativeFrom="paragraph">
                  <wp:posOffset>924108</wp:posOffset>
                </wp:positionV>
                <wp:extent cx="2018665" cy="2246321"/>
                <wp:effectExtent l="0" t="0" r="635" b="1905"/>
                <wp:wrapTight wrapText="bothSides">
                  <wp:wrapPolygon edited="0">
                    <wp:start x="1427" y="0"/>
                    <wp:lineTo x="1427" y="14656"/>
                    <wp:lineTo x="0" y="16305"/>
                    <wp:lineTo x="0" y="21435"/>
                    <wp:lineTo x="21403" y="21435"/>
                    <wp:lineTo x="21403" y="16305"/>
                    <wp:lineTo x="20995" y="0"/>
                    <wp:lineTo x="1427" y="0"/>
                  </wp:wrapPolygon>
                </wp:wrapTight>
                <wp:docPr id="41" name="Group 41"/>
                <wp:cNvGraphicFramePr/>
                <a:graphic xmlns:a="http://schemas.openxmlformats.org/drawingml/2006/main">
                  <a:graphicData uri="http://schemas.microsoft.com/office/word/2010/wordprocessingGroup">
                    <wpg:wgp>
                      <wpg:cNvGrpSpPr/>
                      <wpg:grpSpPr>
                        <a:xfrm>
                          <a:off x="0" y="0"/>
                          <a:ext cx="2018665" cy="2246321"/>
                          <a:chOff x="682182" y="99108"/>
                          <a:chExt cx="2373813" cy="2907786"/>
                        </a:xfrm>
                      </wpg:grpSpPr>
                      <wps:wsp>
                        <wps:cNvPr id="217" name="Text Box 2"/>
                        <wps:cNvSpPr txBox="1">
                          <a:spLocks noChangeArrowheads="1"/>
                        </wps:cNvSpPr>
                        <wps:spPr bwMode="auto">
                          <a:xfrm>
                            <a:off x="682182" y="2305312"/>
                            <a:ext cx="2373813" cy="701582"/>
                          </a:xfrm>
                          <a:prstGeom prst="rect">
                            <a:avLst/>
                          </a:prstGeom>
                          <a:solidFill>
                            <a:srgbClr val="FFFFFF"/>
                          </a:solidFill>
                          <a:ln w="9525">
                            <a:noFill/>
                            <a:miter lim="800000"/>
                            <a:headEnd/>
                            <a:tailEnd/>
                          </a:ln>
                        </wps:spPr>
                        <wps:txbx>
                          <w:txbxContent>
                            <w:p w14:paraId="24C29DEF" w14:textId="7A05E1B8" w:rsidR="005F32D6" w:rsidRPr="005F32D6" w:rsidRDefault="005F32D6" w:rsidP="005F32D6">
                              <w:pPr>
                                <w:jc w:val="both"/>
                                <w:rPr>
                                  <w:rFonts w:ascii="Open Sans" w:hAnsi="Open Sans" w:cs="Open Sans"/>
                                  <w:sz w:val="20"/>
                                  <w:szCs w:val="20"/>
                                  <w:lang w:val="en-US"/>
                                </w:rPr>
                              </w:pPr>
                              <w:r w:rsidRPr="00A26C10">
                                <w:rPr>
                                  <w:rFonts w:ascii="Open Sans" w:hAnsi="Open Sans" w:cs="Open Sans"/>
                                  <w:b/>
                                  <w:bCs/>
                                  <w:i/>
                                  <w:iCs/>
                                  <w:color w:val="4472C4" w:themeColor="accent1"/>
                                  <w:sz w:val="16"/>
                                  <w:szCs w:val="16"/>
                                  <w:lang w:val="en-US"/>
                                </w:rPr>
                                <w:t xml:space="preserve">Figure </w:t>
                              </w:r>
                              <w:r w:rsidR="00276351" w:rsidRPr="00A26C10">
                                <w:rPr>
                                  <w:rFonts w:ascii="Open Sans" w:hAnsi="Open Sans" w:cs="Open Sans"/>
                                  <w:b/>
                                  <w:bCs/>
                                  <w:i/>
                                  <w:iCs/>
                                  <w:color w:val="4472C4" w:themeColor="accent1"/>
                                  <w:sz w:val="16"/>
                                  <w:szCs w:val="16"/>
                                  <w:lang w:val="en-US"/>
                                </w:rPr>
                                <w:t>3</w:t>
                              </w:r>
                              <w:r w:rsidRPr="00A26C10">
                                <w:rPr>
                                  <w:rFonts w:ascii="Open Sans" w:hAnsi="Open Sans" w:cs="Open Sans"/>
                                  <w:b/>
                                  <w:bCs/>
                                  <w:i/>
                                  <w:iCs/>
                                  <w:color w:val="4472C4" w:themeColor="accent1"/>
                                  <w:sz w:val="16"/>
                                  <w:szCs w:val="16"/>
                                  <w:lang w:val="en-US"/>
                                </w:rPr>
                                <w:t>.</w:t>
                              </w:r>
                              <w:r w:rsidRPr="00A26C10">
                                <w:rPr>
                                  <w:rFonts w:ascii="Open Sans" w:hAnsi="Open Sans" w:cs="Open Sans"/>
                                  <w:i/>
                                  <w:iCs/>
                                  <w:color w:val="4472C4" w:themeColor="accent1"/>
                                  <w:sz w:val="16"/>
                                  <w:szCs w:val="16"/>
                                  <w:lang w:val="en-US"/>
                                </w:rPr>
                                <w:t xml:space="preserve"> </w:t>
                              </w:r>
                              <w:r w:rsidR="008C10FE">
                                <w:rPr>
                                  <w:rFonts w:ascii="Open Sans" w:hAnsi="Open Sans" w:cs="Open Sans"/>
                                  <w:i/>
                                  <w:iCs/>
                                  <w:sz w:val="16"/>
                                  <w:szCs w:val="16"/>
                                  <w:lang w:val="en-US"/>
                                </w:rPr>
                                <w:t>Overall a</w:t>
                              </w:r>
                              <w:r w:rsidR="00276351">
                                <w:rPr>
                                  <w:rFonts w:ascii="Open Sans" w:hAnsi="Open Sans" w:cs="Open Sans"/>
                                  <w:i/>
                                  <w:iCs/>
                                  <w:sz w:val="16"/>
                                  <w:szCs w:val="16"/>
                                  <w:lang w:val="en-US"/>
                                </w:rPr>
                                <w:t>verage reduced coping strategies index</w:t>
                              </w:r>
                              <w:r w:rsidRPr="0002767B">
                                <w:rPr>
                                  <w:rFonts w:ascii="Open Sans" w:hAnsi="Open Sans" w:cs="Open Sans"/>
                                  <w:i/>
                                  <w:iCs/>
                                  <w:sz w:val="16"/>
                                  <w:szCs w:val="16"/>
                                </w:rPr>
                                <w:t xml:space="preserve"> (from</w:t>
                              </w:r>
                              <w:r w:rsidR="00276351">
                                <w:rPr>
                                  <w:rFonts w:ascii="Open Sans" w:hAnsi="Open Sans" w:cs="Open Sans"/>
                                  <w:i/>
                                  <w:iCs/>
                                  <w:sz w:val="16"/>
                                  <w:szCs w:val="16"/>
                                </w:rPr>
                                <w:t xml:space="preserve"> individuals in the</w:t>
                              </w:r>
                              <w:r w:rsidRPr="0002767B">
                                <w:rPr>
                                  <w:rFonts w:ascii="Open Sans" w:hAnsi="Open Sans" w:cs="Open Sans"/>
                                  <w:i/>
                                  <w:iCs/>
                                  <w:sz w:val="16"/>
                                  <w:szCs w:val="16"/>
                                </w:rPr>
                                <w:t xml:space="preserve"> same household)</w:t>
                              </w:r>
                              <w:r w:rsidR="00276351">
                                <w:rPr>
                                  <w:rFonts w:ascii="Open Sans" w:hAnsi="Open Sans" w:cs="Open Sans"/>
                                  <w:i/>
                                  <w:iCs/>
                                  <w:sz w:val="16"/>
                                  <w:szCs w:val="16"/>
                                </w:rPr>
                                <w:t>.</w:t>
                              </w:r>
                            </w:p>
                          </w:txbxContent>
                        </wps:txbx>
                        <wps:bodyPr rot="0" vert="horz" wrap="square" lIns="91440" tIns="45720" rIns="91440" bIns="45720" anchor="t" anchorCtr="0">
                          <a:noAutofit/>
                        </wps:bodyPr>
                      </wps:wsp>
                      <pic:pic xmlns:pic="http://schemas.openxmlformats.org/drawingml/2006/picture">
                        <pic:nvPicPr>
                          <pic:cNvPr id="36" name="Picture 36"/>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884460" y="99108"/>
                            <a:ext cx="2086363" cy="209874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9742F1" id="Group 41" o:spid="_x0000_s1061" style="position:absolute;left:0;text-align:left;margin-left:7.85pt;margin-top:72.75pt;width:158.95pt;height:176.9pt;z-index:-251658239;mso-width-relative:margin;mso-height-relative:margin" coordorigin="6821,991" coordsize="23738,29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">
                <v:shapetype id="_x0000_t202" coordsize="21600,21600" o:spt="202" path="m,l,21600r21600,l21600,xe">
                  <v:stroke joinstyle="miter"/>
                  <v:path gradientshapeok="t" o:connecttype="rect"/>
                </v:shapetype>
                <v:shape id="Text Box 2" o:spid="_x0000_s1062" type="#_x0000_t202" style="position:absolute;left:6821;top:23053;width:23738;height:7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24C29DEF" w14:textId="7A05E1B8" w:rsidR="005F32D6" w:rsidRPr="005F32D6" w:rsidRDefault="005F32D6" w:rsidP="005F32D6">
                        <w:pPr>
                          <w:jc w:val="both"/>
                          <w:rPr>
                            <w:rFonts w:ascii="Open Sans" w:hAnsi="Open Sans" w:cs="Open Sans"/>
                            <w:sz w:val="20"/>
                            <w:szCs w:val="20"/>
                            <w:lang w:val="en-US"/>
                          </w:rPr>
                        </w:pPr>
                        <w:r w:rsidRPr="00A26C10">
                          <w:rPr>
                            <w:rFonts w:ascii="Open Sans" w:hAnsi="Open Sans" w:cs="Open Sans"/>
                            <w:b/>
                            <w:bCs/>
                            <w:i/>
                            <w:iCs/>
                            <w:color w:val="4472C4" w:themeColor="accent1"/>
                            <w:sz w:val="16"/>
                            <w:szCs w:val="16"/>
                            <w:lang w:val="en-US"/>
                          </w:rPr>
                          <w:t xml:space="preserve">Figure </w:t>
                        </w:r>
                        <w:r w:rsidR="00276351" w:rsidRPr="00A26C10">
                          <w:rPr>
                            <w:rFonts w:ascii="Open Sans" w:hAnsi="Open Sans" w:cs="Open Sans"/>
                            <w:b/>
                            <w:bCs/>
                            <w:i/>
                            <w:iCs/>
                            <w:color w:val="4472C4" w:themeColor="accent1"/>
                            <w:sz w:val="16"/>
                            <w:szCs w:val="16"/>
                            <w:lang w:val="en-US"/>
                          </w:rPr>
                          <w:t>3</w:t>
                        </w:r>
                        <w:r w:rsidRPr="00A26C10">
                          <w:rPr>
                            <w:rFonts w:ascii="Open Sans" w:hAnsi="Open Sans" w:cs="Open Sans"/>
                            <w:b/>
                            <w:bCs/>
                            <w:i/>
                            <w:iCs/>
                            <w:color w:val="4472C4" w:themeColor="accent1"/>
                            <w:sz w:val="16"/>
                            <w:szCs w:val="16"/>
                            <w:lang w:val="en-US"/>
                          </w:rPr>
                          <w:t>.</w:t>
                        </w:r>
                        <w:r w:rsidRPr="00A26C10">
                          <w:rPr>
                            <w:rFonts w:ascii="Open Sans" w:hAnsi="Open Sans" w:cs="Open Sans"/>
                            <w:i/>
                            <w:iCs/>
                            <w:color w:val="4472C4" w:themeColor="accent1"/>
                            <w:sz w:val="16"/>
                            <w:szCs w:val="16"/>
                            <w:lang w:val="en-US"/>
                          </w:rPr>
                          <w:t xml:space="preserve"> </w:t>
                        </w:r>
                        <w:r w:rsidR="008C10FE">
                          <w:rPr>
                            <w:rFonts w:ascii="Open Sans" w:hAnsi="Open Sans" w:cs="Open Sans"/>
                            <w:i/>
                            <w:iCs/>
                            <w:sz w:val="16"/>
                            <w:szCs w:val="16"/>
                            <w:lang w:val="en-US"/>
                          </w:rPr>
                          <w:t>Overall a</w:t>
                        </w:r>
                        <w:r w:rsidR="00276351">
                          <w:rPr>
                            <w:rFonts w:ascii="Open Sans" w:hAnsi="Open Sans" w:cs="Open Sans"/>
                            <w:i/>
                            <w:iCs/>
                            <w:sz w:val="16"/>
                            <w:szCs w:val="16"/>
                            <w:lang w:val="en-US"/>
                          </w:rPr>
                          <w:t>verage reduced coping strategies index</w:t>
                        </w:r>
                        <w:r w:rsidRPr="0002767B">
                          <w:rPr>
                            <w:rFonts w:ascii="Open Sans" w:hAnsi="Open Sans" w:cs="Open Sans"/>
                            <w:i/>
                            <w:iCs/>
                            <w:sz w:val="16"/>
                            <w:szCs w:val="16"/>
                          </w:rPr>
                          <w:t xml:space="preserve"> (from</w:t>
                        </w:r>
                        <w:r w:rsidR="00276351">
                          <w:rPr>
                            <w:rFonts w:ascii="Open Sans" w:hAnsi="Open Sans" w:cs="Open Sans"/>
                            <w:i/>
                            <w:iCs/>
                            <w:sz w:val="16"/>
                            <w:szCs w:val="16"/>
                          </w:rPr>
                          <w:t xml:space="preserve"> individuals in the</w:t>
                        </w:r>
                        <w:r w:rsidRPr="0002767B">
                          <w:rPr>
                            <w:rFonts w:ascii="Open Sans" w:hAnsi="Open Sans" w:cs="Open Sans"/>
                            <w:i/>
                            <w:iCs/>
                            <w:sz w:val="16"/>
                            <w:szCs w:val="16"/>
                          </w:rPr>
                          <w:t xml:space="preserve"> same household)</w:t>
                        </w:r>
                        <w:r w:rsidR="00276351">
                          <w:rPr>
                            <w:rFonts w:ascii="Open Sans" w:hAnsi="Open Sans" w:cs="Open Sans"/>
                            <w:i/>
                            <w:iCs/>
                            <w:sz w:val="16"/>
                            <w:szCs w:val="16"/>
                          </w:rPr>
                          <w:t>.</w:t>
                        </w:r>
                      </w:p>
                    </w:txbxContent>
                  </v:textbox>
                </v:shape>
                <v:shape id="Picture 36" o:spid="_x0000_s1063" type="#_x0000_t75" style="position:absolute;left:8844;top:991;width:20864;height:20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">
                  <v:imagedata r:id="rId53" o:title=""/>
                </v:shape>
                <w10:wrap type="tight"/>
              </v:group>
            </w:pict>
          </mc:Fallback>
        </mc:AlternateContent>
      </w:r>
      <w:r>
        <w:rPr>
          <w:rFonts w:ascii="Open Sans" w:hAnsi="Open Sans" w:cs="Open Sans"/>
          <w:noProof/>
          <w:sz w:val="20"/>
          <w:szCs w:val="20"/>
          <w:lang w:val="en-US"/>
        </w:rPr>
        <mc:AlternateContent>
          <mc:Choice Requires="wpg">
            <w:drawing>
              <wp:anchor distT="0" distB="0" distL="114300" distR="114300" simplePos="0" relativeHeight="251658242" behindDoc="1" locked="0" layoutInCell="1" allowOverlap="1" wp14:anchorId="2B758A2B" wp14:editId="54DF053D">
                <wp:simplePos x="0" y="0"/>
                <wp:positionH relativeFrom="column">
                  <wp:posOffset>2299335</wp:posOffset>
                </wp:positionH>
                <wp:positionV relativeFrom="paragraph">
                  <wp:posOffset>866140</wp:posOffset>
                </wp:positionV>
                <wp:extent cx="3573145" cy="2304415"/>
                <wp:effectExtent l="0" t="0" r="8255" b="635"/>
                <wp:wrapTight wrapText="bothSides">
                  <wp:wrapPolygon edited="0">
                    <wp:start x="461" y="0"/>
                    <wp:lineTo x="461" y="14285"/>
                    <wp:lineTo x="0" y="16249"/>
                    <wp:lineTo x="0" y="21427"/>
                    <wp:lineTo x="21535" y="21427"/>
                    <wp:lineTo x="21535" y="0"/>
                    <wp:lineTo x="461" y="0"/>
                  </wp:wrapPolygon>
                </wp:wrapTight>
                <wp:docPr id="44" name="Group 44"/>
                <wp:cNvGraphicFramePr/>
                <a:graphic xmlns:a="http://schemas.openxmlformats.org/drawingml/2006/main">
                  <a:graphicData uri="http://schemas.microsoft.com/office/word/2010/wordprocessingGroup">
                    <wpg:wgp>
                      <wpg:cNvGrpSpPr/>
                      <wpg:grpSpPr>
                        <a:xfrm>
                          <a:off x="0" y="0"/>
                          <a:ext cx="3573145" cy="2304415"/>
                          <a:chOff x="135802" y="172462"/>
                          <a:chExt cx="3630450" cy="2260169"/>
                        </a:xfrm>
                      </wpg:grpSpPr>
                      <pic:pic xmlns:pic="http://schemas.openxmlformats.org/drawingml/2006/picture">
                        <pic:nvPicPr>
                          <pic:cNvPr id="42" name="Picture 42"/>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253050" y="172462"/>
                            <a:ext cx="3513202" cy="1646813"/>
                          </a:xfrm>
                          <a:prstGeom prst="rect">
                            <a:avLst/>
                          </a:prstGeom>
                        </pic:spPr>
                      </pic:pic>
                      <wps:wsp>
                        <wps:cNvPr id="43" name="Text Box 2"/>
                        <wps:cNvSpPr txBox="1">
                          <a:spLocks noChangeArrowheads="1"/>
                        </wps:cNvSpPr>
                        <wps:spPr bwMode="auto">
                          <a:xfrm>
                            <a:off x="135802" y="1873492"/>
                            <a:ext cx="3630440" cy="559139"/>
                          </a:xfrm>
                          <a:prstGeom prst="rect">
                            <a:avLst/>
                          </a:prstGeom>
                          <a:solidFill>
                            <a:srgbClr val="FFFFFF"/>
                          </a:solidFill>
                          <a:ln w="9525">
                            <a:noFill/>
                            <a:miter lim="800000"/>
                            <a:headEnd/>
                            <a:tailEnd/>
                          </a:ln>
                        </wps:spPr>
                        <wps:txbx>
                          <w:txbxContent>
                            <w:p w14:paraId="40FB6FB8" w14:textId="5FB9FAFB" w:rsidR="00995889" w:rsidRPr="005F32D6" w:rsidRDefault="00995889" w:rsidP="00995889">
                              <w:pPr>
                                <w:jc w:val="both"/>
                                <w:rPr>
                                  <w:rFonts w:ascii="Open Sans" w:hAnsi="Open Sans" w:cs="Open Sans"/>
                                  <w:sz w:val="20"/>
                                  <w:szCs w:val="20"/>
                                  <w:lang w:val="en-US"/>
                                </w:rPr>
                              </w:pPr>
                              <w:r w:rsidRPr="00A26C10">
                                <w:rPr>
                                  <w:rFonts w:ascii="Open Sans" w:hAnsi="Open Sans" w:cs="Open Sans"/>
                                  <w:b/>
                                  <w:bCs/>
                                  <w:i/>
                                  <w:iCs/>
                                  <w:color w:val="4472C4" w:themeColor="accent1"/>
                                  <w:sz w:val="16"/>
                                  <w:szCs w:val="16"/>
                                  <w:lang w:val="en-US"/>
                                </w:rPr>
                                <w:t>Figure 4.</w:t>
                              </w:r>
                              <w:r w:rsidRPr="00A26C10">
                                <w:rPr>
                                  <w:rFonts w:ascii="Open Sans" w:hAnsi="Open Sans" w:cs="Open Sans"/>
                                  <w:i/>
                                  <w:iCs/>
                                  <w:color w:val="4472C4" w:themeColor="accent1"/>
                                  <w:sz w:val="16"/>
                                  <w:szCs w:val="16"/>
                                  <w:lang w:val="en-US"/>
                                </w:rPr>
                                <w:t xml:space="preserve"> </w:t>
                              </w:r>
                              <w:r>
                                <w:rPr>
                                  <w:rFonts w:ascii="Open Sans" w:hAnsi="Open Sans" w:cs="Open Sans"/>
                                  <w:i/>
                                  <w:iCs/>
                                  <w:sz w:val="16"/>
                                  <w:szCs w:val="16"/>
                                  <w:lang w:val="en-US"/>
                                </w:rPr>
                                <w:t>Average reduced coping strategies index</w:t>
                              </w:r>
                              <w:r w:rsidRPr="0002767B">
                                <w:rPr>
                                  <w:rFonts w:ascii="Open Sans" w:hAnsi="Open Sans" w:cs="Open Sans"/>
                                  <w:i/>
                                  <w:iCs/>
                                  <w:sz w:val="16"/>
                                  <w:szCs w:val="16"/>
                                </w:rPr>
                                <w:t xml:space="preserve"> (from</w:t>
                              </w:r>
                              <w:r>
                                <w:rPr>
                                  <w:rFonts w:ascii="Open Sans" w:hAnsi="Open Sans" w:cs="Open Sans"/>
                                  <w:i/>
                                  <w:iCs/>
                                  <w:sz w:val="16"/>
                                  <w:szCs w:val="16"/>
                                </w:rPr>
                                <w:t xml:space="preserve"> individuals in the</w:t>
                              </w:r>
                              <w:r w:rsidRPr="0002767B">
                                <w:rPr>
                                  <w:rFonts w:ascii="Open Sans" w:hAnsi="Open Sans" w:cs="Open Sans"/>
                                  <w:i/>
                                  <w:iCs/>
                                  <w:sz w:val="16"/>
                                  <w:szCs w:val="16"/>
                                </w:rPr>
                                <w:t xml:space="preserve"> same household)</w:t>
                              </w:r>
                              <w:r w:rsidR="00624447">
                                <w:rPr>
                                  <w:rFonts w:ascii="Open Sans" w:hAnsi="Open Sans" w:cs="Open Sans"/>
                                  <w:i/>
                                  <w:iCs/>
                                  <w:sz w:val="16"/>
                                  <w:szCs w:val="16"/>
                                </w:rPr>
                                <w:t xml:space="preserve">, split by </w:t>
                              </w:r>
                              <w:r w:rsidR="008B2109">
                                <w:rPr>
                                  <w:rFonts w:ascii="Open Sans" w:hAnsi="Open Sans" w:cs="Open Sans"/>
                                  <w:i/>
                                  <w:iCs/>
                                  <w:sz w:val="16"/>
                                  <w:szCs w:val="16"/>
                                </w:rPr>
                                <w:t>food consumption group (acceptable vs. poor/borderline)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758A2B" id="Group 44" o:spid="_x0000_s1064" style="position:absolute;left:0;text-align:left;margin-left:181.05pt;margin-top:68.2pt;width:281.35pt;height:181.45pt;z-index:-251658238;mso-width-relative:margin;mso-height-relative:margin" coordorigin="1358,1724" coordsize="36304,22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">
                <v:shape id="Picture 42" o:spid="_x0000_s1065" type="#_x0000_t75" style="position:absolute;left:2530;top:1724;width:35132;height:16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">
                  <v:imagedata r:id="rId55" o:title=""/>
                </v:shape>
                <v:shape id="Text Box 2" o:spid="_x0000_s1066" type="#_x0000_t202" style="position:absolute;left:1358;top:18734;width:36304;height:5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" stroked="f">
                  <v:textbox>
                    <w:txbxContent>
                      <w:p w14:paraId="40FB6FB8" w14:textId="5FB9FAFB" w:rsidR="00995889" w:rsidRPr="005F32D6" w:rsidRDefault="00995889" w:rsidP="00995889">
                        <w:pPr>
                          <w:jc w:val="both"/>
                          <w:rPr>
                            <w:rFonts w:ascii="Open Sans" w:hAnsi="Open Sans" w:cs="Open Sans"/>
                            <w:sz w:val="20"/>
                            <w:szCs w:val="20"/>
                            <w:lang w:val="en-US"/>
                          </w:rPr>
                        </w:pPr>
                        <w:r w:rsidRPr="00A26C10">
                          <w:rPr>
                            <w:rFonts w:ascii="Open Sans" w:hAnsi="Open Sans" w:cs="Open Sans"/>
                            <w:b/>
                            <w:bCs/>
                            <w:i/>
                            <w:iCs/>
                            <w:color w:val="4472C4" w:themeColor="accent1"/>
                            <w:sz w:val="16"/>
                            <w:szCs w:val="16"/>
                            <w:lang w:val="en-US"/>
                          </w:rPr>
                          <w:t>Figure 4.</w:t>
                        </w:r>
                        <w:r w:rsidRPr="00A26C10">
                          <w:rPr>
                            <w:rFonts w:ascii="Open Sans" w:hAnsi="Open Sans" w:cs="Open Sans"/>
                            <w:i/>
                            <w:iCs/>
                            <w:color w:val="4472C4" w:themeColor="accent1"/>
                            <w:sz w:val="16"/>
                            <w:szCs w:val="16"/>
                            <w:lang w:val="en-US"/>
                          </w:rPr>
                          <w:t xml:space="preserve"> </w:t>
                        </w:r>
                        <w:r>
                          <w:rPr>
                            <w:rFonts w:ascii="Open Sans" w:hAnsi="Open Sans" w:cs="Open Sans"/>
                            <w:i/>
                            <w:iCs/>
                            <w:sz w:val="16"/>
                            <w:szCs w:val="16"/>
                            <w:lang w:val="en-US"/>
                          </w:rPr>
                          <w:t>Average reduced coping strategies index</w:t>
                        </w:r>
                        <w:r w:rsidRPr="0002767B">
                          <w:rPr>
                            <w:rFonts w:ascii="Open Sans" w:hAnsi="Open Sans" w:cs="Open Sans"/>
                            <w:i/>
                            <w:iCs/>
                            <w:sz w:val="16"/>
                            <w:szCs w:val="16"/>
                          </w:rPr>
                          <w:t xml:space="preserve"> (from</w:t>
                        </w:r>
                        <w:r>
                          <w:rPr>
                            <w:rFonts w:ascii="Open Sans" w:hAnsi="Open Sans" w:cs="Open Sans"/>
                            <w:i/>
                            <w:iCs/>
                            <w:sz w:val="16"/>
                            <w:szCs w:val="16"/>
                          </w:rPr>
                          <w:t xml:space="preserve"> individuals in the</w:t>
                        </w:r>
                        <w:r w:rsidRPr="0002767B">
                          <w:rPr>
                            <w:rFonts w:ascii="Open Sans" w:hAnsi="Open Sans" w:cs="Open Sans"/>
                            <w:i/>
                            <w:iCs/>
                            <w:sz w:val="16"/>
                            <w:szCs w:val="16"/>
                          </w:rPr>
                          <w:t xml:space="preserve"> same household)</w:t>
                        </w:r>
                        <w:r w:rsidR="00624447">
                          <w:rPr>
                            <w:rFonts w:ascii="Open Sans" w:hAnsi="Open Sans" w:cs="Open Sans"/>
                            <w:i/>
                            <w:iCs/>
                            <w:sz w:val="16"/>
                            <w:szCs w:val="16"/>
                          </w:rPr>
                          <w:t xml:space="preserve">, split by </w:t>
                        </w:r>
                        <w:r w:rsidR="008B2109">
                          <w:rPr>
                            <w:rFonts w:ascii="Open Sans" w:hAnsi="Open Sans" w:cs="Open Sans"/>
                            <w:i/>
                            <w:iCs/>
                            <w:sz w:val="16"/>
                            <w:szCs w:val="16"/>
                          </w:rPr>
                          <w:t>food consumption group (acceptable vs. poor/borderline)</w:t>
                        </w:r>
                      </w:p>
                    </w:txbxContent>
                  </v:textbox>
                </v:shape>
                <w10:wrap type="tight"/>
              </v:group>
            </w:pict>
          </mc:Fallback>
        </mc:AlternateContent>
      </w:r>
      <w:r w:rsidR="000065D6" w:rsidRPr="0056109D">
        <w:rPr>
          <w:rFonts w:ascii="Open Sans" w:hAnsi="Open Sans" w:cs="Open Sans"/>
          <w:sz w:val="20"/>
          <w:szCs w:val="20"/>
          <w:lang w:val="en-US"/>
        </w:rPr>
        <w:t xml:space="preserve">Looking a bit deeper at households </w:t>
      </w:r>
      <w:r w:rsidR="004722A8" w:rsidRPr="0056109D">
        <w:rPr>
          <w:rFonts w:ascii="Open Sans" w:hAnsi="Open Sans" w:cs="Open Sans"/>
          <w:sz w:val="20"/>
          <w:szCs w:val="20"/>
          <w:lang w:val="en-US"/>
        </w:rPr>
        <w:t>with different vulnerability status</w:t>
      </w:r>
      <w:r w:rsidR="00EB43D0" w:rsidRPr="0056109D">
        <w:rPr>
          <w:rFonts w:ascii="Open Sans" w:hAnsi="Open Sans" w:cs="Open Sans"/>
          <w:sz w:val="20"/>
          <w:szCs w:val="20"/>
          <w:lang w:val="en-US"/>
        </w:rPr>
        <w:t>es</w:t>
      </w:r>
      <w:r w:rsidR="00B97E6E" w:rsidRPr="0056109D">
        <w:rPr>
          <w:rFonts w:ascii="Open Sans" w:hAnsi="Open Sans" w:cs="Open Sans"/>
          <w:sz w:val="20"/>
          <w:szCs w:val="20"/>
          <w:lang w:val="en-US"/>
        </w:rPr>
        <w:t>, in households that are worse of</w:t>
      </w:r>
      <w:r w:rsidR="002E2533" w:rsidRPr="0056109D">
        <w:rPr>
          <w:rFonts w:ascii="Open Sans" w:hAnsi="Open Sans" w:cs="Open Sans"/>
          <w:sz w:val="20"/>
          <w:szCs w:val="20"/>
          <w:lang w:val="en-US"/>
        </w:rPr>
        <w:t>f (with insufficient food consumption), m</w:t>
      </w:r>
      <w:r w:rsidR="00D238E1" w:rsidRPr="0056109D">
        <w:rPr>
          <w:rFonts w:ascii="Open Sans" w:hAnsi="Open Sans" w:cs="Open Sans"/>
          <w:sz w:val="20"/>
          <w:szCs w:val="20"/>
          <w:lang w:val="en-US"/>
        </w:rPr>
        <w:t>ales</w:t>
      </w:r>
      <w:r w:rsidR="00B5395F" w:rsidRPr="0056109D">
        <w:rPr>
          <w:rFonts w:ascii="Open Sans" w:hAnsi="Open Sans" w:cs="Open Sans"/>
          <w:sz w:val="20"/>
          <w:szCs w:val="20"/>
          <w:lang w:val="en-US"/>
        </w:rPr>
        <w:t xml:space="preserve"> </w:t>
      </w:r>
      <w:r w:rsidR="00801500" w:rsidRPr="0056109D">
        <w:rPr>
          <w:rFonts w:ascii="Open Sans" w:hAnsi="Open Sans" w:cs="Open Sans"/>
          <w:sz w:val="20"/>
          <w:szCs w:val="20"/>
          <w:lang w:val="en-US"/>
        </w:rPr>
        <w:t xml:space="preserve">from the same household </w:t>
      </w:r>
      <w:r w:rsidR="00B5395F" w:rsidRPr="0056109D">
        <w:rPr>
          <w:rFonts w:ascii="Open Sans" w:hAnsi="Open Sans" w:cs="Open Sans"/>
          <w:sz w:val="20"/>
          <w:szCs w:val="20"/>
          <w:lang w:val="en-US"/>
        </w:rPr>
        <w:t>tended to report that the household is applying more negative coping strategies than females (</w:t>
      </w:r>
      <w:commentRangeStart w:id="21"/>
      <w:r w:rsidR="00FB377E">
        <w:rPr>
          <w:rFonts w:ascii="Open Sans" w:hAnsi="Open Sans" w:cs="Open Sans"/>
          <w:sz w:val="20"/>
          <w:szCs w:val="20"/>
          <w:lang w:val="en-US"/>
        </w:rPr>
        <w:t>18</w:t>
      </w:r>
      <w:r w:rsidR="00B5395F" w:rsidRPr="0056109D">
        <w:rPr>
          <w:rFonts w:ascii="Open Sans" w:hAnsi="Open Sans" w:cs="Open Sans"/>
          <w:sz w:val="20"/>
          <w:szCs w:val="20"/>
          <w:lang w:val="en-US"/>
        </w:rPr>
        <w:t xml:space="preserve"> </w:t>
      </w:r>
      <w:commentRangeEnd w:id="21"/>
      <w:r w:rsidR="000D3BAB">
        <w:rPr>
          <w:rStyle w:val="CommentReference"/>
        </w:rPr>
        <w:commentReference w:id="21"/>
      </w:r>
      <w:r w:rsidR="00B5395F" w:rsidRPr="0056109D">
        <w:rPr>
          <w:rFonts w:ascii="Open Sans" w:hAnsi="Open Sans" w:cs="Open Sans"/>
          <w:sz w:val="20"/>
          <w:szCs w:val="20"/>
          <w:lang w:val="en-US"/>
        </w:rPr>
        <w:t xml:space="preserve">average score for males, vs </w:t>
      </w:r>
      <w:r w:rsidR="00FB377E">
        <w:rPr>
          <w:rFonts w:ascii="Open Sans" w:hAnsi="Open Sans" w:cs="Open Sans"/>
          <w:sz w:val="20"/>
          <w:szCs w:val="20"/>
          <w:lang w:val="en-US"/>
        </w:rPr>
        <w:t>16</w:t>
      </w:r>
      <w:r w:rsidR="00B5395F" w:rsidRPr="0056109D">
        <w:rPr>
          <w:rFonts w:ascii="Open Sans" w:hAnsi="Open Sans" w:cs="Open Sans"/>
          <w:sz w:val="20"/>
          <w:szCs w:val="20"/>
          <w:lang w:val="en-US"/>
        </w:rPr>
        <w:t xml:space="preserve"> average score for females). The results are indicative but not statistically significant due to </w:t>
      </w:r>
      <w:r w:rsidR="008A02C7">
        <w:rPr>
          <w:rFonts w:ascii="Open Sans" w:hAnsi="Open Sans" w:cs="Open Sans"/>
          <w:sz w:val="20"/>
          <w:szCs w:val="20"/>
          <w:lang w:val="en-US"/>
        </w:rPr>
        <w:t xml:space="preserve">the </w:t>
      </w:r>
      <w:r w:rsidR="00B5395F" w:rsidRPr="0056109D">
        <w:rPr>
          <w:rFonts w:ascii="Open Sans" w:hAnsi="Open Sans" w:cs="Open Sans"/>
          <w:sz w:val="20"/>
          <w:szCs w:val="20"/>
          <w:lang w:val="en-US"/>
        </w:rPr>
        <w:t xml:space="preserve">small sample size of </w:t>
      </w:r>
      <w:r w:rsidR="00BE30A2">
        <w:rPr>
          <w:rFonts w:ascii="Open Sans" w:hAnsi="Open Sans" w:cs="Open Sans"/>
          <w:sz w:val="20"/>
          <w:szCs w:val="20"/>
          <w:lang w:val="en-US"/>
        </w:rPr>
        <w:t xml:space="preserve">the </w:t>
      </w:r>
      <w:r w:rsidR="00B5395F" w:rsidRPr="0056109D">
        <w:rPr>
          <w:rFonts w:ascii="Open Sans" w:hAnsi="Open Sans" w:cs="Open Sans"/>
          <w:sz w:val="20"/>
          <w:szCs w:val="20"/>
          <w:lang w:val="en-US"/>
        </w:rPr>
        <w:t>households with insufficient consumption (40 households)</w:t>
      </w:r>
      <w:r w:rsidR="00BE30A2">
        <w:rPr>
          <w:rFonts w:ascii="Open Sans" w:hAnsi="Open Sans" w:cs="Open Sans"/>
          <w:sz w:val="20"/>
          <w:szCs w:val="20"/>
          <w:lang w:val="en-US"/>
        </w:rPr>
        <w:t>.</w:t>
      </w:r>
      <w:r w:rsidR="00B5395F" w:rsidRPr="0056109D">
        <w:rPr>
          <w:rFonts w:ascii="Open Sans" w:hAnsi="Open Sans" w:cs="Open Sans"/>
          <w:sz w:val="20"/>
          <w:szCs w:val="20"/>
          <w:lang w:val="en-US"/>
        </w:rPr>
        <w:t xml:space="preserve"> </w:t>
      </w:r>
      <w:r w:rsidR="00EF6F30">
        <w:rPr>
          <w:rFonts w:ascii="Open Sans" w:hAnsi="Open Sans" w:cs="Open Sans"/>
          <w:sz w:val="20"/>
          <w:szCs w:val="20"/>
          <w:lang w:val="en-US"/>
        </w:rPr>
        <w:t>Looking at the individual questions, men</w:t>
      </w:r>
      <w:r w:rsidR="00512443">
        <w:rPr>
          <w:rFonts w:ascii="Open Sans" w:hAnsi="Open Sans" w:cs="Open Sans"/>
          <w:sz w:val="20"/>
          <w:szCs w:val="20"/>
          <w:lang w:val="en-US"/>
        </w:rPr>
        <w:t xml:space="preserve"> in </w:t>
      </w:r>
      <w:r w:rsidR="00EE21B9">
        <w:rPr>
          <w:rFonts w:ascii="Open Sans" w:hAnsi="Open Sans" w:cs="Open Sans"/>
          <w:sz w:val="20"/>
          <w:szCs w:val="20"/>
          <w:lang w:val="en-US"/>
        </w:rPr>
        <w:t>these households with poorer consumption tended to report more often: borrowing food</w:t>
      </w:r>
      <w:r w:rsidR="00832E92">
        <w:rPr>
          <w:rFonts w:ascii="Open Sans" w:hAnsi="Open Sans" w:cs="Open Sans"/>
          <w:sz w:val="20"/>
          <w:szCs w:val="20"/>
          <w:lang w:val="en-US"/>
        </w:rPr>
        <w:t xml:space="preserve">, reducing portion sizes, restriction of consumption of adults for children and reducing the number of meals per day. </w:t>
      </w:r>
    </w:p>
    <w:p w14:paraId="71FF4E83" w14:textId="74FD0524" w:rsidR="00434199" w:rsidRPr="004A1AB5" w:rsidRDefault="009A54E1" w:rsidP="00B613BF">
      <w:pPr>
        <w:jc w:val="both"/>
        <w:rPr>
          <w:rFonts w:ascii="Open Sans" w:hAnsi="Open Sans" w:cs="Open Sans"/>
          <w:b/>
          <w:bCs/>
          <w:sz w:val="20"/>
          <w:szCs w:val="20"/>
          <w:lang w:val="en-US"/>
        </w:rPr>
      </w:pPr>
      <w:r w:rsidRPr="004A1AB5">
        <w:rPr>
          <w:rFonts w:ascii="Open Sans" w:hAnsi="Open Sans" w:cs="Open Sans"/>
          <w:b/>
          <w:bCs/>
          <w:sz w:val="20"/>
          <w:szCs w:val="20"/>
          <w:lang w:val="en-US"/>
        </w:rPr>
        <w:t>In general, t</w:t>
      </w:r>
      <w:r w:rsidR="00434199" w:rsidRPr="004A1AB5">
        <w:rPr>
          <w:rFonts w:ascii="Open Sans" w:hAnsi="Open Sans" w:cs="Open Sans"/>
          <w:b/>
          <w:bCs/>
          <w:sz w:val="20"/>
          <w:szCs w:val="20"/>
          <w:lang w:val="en-US"/>
        </w:rPr>
        <w:t xml:space="preserve">he </w:t>
      </w:r>
      <w:r w:rsidR="00BA1246" w:rsidRPr="004A1AB5">
        <w:rPr>
          <w:rFonts w:ascii="Open Sans" w:hAnsi="Open Sans" w:cs="Open Sans"/>
          <w:b/>
          <w:bCs/>
          <w:sz w:val="20"/>
          <w:szCs w:val="20"/>
          <w:lang w:val="en-US"/>
        </w:rPr>
        <w:t xml:space="preserve">gender </w:t>
      </w:r>
      <w:r w:rsidR="004737AD">
        <w:rPr>
          <w:rFonts w:ascii="Open Sans" w:hAnsi="Open Sans" w:cs="Open Sans"/>
          <w:b/>
          <w:bCs/>
          <w:sz w:val="20"/>
          <w:szCs w:val="20"/>
          <w:lang w:val="en-US"/>
        </w:rPr>
        <w:t>o</w:t>
      </w:r>
      <w:r w:rsidR="00BA1246" w:rsidRPr="004A1AB5">
        <w:rPr>
          <w:rFonts w:ascii="Open Sans" w:hAnsi="Open Sans" w:cs="Open Sans"/>
          <w:b/>
          <w:bCs/>
          <w:sz w:val="20"/>
          <w:szCs w:val="20"/>
          <w:lang w:val="en-US"/>
        </w:rPr>
        <w:t xml:space="preserve">f the respondent within the household </w:t>
      </w:r>
      <w:r w:rsidR="004737AD">
        <w:rPr>
          <w:rFonts w:ascii="Open Sans" w:hAnsi="Open Sans" w:cs="Open Sans"/>
          <w:b/>
          <w:bCs/>
          <w:sz w:val="20"/>
          <w:szCs w:val="20"/>
          <w:lang w:val="en-US"/>
        </w:rPr>
        <w:t>does not</w:t>
      </w:r>
      <w:r w:rsidR="00BA1246" w:rsidRPr="004A1AB5">
        <w:rPr>
          <w:rFonts w:ascii="Open Sans" w:hAnsi="Open Sans" w:cs="Open Sans"/>
          <w:b/>
          <w:bCs/>
          <w:sz w:val="20"/>
          <w:szCs w:val="20"/>
          <w:lang w:val="en-US"/>
        </w:rPr>
        <w:t xml:space="preserve"> influence the responses to rCSI question</w:t>
      </w:r>
      <w:r w:rsidRPr="004A1AB5">
        <w:rPr>
          <w:rFonts w:ascii="Open Sans" w:hAnsi="Open Sans" w:cs="Open Sans"/>
          <w:b/>
          <w:bCs/>
          <w:sz w:val="20"/>
          <w:szCs w:val="20"/>
          <w:lang w:val="en-US"/>
        </w:rPr>
        <w:t>s, however, among vulnerable households</w:t>
      </w:r>
      <w:r w:rsidR="00F6294D" w:rsidRPr="004A1AB5">
        <w:rPr>
          <w:rFonts w:ascii="Open Sans" w:hAnsi="Open Sans" w:cs="Open Sans"/>
          <w:b/>
          <w:bCs/>
          <w:sz w:val="20"/>
          <w:szCs w:val="20"/>
          <w:lang w:val="en-US"/>
        </w:rPr>
        <w:t>,</w:t>
      </w:r>
      <w:r w:rsidRPr="004A1AB5">
        <w:rPr>
          <w:rFonts w:ascii="Open Sans" w:hAnsi="Open Sans" w:cs="Open Sans"/>
          <w:b/>
          <w:bCs/>
          <w:sz w:val="20"/>
          <w:szCs w:val="20"/>
          <w:lang w:val="en-US"/>
        </w:rPr>
        <w:t xml:space="preserve"> males tend to report </w:t>
      </w:r>
      <w:r w:rsidR="00866E4F">
        <w:rPr>
          <w:rFonts w:ascii="Open Sans" w:hAnsi="Open Sans" w:cs="Open Sans"/>
          <w:b/>
          <w:bCs/>
          <w:sz w:val="20"/>
          <w:szCs w:val="20"/>
          <w:lang w:val="en-US"/>
        </w:rPr>
        <w:t xml:space="preserve">slightly </w:t>
      </w:r>
      <w:r w:rsidR="001C23AE" w:rsidRPr="004A1AB5">
        <w:rPr>
          <w:rFonts w:ascii="Open Sans" w:hAnsi="Open Sans" w:cs="Open Sans"/>
          <w:b/>
          <w:bCs/>
          <w:sz w:val="20"/>
          <w:szCs w:val="20"/>
          <w:lang w:val="en-US"/>
        </w:rPr>
        <w:t xml:space="preserve">higher coping strategy applied for </w:t>
      </w:r>
      <w:r w:rsidR="00F6294D" w:rsidRPr="004A1AB5">
        <w:rPr>
          <w:rFonts w:ascii="Open Sans" w:hAnsi="Open Sans" w:cs="Open Sans"/>
          <w:b/>
          <w:bCs/>
          <w:sz w:val="20"/>
          <w:szCs w:val="20"/>
          <w:lang w:val="en-US"/>
        </w:rPr>
        <w:t>the entire household</w:t>
      </w:r>
      <w:r w:rsidR="004A1AB5">
        <w:rPr>
          <w:rFonts w:ascii="Open Sans" w:hAnsi="Open Sans" w:cs="Open Sans"/>
          <w:b/>
          <w:bCs/>
          <w:sz w:val="20"/>
          <w:szCs w:val="20"/>
          <w:lang w:val="en-US"/>
        </w:rPr>
        <w:t>.</w:t>
      </w:r>
      <w:r w:rsidR="00F6294D" w:rsidRPr="004A1AB5">
        <w:rPr>
          <w:rFonts w:ascii="Open Sans" w:hAnsi="Open Sans" w:cs="Open Sans"/>
          <w:b/>
          <w:bCs/>
          <w:sz w:val="20"/>
          <w:szCs w:val="20"/>
          <w:lang w:val="en-US"/>
        </w:rPr>
        <w:t xml:space="preserve"> </w:t>
      </w:r>
    </w:p>
    <w:p w14:paraId="320E664C" w14:textId="44A09893" w:rsidR="00265F75" w:rsidRPr="00C94769" w:rsidRDefault="00216C2B" w:rsidP="00C94769">
      <w:pPr>
        <w:pStyle w:val="ListParagraph"/>
        <w:numPr>
          <w:ilvl w:val="0"/>
          <w:numId w:val="8"/>
        </w:numPr>
        <w:spacing w:after="0"/>
        <w:jc w:val="both"/>
        <w:rPr>
          <w:rFonts w:ascii="Open Sans" w:hAnsi="Open Sans" w:cs="Open Sans"/>
          <w:b/>
          <w:i/>
          <w:color w:val="8EAADB" w:themeColor="accent1" w:themeTint="99"/>
          <w:lang w:val="en-US"/>
        </w:rPr>
      </w:pPr>
      <w:r w:rsidRPr="00C94769">
        <w:rPr>
          <w:rFonts w:ascii="Open Sans" w:hAnsi="Open Sans" w:cs="Open Sans"/>
          <w:b/>
          <w:i/>
          <w:color w:val="8EAADB" w:themeColor="accent1" w:themeTint="99"/>
          <w:lang w:val="en-US"/>
        </w:rPr>
        <w:t xml:space="preserve">Are the responses to the </w:t>
      </w:r>
      <w:r w:rsidR="004A1AB5" w:rsidRPr="00C94769">
        <w:rPr>
          <w:rFonts w:ascii="Open Sans" w:hAnsi="Open Sans" w:cs="Open Sans"/>
          <w:b/>
          <w:i/>
          <w:color w:val="8EAADB" w:themeColor="accent1" w:themeTint="99"/>
          <w:lang w:val="en-US"/>
        </w:rPr>
        <w:t>g</w:t>
      </w:r>
      <w:r w:rsidR="00265F75" w:rsidRPr="00C94769">
        <w:rPr>
          <w:rFonts w:ascii="Open Sans" w:hAnsi="Open Sans" w:cs="Open Sans"/>
          <w:b/>
          <w:i/>
          <w:color w:val="8EAADB" w:themeColor="accent1" w:themeTint="99"/>
          <w:lang w:val="en-US"/>
        </w:rPr>
        <w:t>ender-sensitive rCSI</w:t>
      </w:r>
      <w:r w:rsidR="004A1AB5" w:rsidRPr="00C94769">
        <w:rPr>
          <w:rFonts w:ascii="Open Sans" w:hAnsi="Open Sans" w:cs="Open Sans"/>
          <w:b/>
          <w:i/>
          <w:color w:val="8EAADB" w:themeColor="accent1" w:themeTint="99"/>
          <w:lang w:val="en-US"/>
        </w:rPr>
        <w:t xml:space="preserve"> questions influenced by the sex of the respondent?</w:t>
      </w:r>
    </w:p>
    <w:p w14:paraId="7B7983CC" w14:textId="524F1E21" w:rsidR="00047078" w:rsidRDefault="00D61219" w:rsidP="00B613BF">
      <w:pPr>
        <w:jc w:val="both"/>
        <w:rPr>
          <w:rFonts w:ascii="Open Sans" w:hAnsi="Open Sans" w:cs="Open Sans"/>
          <w:sz w:val="20"/>
          <w:szCs w:val="20"/>
          <w:lang w:val="en-US"/>
        </w:rPr>
      </w:pPr>
      <w:r>
        <w:rPr>
          <w:rFonts w:ascii="Open Sans" w:hAnsi="Open Sans" w:cs="Open Sans"/>
          <w:sz w:val="20"/>
          <w:szCs w:val="20"/>
          <w:lang w:val="en-US"/>
        </w:rPr>
        <w:t xml:space="preserve">When respondents were asked </w:t>
      </w:r>
      <w:r w:rsidR="000B1929">
        <w:rPr>
          <w:rFonts w:ascii="Open Sans" w:hAnsi="Open Sans" w:cs="Open Sans"/>
          <w:sz w:val="20"/>
          <w:szCs w:val="20"/>
          <w:lang w:val="en-US"/>
        </w:rPr>
        <w:t xml:space="preserve">which of the household members </w:t>
      </w:r>
      <w:r w:rsidRPr="004A135E">
        <w:rPr>
          <w:rFonts w:ascii="Open Sans" w:hAnsi="Open Sans" w:cs="Open Sans"/>
          <w:sz w:val="20"/>
          <w:szCs w:val="20"/>
          <w:lang w:val="en-US"/>
        </w:rPr>
        <w:t>appl</w:t>
      </w:r>
      <w:r w:rsidR="004B3CB3">
        <w:rPr>
          <w:rFonts w:ascii="Open Sans" w:hAnsi="Open Sans" w:cs="Open Sans"/>
          <w:sz w:val="20"/>
          <w:szCs w:val="20"/>
          <w:lang w:val="en-US"/>
        </w:rPr>
        <w:t>ied the</w:t>
      </w:r>
      <w:r w:rsidRPr="004A135E">
        <w:rPr>
          <w:rFonts w:ascii="Open Sans" w:hAnsi="Open Sans" w:cs="Open Sans"/>
          <w:sz w:val="20"/>
          <w:szCs w:val="20"/>
          <w:lang w:val="en-US"/>
        </w:rPr>
        <w:t xml:space="preserve"> </w:t>
      </w:r>
      <w:r>
        <w:rPr>
          <w:rFonts w:ascii="Open Sans" w:hAnsi="Open Sans" w:cs="Open Sans"/>
          <w:sz w:val="20"/>
          <w:szCs w:val="20"/>
          <w:lang w:val="en-US"/>
        </w:rPr>
        <w:t xml:space="preserve">coping strategies </w:t>
      </w:r>
      <w:r w:rsidR="004B3CB3">
        <w:rPr>
          <w:rFonts w:ascii="Open Sans" w:hAnsi="Open Sans" w:cs="Open Sans"/>
          <w:sz w:val="20"/>
          <w:szCs w:val="20"/>
          <w:lang w:val="en-US"/>
        </w:rPr>
        <w:t>men</w:t>
      </w:r>
      <w:r w:rsidR="00B5156A">
        <w:rPr>
          <w:rFonts w:ascii="Open Sans" w:hAnsi="Open Sans" w:cs="Open Sans"/>
          <w:sz w:val="20"/>
          <w:szCs w:val="20"/>
          <w:lang w:val="en-US"/>
        </w:rPr>
        <w:t>tioned</w:t>
      </w:r>
      <w:r w:rsidRPr="004A135E">
        <w:rPr>
          <w:rFonts w:ascii="Open Sans" w:hAnsi="Open Sans" w:cs="Open Sans"/>
          <w:sz w:val="20"/>
          <w:szCs w:val="20"/>
          <w:lang w:val="en-US"/>
        </w:rPr>
        <w:t xml:space="preserve"> </w:t>
      </w:r>
      <w:r w:rsidR="006F57C2">
        <w:rPr>
          <w:rFonts w:ascii="Open Sans" w:hAnsi="Open Sans" w:cs="Open Sans"/>
          <w:sz w:val="20"/>
          <w:szCs w:val="20"/>
          <w:lang w:val="en-US"/>
        </w:rPr>
        <w:t xml:space="preserve">(male, females, </w:t>
      </w:r>
      <w:r w:rsidR="000B1929">
        <w:rPr>
          <w:rFonts w:ascii="Open Sans" w:hAnsi="Open Sans" w:cs="Open Sans"/>
          <w:sz w:val="20"/>
          <w:szCs w:val="20"/>
          <w:lang w:val="en-US"/>
        </w:rPr>
        <w:t xml:space="preserve">or </w:t>
      </w:r>
      <w:r w:rsidR="006F57C2">
        <w:rPr>
          <w:rFonts w:ascii="Open Sans" w:hAnsi="Open Sans" w:cs="Open Sans"/>
          <w:sz w:val="20"/>
          <w:szCs w:val="20"/>
          <w:lang w:val="en-US"/>
        </w:rPr>
        <w:t>both equally</w:t>
      </w:r>
      <w:r w:rsidR="006F57C2" w:rsidRPr="004A135E">
        <w:rPr>
          <w:rFonts w:ascii="Open Sans" w:hAnsi="Open Sans" w:cs="Open Sans"/>
          <w:sz w:val="20"/>
          <w:szCs w:val="20"/>
          <w:lang w:val="en-US"/>
        </w:rPr>
        <w:t>)</w:t>
      </w:r>
      <w:r w:rsidR="000B1929">
        <w:rPr>
          <w:rFonts w:ascii="Open Sans" w:hAnsi="Open Sans" w:cs="Open Sans"/>
          <w:sz w:val="20"/>
          <w:szCs w:val="20"/>
          <w:lang w:val="en-US"/>
        </w:rPr>
        <w:t>, t</w:t>
      </w:r>
      <w:r w:rsidR="006F57C2" w:rsidRPr="004A135E">
        <w:rPr>
          <w:rFonts w:ascii="Open Sans" w:hAnsi="Open Sans" w:cs="Open Sans"/>
          <w:sz w:val="20"/>
          <w:szCs w:val="20"/>
          <w:lang w:val="en-US"/>
        </w:rPr>
        <w:t xml:space="preserve">he </w:t>
      </w:r>
      <w:r w:rsidR="006F57C2">
        <w:rPr>
          <w:rFonts w:ascii="Open Sans" w:hAnsi="Open Sans" w:cs="Open Sans"/>
          <w:sz w:val="20"/>
          <w:szCs w:val="20"/>
          <w:lang w:val="en-US"/>
        </w:rPr>
        <w:t>results from the paired analysis</w:t>
      </w:r>
      <w:r w:rsidR="00F6535E">
        <w:rPr>
          <w:rFonts w:ascii="Open Sans" w:hAnsi="Open Sans" w:cs="Open Sans"/>
          <w:sz w:val="20"/>
          <w:szCs w:val="20"/>
          <w:lang w:val="en-US"/>
        </w:rPr>
        <w:t xml:space="preserve"> </w:t>
      </w:r>
      <w:r w:rsidR="00CC09E2" w:rsidRPr="004A135E">
        <w:rPr>
          <w:rFonts w:ascii="Open Sans" w:hAnsi="Open Sans" w:cs="Open Sans"/>
          <w:sz w:val="20"/>
          <w:szCs w:val="20"/>
          <w:lang w:val="en-US"/>
        </w:rPr>
        <w:t>show</w:t>
      </w:r>
      <w:r w:rsidR="000B1929">
        <w:rPr>
          <w:rFonts w:ascii="Open Sans" w:hAnsi="Open Sans" w:cs="Open Sans"/>
          <w:sz w:val="20"/>
          <w:szCs w:val="20"/>
          <w:lang w:val="en-US"/>
        </w:rPr>
        <w:t>ed</w:t>
      </w:r>
      <w:r w:rsidR="00CC09E2">
        <w:rPr>
          <w:rFonts w:ascii="Open Sans" w:hAnsi="Open Sans" w:cs="Open Sans"/>
          <w:sz w:val="20"/>
          <w:szCs w:val="20"/>
          <w:lang w:val="en-US"/>
        </w:rPr>
        <w:t xml:space="preserve"> that the sex of the respondent </w:t>
      </w:r>
      <w:r w:rsidR="00A36F8F">
        <w:rPr>
          <w:rFonts w:ascii="Open Sans" w:hAnsi="Open Sans" w:cs="Open Sans"/>
          <w:sz w:val="20"/>
          <w:szCs w:val="20"/>
          <w:lang w:val="en-US"/>
        </w:rPr>
        <w:t>in the household influence</w:t>
      </w:r>
      <w:r w:rsidR="00193E79">
        <w:rPr>
          <w:rFonts w:ascii="Open Sans" w:hAnsi="Open Sans" w:cs="Open Sans"/>
          <w:sz w:val="20"/>
          <w:szCs w:val="20"/>
          <w:lang w:val="en-US"/>
        </w:rPr>
        <w:t>d</w:t>
      </w:r>
      <w:r w:rsidR="00A36F8F">
        <w:rPr>
          <w:rFonts w:ascii="Open Sans" w:hAnsi="Open Sans" w:cs="Open Sans"/>
          <w:sz w:val="20"/>
          <w:szCs w:val="20"/>
          <w:lang w:val="en-US"/>
        </w:rPr>
        <w:t xml:space="preserve"> the response to this question. </w:t>
      </w:r>
      <w:r w:rsidR="00F044BC">
        <w:rPr>
          <w:rFonts w:ascii="Open Sans" w:hAnsi="Open Sans" w:cs="Open Sans"/>
          <w:sz w:val="20"/>
          <w:szCs w:val="20"/>
          <w:lang w:val="en-US"/>
        </w:rPr>
        <w:t>B</w:t>
      </w:r>
      <w:r w:rsidR="00866AED" w:rsidRPr="009F2393">
        <w:rPr>
          <w:rFonts w:ascii="Open Sans" w:hAnsi="Open Sans" w:cs="Open Sans"/>
          <w:sz w:val="20"/>
          <w:szCs w:val="20"/>
          <w:lang w:val="en-US"/>
        </w:rPr>
        <w:t>oth male and female respondents tended to report that</w:t>
      </w:r>
      <w:r w:rsidR="00E41D9F">
        <w:rPr>
          <w:rFonts w:ascii="Open Sans" w:hAnsi="Open Sans" w:cs="Open Sans"/>
          <w:sz w:val="20"/>
          <w:szCs w:val="20"/>
          <w:lang w:val="en-US"/>
        </w:rPr>
        <w:t xml:space="preserve"> between mainly adult males or females that</w:t>
      </w:r>
      <w:r w:rsidR="00866AED" w:rsidRPr="009F2393">
        <w:rPr>
          <w:rFonts w:ascii="Open Sans" w:hAnsi="Open Sans" w:cs="Open Sans"/>
          <w:sz w:val="20"/>
          <w:szCs w:val="20"/>
          <w:lang w:val="en-US"/>
        </w:rPr>
        <w:t xml:space="preserve"> they (the male or female respondent) applied the strategies </w:t>
      </w:r>
      <w:commentRangeStart w:id="23"/>
      <w:r w:rsidR="00866AED" w:rsidRPr="009F2393">
        <w:rPr>
          <w:rFonts w:ascii="Open Sans" w:hAnsi="Open Sans" w:cs="Open Sans"/>
          <w:sz w:val="20"/>
          <w:szCs w:val="20"/>
          <w:lang w:val="en-US"/>
        </w:rPr>
        <w:t>concerned</w:t>
      </w:r>
      <w:commentRangeEnd w:id="23"/>
      <w:r w:rsidR="00D76735">
        <w:rPr>
          <w:rStyle w:val="CommentReference"/>
        </w:rPr>
        <w:commentReference w:id="23"/>
      </w:r>
      <w:r w:rsidR="00866AED" w:rsidRPr="009F2393">
        <w:rPr>
          <w:rFonts w:ascii="Open Sans" w:hAnsi="Open Sans" w:cs="Open Sans"/>
          <w:sz w:val="20"/>
          <w:szCs w:val="20"/>
          <w:lang w:val="en-US"/>
        </w:rPr>
        <w:t xml:space="preserve">. </w:t>
      </w:r>
    </w:p>
    <w:p w14:paraId="54524177" w14:textId="6AA0D63D" w:rsidR="00987557" w:rsidRDefault="00C91226" w:rsidP="00445DCA">
      <w:pPr>
        <w:jc w:val="both"/>
        <w:rPr>
          <w:rFonts w:ascii="Open Sans" w:hAnsi="Open Sans" w:cs="Open Sans"/>
          <w:sz w:val="20"/>
          <w:szCs w:val="20"/>
          <w:lang w:val="en-US"/>
        </w:rPr>
      </w:pPr>
      <w:r>
        <w:rPr>
          <w:noProof/>
        </w:rPr>
        <w:drawing>
          <wp:inline distT="0" distB="0" distL="0" distR="0" wp14:anchorId="1E1D9BFA" wp14:editId="0C7A6DBA">
            <wp:extent cx="5731510" cy="2417445"/>
            <wp:effectExtent l="0" t="0" r="254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417445"/>
                    </a:xfrm>
                    <a:prstGeom prst="rect">
                      <a:avLst/>
                    </a:prstGeom>
                  </pic:spPr>
                </pic:pic>
              </a:graphicData>
            </a:graphic>
          </wp:inline>
        </w:drawing>
      </w:r>
    </w:p>
    <w:p w14:paraId="7EA293DA" w14:textId="1C1B9FA7" w:rsidR="00F0370B" w:rsidRDefault="00A26C10" w:rsidP="00445DCA">
      <w:pPr>
        <w:jc w:val="both"/>
        <w:rPr>
          <w:rFonts w:ascii="Open Sans" w:hAnsi="Open Sans" w:cs="Open Sans"/>
          <w:i/>
          <w:iCs/>
          <w:sz w:val="16"/>
          <w:szCs w:val="16"/>
        </w:rPr>
      </w:pPr>
      <w:r w:rsidRPr="003669B0">
        <w:rPr>
          <w:rFonts w:ascii="Open Sans" w:hAnsi="Open Sans" w:cs="Open Sans"/>
          <w:b/>
          <w:bCs/>
          <w:i/>
          <w:iCs/>
          <w:color w:val="4472C4" w:themeColor="accent1"/>
          <w:sz w:val="16"/>
          <w:szCs w:val="16"/>
          <w:lang w:val="en-US"/>
        </w:rPr>
        <w:t xml:space="preserve">Figure </w:t>
      </w:r>
      <w:r>
        <w:rPr>
          <w:rFonts w:ascii="Open Sans" w:hAnsi="Open Sans" w:cs="Open Sans"/>
          <w:b/>
          <w:bCs/>
          <w:i/>
          <w:iCs/>
          <w:color w:val="4472C4" w:themeColor="accent1"/>
          <w:sz w:val="16"/>
          <w:szCs w:val="16"/>
          <w:lang w:val="en-US"/>
        </w:rPr>
        <w:t>5</w:t>
      </w:r>
      <w:r w:rsidRPr="00E060B8">
        <w:rPr>
          <w:rFonts w:ascii="Open Sans" w:hAnsi="Open Sans" w:cs="Open Sans"/>
          <w:b/>
          <w:bCs/>
          <w:i/>
          <w:iCs/>
          <w:sz w:val="16"/>
          <w:szCs w:val="16"/>
          <w:lang w:val="en-US"/>
        </w:rPr>
        <w:t>.</w:t>
      </w:r>
      <w:r w:rsidRPr="00E060B8">
        <w:rPr>
          <w:rFonts w:ascii="Open Sans" w:hAnsi="Open Sans" w:cs="Open Sans"/>
          <w:i/>
          <w:iCs/>
          <w:sz w:val="16"/>
          <w:szCs w:val="16"/>
          <w:lang w:val="en-US"/>
        </w:rPr>
        <w:t xml:space="preserve"> </w:t>
      </w:r>
      <w:r w:rsidRPr="00E060B8">
        <w:rPr>
          <w:rFonts w:ascii="Open Sans" w:hAnsi="Open Sans" w:cs="Open Sans"/>
          <w:i/>
          <w:iCs/>
          <w:sz w:val="16"/>
          <w:szCs w:val="16"/>
        </w:rPr>
        <w:t xml:space="preserve">Percentage </w:t>
      </w:r>
      <w:r w:rsidRPr="0002767B">
        <w:rPr>
          <w:rFonts w:ascii="Open Sans" w:hAnsi="Open Sans" w:cs="Open Sans"/>
          <w:i/>
          <w:iCs/>
          <w:sz w:val="16"/>
          <w:szCs w:val="16"/>
        </w:rPr>
        <w:t xml:space="preserve">of </w:t>
      </w:r>
      <w:r w:rsidR="00B31008">
        <w:rPr>
          <w:rFonts w:ascii="Open Sans" w:hAnsi="Open Sans" w:cs="Open Sans"/>
          <w:i/>
          <w:iCs/>
          <w:sz w:val="16"/>
          <w:szCs w:val="16"/>
        </w:rPr>
        <w:t>respondents</w:t>
      </w:r>
      <w:r w:rsidRPr="0002767B">
        <w:rPr>
          <w:rFonts w:ascii="Open Sans" w:hAnsi="Open Sans" w:cs="Open Sans"/>
          <w:i/>
          <w:iCs/>
          <w:sz w:val="16"/>
          <w:szCs w:val="16"/>
        </w:rPr>
        <w:t xml:space="preserve"> (from same household) reporting </w:t>
      </w:r>
      <w:r w:rsidR="002A5C81">
        <w:rPr>
          <w:rFonts w:ascii="Open Sans" w:hAnsi="Open Sans" w:cs="Open Sans"/>
          <w:i/>
          <w:iCs/>
          <w:sz w:val="16"/>
          <w:szCs w:val="16"/>
        </w:rPr>
        <w:t>which household member (a male household member, female or all adults equally</w:t>
      </w:r>
      <w:r w:rsidR="00B61304">
        <w:rPr>
          <w:rFonts w:ascii="Open Sans" w:hAnsi="Open Sans" w:cs="Open Sans"/>
          <w:i/>
          <w:iCs/>
          <w:sz w:val="16"/>
          <w:szCs w:val="16"/>
        </w:rPr>
        <w:t xml:space="preserve"> applied each of these (3 of 5) coping strategies in the rCSI. </w:t>
      </w:r>
    </w:p>
    <w:p w14:paraId="10004607" w14:textId="1C136F42" w:rsidR="00F0370B" w:rsidRPr="00F0370B" w:rsidRDefault="009E1257" w:rsidP="00445DCA">
      <w:pPr>
        <w:jc w:val="both"/>
        <w:rPr>
          <w:rFonts w:ascii="Open Sans" w:hAnsi="Open Sans" w:cs="Open Sans"/>
          <w:i/>
          <w:iCs/>
          <w:sz w:val="16"/>
          <w:szCs w:val="16"/>
        </w:rPr>
      </w:pPr>
      <w:r>
        <w:rPr>
          <w:rFonts w:ascii="Open Sans" w:hAnsi="Open Sans" w:cs="Open Sans"/>
          <w:sz w:val="20"/>
          <w:szCs w:val="20"/>
        </w:rPr>
        <w:t xml:space="preserve">Further, </w:t>
      </w:r>
      <w:r w:rsidR="00770670">
        <w:rPr>
          <w:rFonts w:ascii="Open Sans" w:hAnsi="Open Sans" w:cs="Open Sans"/>
          <w:sz w:val="20"/>
          <w:szCs w:val="20"/>
        </w:rPr>
        <w:t xml:space="preserve">data from </w:t>
      </w:r>
      <w:commentRangeStart w:id="25"/>
      <w:r w:rsidR="00F0370B">
        <w:rPr>
          <w:rFonts w:ascii="Open Sans" w:hAnsi="Open Sans" w:cs="Open Sans"/>
          <w:sz w:val="20"/>
          <w:szCs w:val="20"/>
          <w:lang w:val="en-US"/>
        </w:rPr>
        <w:t>remote data collection (mVAM) in Angola, Somalia, Zimbabwe</w:t>
      </w:r>
      <w:r w:rsidR="00F0370B" w:rsidRPr="004A135E">
        <w:rPr>
          <w:rFonts w:ascii="Open Sans" w:hAnsi="Open Sans" w:cs="Open Sans"/>
          <w:sz w:val="20"/>
          <w:szCs w:val="20"/>
          <w:lang w:val="en-US"/>
        </w:rPr>
        <w:t>,</w:t>
      </w:r>
      <w:r w:rsidR="00F0370B">
        <w:rPr>
          <w:rFonts w:ascii="Open Sans" w:hAnsi="Open Sans" w:cs="Open Sans"/>
          <w:sz w:val="20"/>
          <w:szCs w:val="20"/>
          <w:lang w:val="en-US"/>
        </w:rPr>
        <w:t xml:space="preserve"> and Malawi showed the same results – using unpaired samples. </w:t>
      </w:r>
      <w:commentRangeEnd w:id="25"/>
      <w:r w:rsidR="00F0370B" w:rsidRPr="004A135E">
        <w:rPr>
          <w:rStyle w:val="CommentReference"/>
          <w:lang w:val="en-US"/>
        </w:rPr>
        <w:commentReference w:id="25"/>
      </w:r>
    </w:p>
    <w:p w14:paraId="57A24812" w14:textId="226DC69C" w:rsidR="00CA7A1B" w:rsidRPr="003570E8" w:rsidRDefault="0064102F" w:rsidP="003570E8">
      <w:pPr>
        <w:jc w:val="both"/>
        <w:rPr>
          <w:rFonts w:ascii="Open Sans" w:hAnsi="Open Sans" w:cs="Open Sans"/>
          <w:b/>
          <w:bCs/>
          <w:sz w:val="20"/>
          <w:szCs w:val="20"/>
          <w:lang w:val="en-US"/>
        </w:rPr>
      </w:pPr>
      <w:r w:rsidRPr="003570E8">
        <w:rPr>
          <w:rFonts w:ascii="Open Sans" w:hAnsi="Open Sans" w:cs="Open Sans"/>
          <w:b/>
          <w:bCs/>
          <w:sz w:val="20"/>
          <w:szCs w:val="20"/>
          <w:lang w:val="en-US"/>
        </w:rPr>
        <w:t xml:space="preserve">Data shows that </w:t>
      </w:r>
      <w:r w:rsidR="00170778">
        <w:rPr>
          <w:rFonts w:ascii="Open Sans" w:hAnsi="Open Sans" w:cs="Open Sans"/>
          <w:b/>
          <w:bCs/>
          <w:sz w:val="20"/>
          <w:szCs w:val="20"/>
          <w:lang w:val="en-US"/>
        </w:rPr>
        <w:t xml:space="preserve">the </w:t>
      </w:r>
      <w:r w:rsidR="001E26B9" w:rsidRPr="003570E8">
        <w:rPr>
          <w:rFonts w:ascii="Open Sans" w:hAnsi="Open Sans" w:cs="Open Sans"/>
          <w:b/>
          <w:bCs/>
          <w:sz w:val="20"/>
          <w:szCs w:val="20"/>
          <w:lang w:val="en-US"/>
        </w:rPr>
        <w:t xml:space="preserve">collection of </w:t>
      </w:r>
      <w:r w:rsidR="00170778">
        <w:rPr>
          <w:rFonts w:ascii="Open Sans" w:hAnsi="Open Sans" w:cs="Open Sans"/>
          <w:b/>
          <w:bCs/>
          <w:sz w:val="20"/>
          <w:szCs w:val="20"/>
          <w:lang w:val="en-US"/>
        </w:rPr>
        <w:t xml:space="preserve">data on the </w:t>
      </w:r>
      <w:r w:rsidR="001E26B9" w:rsidRPr="003570E8">
        <w:rPr>
          <w:rFonts w:ascii="Open Sans" w:hAnsi="Open Sans" w:cs="Open Sans"/>
          <w:b/>
          <w:bCs/>
          <w:sz w:val="20"/>
          <w:szCs w:val="20"/>
          <w:lang w:val="en-US"/>
        </w:rPr>
        <w:t xml:space="preserve">gender sensitive rCSI </w:t>
      </w:r>
      <w:r w:rsidR="00170778">
        <w:rPr>
          <w:rFonts w:ascii="Open Sans" w:hAnsi="Open Sans" w:cs="Open Sans"/>
          <w:b/>
          <w:bCs/>
          <w:sz w:val="20"/>
          <w:szCs w:val="20"/>
          <w:lang w:val="en-US"/>
        </w:rPr>
        <w:t>questions</w:t>
      </w:r>
      <w:r w:rsidR="001E26B9" w:rsidRPr="003570E8">
        <w:rPr>
          <w:rFonts w:ascii="Open Sans" w:hAnsi="Open Sans" w:cs="Open Sans"/>
          <w:b/>
          <w:bCs/>
          <w:sz w:val="20"/>
          <w:szCs w:val="20"/>
          <w:lang w:val="en-US"/>
        </w:rPr>
        <w:t xml:space="preserve"> is influenced by the respondent</w:t>
      </w:r>
      <w:r w:rsidR="00706F19" w:rsidRPr="003570E8">
        <w:rPr>
          <w:rFonts w:ascii="Open Sans" w:hAnsi="Open Sans" w:cs="Open Sans"/>
          <w:b/>
          <w:bCs/>
          <w:sz w:val="20"/>
          <w:szCs w:val="20"/>
          <w:lang w:val="en-US"/>
        </w:rPr>
        <w:t xml:space="preserve">s’ sex. </w:t>
      </w:r>
      <w:r w:rsidR="00260FE9" w:rsidRPr="003570E8">
        <w:rPr>
          <w:rFonts w:ascii="Open Sans" w:hAnsi="Open Sans" w:cs="Open Sans"/>
          <w:b/>
          <w:bCs/>
          <w:sz w:val="20"/>
          <w:szCs w:val="20"/>
          <w:lang w:val="en-US"/>
        </w:rPr>
        <w:t xml:space="preserve">Therefore, the collection of this indicator </w:t>
      </w:r>
      <w:r w:rsidR="005A1ECC" w:rsidRPr="003570E8">
        <w:rPr>
          <w:rFonts w:ascii="Open Sans" w:hAnsi="Open Sans" w:cs="Open Sans"/>
          <w:b/>
          <w:bCs/>
          <w:sz w:val="20"/>
          <w:szCs w:val="20"/>
          <w:lang w:val="en-US"/>
        </w:rPr>
        <w:t xml:space="preserve">the perspective </w:t>
      </w:r>
      <w:r w:rsidR="00F94655" w:rsidRPr="003570E8">
        <w:rPr>
          <w:rFonts w:ascii="Open Sans" w:hAnsi="Open Sans" w:cs="Open Sans"/>
          <w:b/>
          <w:bCs/>
          <w:sz w:val="20"/>
          <w:szCs w:val="20"/>
          <w:lang w:val="en-US"/>
        </w:rPr>
        <w:t>of the respondent</w:t>
      </w:r>
      <w:r w:rsidR="005A6723">
        <w:rPr>
          <w:rFonts w:ascii="Open Sans" w:hAnsi="Open Sans" w:cs="Open Sans"/>
          <w:b/>
          <w:bCs/>
          <w:sz w:val="20"/>
          <w:szCs w:val="20"/>
          <w:lang w:val="en-US"/>
        </w:rPr>
        <w:t>,</w:t>
      </w:r>
      <w:r w:rsidR="00F94655" w:rsidRPr="003570E8">
        <w:rPr>
          <w:rFonts w:ascii="Open Sans" w:hAnsi="Open Sans" w:cs="Open Sans"/>
          <w:b/>
          <w:bCs/>
          <w:sz w:val="20"/>
          <w:szCs w:val="20"/>
          <w:lang w:val="en-US"/>
        </w:rPr>
        <w:t xml:space="preserve"> and it is biased towards the respondents’ sex</w:t>
      </w:r>
      <w:r w:rsidR="00B11F0C">
        <w:rPr>
          <w:rFonts w:ascii="Open Sans" w:hAnsi="Open Sans" w:cs="Open Sans"/>
          <w:b/>
          <w:bCs/>
          <w:sz w:val="20"/>
          <w:szCs w:val="20"/>
          <w:lang w:val="en-US"/>
        </w:rPr>
        <w:t>; it does not reflect reality.</w:t>
      </w:r>
    </w:p>
    <w:p w14:paraId="35AB98B3" w14:textId="3CEFD3EF" w:rsidR="00607C8E" w:rsidRPr="009F2393" w:rsidRDefault="00607C8E" w:rsidP="00CA7A1B">
      <w:pPr>
        <w:rPr>
          <w:rFonts w:ascii="Open Sans" w:hAnsi="Open Sans" w:cs="Open Sans"/>
          <w:b/>
          <w:color w:val="4472C4" w:themeColor="accent1"/>
          <w:lang w:val="en-US"/>
        </w:rPr>
      </w:pPr>
      <w:r w:rsidRPr="009F2393">
        <w:rPr>
          <w:rFonts w:ascii="Open Sans" w:hAnsi="Open Sans" w:cs="Open Sans"/>
          <w:b/>
          <w:color w:val="4472C4" w:themeColor="accent1"/>
          <w:lang w:val="en-US"/>
        </w:rPr>
        <w:t>Limitations</w:t>
      </w:r>
    </w:p>
    <w:p w14:paraId="27F8FD3C" w14:textId="109A99DB" w:rsidR="00272813" w:rsidRDefault="00607C8E" w:rsidP="00607C8E">
      <w:pPr>
        <w:jc w:val="both"/>
        <w:rPr>
          <w:rFonts w:ascii="Open Sans" w:hAnsi="Open Sans" w:cs="Open Sans"/>
          <w:sz w:val="20"/>
          <w:szCs w:val="20"/>
          <w:lang w:val="en-US"/>
        </w:rPr>
      </w:pPr>
      <w:r w:rsidRPr="009F2393">
        <w:rPr>
          <w:rFonts w:ascii="Open Sans" w:hAnsi="Open Sans" w:cs="Open Sans"/>
          <w:sz w:val="20"/>
          <w:szCs w:val="20"/>
          <w:lang w:val="en-US"/>
        </w:rPr>
        <w:t>There are</w:t>
      </w:r>
      <w:r w:rsidR="00426260">
        <w:rPr>
          <w:rFonts w:ascii="Open Sans" w:hAnsi="Open Sans" w:cs="Open Sans"/>
          <w:sz w:val="20"/>
          <w:szCs w:val="20"/>
          <w:lang w:val="en-US"/>
        </w:rPr>
        <w:t xml:space="preserve"> several </w:t>
      </w:r>
      <w:r w:rsidR="00F94655">
        <w:rPr>
          <w:rFonts w:ascii="Open Sans" w:hAnsi="Open Sans" w:cs="Open Sans"/>
          <w:sz w:val="20"/>
          <w:szCs w:val="20"/>
          <w:lang w:val="en-US"/>
        </w:rPr>
        <w:t xml:space="preserve">technical and practical </w:t>
      </w:r>
      <w:r w:rsidR="00426260">
        <w:rPr>
          <w:rFonts w:ascii="Open Sans" w:hAnsi="Open Sans" w:cs="Open Sans"/>
          <w:sz w:val="20"/>
          <w:szCs w:val="20"/>
          <w:lang w:val="en-US"/>
        </w:rPr>
        <w:t>limitation</w:t>
      </w:r>
      <w:r w:rsidR="00272813">
        <w:rPr>
          <w:rFonts w:ascii="Open Sans" w:hAnsi="Open Sans" w:cs="Open Sans"/>
          <w:sz w:val="20"/>
          <w:szCs w:val="20"/>
          <w:lang w:val="en-US"/>
        </w:rPr>
        <w:t>s</w:t>
      </w:r>
      <w:r w:rsidR="00426260">
        <w:rPr>
          <w:rFonts w:ascii="Open Sans" w:hAnsi="Open Sans" w:cs="Open Sans"/>
          <w:sz w:val="20"/>
          <w:szCs w:val="20"/>
          <w:lang w:val="en-US"/>
        </w:rPr>
        <w:t xml:space="preserve"> of conducting household </w:t>
      </w:r>
      <w:r w:rsidR="00426260" w:rsidRPr="004A135E">
        <w:rPr>
          <w:rFonts w:ascii="Open Sans" w:hAnsi="Open Sans" w:cs="Open Sans"/>
          <w:sz w:val="20"/>
          <w:szCs w:val="20"/>
          <w:lang w:val="en-US"/>
        </w:rPr>
        <w:t>assessment</w:t>
      </w:r>
      <w:r w:rsidR="00393234">
        <w:rPr>
          <w:rFonts w:ascii="Open Sans" w:hAnsi="Open Sans" w:cs="Open Sans"/>
          <w:sz w:val="20"/>
          <w:szCs w:val="20"/>
          <w:lang w:val="en-US"/>
        </w:rPr>
        <w:t>s</w:t>
      </w:r>
      <w:r w:rsidR="00426260">
        <w:rPr>
          <w:rFonts w:ascii="Open Sans" w:hAnsi="Open Sans" w:cs="Open Sans"/>
          <w:sz w:val="20"/>
          <w:szCs w:val="20"/>
          <w:lang w:val="en-US"/>
        </w:rPr>
        <w:t xml:space="preserve"> </w:t>
      </w:r>
      <w:r w:rsidR="00F94352">
        <w:rPr>
          <w:rFonts w:ascii="Open Sans" w:hAnsi="Open Sans" w:cs="Open Sans"/>
          <w:sz w:val="20"/>
          <w:szCs w:val="20"/>
          <w:lang w:val="en-US"/>
        </w:rPr>
        <w:t xml:space="preserve">at </w:t>
      </w:r>
      <w:r w:rsidR="00393234">
        <w:rPr>
          <w:rFonts w:ascii="Open Sans" w:hAnsi="Open Sans" w:cs="Open Sans"/>
          <w:sz w:val="20"/>
          <w:szCs w:val="20"/>
          <w:lang w:val="en-US"/>
        </w:rPr>
        <w:t>the</w:t>
      </w:r>
      <w:r w:rsidR="00F94352" w:rsidRPr="004A135E">
        <w:rPr>
          <w:rFonts w:ascii="Open Sans" w:hAnsi="Open Sans" w:cs="Open Sans"/>
          <w:sz w:val="20"/>
          <w:szCs w:val="20"/>
          <w:lang w:val="en-US"/>
        </w:rPr>
        <w:t xml:space="preserve"> </w:t>
      </w:r>
      <w:r w:rsidR="00F94352">
        <w:rPr>
          <w:rFonts w:ascii="Open Sans" w:hAnsi="Open Sans" w:cs="Open Sans"/>
          <w:sz w:val="20"/>
          <w:szCs w:val="20"/>
          <w:lang w:val="en-US"/>
        </w:rPr>
        <w:t xml:space="preserve">individual level. </w:t>
      </w:r>
    </w:p>
    <w:p w14:paraId="71E8ED0D" w14:textId="2D152D28" w:rsidR="00272813" w:rsidRDefault="00393234" w:rsidP="00607C8E">
      <w:pPr>
        <w:jc w:val="both"/>
        <w:rPr>
          <w:rFonts w:ascii="Open Sans" w:hAnsi="Open Sans" w:cs="Open Sans"/>
          <w:sz w:val="20"/>
          <w:szCs w:val="20"/>
          <w:lang w:val="en-US"/>
        </w:rPr>
      </w:pPr>
      <w:r>
        <w:rPr>
          <w:rFonts w:ascii="Open Sans" w:hAnsi="Open Sans" w:cs="Open Sans"/>
          <w:sz w:val="20"/>
          <w:szCs w:val="20"/>
          <w:lang w:val="en-US"/>
        </w:rPr>
        <w:t>The f</w:t>
      </w:r>
      <w:r w:rsidR="00F94352" w:rsidRPr="004A135E">
        <w:rPr>
          <w:rFonts w:ascii="Open Sans" w:hAnsi="Open Sans" w:cs="Open Sans"/>
          <w:sz w:val="20"/>
          <w:szCs w:val="20"/>
          <w:lang w:val="en-US"/>
        </w:rPr>
        <w:t>irst</w:t>
      </w:r>
      <w:r w:rsidR="00F94352">
        <w:rPr>
          <w:rFonts w:ascii="Open Sans" w:hAnsi="Open Sans" w:cs="Open Sans"/>
          <w:sz w:val="20"/>
          <w:szCs w:val="20"/>
          <w:lang w:val="en-US"/>
        </w:rPr>
        <w:t xml:space="preserve"> limitation </w:t>
      </w:r>
      <w:r>
        <w:rPr>
          <w:rFonts w:ascii="Open Sans" w:hAnsi="Open Sans" w:cs="Open Sans"/>
          <w:sz w:val="20"/>
          <w:szCs w:val="20"/>
          <w:lang w:val="en-US"/>
        </w:rPr>
        <w:t xml:space="preserve">is </w:t>
      </w:r>
      <w:r w:rsidR="00F94352">
        <w:rPr>
          <w:rFonts w:ascii="Open Sans" w:hAnsi="Open Sans" w:cs="Open Sans"/>
          <w:sz w:val="20"/>
          <w:szCs w:val="20"/>
          <w:lang w:val="en-US"/>
        </w:rPr>
        <w:t xml:space="preserve">related to the </w:t>
      </w:r>
      <w:r w:rsidR="00272813">
        <w:rPr>
          <w:rFonts w:ascii="Open Sans" w:hAnsi="Open Sans" w:cs="Open Sans"/>
          <w:sz w:val="20"/>
          <w:szCs w:val="20"/>
          <w:lang w:val="en-US"/>
        </w:rPr>
        <w:t xml:space="preserve">design of the assessment:  </w:t>
      </w:r>
      <w:r w:rsidR="00607C8E" w:rsidRPr="009F2393">
        <w:rPr>
          <w:rFonts w:ascii="Open Sans" w:hAnsi="Open Sans" w:cs="Open Sans"/>
          <w:sz w:val="20"/>
          <w:szCs w:val="20"/>
          <w:lang w:val="en-US"/>
        </w:rPr>
        <w:t xml:space="preserve"> </w:t>
      </w:r>
    </w:p>
    <w:p w14:paraId="1B4A320D" w14:textId="11A09C14" w:rsidR="004E4A3E" w:rsidRDefault="00393234" w:rsidP="004E4A3E">
      <w:pPr>
        <w:pStyle w:val="ListParagraph"/>
        <w:numPr>
          <w:ilvl w:val="0"/>
          <w:numId w:val="5"/>
        </w:numPr>
        <w:jc w:val="both"/>
        <w:rPr>
          <w:rFonts w:ascii="Open Sans" w:hAnsi="Open Sans" w:cs="Open Sans"/>
          <w:sz w:val="20"/>
          <w:szCs w:val="20"/>
          <w:lang w:val="en-US"/>
        </w:rPr>
      </w:pPr>
      <w:r>
        <w:rPr>
          <w:rFonts w:ascii="Open Sans" w:hAnsi="Open Sans" w:cs="Open Sans"/>
          <w:sz w:val="20"/>
          <w:szCs w:val="20"/>
          <w:lang w:val="en-US"/>
        </w:rPr>
        <w:t>A</w:t>
      </w:r>
      <w:r w:rsidR="00607C8E" w:rsidRPr="00393234">
        <w:rPr>
          <w:rFonts w:ascii="Open Sans" w:hAnsi="Open Sans" w:cs="Open Sans"/>
          <w:sz w:val="20"/>
          <w:szCs w:val="20"/>
          <w:lang w:val="en-US"/>
        </w:rPr>
        <w:t xml:space="preserve"> limited number of indicators </w:t>
      </w:r>
      <w:r>
        <w:rPr>
          <w:rFonts w:ascii="Open Sans" w:hAnsi="Open Sans" w:cs="Open Sans"/>
          <w:sz w:val="20"/>
          <w:szCs w:val="20"/>
          <w:lang w:val="en-US"/>
        </w:rPr>
        <w:t xml:space="preserve">are </w:t>
      </w:r>
      <w:r w:rsidR="00607C8E" w:rsidRPr="00393234">
        <w:rPr>
          <w:rFonts w:ascii="Open Sans" w:hAnsi="Open Sans" w:cs="Open Sans"/>
          <w:sz w:val="20"/>
          <w:szCs w:val="20"/>
          <w:lang w:val="en-US"/>
        </w:rPr>
        <w:t>available at the individual level, including Minimum Dietary Diversity of Adults (normally MDD-W for women, but in this case both males and females were interviewed) and the individual dietary diversity score (IDDS).</w:t>
      </w:r>
    </w:p>
    <w:p w14:paraId="130DDBE1" w14:textId="51633059" w:rsidR="00607C8E" w:rsidRPr="003260D3" w:rsidRDefault="00AF63B8" w:rsidP="003260D3">
      <w:pPr>
        <w:pStyle w:val="ListParagraph"/>
        <w:numPr>
          <w:ilvl w:val="0"/>
          <w:numId w:val="5"/>
        </w:numPr>
        <w:jc w:val="both"/>
        <w:rPr>
          <w:rFonts w:ascii="Open Sans" w:hAnsi="Open Sans" w:cs="Open Sans"/>
          <w:sz w:val="20"/>
          <w:szCs w:val="20"/>
          <w:lang w:val="en-US"/>
        </w:rPr>
      </w:pPr>
      <w:r w:rsidRPr="003260D3">
        <w:rPr>
          <w:rFonts w:ascii="Open Sans" w:hAnsi="Open Sans" w:cs="Open Sans"/>
          <w:sz w:val="20"/>
          <w:szCs w:val="20"/>
          <w:lang w:val="en-US"/>
        </w:rPr>
        <w:t>In household assessment</w:t>
      </w:r>
      <w:r w:rsidR="003260D3">
        <w:rPr>
          <w:rFonts w:ascii="Open Sans" w:hAnsi="Open Sans" w:cs="Open Sans"/>
          <w:sz w:val="20"/>
          <w:szCs w:val="20"/>
          <w:lang w:val="en-US"/>
        </w:rPr>
        <w:t>s</w:t>
      </w:r>
      <w:r w:rsidRPr="003260D3">
        <w:rPr>
          <w:rFonts w:ascii="Open Sans" w:hAnsi="Open Sans" w:cs="Open Sans"/>
          <w:sz w:val="20"/>
          <w:szCs w:val="20"/>
          <w:lang w:val="en-US"/>
        </w:rPr>
        <w:t xml:space="preserve">, </w:t>
      </w:r>
      <w:r w:rsidR="003260D3">
        <w:rPr>
          <w:rFonts w:ascii="Open Sans" w:hAnsi="Open Sans" w:cs="Open Sans"/>
          <w:sz w:val="20"/>
          <w:szCs w:val="20"/>
          <w:lang w:val="en-US"/>
        </w:rPr>
        <w:t xml:space="preserve">the </w:t>
      </w:r>
      <w:r w:rsidR="00607C8E" w:rsidRPr="003260D3">
        <w:rPr>
          <w:rFonts w:ascii="Open Sans" w:hAnsi="Open Sans" w:cs="Open Sans"/>
          <w:sz w:val="20"/>
          <w:szCs w:val="20"/>
          <w:lang w:val="en-US"/>
        </w:rPr>
        <w:t xml:space="preserve">sampling frame cannot be </w:t>
      </w:r>
      <w:r w:rsidRPr="003260D3">
        <w:rPr>
          <w:rFonts w:ascii="Open Sans" w:hAnsi="Open Sans" w:cs="Open Sans"/>
          <w:sz w:val="20"/>
          <w:szCs w:val="20"/>
          <w:lang w:val="en-US"/>
        </w:rPr>
        <w:t xml:space="preserve">obtained </w:t>
      </w:r>
      <w:r w:rsidR="00607C8E" w:rsidRPr="003260D3">
        <w:rPr>
          <w:rFonts w:ascii="Open Sans" w:hAnsi="Open Sans" w:cs="Open Sans"/>
          <w:sz w:val="20"/>
          <w:szCs w:val="20"/>
          <w:lang w:val="en-US"/>
        </w:rPr>
        <w:t>at the individual level</w:t>
      </w:r>
      <w:r w:rsidR="00426260" w:rsidRPr="003260D3">
        <w:rPr>
          <w:rFonts w:ascii="Open Sans" w:hAnsi="Open Sans" w:cs="Open Sans"/>
          <w:sz w:val="20"/>
          <w:szCs w:val="20"/>
          <w:lang w:val="en-US"/>
        </w:rPr>
        <w:t xml:space="preserve">. If the household is selected, </w:t>
      </w:r>
      <w:r w:rsidR="002565A7">
        <w:rPr>
          <w:rFonts w:ascii="Open Sans" w:hAnsi="Open Sans" w:cs="Open Sans"/>
          <w:sz w:val="20"/>
          <w:szCs w:val="20"/>
          <w:lang w:val="en-US"/>
        </w:rPr>
        <w:t xml:space="preserve">then an extra step of sampling </w:t>
      </w:r>
      <w:r w:rsidR="0066632E">
        <w:rPr>
          <w:rFonts w:ascii="Open Sans" w:hAnsi="Open Sans" w:cs="Open Sans"/>
          <w:sz w:val="20"/>
          <w:szCs w:val="20"/>
          <w:lang w:val="en-US"/>
        </w:rPr>
        <w:t>individuals needs to take place</w:t>
      </w:r>
      <w:r w:rsidR="00607C8E" w:rsidRPr="003260D3">
        <w:rPr>
          <w:rFonts w:ascii="Open Sans" w:hAnsi="Open Sans" w:cs="Open Sans"/>
          <w:sz w:val="20"/>
          <w:szCs w:val="20"/>
          <w:lang w:val="en-US"/>
        </w:rPr>
        <w:t xml:space="preserve">. </w:t>
      </w:r>
    </w:p>
    <w:p w14:paraId="26B8A36A" w14:textId="29DF86B6" w:rsidR="00E42C8C" w:rsidRDefault="00607C8E" w:rsidP="00607C8E">
      <w:pPr>
        <w:jc w:val="both"/>
        <w:rPr>
          <w:rFonts w:ascii="Open Sans" w:hAnsi="Open Sans" w:cs="Open Sans"/>
          <w:sz w:val="20"/>
          <w:szCs w:val="20"/>
          <w:lang w:val="en-US"/>
        </w:rPr>
      </w:pPr>
      <w:r w:rsidRPr="009F2393">
        <w:rPr>
          <w:rFonts w:ascii="Open Sans" w:hAnsi="Open Sans" w:cs="Open Sans"/>
          <w:sz w:val="20"/>
          <w:szCs w:val="20"/>
          <w:lang w:val="en-US"/>
        </w:rPr>
        <w:t>There were also practical challenges related to individual-level (intrahousehold) data collection:</w:t>
      </w:r>
    </w:p>
    <w:p w14:paraId="4F2D4F97" w14:textId="23FE0BBD" w:rsidR="00FE474D" w:rsidRDefault="00607C8E" w:rsidP="00E42C8C">
      <w:pPr>
        <w:pStyle w:val="ListParagraph"/>
        <w:numPr>
          <w:ilvl w:val="0"/>
          <w:numId w:val="6"/>
        </w:numPr>
        <w:jc w:val="both"/>
        <w:rPr>
          <w:rFonts w:ascii="Open Sans" w:hAnsi="Open Sans" w:cs="Open Sans"/>
          <w:sz w:val="20"/>
          <w:szCs w:val="20"/>
          <w:lang w:val="en-US"/>
        </w:rPr>
      </w:pPr>
      <w:r w:rsidRPr="00E56404">
        <w:rPr>
          <w:rFonts w:ascii="Open Sans" w:hAnsi="Open Sans" w:cs="Open Sans"/>
          <w:sz w:val="20"/>
          <w:szCs w:val="20"/>
          <w:lang w:val="en-US"/>
        </w:rPr>
        <w:t xml:space="preserve">Which member of the household is the best representative to speak on behalf of the household? </w:t>
      </w:r>
    </w:p>
    <w:p w14:paraId="1AEBF22C" w14:textId="185222BD" w:rsidR="00FE474D" w:rsidRDefault="00141875" w:rsidP="00E42C8C">
      <w:pPr>
        <w:pStyle w:val="ListParagraph"/>
        <w:numPr>
          <w:ilvl w:val="0"/>
          <w:numId w:val="6"/>
        </w:numPr>
        <w:jc w:val="both"/>
        <w:rPr>
          <w:rFonts w:ascii="Open Sans" w:hAnsi="Open Sans" w:cs="Open Sans"/>
          <w:sz w:val="20"/>
          <w:szCs w:val="20"/>
          <w:lang w:val="en-US"/>
        </w:rPr>
      </w:pPr>
      <w:r>
        <w:rPr>
          <w:rFonts w:ascii="Open Sans" w:hAnsi="Open Sans" w:cs="Open Sans"/>
          <w:sz w:val="20"/>
          <w:szCs w:val="20"/>
          <w:lang w:val="en-US"/>
        </w:rPr>
        <w:t>I</w:t>
      </w:r>
      <w:r w:rsidR="00607C8E" w:rsidRPr="00141875">
        <w:rPr>
          <w:rFonts w:ascii="Open Sans" w:hAnsi="Open Sans" w:cs="Open Sans"/>
          <w:sz w:val="20"/>
          <w:szCs w:val="20"/>
          <w:lang w:val="en-US"/>
        </w:rPr>
        <w:t>f more than one individual is interviewed (e.g., head of the household and spouse), then how many are enough (e.g.</w:t>
      </w:r>
      <w:r w:rsidR="00D95D5A">
        <w:rPr>
          <w:rFonts w:ascii="Open Sans" w:hAnsi="Open Sans" w:cs="Open Sans"/>
          <w:sz w:val="20"/>
          <w:szCs w:val="20"/>
          <w:lang w:val="en-US"/>
        </w:rPr>
        <w:t>,</w:t>
      </w:r>
      <w:r w:rsidR="00607C8E" w:rsidRPr="00141875">
        <w:rPr>
          <w:rFonts w:ascii="Open Sans" w:hAnsi="Open Sans" w:cs="Open Sans"/>
          <w:sz w:val="20"/>
          <w:szCs w:val="20"/>
          <w:lang w:val="en-US"/>
        </w:rPr>
        <w:t xml:space="preserve"> 2)? </w:t>
      </w:r>
    </w:p>
    <w:p w14:paraId="00656202" w14:textId="5948C173" w:rsidR="00EF49FE" w:rsidRDefault="00141875" w:rsidP="00E42C8C">
      <w:pPr>
        <w:pStyle w:val="ListParagraph"/>
        <w:numPr>
          <w:ilvl w:val="0"/>
          <w:numId w:val="6"/>
        </w:numPr>
        <w:jc w:val="both"/>
        <w:rPr>
          <w:rFonts w:ascii="Open Sans" w:hAnsi="Open Sans" w:cs="Open Sans"/>
          <w:sz w:val="20"/>
          <w:szCs w:val="20"/>
          <w:lang w:val="en-US"/>
        </w:rPr>
      </w:pPr>
      <w:r>
        <w:rPr>
          <w:rFonts w:ascii="Open Sans" w:hAnsi="Open Sans" w:cs="Open Sans"/>
          <w:sz w:val="20"/>
          <w:szCs w:val="20"/>
          <w:lang w:val="en-US"/>
        </w:rPr>
        <w:t>I</w:t>
      </w:r>
      <w:r w:rsidR="00607C8E" w:rsidRPr="00141875">
        <w:rPr>
          <w:rFonts w:ascii="Open Sans" w:hAnsi="Open Sans" w:cs="Open Sans"/>
          <w:sz w:val="20"/>
          <w:szCs w:val="20"/>
          <w:lang w:val="en-US"/>
        </w:rPr>
        <w:t>f both sexes (male and female) need to be interviewed, this requires double the enumerators (thus double cost</w:t>
      </w:r>
      <w:r w:rsidR="00916C2E" w:rsidRPr="00141875">
        <w:rPr>
          <w:rFonts w:ascii="Open Sans" w:hAnsi="Open Sans" w:cs="Open Sans"/>
          <w:sz w:val="20"/>
          <w:szCs w:val="20"/>
          <w:lang w:val="en-US"/>
        </w:rPr>
        <w:t>)</w:t>
      </w:r>
      <w:r w:rsidR="00FE474D">
        <w:rPr>
          <w:rFonts w:ascii="Open Sans" w:hAnsi="Open Sans" w:cs="Open Sans"/>
          <w:sz w:val="20"/>
          <w:szCs w:val="20"/>
          <w:lang w:val="en-US"/>
        </w:rPr>
        <w:t xml:space="preserve"> and time for data collection</w:t>
      </w:r>
      <w:r w:rsidR="00607C8E" w:rsidRPr="00141875">
        <w:rPr>
          <w:rFonts w:ascii="Open Sans" w:hAnsi="Open Sans" w:cs="Open Sans"/>
          <w:sz w:val="20"/>
          <w:szCs w:val="20"/>
          <w:lang w:val="en-US"/>
        </w:rPr>
        <w:t xml:space="preserve">; </w:t>
      </w:r>
      <w:r w:rsidR="00916C2E" w:rsidRPr="00141875">
        <w:rPr>
          <w:rFonts w:ascii="Open Sans" w:hAnsi="Open Sans" w:cs="Open Sans"/>
          <w:sz w:val="20"/>
          <w:szCs w:val="20"/>
          <w:lang w:val="en-US"/>
        </w:rPr>
        <w:t>and,</w:t>
      </w:r>
    </w:p>
    <w:p w14:paraId="15B8F9D8" w14:textId="5021AFBF" w:rsidR="00607C8E" w:rsidRPr="00141875" w:rsidRDefault="00141875" w:rsidP="00141875">
      <w:pPr>
        <w:pStyle w:val="ListParagraph"/>
        <w:numPr>
          <w:ilvl w:val="0"/>
          <w:numId w:val="6"/>
        </w:numPr>
        <w:jc w:val="both"/>
        <w:rPr>
          <w:rFonts w:ascii="Open Sans" w:hAnsi="Open Sans" w:cs="Open Sans"/>
          <w:sz w:val="20"/>
          <w:szCs w:val="20"/>
          <w:lang w:val="en-US"/>
        </w:rPr>
      </w:pPr>
      <w:r>
        <w:rPr>
          <w:rFonts w:ascii="Open Sans" w:hAnsi="Open Sans" w:cs="Open Sans"/>
          <w:sz w:val="20"/>
          <w:szCs w:val="20"/>
          <w:lang w:val="en-US"/>
        </w:rPr>
        <w:t>I</w:t>
      </w:r>
      <w:r w:rsidR="00607C8E" w:rsidRPr="00141875">
        <w:rPr>
          <w:rFonts w:ascii="Open Sans" w:hAnsi="Open Sans" w:cs="Open Sans"/>
          <w:sz w:val="20"/>
          <w:szCs w:val="20"/>
          <w:lang w:val="en-US"/>
        </w:rPr>
        <w:t>f both are not available at the same time, this also requires multiple visits (increasing interview time, and costs).</w:t>
      </w:r>
    </w:p>
    <w:p w14:paraId="153F3A48" w14:textId="20329B43" w:rsidR="00607C8E" w:rsidRPr="003448B7" w:rsidRDefault="00EF49FE" w:rsidP="003448B7">
      <w:pPr>
        <w:jc w:val="both"/>
        <w:rPr>
          <w:rFonts w:ascii="Open Sans" w:hAnsi="Open Sans" w:cs="Open Sans"/>
          <w:sz w:val="20"/>
          <w:szCs w:val="20"/>
          <w:lang w:val="en-US"/>
        </w:rPr>
      </w:pPr>
      <w:r>
        <w:rPr>
          <w:rFonts w:ascii="Open Sans" w:hAnsi="Open Sans" w:cs="Open Sans"/>
          <w:sz w:val="20"/>
          <w:szCs w:val="20"/>
          <w:lang w:val="en-US"/>
        </w:rPr>
        <w:t xml:space="preserve">Therefore, the data collection </w:t>
      </w:r>
      <w:r w:rsidR="006B753A">
        <w:rPr>
          <w:rFonts w:ascii="Open Sans" w:hAnsi="Open Sans" w:cs="Open Sans"/>
          <w:sz w:val="20"/>
          <w:szCs w:val="20"/>
          <w:lang w:val="en-US"/>
        </w:rPr>
        <w:t xml:space="preserve">for this pilot </w:t>
      </w:r>
      <w:r>
        <w:rPr>
          <w:rFonts w:ascii="Open Sans" w:hAnsi="Open Sans" w:cs="Open Sans"/>
          <w:sz w:val="20"/>
          <w:szCs w:val="20"/>
          <w:lang w:val="en-US"/>
        </w:rPr>
        <w:t>was done on a small sample</w:t>
      </w:r>
      <w:r w:rsidR="006B753A">
        <w:rPr>
          <w:rFonts w:ascii="Open Sans" w:hAnsi="Open Sans" w:cs="Open Sans"/>
          <w:sz w:val="20"/>
          <w:szCs w:val="20"/>
          <w:lang w:val="en-US"/>
        </w:rPr>
        <w:t xml:space="preserve"> of households.</w:t>
      </w:r>
      <w:r w:rsidR="00F05DCE">
        <w:rPr>
          <w:rFonts w:ascii="Open Sans" w:hAnsi="Open Sans" w:cs="Open Sans"/>
          <w:sz w:val="20"/>
          <w:szCs w:val="20"/>
          <w:lang w:val="en-US"/>
        </w:rPr>
        <w:t xml:space="preserve"> </w:t>
      </w:r>
      <w:r w:rsidR="006B753A">
        <w:rPr>
          <w:rFonts w:ascii="Open Sans" w:hAnsi="Open Sans" w:cs="Open Sans"/>
          <w:sz w:val="20"/>
          <w:szCs w:val="20"/>
          <w:lang w:val="en-US"/>
        </w:rPr>
        <w:t>F</w:t>
      </w:r>
      <w:r w:rsidR="00F05DCE">
        <w:rPr>
          <w:rFonts w:ascii="Open Sans" w:hAnsi="Open Sans" w:cs="Open Sans"/>
          <w:sz w:val="20"/>
          <w:szCs w:val="20"/>
          <w:lang w:val="en-US"/>
        </w:rPr>
        <w:t>or a</w:t>
      </w:r>
      <w:r w:rsidR="004C42EA">
        <w:rPr>
          <w:rFonts w:ascii="Open Sans" w:hAnsi="Open Sans" w:cs="Open Sans"/>
          <w:sz w:val="20"/>
          <w:szCs w:val="20"/>
          <w:lang w:val="en-US"/>
        </w:rPr>
        <w:t xml:space="preserve"> nationally representative</w:t>
      </w:r>
      <w:r w:rsidR="00F05DCE">
        <w:rPr>
          <w:rFonts w:ascii="Open Sans" w:hAnsi="Open Sans" w:cs="Open Sans"/>
          <w:sz w:val="20"/>
          <w:szCs w:val="20"/>
          <w:lang w:val="en-US"/>
        </w:rPr>
        <w:t xml:space="preserve"> assessment</w:t>
      </w:r>
      <w:r w:rsidR="00DE6453">
        <w:rPr>
          <w:rFonts w:ascii="Open Sans" w:hAnsi="Open Sans" w:cs="Open Sans"/>
          <w:sz w:val="20"/>
          <w:szCs w:val="20"/>
          <w:lang w:val="en-US"/>
        </w:rPr>
        <w:t xml:space="preserve">, the </w:t>
      </w:r>
      <w:r w:rsidR="00F05DCE">
        <w:rPr>
          <w:rFonts w:ascii="Open Sans" w:hAnsi="Open Sans" w:cs="Open Sans"/>
          <w:sz w:val="20"/>
          <w:szCs w:val="20"/>
          <w:lang w:val="en-US"/>
        </w:rPr>
        <w:t>sample</w:t>
      </w:r>
      <w:r w:rsidR="00DE6453">
        <w:rPr>
          <w:rFonts w:ascii="Open Sans" w:hAnsi="Open Sans" w:cs="Open Sans"/>
          <w:sz w:val="20"/>
          <w:szCs w:val="20"/>
          <w:lang w:val="en-US"/>
        </w:rPr>
        <w:t xml:space="preserve"> would have to be much larger,</w:t>
      </w:r>
      <w:r w:rsidR="00F05DCE">
        <w:rPr>
          <w:rFonts w:ascii="Open Sans" w:hAnsi="Open Sans" w:cs="Open Sans"/>
          <w:sz w:val="20"/>
          <w:szCs w:val="20"/>
          <w:lang w:val="en-US"/>
        </w:rPr>
        <w:t xml:space="preserve"> </w:t>
      </w:r>
      <w:r w:rsidR="00607C8E" w:rsidRPr="009F2393">
        <w:rPr>
          <w:rFonts w:ascii="Open Sans" w:hAnsi="Open Sans" w:cs="Open Sans"/>
          <w:sz w:val="20"/>
          <w:szCs w:val="20"/>
          <w:lang w:val="en-US"/>
        </w:rPr>
        <w:t xml:space="preserve">especially when </w:t>
      </w:r>
      <w:r w:rsidR="00495105">
        <w:rPr>
          <w:rFonts w:ascii="Open Sans" w:hAnsi="Open Sans" w:cs="Open Sans"/>
          <w:sz w:val="20"/>
          <w:szCs w:val="20"/>
          <w:lang w:val="en-US"/>
        </w:rPr>
        <w:t>looking at the data disaggregated by</w:t>
      </w:r>
      <w:r w:rsidR="00607C8E" w:rsidRPr="009F2393">
        <w:rPr>
          <w:rFonts w:ascii="Open Sans" w:hAnsi="Open Sans" w:cs="Open Sans"/>
          <w:sz w:val="20"/>
          <w:szCs w:val="20"/>
          <w:lang w:val="en-US"/>
        </w:rPr>
        <w:t xml:space="preserve"> food consumption groups (FCG).</w:t>
      </w:r>
    </w:p>
    <w:p w14:paraId="203DBDD3" w14:textId="77777777" w:rsidR="003669B0" w:rsidRDefault="003669B0" w:rsidP="003669B0">
      <w:pPr>
        <w:rPr>
          <w:rFonts w:ascii="Open Sans" w:hAnsi="Open Sans" w:cs="Open Sans"/>
          <w:b/>
          <w:color w:val="4472C4" w:themeColor="accent1"/>
          <w:lang w:val="en-US"/>
        </w:rPr>
      </w:pPr>
    </w:p>
    <w:p w14:paraId="338630EB" w14:textId="712E81FD" w:rsidR="00DA7070" w:rsidRPr="009F2393" w:rsidRDefault="002E5EF3" w:rsidP="003669B0">
      <w:pPr>
        <w:rPr>
          <w:rFonts w:ascii="Open Sans" w:hAnsi="Open Sans" w:cs="Open Sans"/>
          <w:b/>
          <w:color w:val="4472C4" w:themeColor="accent1"/>
          <w:lang w:val="en-US"/>
        </w:rPr>
      </w:pPr>
      <w:r w:rsidRPr="009F2393">
        <w:rPr>
          <w:rFonts w:ascii="Open Sans" w:hAnsi="Open Sans" w:cs="Open Sans"/>
          <w:b/>
          <w:color w:val="4472C4" w:themeColor="accent1"/>
          <w:lang w:val="en-US"/>
        </w:rPr>
        <w:t>Conclusions</w:t>
      </w:r>
    </w:p>
    <w:p w14:paraId="04F6387D" w14:textId="48D22F2A" w:rsidR="002E5EF3" w:rsidRPr="009F2393" w:rsidRDefault="00A368D7" w:rsidP="00445DCA">
      <w:pPr>
        <w:spacing w:after="0"/>
        <w:jc w:val="both"/>
        <w:rPr>
          <w:rFonts w:ascii="Open Sans" w:hAnsi="Open Sans" w:cs="Open Sans"/>
          <w:sz w:val="20"/>
          <w:szCs w:val="20"/>
          <w:lang w:val="en-US"/>
        </w:rPr>
      </w:pPr>
      <w:r w:rsidRPr="009F2393">
        <w:rPr>
          <w:rFonts w:ascii="Open Sans" w:hAnsi="Open Sans" w:cs="Open Sans"/>
          <w:sz w:val="20"/>
          <w:szCs w:val="20"/>
          <w:lang w:val="en-US"/>
        </w:rPr>
        <w:t xml:space="preserve">In general, there </w:t>
      </w:r>
      <w:r w:rsidR="00901C35">
        <w:rPr>
          <w:rFonts w:ascii="Open Sans" w:hAnsi="Open Sans" w:cs="Open Sans"/>
          <w:sz w:val="20"/>
          <w:szCs w:val="20"/>
          <w:lang w:val="en-US"/>
        </w:rPr>
        <w:t>was</w:t>
      </w:r>
      <w:r w:rsidRPr="009F2393">
        <w:rPr>
          <w:rFonts w:ascii="Open Sans" w:hAnsi="Open Sans" w:cs="Open Sans"/>
          <w:sz w:val="20"/>
          <w:szCs w:val="20"/>
          <w:lang w:val="en-US"/>
        </w:rPr>
        <w:t xml:space="preserve"> no discrepancy detected between</w:t>
      </w:r>
      <w:r w:rsidR="007C7FA6">
        <w:rPr>
          <w:rFonts w:ascii="Open Sans" w:hAnsi="Open Sans" w:cs="Open Sans"/>
          <w:sz w:val="20"/>
          <w:szCs w:val="20"/>
          <w:lang w:val="en-US"/>
        </w:rPr>
        <w:t xml:space="preserve"> male and female respondents on </w:t>
      </w:r>
      <w:r w:rsidR="007C7FA6" w:rsidRPr="009F2393">
        <w:rPr>
          <w:rFonts w:ascii="Open Sans" w:hAnsi="Open Sans" w:cs="Open Sans"/>
          <w:sz w:val="20"/>
          <w:szCs w:val="20"/>
          <w:lang w:val="en-US"/>
        </w:rPr>
        <w:t>individual</w:t>
      </w:r>
      <w:r w:rsidRPr="009F2393">
        <w:rPr>
          <w:rFonts w:ascii="Open Sans" w:hAnsi="Open Sans" w:cs="Open Sans"/>
          <w:sz w:val="20"/>
          <w:szCs w:val="20"/>
          <w:lang w:val="en-US"/>
        </w:rPr>
        <w:t xml:space="preserve"> </w:t>
      </w:r>
      <w:r w:rsidR="00901C35">
        <w:rPr>
          <w:rFonts w:ascii="Open Sans" w:hAnsi="Open Sans" w:cs="Open Sans"/>
          <w:sz w:val="20"/>
          <w:szCs w:val="20"/>
          <w:lang w:val="en-US"/>
        </w:rPr>
        <w:t xml:space="preserve">dietary </w:t>
      </w:r>
      <w:r w:rsidR="001C248A" w:rsidRPr="009F2393">
        <w:rPr>
          <w:rFonts w:ascii="Open Sans" w:hAnsi="Open Sans" w:cs="Open Sans"/>
          <w:sz w:val="20"/>
          <w:szCs w:val="20"/>
          <w:lang w:val="en-US"/>
        </w:rPr>
        <w:t>diversity within the same household.</w:t>
      </w:r>
      <w:r w:rsidR="007C7FA6">
        <w:rPr>
          <w:rFonts w:ascii="Open Sans" w:hAnsi="Open Sans" w:cs="Open Sans"/>
          <w:sz w:val="20"/>
          <w:szCs w:val="20"/>
          <w:lang w:val="en-US"/>
        </w:rPr>
        <w:t xml:space="preserve"> For vulnerable</w:t>
      </w:r>
      <w:r w:rsidR="00466357" w:rsidRPr="009F2393">
        <w:rPr>
          <w:rFonts w:ascii="Open Sans" w:hAnsi="Open Sans" w:cs="Open Sans"/>
          <w:sz w:val="20"/>
          <w:szCs w:val="20"/>
          <w:lang w:val="en-US"/>
        </w:rPr>
        <w:t xml:space="preserve"> household</w:t>
      </w:r>
      <w:r w:rsidR="007C7FA6">
        <w:rPr>
          <w:rFonts w:ascii="Open Sans" w:hAnsi="Open Sans" w:cs="Open Sans"/>
          <w:sz w:val="20"/>
          <w:szCs w:val="20"/>
          <w:lang w:val="en-US"/>
        </w:rPr>
        <w:t xml:space="preserve">s, which </w:t>
      </w:r>
      <w:r w:rsidR="00D97F60">
        <w:rPr>
          <w:rFonts w:ascii="Open Sans" w:hAnsi="Open Sans" w:cs="Open Sans"/>
          <w:sz w:val="20"/>
          <w:szCs w:val="20"/>
          <w:lang w:val="en-US"/>
        </w:rPr>
        <w:t>do not</w:t>
      </w:r>
      <w:r w:rsidR="00466357" w:rsidRPr="009F2393">
        <w:rPr>
          <w:rFonts w:ascii="Open Sans" w:hAnsi="Open Sans" w:cs="Open Sans"/>
          <w:sz w:val="20"/>
          <w:szCs w:val="20"/>
          <w:lang w:val="en-US"/>
        </w:rPr>
        <w:t xml:space="preserve"> have sufficient </w:t>
      </w:r>
      <w:r w:rsidR="00901C35">
        <w:rPr>
          <w:rFonts w:ascii="Open Sans" w:hAnsi="Open Sans" w:cs="Open Sans"/>
          <w:sz w:val="20"/>
          <w:szCs w:val="20"/>
          <w:lang w:val="en-US"/>
        </w:rPr>
        <w:t xml:space="preserve">food </w:t>
      </w:r>
      <w:r w:rsidR="0003575A" w:rsidRPr="009F2393">
        <w:rPr>
          <w:rFonts w:ascii="Open Sans" w:hAnsi="Open Sans" w:cs="Open Sans"/>
          <w:sz w:val="20"/>
          <w:szCs w:val="20"/>
          <w:lang w:val="en-US"/>
        </w:rPr>
        <w:t>consumption, there might</w:t>
      </w:r>
      <w:r w:rsidR="00EB5B42" w:rsidRPr="009F2393">
        <w:rPr>
          <w:rFonts w:ascii="Open Sans" w:hAnsi="Open Sans" w:cs="Open Sans"/>
          <w:sz w:val="20"/>
          <w:szCs w:val="20"/>
          <w:lang w:val="en-US"/>
        </w:rPr>
        <w:t xml:space="preserve"> be </w:t>
      </w:r>
      <w:r w:rsidR="007C7FA6">
        <w:rPr>
          <w:rFonts w:ascii="Open Sans" w:hAnsi="Open Sans" w:cs="Open Sans"/>
          <w:sz w:val="20"/>
          <w:szCs w:val="20"/>
          <w:lang w:val="en-US"/>
        </w:rPr>
        <w:t xml:space="preserve">slight </w:t>
      </w:r>
      <w:r w:rsidR="00EB5B42" w:rsidRPr="009F2393">
        <w:rPr>
          <w:rFonts w:ascii="Open Sans" w:hAnsi="Open Sans" w:cs="Open Sans"/>
          <w:sz w:val="20"/>
          <w:szCs w:val="20"/>
          <w:lang w:val="en-US"/>
        </w:rPr>
        <w:t>differences in individual</w:t>
      </w:r>
      <w:r w:rsidR="00EB5B42" w:rsidRPr="004A135E">
        <w:rPr>
          <w:rFonts w:ascii="Open Sans" w:hAnsi="Open Sans" w:cs="Open Sans"/>
          <w:sz w:val="20"/>
          <w:szCs w:val="20"/>
          <w:lang w:val="en-US"/>
        </w:rPr>
        <w:t xml:space="preserve"> diversity</w:t>
      </w:r>
      <w:r w:rsidR="00052988">
        <w:rPr>
          <w:rFonts w:ascii="Open Sans" w:hAnsi="Open Sans" w:cs="Open Sans"/>
          <w:sz w:val="20"/>
          <w:szCs w:val="20"/>
          <w:lang w:val="en-US"/>
        </w:rPr>
        <w:t xml:space="preserve"> of</w:t>
      </w:r>
      <w:r w:rsidR="00EB5B42" w:rsidRPr="009F2393">
        <w:rPr>
          <w:rFonts w:ascii="Open Sans" w:hAnsi="Open Sans" w:cs="Open Sans"/>
          <w:sz w:val="20"/>
          <w:szCs w:val="20"/>
          <w:lang w:val="en-US"/>
        </w:rPr>
        <w:t xml:space="preserve"> consumption</w:t>
      </w:r>
      <w:r w:rsidR="007C7FA6">
        <w:rPr>
          <w:rFonts w:ascii="Open Sans" w:hAnsi="Open Sans" w:cs="Open Sans"/>
          <w:sz w:val="20"/>
          <w:szCs w:val="20"/>
          <w:lang w:val="en-US"/>
        </w:rPr>
        <w:t xml:space="preserve"> between men and women of the same household</w:t>
      </w:r>
      <w:r w:rsidR="00EB5B42" w:rsidRPr="009F2393">
        <w:rPr>
          <w:rFonts w:ascii="Open Sans" w:hAnsi="Open Sans" w:cs="Open Sans"/>
          <w:sz w:val="20"/>
          <w:szCs w:val="20"/>
          <w:lang w:val="en-US"/>
        </w:rPr>
        <w:t>; however, this is</w:t>
      </w:r>
      <w:r w:rsidR="00576E41">
        <w:rPr>
          <w:rFonts w:ascii="Open Sans" w:hAnsi="Open Sans" w:cs="Open Sans"/>
          <w:sz w:val="20"/>
          <w:szCs w:val="20"/>
          <w:lang w:val="en-US"/>
        </w:rPr>
        <w:t xml:space="preserve"> only</w:t>
      </w:r>
      <w:r w:rsidR="00EB5B42" w:rsidRPr="009F2393">
        <w:rPr>
          <w:rFonts w:ascii="Open Sans" w:hAnsi="Open Sans" w:cs="Open Sans"/>
          <w:sz w:val="20"/>
          <w:szCs w:val="20"/>
          <w:lang w:val="en-US"/>
        </w:rPr>
        <w:t xml:space="preserve"> indicative. </w:t>
      </w:r>
      <w:r w:rsidR="008D6A06" w:rsidRPr="009F2393">
        <w:rPr>
          <w:rFonts w:ascii="Open Sans" w:hAnsi="Open Sans" w:cs="Open Sans"/>
          <w:sz w:val="20"/>
          <w:szCs w:val="20"/>
          <w:lang w:val="en-US"/>
        </w:rPr>
        <w:t xml:space="preserve">Thus, the collection of intrahousehold data, involving data collection of more than one household member, does not add much </w:t>
      </w:r>
      <w:r w:rsidR="000B38EA" w:rsidRPr="009F2393">
        <w:rPr>
          <w:rFonts w:ascii="Open Sans" w:hAnsi="Open Sans" w:cs="Open Sans"/>
          <w:sz w:val="20"/>
          <w:szCs w:val="20"/>
          <w:lang w:val="en-US"/>
        </w:rPr>
        <w:t xml:space="preserve">information compared to the analysis of individual dietary diversity by the sex of the respondent. </w:t>
      </w:r>
      <w:r w:rsidR="00D80371" w:rsidRPr="009F2393">
        <w:rPr>
          <w:rFonts w:ascii="Open Sans" w:hAnsi="Open Sans" w:cs="Open Sans"/>
          <w:sz w:val="20"/>
          <w:szCs w:val="20"/>
          <w:lang w:val="en-US"/>
        </w:rPr>
        <w:t xml:space="preserve">However, more testing of the individual level dietary diversity is needed using unpaired samples </w:t>
      </w:r>
      <w:r w:rsidR="00A865C2">
        <w:rPr>
          <w:rFonts w:ascii="Open Sans" w:hAnsi="Open Sans" w:cs="Open Sans"/>
          <w:sz w:val="20"/>
          <w:szCs w:val="20"/>
          <w:lang w:val="en-US"/>
        </w:rPr>
        <w:t xml:space="preserve">through </w:t>
      </w:r>
      <w:r w:rsidR="00A373E5">
        <w:rPr>
          <w:rFonts w:ascii="Open Sans" w:hAnsi="Open Sans" w:cs="Open Sans"/>
          <w:sz w:val="20"/>
          <w:szCs w:val="20"/>
          <w:lang w:val="en-US"/>
        </w:rPr>
        <w:t>other pilots</w:t>
      </w:r>
      <w:r w:rsidR="00D80371" w:rsidRPr="009F2393">
        <w:rPr>
          <w:rFonts w:ascii="Open Sans" w:hAnsi="Open Sans" w:cs="Open Sans"/>
          <w:sz w:val="20"/>
          <w:szCs w:val="20"/>
          <w:lang w:val="en-US"/>
        </w:rPr>
        <w:t xml:space="preserve">. </w:t>
      </w:r>
    </w:p>
    <w:p w14:paraId="16E2E4FA" w14:textId="77777777" w:rsidR="009832F8" w:rsidRPr="009F2393" w:rsidRDefault="009832F8" w:rsidP="00445DCA">
      <w:pPr>
        <w:spacing w:after="0"/>
        <w:jc w:val="both"/>
        <w:rPr>
          <w:rFonts w:ascii="Open Sans" w:hAnsi="Open Sans" w:cs="Open Sans"/>
          <w:sz w:val="20"/>
          <w:szCs w:val="20"/>
          <w:lang w:val="en-US"/>
        </w:rPr>
      </w:pPr>
    </w:p>
    <w:p w14:paraId="07AFBCA2" w14:textId="3F051186" w:rsidR="009832F8" w:rsidRDefault="00BD41B3" w:rsidP="00445DCA">
      <w:pPr>
        <w:spacing w:after="0"/>
        <w:jc w:val="both"/>
        <w:rPr>
          <w:rFonts w:ascii="Open Sans" w:hAnsi="Open Sans" w:cs="Open Sans"/>
          <w:sz w:val="20"/>
          <w:szCs w:val="20"/>
          <w:lang w:val="en-US"/>
        </w:rPr>
      </w:pPr>
      <w:r>
        <w:rPr>
          <w:rFonts w:ascii="Open Sans" w:hAnsi="Open Sans" w:cs="Open Sans"/>
          <w:sz w:val="20"/>
          <w:szCs w:val="20"/>
          <w:lang w:val="en-US"/>
        </w:rPr>
        <w:t>In addition</w:t>
      </w:r>
      <w:r w:rsidR="00361DC6">
        <w:rPr>
          <w:rFonts w:ascii="Open Sans" w:hAnsi="Open Sans" w:cs="Open Sans"/>
          <w:sz w:val="20"/>
          <w:szCs w:val="20"/>
          <w:lang w:val="en-US"/>
        </w:rPr>
        <w:t>, it was determined that t</w:t>
      </w:r>
      <w:r w:rsidR="009832F8" w:rsidRPr="009F2393">
        <w:rPr>
          <w:rFonts w:ascii="Open Sans" w:hAnsi="Open Sans" w:cs="Open Sans"/>
          <w:sz w:val="20"/>
          <w:szCs w:val="20"/>
          <w:lang w:val="en-US"/>
        </w:rPr>
        <w:t xml:space="preserve">he responses to the </w:t>
      </w:r>
      <w:r w:rsidR="00C07D66">
        <w:rPr>
          <w:rFonts w:ascii="Open Sans" w:hAnsi="Open Sans" w:cs="Open Sans"/>
          <w:sz w:val="20"/>
          <w:szCs w:val="20"/>
          <w:lang w:val="en-US"/>
        </w:rPr>
        <w:t xml:space="preserve">gender-sensitive </w:t>
      </w:r>
      <w:r w:rsidR="009832F8" w:rsidRPr="009F2393">
        <w:rPr>
          <w:rFonts w:ascii="Open Sans" w:hAnsi="Open Sans" w:cs="Open Sans"/>
          <w:sz w:val="20"/>
          <w:szCs w:val="20"/>
          <w:lang w:val="en-US"/>
        </w:rPr>
        <w:t xml:space="preserve">rCSI questions are extremely </w:t>
      </w:r>
      <w:r w:rsidR="00200261">
        <w:rPr>
          <w:rFonts w:ascii="Open Sans" w:hAnsi="Open Sans" w:cs="Open Sans"/>
          <w:sz w:val="20"/>
          <w:szCs w:val="20"/>
          <w:lang w:val="en-US"/>
        </w:rPr>
        <w:t>variable</w:t>
      </w:r>
      <w:r w:rsidR="009832F8" w:rsidRPr="009F2393">
        <w:rPr>
          <w:rFonts w:ascii="Open Sans" w:hAnsi="Open Sans" w:cs="Open Sans"/>
          <w:sz w:val="20"/>
          <w:szCs w:val="20"/>
          <w:lang w:val="en-US"/>
        </w:rPr>
        <w:t xml:space="preserve"> depending on the sex of the respondents; therefore, it is not a reliable measure for determining</w:t>
      </w:r>
      <w:r w:rsidR="00332F1D">
        <w:rPr>
          <w:rFonts w:ascii="Open Sans" w:hAnsi="Open Sans" w:cs="Open Sans"/>
          <w:sz w:val="20"/>
          <w:szCs w:val="20"/>
          <w:lang w:val="en-US"/>
        </w:rPr>
        <w:t xml:space="preserve"> who (whether primarily men/fathers or women/mothers) </w:t>
      </w:r>
      <w:r w:rsidR="009832F8" w:rsidRPr="009F2393">
        <w:rPr>
          <w:rFonts w:ascii="Open Sans" w:hAnsi="Open Sans" w:cs="Open Sans"/>
          <w:sz w:val="20"/>
          <w:szCs w:val="20"/>
          <w:lang w:val="en-US"/>
        </w:rPr>
        <w:t>appl</w:t>
      </w:r>
      <w:r w:rsidR="00332F1D">
        <w:rPr>
          <w:rFonts w:ascii="Open Sans" w:hAnsi="Open Sans" w:cs="Open Sans"/>
          <w:sz w:val="20"/>
          <w:szCs w:val="20"/>
          <w:lang w:val="en-US"/>
        </w:rPr>
        <w:t>ied</w:t>
      </w:r>
      <w:r w:rsidR="009832F8" w:rsidRPr="009F2393">
        <w:rPr>
          <w:rFonts w:ascii="Open Sans" w:hAnsi="Open Sans" w:cs="Open Sans"/>
          <w:sz w:val="20"/>
          <w:szCs w:val="20"/>
          <w:lang w:val="en-US"/>
        </w:rPr>
        <w:t xml:space="preserve"> the coping</w:t>
      </w:r>
      <w:r w:rsidR="00D80371" w:rsidRPr="009F2393">
        <w:rPr>
          <w:rFonts w:ascii="Open Sans" w:hAnsi="Open Sans" w:cs="Open Sans"/>
          <w:sz w:val="20"/>
          <w:szCs w:val="20"/>
          <w:lang w:val="en-US"/>
        </w:rPr>
        <w:t xml:space="preserve"> strategies</w:t>
      </w:r>
      <w:r w:rsidR="00332F1D">
        <w:rPr>
          <w:rFonts w:ascii="Open Sans" w:hAnsi="Open Sans" w:cs="Open Sans"/>
          <w:sz w:val="20"/>
          <w:szCs w:val="20"/>
          <w:lang w:val="en-US"/>
        </w:rPr>
        <w:t xml:space="preserve"> in order to make any programmatic decisions</w:t>
      </w:r>
      <w:r w:rsidR="00D80371" w:rsidRPr="009F2393">
        <w:rPr>
          <w:rFonts w:ascii="Open Sans" w:hAnsi="Open Sans" w:cs="Open Sans"/>
          <w:sz w:val="20"/>
          <w:szCs w:val="20"/>
          <w:lang w:val="en-US"/>
        </w:rPr>
        <w:t xml:space="preserve">. </w:t>
      </w:r>
      <w:r w:rsidR="00332F1D">
        <w:rPr>
          <w:rFonts w:ascii="Open Sans" w:hAnsi="Open Sans" w:cs="Open Sans"/>
          <w:sz w:val="20"/>
          <w:szCs w:val="20"/>
          <w:lang w:val="en-US"/>
        </w:rPr>
        <w:t>At the</w:t>
      </w:r>
      <w:r w:rsidR="00B63021">
        <w:rPr>
          <w:rFonts w:ascii="Open Sans" w:hAnsi="Open Sans" w:cs="Open Sans"/>
          <w:sz w:val="20"/>
          <w:szCs w:val="20"/>
          <w:lang w:val="en-US"/>
        </w:rPr>
        <w:t xml:space="preserve"> household level, there were no differences in the responses between male and female respondents of the same household. Thus, there is no need to further pursue the gendered responses to the rCSI questions.</w:t>
      </w:r>
      <w:r>
        <w:rPr>
          <w:rFonts w:ascii="Open Sans" w:hAnsi="Open Sans" w:cs="Open Sans"/>
          <w:sz w:val="20"/>
          <w:szCs w:val="20"/>
          <w:lang w:val="en-US"/>
        </w:rPr>
        <w:t xml:space="preserve"> </w:t>
      </w:r>
    </w:p>
    <w:p w14:paraId="56D745A0" w14:textId="77777777" w:rsidR="00B63021" w:rsidRDefault="00B63021" w:rsidP="00445DCA">
      <w:pPr>
        <w:spacing w:after="0"/>
        <w:jc w:val="both"/>
        <w:rPr>
          <w:rFonts w:ascii="Open Sans" w:hAnsi="Open Sans" w:cs="Open Sans"/>
          <w:sz w:val="20"/>
          <w:szCs w:val="20"/>
          <w:lang w:val="en-US"/>
        </w:rPr>
      </w:pPr>
    </w:p>
    <w:p w14:paraId="5A997017" w14:textId="222B21C7" w:rsidR="00B63021" w:rsidRPr="009F2393" w:rsidRDefault="00B63021" w:rsidP="00445DCA">
      <w:pPr>
        <w:spacing w:after="0"/>
        <w:jc w:val="both"/>
        <w:rPr>
          <w:rFonts w:ascii="Open Sans" w:hAnsi="Open Sans" w:cs="Open Sans"/>
          <w:b/>
          <w:i/>
          <w:color w:val="8EAADB" w:themeColor="accent1" w:themeTint="99"/>
          <w:lang w:val="en-US"/>
        </w:rPr>
      </w:pPr>
      <w:r w:rsidRPr="024E3247">
        <w:rPr>
          <w:rFonts w:ascii="Open Sans" w:hAnsi="Open Sans" w:cs="Open Sans"/>
          <w:sz w:val="20"/>
          <w:szCs w:val="20"/>
          <w:lang w:val="en-US"/>
        </w:rPr>
        <w:t>In general, the collection of this additional information</w:t>
      </w:r>
      <w:r w:rsidR="00144F84" w:rsidRPr="024E3247">
        <w:rPr>
          <w:rFonts w:ascii="Open Sans" w:hAnsi="Open Sans" w:cs="Open Sans"/>
          <w:sz w:val="20"/>
          <w:szCs w:val="20"/>
          <w:lang w:val="en-US"/>
        </w:rPr>
        <w:t xml:space="preserve"> – gendered responses to </w:t>
      </w:r>
      <w:r w:rsidR="00CD4D6B" w:rsidRPr="024E3247">
        <w:rPr>
          <w:rFonts w:ascii="Open Sans" w:hAnsi="Open Sans" w:cs="Open Sans"/>
          <w:sz w:val="20"/>
          <w:szCs w:val="20"/>
          <w:lang w:val="en-US"/>
        </w:rPr>
        <w:t>questions, especially at the individual (intrahousehold) level -</w:t>
      </w:r>
      <w:r w:rsidRPr="024E3247">
        <w:rPr>
          <w:rFonts w:ascii="Open Sans" w:hAnsi="Open Sans" w:cs="Open Sans"/>
          <w:sz w:val="20"/>
          <w:szCs w:val="20"/>
          <w:lang w:val="en-US"/>
        </w:rPr>
        <w:t xml:space="preserve"> could potentially guide WFP programming and assistance</w:t>
      </w:r>
      <w:r w:rsidR="00E72064" w:rsidRPr="024E3247">
        <w:rPr>
          <w:rFonts w:ascii="Open Sans" w:hAnsi="Open Sans" w:cs="Open Sans"/>
          <w:sz w:val="20"/>
          <w:szCs w:val="20"/>
          <w:lang w:val="en-US"/>
        </w:rPr>
        <w:t xml:space="preserve">; however, there must be a </w:t>
      </w:r>
      <w:r w:rsidR="006167DB" w:rsidRPr="024E3247">
        <w:rPr>
          <w:rFonts w:ascii="Open Sans" w:hAnsi="Open Sans" w:cs="Open Sans"/>
          <w:sz w:val="20"/>
          <w:szCs w:val="20"/>
          <w:lang w:val="en-US"/>
        </w:rPr>
        <w:t>justif</w:t>
      </w:r>
      <w:r w:rsidR="00E72064" w:rsidRPr="024E3247">
        <w:rPr>
          <w:rFonts w:ascii="Open Sans" w:hAnsi="Open Sans" w:cs="Open Sans"/>
          <w:sz w:val="20"/>
          <w:szCs w:val="20"/>
          <w:lang w:val="en-US"/>
        </w:rPr>
        <w:t>ication for</w:t>
      </w:r>
      <w:r w:rsidR="006167DB" w:rsidRPr="024E3247">
        <w:rPr>
          <w:rFonts w:ascii="Open Sans" w:hAnsi="Open Sans" w:cs="Open Sans"/>
          <w:sz w:val="20"/>
          <w:szCs w:val="20"/>
          <w:lang w:val="en-US"/>
        </w:rPr>
        <w:t xml:space="preserve"> the extra </w:t>
      </w:r>
      <w:r w:rsidR="0045786C" w:rsidRPr="024E3247">
        <w:rPr>
          <w:rFonts w:ascii="Open Sans" w:hAnsi="Open Sans" w:cs="Open Sans"/>
          <w:sz w:val="20"/>
          <w:szCs w:val="20"/>
          <w:lang w:val="en-US"/>
        </w:rPr>
        <w:t xml:space="preserve">resources invested in </w:t>
      </w:r>
      <w:r w:rsidR="00CC33C6" w:rsidRPr="024E3247">
        <w:rPr>
          <w:rFonts w:ascii="Open Sans" w:hAnsi="Open Sans" w:cs="Open Sans"/>
          <w:sz w:val="20"/>
          <w:szCs w:val="20"/>
          <w:lang w:val="en-US"/>
        </w:rPr>
        <w:t xml:space="preserve">the data collection </w:t>
      </w:r>
      <w:commentRangeStart w:id="27"/>
      <w:commentRangeStart w:id="28"/>
      <w:commentRangeStart w:id="29"/>
      <w:commentRangeStart w:id="30"/>
      <w:r w:rsidR="00132605" w:rsidRPr="024E3247">
        <w:rPr>
          <w:rFonts w:ascii="Open Sans" w:hAnsi="Open Sans" w:cs="Open Sans"/>
          <w:sz w:val="20"/>
          <w:szCs w:val="20"/>
          <w:lang w:val="en-US"/>
        </w:rPr>
        <w:t>exercises</w:t>
      </w:r>
      <w:commentRangeEnd w:id="27"/>
      <w:r>
        <w:rPr>
          <w:rStyle w:val="CommentReference"/>
        </w:rPr>
        <w:commentReference w:id="27"/>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r w:rsidR="00132605" w:rsidRPr="024E3247">
        <w:rPr>
          <w:rFonts w:ascii="Open Sans" w:hAnsi="Open Sans" w:cs="Open Sans"/>
          <w:sz w:val="20"/>
          <w:szCs w:val="20"/>
          <w:lang w:val="en-US"/>
        </w:rPr>
        <w:t>.</w:t>
      </w:r>
      <w:r w:rsidRPr="024E3247">
        <w:rPr>
          <w:rFonts w:ascii="Open Sans" w:hAnsi="Open Sans" w:cs="Open Sans"/>
          <w:sz w:val="20"/>
          <w:szCs w:val="20"/>
          <w:lang w:val="en-US"/>
        </w:rPr>
        <w:t>.</w:t>
      </w:r>
    </w:p>
    <w:sectPr w:rsidR="00B63021" w:rsidRPr="009F2393" w:rsidSect="00AC6C81">
      <w:headerReference w:type="default" r:id="rId57"/>
      <w:pgSz w:w="11906" w:h="16838"/>
      <w:pgMar w:top="1440" w:right="1440" w:bottom="1440" w:left="1440"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WALKER Cassandra" w:date="2023-06-05T14:54:00Z" w:initials="CW">
    <w:p w14:paraId="33A480DC" w14:textId="77777777" w:rsidR="002A3536" w:rsidRDefault="002A3536">
      <w:pPr>
        <w:pStyle w:val="CommentText"/>
      </w:pPr>
      <w:r>
        <w:rPr>
          <w:rStyle w:val="CommentReference"/>
        </w:rPr>
        <w:annotationRef/>
      </w:r>
      <w:r w:rsidRPr="00835D8F">
        <w:rPr>
          <w:highlight w:val="yellow"/>
        </w:rPr>
        <w:fldChar w:fldCharType="begin"/>
      </w:r>
      <w:r w:rsidRPr="00835D8F">
        <w:rPr>
          <w:highlight w:val="yellow"/>
        </w:rPr>
        <w:instrText xml:space="preserve"> HYPERLINK "mailto:mohamed.salem@wfp.org" </w:instrText>
      </w:r>
      <w:r w:rsidRPr="00835D8F">
        <w:rPr>
          <w:highlight w:val="yellow"/>
        </w:rPr>
      </w:r>
      <w:bookmarkStart w:id="11" w:name="_@_43625002803D4583901D6D8EE8CDA77EZ"/>
      <w:r w:rsidRPr="00835D8F">
        <w:rPr>
          <w:rStyle w:val="Mention"/>
          <w:highlight w:val="yellow"/>
        </w:rPr>
        <w:fldChar w:fldCharType="separate"/>
      </w:r>
      <w:bookmarkEnd w:id="11"/>
      <w:r w:rsidRPr="00835D8F">
        <w:rPr>
          <w:rStyle w:val="Mention"/>
          <w:noProof/>
          <w:highlight w:val="yellow"/>
        </w:rPr>
        <w:t>@Mohamed SALEM</w:t>
      </w:r>
      <w:r w:rsidRPr="00835D8F">
        <w:rPr>
          <w:highlight w:val="yellow"/>
        </w:rPr>
        <w:fldChar w:fldCharType="end"/>
      </w:r>
      <w:r w:rsidRPr="00835D8F">
        <w:rPr>
          <w:highlight w:val="yellow"/>
        </w:rPr>
        <w:t>, I don’t see how this is a different question to number 1? If you want to pose this question 1a, then the same question should also be asked of question 2 &amp; 3 ?</w:t>
      </w:r>
    </w:p>
    <w:p w14:paraId="5814CE77" w14:textId="77777777" w:rsidR="002A3536" w:rsidRDefault="002A3536">
      <w:pPr>
        <w:pStyle w:val="CommentText"/>
      </w:pPr>
    </w:p>
    <w:p w14:paraId="2010FA6C" w14:textId="5A3EA6E4" w:rsidR="002A3536" w:rsidRDefault="002A3536">
      <w:pPr>
        <w:pStyle w:val="CommentText"/>
      </w:pPr>
      <w:r w:rsidRPr="004A135E">
        <w:rPr>
          <w:rFonts w:ascii="Open Sans" w:hAnsi="Open Sans" w:cs="Open Sans"/>
          <w:lang w:val="en-US"/>
        </w:rPr>
        <w:t xml:space="preserve">Is dual data collection from more than one individual inside </w:t>
      </w:r>
      <w:r w:rsidR="00B10FD7">
        <w:rPr>
          <w:rFonts w:ascii="Open Sans" w:hAnsi="Open Sans" w:cs="Open Sans"/>
          <w:lang w:val="en-US"/>
        </w:rPr>
        <w:t xml:space="preserve">a </w:t>
      </w:r>
      <w:r w:rsidRPr="004A135E">
        <w:rPr>
          <w:rFonts w:ascii="Open Sans" w:hAnsi="Open Sans" w:cs="Open Sans"/>
          <w:lang w:val="en-US"/>
        </w:rPr>
        <w:t xml:space="preserve">household needed to provide evidence on intrahousehold discrepancy in </w:t>
      </w:r>
      <w:r>
        <w:rPr>
          <w:rFonts w:ascii="Open Sans" w:hAnsi="Open Sans" w:cs="Open Sans"/>
          <w:lang w:val="en-US"/>
        </w:rPr>
        <w:t xml:space="preserve">rCSI, for ex. </w:t>
      </w:r>
    </w:p>
  </w:comment>
  <w:comment w:id="3" w:author="Nicole Wu" w:date="2023-07-11T10:18:00Z" w:initials="NW">
    <w:p w14:paraId="4115E2B3" w14:textId="7EB4C58A" w:rsidR="024E3247" w:rsidRDefault="024E3247">
      <w:pPr>
        <w:pStyle w:val="CommentText"/>
      </w:pPr>
      <w:r>
        <w:t xml:space="preserve">I feel the same way. </w:t>
      </w:r>
      <w:r>
        <w:rPr>
          <w:rStyle w:val="CommentReference"/>
        </w:rPr>
        <w:annotationRef/>
      </w:r>
    </w:p>
  </w:comment>
  <w:comment w:id="12" w:author="Nicole Wu" w:date="2023-07-11T11:06:00Z" w:initials="YW">
    <w:p w14:paraId="35E87814" w14:textId="77777777" w:rsidR="009263C3" w:rsidRDefault="009263C3" w:rsidP="00D02091">
      <w:r>
        <w:rPr>
          <w:rStyle w:val="CommentReference"/>
        </w:rPr>
        <w:annotationRef/>
      </w:r>
      <w:r>
        <w:rPr>
          <w:color w:val="000000"/>
          <w:sz w:val="20"/>
          <w:szCs w:val="20"/>
        </w:rPr>
        <w:t>We need to decide what level of significance we are reporting on - I used to only report on the 5% level, then the only sig group should be the dark leafy. The vit-A one is at 10% level.</w:t>
      </w:r>
    </w:p>
  </w:comment>
  <w:comment w:id="13" w:author="WALKER Cassandra" w:date="2023-05-25T11:02:00Z" w:initials="CW">
    <w:p w14:paraId="341C3F90" w14:textId="4E81F4EA" w:rsidR="003646B4" w:rsidRDefault="003646B4">
      <w:pPr>
        <w:pStyle w:val="CommentText"/>
      </w:pPr>
      <w:r>
        <w:rPr>
          <w:rStyle w:val="CommentReference"/>
        </w:rPr>
        <w:annotationRef/>
      </w:r>
      <w:r>
        <w:t xml:space="preserve">Men in this category also consumed </w:t>
      </w:r>
      <w:r w:rsidR="00134D1E">
        <w:t xml:space="preserve">more meat and eggs than women, but this was not stat sig. </w:t>
      </w:r>
    </w:p>
  </w:comment>
  <w:comment w:id="14" w:author="SALEM Mohamed" w:date="2023-05-30T21:37:00Z" w:initials="MS">
    <w:p w14:paraId="1B8A9CFD" w14:textId="77777777" w:rsidR="0014518F" w:rsidRDefault="0014518F">
      <w:pPr>
        <w:pStyle w:val="CommentText"/>
      </w:pPr>
      <w:r>
        <w:rPr>
          <w:rStyle w:val="CommentReference"/>
        </w:rPr>
        <w:annotationRef/>
      </w:r>
      <w:r>
        <w:t xml:space="preserve">We need to refer to this yet not statistically significant (referring to </w:t>
      </w:r>
      <w:r w:rsidR="0069182B">
        <w:t>it as indicative results)</w:t>
      </w:r>
      <w:r w:rsidR="00444923">
        <w:t xml:space="preserve">. </w:t>
      </w:r>
    </w:p>
    <w:p w14:paraId="6932ABFD" w14:textId="77777777" w:rsidR="00444923" w:rsidRDefault="00444923">
      <w:pPr>
        <w:pStyle w:val="CommentText"/>
      </w:pPr>
    </w:p>
    <w:p w14:paraId="3A1C625D" w14:textId="77777777" w:rsidR="00444923" w:rsidRDefault="00444923">
      <w:pPr>
        <w:pStyle w:val="CommentText"/>
      </w:pPr>
      <w:r>
        <w:t xml:space="preserve">I remember that egg and meat were significant they have red box in the PPT, correct? </w:t>
      </w:r>
    </w:p>
    <w:p w14:paraId="30D8B290" w14:textId="664A96D6" w:rsidR="00D958C2" w:rsidRDefault="00D958C2">
      <w:pPr>
        <w:pStyle w:val="CommentText"/>
      </w:pPr>
      <w:r>
        <w:fldChar w:fldCharType="begin"/>
      </w:r>
      <w:r>
        <w:instrText xml:space="preserve"> HYPERLINK "mailto:nicole.wu@wfp.org" </w:instrText>
      </w:r>
      <w:bookmarkStart w:id="18" w:name="_@_02F455C81A904A6295C7978A9DCD21C9Z"/>
      <w:r>
        <w:rPr>
          <w:rStyle w:val="Mention"/>
        </w:rPr>
        <w:fldChar w:fldCharType="separate"/>
      </w:r>
      <w:bookmarkEnd w:id="18"/>
      <w:r w:rsidRPr="00D958C2">
        <w:rPr>
          <w:rStyle w:val="Mention"/>
          <w:noProof/>
        </w:rPr>
        <w:t>@Nicole WU</w:t>
      </w:r>
      <w:r>
        <w:fldChar w:fldCharType="end"/>
      </w:r>
      <w:r>
        <w:t xml:space="preserve"> could you </w:t>
      </w:r>
      <w:r w:rsidR="003C6A7E">
        <w:t xml:space="preserve">please </w:t>
      </w:r>
      <w:r>
        <w:t>check the significance</w:t>
      </w:r>
      <w:r w:rsidR="003C6A7E">
        <w:t xml:space="preserve">? </w:t>
      </w:r>
    </w:p>
  </w:comment>
  <w:comment w:id="15" w:author="Nicole Wu" w:date="2023-05-31T16:47:00Z" w:initials="NW">
    <w:p w14:paraId="3E8C5AF5" w14:textId="4B4C3782" w:rsidR="47FC83B3" w:rsidRDefault="47FC83B3">
      <w:pPr>
        <w:pStyle w:val="CommentText"/>
      </w:pPr>
      <w:r>
        <w:t xml:space="preserve">Noted! I reproduced the tables in LaTeX and will add the p to each bar in the graph, we can go through the text with them to confirm. </w:t>
      </w:r>
      <w:r>
        <w:rPr>
          <w:rStyle w:val="CommentReference"/>
        </w:rPr>
        <w:annotationRef/>
      </w:r>
    </w:p>
  </w:comment>
  <w:comment w:id="16" w:author="WALKER Cassandra" w:date="2023-06-22T14:46:00Z" w:initials="CW">
    <w:p w14:paraId="24D9545D" w14:textId="38CEC555" w:rsidR="00B03F1B" w:rsidRDefault="00B03F1B">
      <w:pPr>
        <w:pStyle w:val="CommentText"/>
      </w:pPr>
      <w:r>
        <w:rPr>
          <w:rStyle w:val="CommentReference"/>
        </w:rPr>
        <w:annotationRef/>
      </w:r>
      <w:r w:rsidRPr="00315051">
        <w:rPr>
          <w:highlight w:val="yellow"/>
        </w:rPr>
        <w:fldChar w:fldCharType="begin"/>
      </w:r>
      <w:r w:rsidRPr="00315051">
        <w:rPr>
          <w:highlight w:val="yellow"/>
        </w:rPr>
        <w:instrText xml:space="preserve"> HYPERLINK "mailto:nicole.wu@wfp.org" </w:instrText>
      </w:r>
      <w:r w:rsidRPr="00315051">
        <w:rPr>
          <w:highlight w:val="yellow"/>
        </w:rPr>
      </w:r>
      <w:bookmarkStart w:id="19" w:name="_@_179F99BD7EB84A5F86ED50EF2211A71BZ"/>
      <w:r w:rsidRPr="00315051">
        <w:rPr>
          <w:rStyle w:val="Mention"/>
          <w:highlight w:val="yellow"/>
        </w:rPr>
        <w:fldChar w:fldCharType="separate"/>
      </w:r>
      <w:bookmarkEnd w:id="19"/>
      <w:r w:rsidRPr="00315051">
        <w:rPr>
          <w:rStyle w:val="Mention"/>
          <w:noProof/>
          <w:highlight w:val="yellow"/>
        </w:rPr>
        <w:t>@Nicole WU</w:t>
      </w:r>
      <w:r w:rsidRPr="00315051">
        <w:rPr>
          <w:highlight w:val="yellow"/>
        </w:rPr>
        <w:fldChar w:fldCharType="end"/>
      </w:r>
      <w:r w:rsidRPr="00315051">
        <w:rPr>
          <w:highlight w:val="yellow"/>
        </w:rPr>
        <w:t xml:space="preserve">, grateful if you could please double-check the stat sig when you get a chance please to wrap this up </w:t>
      </w:r>
      <w:r w:rsidRPr="00315051">
        <w:rPr>
          <mc:AlternateContent>
            <mc:Choice Requires="w16se"/>
            <mc:Fallback>
              <w:rFonts w:ascii="Segoe UI Emoji" w:eastAsia="Segoe UI Emoji" w:hAnsi="Segoe UI Emoji" w:cs="Segoe UI Emoji"/>
            </mc:Fallback>
          </mc:AlternateContent>
          <w:highlight w:val="yellow"/>
        </w:rPr>
        <mc:AlternateContent>
          <mc:Choice Requires="w16se">
            <w16se:symEx w16se:font="Segoe UI Emoji" w16se:char="1F60A"/>
          </mc:Choice>
          <mc:Fallback>
            <w:t>😊</w:t>
          </mc:Fallback>
        </mc:AlternateContent>
      </w:r>
    </w:p>
  </w:comment>
  <w:comment w:id="17" w:author="Nicole Wu" w:date="2023-07-11T11:13:00Z" w:initials="YW">
    <w:p w14:paraId="66A01A0C" w14:textId="77777777" w:rsidR="008D15CA" w:rsidRDefault="008D15CA" w:rsidP="00D02091">
      <w:r>
        <w:rPr>
          <w:rStyle w:val="CommentReference"/>
        </w:rPr>
        <w:annotationRef/>
      </w:r>
      <w:r>
        <w:rPr>
          <w:color w:val="000000"/>
          <w:sz w:val="20"/>
          <w:szCs w:val="20"/>
        </w:rPr>
        <w:t>For FCG poor and borderline, no sig difference for all groups. For FCG acceptable, only Vit-A sig at 10% level</w:t>
      </w:r>
    </w:p>
  </w:comment>
  <w:comment w:id="20" w:author="Nicole Wu" w:date="2023-07-11T11:13:00Z" w:initials="YW">
    <w:p w14:paraId="29B13F78" w14:textId="77777777" w:rsidR="008D15CA" w:rsidRDefault="008D15CA" w:rsidP="00D02091">
      <w:r>
        <w:rPr>
          <w:rStyle w:val="CommentReference"/>
        </w:rPr>
        <w:annotationRef/>
      </w:r>
      <w:r>
        <w:rPr>
          <w:color w:val="000000"/>
          <w:sz w:val="20"/>
          <w:szCs w:val="20"/>
        </w:rPr>
        <w:t>This should be updated.</w:t>
      </w:r>
    </w:p>
  </w:comment>
  <w:comment w:id="21" w:author="WALKER Cassandra" w:date="2023-06-22T14:46:00Z" w:initials="CW">
    <w:p w14:paraId="4823FA38" w14:textId="77BF38C2" w:rsidR="000D3BAB" w:rsidRDefault="000D3BAB">
      <w:pPr>
        <w:pStyle w:val="CommentText"/>
      </w:pPr>
      <w:r>
        <w:rPr>
          <w:rStyle w:val="CommentReference"/>
        </w:rPr>
        <w:annotationRef/>
      </w:r>
      <w:r>
        <w:t xml:space="preserve">Question from Mohamed for </w:t>
      </w:r>
      <w:r>
        <w:fldChar w:fldCharType="begin"/>
      </w:r>
      <w:r>
        <w:instrText xml:space="preserve"> HYPERLINK "mailto:nicole.wu@wfp.org" </w:instrText>
      </w:r>
      <w:bookmarkStart w:id="22" w:name="_@_1B04F7E156704B40AC15D08ECC07B955Z"/>
      <w:r>
        <w:rPr>
          <w:rStyle w:val="Mention"/>
        </w:rPr>
        <w:fldChar w:fldCharType="separate"/>
      </w:r>
      <w:bookmarkEnd w:id="22"/>
      <w:r w:rsidRPr="000D3BAB">
        <w:rPr>
          <w:rStyle w:val="Mention"/>
          <w:noProof/>
        </w:rPr>
        <w:t>@Nicole WU</w:t>
      </w:r>
      <w:r>
        <w:fldChar w:fldCharType="end"/>
      </w:r>
      <w:r>
        <w:t xml:space="preserve"> </w:t>
      </w:r>
      <w:r w:rsidRPr="00946842">
        <w:rPr>
          <w:highlight w:val="yellow"/>
        </w:rPr>
        <w:t>was paired t-test conducted , or student T-test</w:t>
      </w:r>
    </w:p>
  </w:comment>
  <w:comment w:id="23" w:author="WALKER Cassandra" w:date="2023-06-22T15:07:00Z" w:initials="CW">
    <w:p w14:paraId="317DBC90" w14:textId="64E1919C" w:rsidR="00D76735" w:rsidRDefault="00D76735">
      <w:pPr>
        <w:pStyle w:val="CommentText"/>
      </w:pPr>
      <w:r>
        <w:rPr>
          <w:rStyle w:val="CommentReference"/>
        </w:rPr>
        <w:annotationRef/>
      </w:r>
      <w:r w:rsidRPr="00D76735">
        <w:rPr>
          <w:highlight w:val="yellow"/>
        </w:rPr>
        <w:t xml:space="preserve">Again, </w:t>
      </w:r>
      <w:r w:rsidRPr="00D76735">
        <w:rPr>
          <w:highlight w:val="yellow"/>
        </w:rPr>
        <w:fldChar w:fldCharType="begin"/>
      </w:r>
      <w:r w:rsidRPr="00D76735">
        <w:rPr>
          <w:highlight w:val="yellow"/>
        </w:rPr>
        <w:instrText xml:space="preserve"> HYPERLINK "mailto:nicole.wu@wfp.org" </w:instrText>
      </w:r>
      <w:r w:rsidRPr="00D76735">
        <w:rPr>
          <w:highlight w:val="yellow"/>
        </w:rPr>
      </w:r>
      <w:bookmarkStart w:id="24" w:name="_@_D6ECE8BF0B0B4227A1EF85FB89EE972AZ"/>
      <w:r w:rsidRPr="00D76735">
        <w:rPr>
          <w:rStyle w:val="Mention"/>
          <w:highlight w:val="yellow"/>
        </w:rPr>
        <w:fldChar w:fldCharType="separate"/>
      </w:r>
      <w:bookmarkEnd w:id="24"/>
      <w:r w:rsidRPr="00D76735">
        <w:rPr>
          <w:rStyle w:val="Mention"/>
          <w:noProof/>
          <w:highlight w:val="yellow"/>
        </w:rPr>
        <w:t>@Nicole WU</w:t>
      </w:r>
      <w:r w:rsidRPr="00D76735">
        <w:rPr>
          <w:highlight w:val="yellow"/>
        </w:rPr>
        <w:fldChar w:fldCharType="end"/>
      </w:r>
      <w:r w:rsidRPr="00D76735">
        <w:rPr>
          <w:highlight w:val="yellow"/>
        </w:rPr>
        <w:t xml:space="preserve"> please double-check this as I don’t think the numbers are the same as what you have in your figures.</w:t>
      </w:r>
      <w:r>
        <w:t xml:space="preserve"> </w:t>
      </w:r>
    </w:p>
  </w:comment>
  <w:comment w:id="25" w:author="WALKER Cassandra" w:date="2023-05-24T17:02:00Z" w:initials="CW">
    <w:p w14:paraId="47FF77CF" w14:textId="77777777" w:rsidR="00F0370B" w:rsidRDefault="00F0370B" w:rsidP="00F0370B">
      <w:pPr>
        <w:pStyle w:val="CommentText"/>
      </w:pPr>
      <w:r>
        <w:rPr>
          <w:rStyle w:val="CommentReference"/>
        </w:rPr>
        <w:annotationRef/>
      </w:r>
      <w:r>
        <w:t>Insert graph with the three questions for one of the countries as an example?</w:t>
      </w:r>
    </w:p>
    <w:p w14:paraId="68F4FE63" w14:textId="77777777" w:rsidR="00A579F5" w:rsidRDefault="00A579F5" w:rsidP="00F0370B">
      <w:pPr>
        <w:pStyle w:val="CommentText"/>
      </w:pPr>
    </w:p>
    <w:p w14:paraId="2CDFB3EA" w14:textId="6FE3CF75" w:rsidR="00A579F5" w:rsidRDefault="00A579F5" w:rsidP="00F0370B">
      <w:pPr>
        <w:pStyle w:val="CommentText"/>
      </w:pPr>
      <w:r w:rsidRPr="00132605">
        <w:rPr>
          <w:highlight w:val="yellow"/>
        </w:rPr>
        <w:fldChar w:fldCharType="begin"/>
      </w:r>
      <w:r w:rsidRPr="00132605">
        <w:rPr>
          <w:highlight w:val="yellow"/>
        </w:rPr>
        <w:instrText xml:space="preserve"> HYPERLINK "mailto:alirah.weyori@wfp.org" </w:instrText>
      </w:r>
      <w:r w:rsidRPr="00132605">
        <w:rPr>
          <w:highlight w:val="yellow"/>
        </w:rPr>
      </w:r>
      <w:bookmarkStart w:id="26" w:name="_@_22B5C5A7DE7F46C48058911B7C190DA8Z"/>
      <w:r w:rsidRPr="00132605">
        <w:rPr>
          <w:rStyle w:val="Mention"/>
          <w:highlight w:val="yellow"/>
        </w:rPr>
        <w:fldChar w:fldCharType="separate"/>
      </w:r>
      <w:bookmarkEnd w:id="26"/>
      <w:r w:rsidRPr="00132605">
        <w:rPr>
          <w:rStyle w:val="Mention"/>
          <w:noProof/>
          <w:highlight w:val="yellow"/>
        </w:rPr>
        <w:t>@Alirah WEYORI</w:t>
      </w:r>
      <w:r w:rsidRPr="00132605">
        <w:rPr>
          <w:highlight w:val="yellow"/>
        </w:rPr>
        <w:fldChar w:fldCharType="end"/>
      </w:r>
      <w:r w:rsidRPr="00132605">
        <w:rPr>
          <w:highlight w:val="yellow"/>
        </w:rPr>
        <w:t xml:space="preserve"> can you please share the </w:t>
      </w:r>
      <w:r w:rsidR="007F3F52" w:rsidRPr="00132605">
        <w:rPr>
          <w:highlight w:val="yellow"/>
        </w:rPr>
        <w:t>Excel file that you produced the graphs in?</w:t>
      </w:r>
    </w:p>
  </w:comment>
  <w:comment w:id="27" w:author="SALEM Mohamed" w:date="2023-06-02T19:52:00Z" w:initials="MS">
    <w:p w14:paraId="6BBB9F3D" w14:textId="77777777" w:rsidR="00132605" w:rsidRDefault="00132605" w:rsidP="00132605">
      <w:pPr>
        <w:pStyle w:val="CommentText"/>
      </w:pPr>
      <w:r>
        <w:rPr>
          <w:rStyle w:val="CommentReference"/>
        </w:rPr>
        <w:annotationRef/>
      </w:r>
      <w:r>
        <w:fldChar w:fldCharType="begin"/>
      </w:r>
      <w:r>
        <w:instrText xml:space="preserve"> HYPERLINK "mailto:nicole.wu@wfp.org" </w:instrText>
      </w:r>
      <w:bookmarkStart w:id="31" w:name="_@_E6B80EB5759F48A5A52B1102B186CD00Z"/>
      <w:r>
        <w:rPr>
          <w:rStyle w:val="Mention"/>
        </w:rPr>
        <w:fldChar w:fldCharType="separate"/>
      </w:r>
      <w:bookmarkEnd w:id="31"/>
      <w:r w:rsidRPr="009914E1">
        <w:rPr>
          <w:rStyle w:val="Mention"/>
          <w:noProof/>
        </w:rPr>
        <w:t>@Nicole WU</w:t>
      </w:r>
      <w:r>
        <w:fldChar w:fldCharType="end"/>
      </w:r>
      <w:r>
        <w:t xml:space="preserve"> could you please share with me Iraq dataset in SPSS format </w:t>
      </w:r>
      <w:r>
        <w:rPr>
          <w:rStyle w:val="CommentReference"/>
        </w:rPr>
        <w:annotationRef/>
      </w:r>
    </w:p>
    <w:p w14:paraId="17D8E019" w14:textId="77777777" w:rsidR="00132605" w:rsidRDefault="00132605" w:rsidP="00132605">
      <w:pPr>
        <w:pStyle w:val="CommentText"/>
      </w:pPr>
    </w:p>
    <w:p w14:paraId="7619D926" w14:textId="77777777" w:rsidR="00132605" w:rsidRDefault="00132605" w:rsidP="00132605">
      <w:pPr>
        <w:pStyle w:val="CommentText"/>
      </w:pPr>
      <w:r>
        <w:t xml:space="preserve">Thanks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comment>
  <w:comment w:id="28" w:author="WALKER Cassandra" w:date="2023-06-05T15:00:00Z" w:initials="CW">
    <w:p w14:paraId="58AC7E3D" w14:textId="77777777" w:rsidR="00132605" w:rsidRDefault="00132605" w:rsidP="00132605">
      <w:pPr>
        <w:pStyle w:val="CommentText"/>
      </w:pPr>
      <w:r>
        <w:rPr>
          <w:rStyle w:val="CommentReference"/>
        </w:rPr>
        <w:annotationRef/>
      </w:r>
      <w:r>
        <w:fldChar w:fldCharType="begin"/>
      </w:r>
      <w:r>
        <w:instrText xml:space="preserve"> HYPERLINK "mailto:nicole.wu@wfp.org" </w:instrText>
      </w:r>
      <w:bookmarkStart w:id="32" w:name="_@_C5C6BB19A25D4395BA02EAE75A92C3BDZ"/>
      <w:r>
        <w:rPr>
          <w:rStyle w:val="Mention"/>
        </w:rPr>
        <w:fldChar w:fldCharType="separate"/>
      </w:r>
      <w:bookmarkEnd w:id="32"/>
      <w:r w:rsidRPr="00A777D1">
        <w:rPr>
          <w:rStyle w:val="Mention"/>
          <w:noProof/>
        </w:rPr>
        <w:t>@Nicole WU</w:t>
      </w:r>
      <w:r>
        <w:fldChar w:fldCharType="end"/>
      </w:r>
      <w:r>
        <w:rPr>
          <w:rStyle w:val="CommentReference"/>
        </w:rPr>
        <w:annotationRef/>
      </w:r>
    </w:p>
  </w:comment>
  <w:comment w:id="29" w:author="Nicole Wu" w:date="2023-06-05T15:02:00Z" w:initials="NW">
    <w:p w14:paraId="6C73D8AD" w14:textId="77777777" w:rsidR="00132605" w:rsidRDefault="00132605" w:rsidP="00132605">
      <w:pPr>
        <w:pStyle w:val="CommentText"/>
      </w:pPr>
      <w:r>
        <w:t xml:space="preserve">Technically you can import dta (stata) format. into SPSS directly </w:t>
      </w:r>
      <w:r>
        <w:rPr>
          <w:rStyle w:val="CommentReference"/>
        </w:rPr>
        <w:annotationRef/>
      </w:r>
      <w:r>
        <w:rPr>
          <w:rStyle w:val="CommentReference"/>
        </w:rPr>
        <w:annotationRef/>
      </w:r>
    </w:p>
  </w:comment>
  <w:comment w:id="30" w:author="WALKER Cassandra" w:date="2023-06-22T15:18:00Z" w:initials="CW">
    <w:p w14:paraId="3CAD0F2E" w14:textId="7E20D75A" w:rsidR="00132605" w:rsidRDefault="00132605">
      <w:pPr>
        <w:pStyle w:val="CommentText"/>
      </w:pPr>
      <w:r>
        <w:rPr>
          <w:rStyle w:val="CommentReference"/>
        </w:rPr>
        <w:annotationRef/>
      </w:r>
      <w:r w:rsidRPr="00132605">
        <w:rPr>
          <w:highlight w:val="yellow"/>
        </w:rPr>
        <w:t>Please do share with Mohamed if not done already.</w:t>
      </w:r>
      <w:r>
        <w:t xml:space="preserve">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010FA6C" w15:done="0"/>
  <w15:commentEx w15:paraId="4115E2B3" w15:paraIdParent="2010FA6C" w15:done="0"/>
  <w15:commentEx w15:paraId="35E87814" w15:done="0"/>
  <w15:commentEx w15:paraId="341C3F90" w15:done="0"/>
  <w15:commentEx w15:paraId="30D8B290" w15:paraIdParent="341C3F90" w15:done="0"/>
  <w15:commentEx w15:paraId="3E8C5AF5" w15:paraIdParent="341C3F90" w15:done="0"/>
  <w15:commentEx w15:paraId="24D9545D" w15:paraIdParent="341C3F90" w15:done="0"/>
  <w15:commentEx w15:paraId="66A01A0C" w15:paraIdParent="341C3F90" w15:done="0"/>
  <w15:commentEx w15:paraId="29B13F78" w15:done="0"/>
  <w15:commentEx w15:paraId="4823FA38" w15:done="0"/>
  <w15:commentEx w15:paraId="317DBC90" w15:done="0"/>
  <w15:commentEx w15:paraId="2CDFB3EA" w15:done="0"/>
  <w15:commentEx w15:paraId="7619D926" w15:done="1"/>
  <w15:commentEx w15:paraId="58AC7E3D" w15:paraIdParent="7619D926" w15:done="1"/>
  <w15:commentEx w15:paraId="6C73D8AD" w15:paraIdParent="7619D926" w15:done="1"/>
  <w15:commentEx w15:paraId="3CAD0F2E" w15:paraIdParent="7619D92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2875A7" w16cex:dateUtc="2023-06-05T12:54:00Z"/>
  <w16cex:commentExtensible w16cex:durableId="7AC95BFA" w16cex:dateUtc="2023-07-11T08:18:00Z"/>
  <w16cex:commentExtensible w16cex:durableId="2857B63D" w16cex:dateUtc="2023-07-11T09:06:00Z"/>
  <w16cex:commentExtensible w16cex:durableId="2819BEBA" w16cex:dateUtc="2023-05-25T09:02:00Z"/>
  <w16cex:commentExtensible w16cex:durableId="2820EB23" w16cex:dateUtc="2023-05-30T19:37:00Z"/>
  <w16cex:commentExtensible w16cex:durableId="3528C787" w16cex:dateUtc="2023-05-31T14:47:00Z"/>
  <w16cex:commentExtensible w16cex:durableId="283EDD4A" w16cex:dateUtc="2023-06-22T12:46:00Z"/>
  <w16cex:commentExtensible w16cex:durableId="2857B7EB" w16cex:dateUtc="2023-07-11T09:13:00Z"/>
  <w16cex:commentExtensible w16cex:durableId="2857B7F5" w16cex:dateUtc="2023-07-11T09:13:00Z"/>
  <w16cex:commentExtensible w16cex:durableId="283EDD28" w16cex:dateUtc="2023-06-22T12:46:00Z"/>
  <w16cex:commentExtensible w16cex:durableId="283EE21D" w16cex:dateUtc="2023-06-22T13:07:00Z"/>
  <w16cex:commentExtensible w16cex:durableId="2818C1A1" w16cex:dateUtc="2023-05-24T15:02:00Z"/>
  <w16cex:commentExtensible w16cex:durableId="2824C6FE" w16cex:dateUtc="2023-06-02T17:52:00Z"/>
  <w16cex:commentExtensible w16cex:durableId="282876F4" w16cex:dateUtc="2023-06-05T13:00:00Z"/>
  <w16cex:commentExtensible w16cex:durableId="26FFC49E" w16cex:dateUtc="2023-06-05T13:02:00Z"/>
  <w16cex:commentExtensible w16cex:durableId="283EE4D5" w16cex:dateUtc="2023-06-22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010FA6C" w16cid:durableId="282875A7"/>
  <w16cid:commentId w16cid:paraId="4115E2B3" w16cid:durableId="7AC95BFA"/>
  <w16cid:commentId w16cid:paraId="35E87814" w16cid:durableId="2857B63D"/>
  <w16cid:commentId w16cid:paraId="341C3F90" w16cid:durableId="2819BEBA"/>
  <w16cid:commentId w16cid:paraId="30D8B290" w16cid:durableId="2820EB23"/>
  <w16cid:commentId w16cid:paraId="3E8C5AF5" w16cid:durableId="3528C787"/>
  <w16cid:commentId w16cid:paraId="24D9545D" w16cid:durableId="283EDD4A"/>
  <w16cid:commentId w16cid:paraId="66A01A0C" w16cid:durableId="2857B7EB"/>
  <w16cid:commentId w16cid:paraId="29B13F78" w16cid:durableId="2857B7F5"/>
  <w16cid:commentId w16cid:paraId="4823FA38" w16cid:durableId="283EDD28"/>
  <w16cid:commentId w16cid:paraId="317DBC90" w16cid:durableId="283EE21D"/>
  <w16cid:commentId w16cid:paraId="2CDFB3EA" w16cid:durableId="2818C1A1"/>
  <w16cid:commentId w16cid:paraId="7619D926" w16cid:durableId="2824C6FE"/>
  <w16cid:commentId w16cid:paraId="58AC7E3D" w16cid:durableId="282876F4"/>
  <w16cid:commentId w16cid:paraId="6C73D8AD" w16cid:durableId="26FFC49E"/>
  <w16cid:commentId w16cid:paraId="3CAD0F2E" w16cid:durableId="283EE4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BF1753" w14:textId="77777777" w:rsidR="0001285A" w:rsidRDefault="0001285A" w:rsidP="00366707">
      <w:pPr>
        <w:spacing w:after="0" w:line="240" w:lineRule="auto"/>
      </w:pPr>
      <w:r>
        <w:separator/>
      </w:r>
    </w:p>
  </w:endnote>
  <w:endnote w:type="continuationSeparator" w:id="0">
    <w:p w14:paraId="35CEE3D7" w14:textId="77777777" w:rsidR="0001285A" w:rsidRDefault="0001285A" w:rsidP="00366707">
      <w:pPr>
        <w:spacing w:after="0" w:line="240" w:lineRule="auto"/>
      </w:pPr>
      <w:r>
        <w:continuationSeparator/>
      </w:r>
    </w:p>
  </w:endnote>
  <w:endnote w:type="continuationNotice" w:id="1">
    <w:p w14:paraId="04D2C0F4" w14:textId="77777777" w:rsidR="0001285A" w:rsidRDefault="000128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Open Sans">
    <w:charset w:val="00"/>
    <w:family w:val="auto"/>
    <w:pitch w:val="variable"/>
    <w:sig w:usb0="E00002FF" w:usb1="4000201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ECC84E" w14:textId="77777777" w:rsidR="0001285A" w:rsidRDefault="0001285A" w:rsidP="00366707">
      <w:pPr>
        <w:spacing w:after="0" w:line="240" w:lineRule="auto"/>
      </w:pPr>
      <w:r>
        <w:separator/>
      </w:r>
    </w:p>
  </w:footnote>
  <w:footnote w:type="continuationSeparator" w:id="0">
    <w:p w14:paraId="138C1434" w14:textId="77777777" w:rsidR="0001285A" w:rsidRDefault="0001285A" w:rsidP="00366707">
      <w:pPr>
        <w:spacing w:after="0" w:line="240" w:lineRule="auto"/>
      </w:pPr>
      <w:r>
        <w:continuationSeparator/>
      </w:r>
    </w:p>
  </w:footnote>
  <w:footnote w:type="continuationNotice" w:id="1">
    <w:p w14:paraId="2CE3779B" w14:textId="77777777" w:rsidR="0001285A" w:rsidRDefault="0001285A">
      <w:pPr>
        <w:spacing w:after="0" w:line="240" w:lineRule="auto"/>
      </w:pPr>
    </w:p>
  </w:footnote>
  <w:footnote w:id="2">
    <w:p w14:paraId="25444E78" w14:textId="5A1A851A" w:rsidR="00EF1AA7" w:rsidRPr="00A3171A" w:rsidRDefault="00EF1AA7" w:rsidP="00A1797B">
      <w:pPr>
        <w:pStyle w:val="FootnoteText"/>
        <w:jc w:val="both"/>
        <w:rPr>
          <w:rFonts w:ascii="Open Sans" w:hAnsi="Open Sans" w:cs="Open Sans"/>
          <w:sz w:val="16"/>
          <w:szCs w:val="16"/>
        </w:rPr>
      </w:pPr>
      <w:r w:rsidRPr="00A3171A">
        <w:rPr>
          <w:rStyle w:val="FootnoteReference"/>
          <w:rFonts w:ascii="Open Sans" w:hAnsi="Open Sans" w:cs="Open Sans"/>
          <w:sz w:val="16"/>
          <w:szCs w:val="16"/>
        </w:rPr>
        <w:footnoteRef/>
      </w:r>
      <w:r w:rsidRPr="00A3171A">
        <w:rPr>
          <w:rFonts w:ascii="Open Sans" w:hAnsi="Open Sans" w:cs="Open Sans"/>
          <w:sz w:val="16"/>
          <w:szCs w:val="16"/>
        </w:rPr>
        <w:t xml:space="preserve"> </w:t>
      </w:r>
      <w:r w:rsidRPr="003669B0">
        <w:rPr>
          <w:rFonts w:ascii="Open Sans" w:hAnsi="Open Sans" w:cs="Open Sans"/>
          <w:b/>
          <w:bCs/>
          <w:color w:val="4472C4" w:themeColor="accent1"/>
          <w:sz w:val="16"/>
          <w:szCs w:val="16"/>
          <w:lang w:val="en-US"/>
        </w:rPr>
        <w:t>MDD</w:t>
      </w:r>
      <w:r w:rsidRPr="003669B0">
        <w:rPr>
          <w:rFonts w:ascii="Open Sans" w:hAnsi="Open Sans" w:cs="Open Sans"/>
          <w:color w:val="4472C4" w:themeColor="accent1"/>
          <w:sz w:val="16"/>
          <w:szCs w:val="16"/>
          <w:lang w:val="en-US"/>
        </w:rPr>
        <w:t xml:space="preserve"> </w:t>
      </w:r>
      <w:r w:rsidRPr="00353319">
        <w:rPr>
          <w:rFonts w:ascii="Open Sans" w:hAnsi="Open Sans" w:cs="Open Sans"/>
          <w:sz w:val="16"/>
          <w:szCs w:val="16"/>
          <w:lang w:val="en-US"/>
        </w:rPr>
        <w:t>is a dichotomous indicator (asking yes/no) of whether adults consumed 10 food groups the day prior to the survey (i.e., yesterday), and is intended to capture adequate consumption of various nutrients and vitamins.</w:t>
      </w:r>
      <w:r w:rsidRPr="008A5091">
        <w:rPr>
          <w:rFonts w:ascii="Open Sans" w:hAnsi="Open Sans" w:cs="Open Sans"/>
          <w:sz w:val="16"/>
          <w:szCs w:val="16"/>
          <w:lang w:val="en-US"/>
        </w:rPr>
        <w:t xml:space="preserve"> </w:t>
      </w:r>
      <w:r w:rsidR="008A5091" w:rsidRPr="008A5091">
        <w:rPr>
          <w:rFonts w:ascii="Open Sans" w:hAnsi="Open Sans" w:cs="Open Sans"/>
          <w:sz w:val="16"/>
          <w:szCs w:val="16"/>
          <w:lang w:val="en-US"/>
        </w:rPr>
        <w:t xml:space="preserve">While usually minimum dietary diversity (MDD) is asked only of women, this study set out to analyze individual dietary diversity by the sex of respondents. </w:t>
      </w:r>
      <w:r w:rsidRPr="00282FEF">
        <w:rPr>
          <w:rFonts w:ascii="Open Sans" w:hAnsi="Open Sans" w:cs="Open Sans"/>
          <w:sz w:val="16"/>
          <w:szCs w:val="16"/>
          <w:lang w:val="en-US"/>
        </w:rPr>
        <w:t>(For more info:</w:t>
      </w:r>
      <w:r w:rsidRPr="00282FEF">
        <w:rPr>
          <w:rFonts w:ascii="Open Sans" w:hAnsi="Open Sans" w:cs="Open Sans"/>
          <w:color w:val="212529"/>
          <w:sz w:val="16"/>
          <w:szCs w:val="16"/>
          <w:shd w:val="clear" w:color="auto" w:fill="FFFFFF"/>
          <w:lang w:val="en-US"/>
        </w:rPr>
        <w:t xml:space="preserve"> </w:t>
      </w:r>
      <w:hyperlink r:id="rId1" w:history="1">
        <w:r w:rsidRPr="00A3171A">
          <w:rPr>
            <w:rStyle w:val="Hyperlink"/>
            <w:rFonts w:ascii="Open Sans" w:hAnsi="Open Sans" w:cs="Open Sans"/>
            <w:sz w:val="16"/>
            <w:szCs w:val="16"/>
          </w:rPr>
          <w:t>Minimum Dietary Diversity for Women (MDD-W) - Data Analysis - WFP VAM Resource Centre</w:t>
        </w:r>
      </w:hyperlink>
      <w:r>
        <w:rPr>
          <w:rFonts w:ascii="Open Sans" w:hAnsi="Open Sans" w:cs="Open Sans"/>
          <w:color w:val="212529"/>
          <w:sz w:val="16"/>
          <w:szCs w:val="16"/>
          <w:shd w:val="clear" w:color="auto" w:fill="FFFFFF"/>
          <w:lang w:val="en-US"/>
        </w:rPr>
        <w:t>)</w:t>
      </w:r>
    </w:p>
  </w:footnote>
  <w:footnote w:id="3">
    <w:p w14:paraId="510F294B" w14:textId="09E9675A" w:rsidR="00886989" w:rsidRDefault="00886989" w:rsidP="00A1797B">
      <w:pPr>
        <w:pStyle w:val="FootnoteText"/>
        <w:jc w:val="both"/>
      </w:pPr>
      <w:r w:rsidRPr="00A3171A">
        <w:rPr>
          <w:rStyle w:val="FootnoteReference"/>
          <w:rFonts w:ascii="Open Sans" w:hAnsi="Open Sans" w:cs="Open Sans"/>
          <w:sz w:val="16"/>
          <w:szCs w:val="16"/>
        </w:rPr>
        <w:footnoteRef/>
      </w:r>
      <w:r w:rsidRPr="003669B0">
        <w:rPr>
          <w:rFonts w:ascii="Open Sans" w:hAnsi="Open Sans" w:cs="Open Sans"/>
          <w:color w:val="4472C4" w:themeColor="accent1"/>
          <w:sz w:val="16"/>
          <w:szCs w:val="16"/>
        </w:rPr>
        <w:t xml:space="preserve"> </w:t>
      </w:r>
      <w:r w:rsidR="00282FEF" w:rsidRPr="003669B0">
        <w:rPr>
          <w:rFonts w:ascii="Open Sans" w:hAnsi="Open Sans" w:cs="Open Sans"/>
          <w:b/>
          <w:bCs/>
          <w:color w:val="4472C4" w:themeColor="accent1"/>
          <w:sz w:val="16"/>
          <w:szCs w:val="16"/>
          <w:lang w:val="en-US"/>
        </w:rPr>
        <w:t xml:space="preserve">rCSI </w:t>
      </w:r>
      <w:r w:rsidR="00282FEF" w:rsidRPr="00282FEF">
        <w:rPr>
          <w:rFonts w:ascii="Open Sans" w:hAnsi="Open Sans" w:cs="Open Sans"/>
          <w:sz w:val="16"/>
          <w:szCs w:val="16"/>
          <w:lang w:val="en-US"/>
        </w:rPr>
        <w:t xml:space="preserve">is an indicator used to compare the hardship faced by households due to shortage of food. The index measures the frequency and severity of the food consumption </w:t>
      </w:r>
      <w:r w:rsidR="00353319" w:rsidRPr="00282FEF">
        <w:rPr>
          <w:rFonts w:ascii="Open Sans" w:hAnsi="Open Sans" w:cs="Open Sans"/>
          <w:sz w:val="16"/>
          <w:szCs w:val="16"/>
          <w:lang w:val="en-US"/>
        </w:rPr>
        <w:t>behaviors</w:t>
      </w:r>
      <w:r w:rsidR="00282FEF" w:rsidRPr="00282FEF">
        <w:rPr>
          <w:rFonts w:ascii="Open Sans" w:hAnsi="Open Sans" w:cs="Open Sans"/>
          <w:sz w:val="16"/>
          <w:szCs w:val="16"/>
          <w:lang w:val="en-US"/>
        </w:rPr>
        <w:t xml:space="preserve"> the households had to engage in due to food shortage in the 7 days prior to the survey (For more info:</w:t>
      </w:r>
      <w:r w:rsidR="00282FEF" w:rsidRPr="00282FEF">
        <w:rPr>
          <w:rFonts w:ascii="Open Sans" w:hAnsi="Open Sans" w:cs="Open Sans"/>
          <w:color w:val="212529"/>
          <w:sz w:val="16"/>
          <w:szCs w:val="16"/>
          <w:shd w:val="clear" w:color="auto" w:fill="FFFFFF"/>
          <w:lang w:val="en-US"/>
        </w:rPr>
        <w:t xml:space="preserve"> </w:t>
      </w:r>
      <w:hyperlink r:id="rId2" w:history="1">
        <w:r w:rsidRPr="00282FEF">
          <w:rPr>
            <w:rStyle w:val="Hyperlink"/>
            <w:rFonts w:ascii="Open Sans" w:hAnsi="Open Sans" w:cs="Open Sans"/>
            <w:sz w:val="16"/>
            <w:szCs w:val="16"/>
          </w:rPr>
          <w:t>reduced Coping Strategies Index - Data Analysis - WFP VAM Resource Centre</w:t>
        </w:r>
      </w:hyperlink>
      <w:r w:rsidR="00282FEF" w:rsidRPr="00282FEF">
        <w:rPr>
          <w:rFonts w:ascii="Open Sans" w:hAnsi="Open Sans" w:cs="Open Sans"/>
          <w:sz w:val="16"/>
          <w:szCs w:val="16"/>
          <w:lang w:val="en-US"/>
        </w:rPr>
        <w:t>)</w:t>
      </w:r>
      <w:r w:rsidR="00282FEF">
        <w:rPr>
          <w:rStyle w:val="Hyperlink"/>
          <w:rFonts w:ascii="Open Sans" w:hAnsi="Open Sans" w:cs="Open Sans"/>
          <w:sz w:val="16"/>
          <w:szCs w:val="16"/>
        </w:rPr>
        <w:t xml:space="preserve"> </w:t>
      </w:r>
    </w:p>
  </w:footnote>
  <w:footnote w:id="4">
    <w:p w14:paraId="7187C73C" w14:textId="5530A332" w:rsidR="00021C0A" w:rsidRPr="004A135E" w:rsidRDefault="00021C0A" w:rsidP="00A1797B">
      <w:pPr>
        <w:spacing w:line="240" w:lineRule="auto"/>
        <w:jc w:val="both"/>
        <w:rPr>
          <w:rFonts w:ascii="Open Sans" w:hAnsi="Open Sans" w:cs="Open Sans"/>
          <w:sz w:val="20"/>
          <w:szCs w:val="20"/>
          <w:lang w:val="en-US"/>
        </w:rPr>
      </w:pPr>
      <w:r>
        <w:rPr>
          <w:rStyle w:val="FootnoteReference"/>
        </w:rPr>
        <w:footnoteRef/>
      </w:r>
      <w:r>
        <w:t xml:space="preserve"> </w:t>
      </w:r>
      <w:r w:rsidR="00D9228E" w:rsidRPr="003669B0">
        <w:rPr>
          <w:rFonts w:ascii="Open Sans" w:hAnsi="Open Sans" w:cs="Open Sans"/>
          <w:b/>
          <w:bCs/>
          <w:color w:val="4472C4" w:themeColor="accent1"/>
          <w:sz w:val="16"/>
          <w:szCs w:val="16"/>
          <w:lang w:val="en-US"/>
        </w:rPr>
        <w:t>G</w:t>
      </w:r>
      <w:r w:rsidRPr="003669B0">
        <w:rPr>
          <w:rFonts w:ascii="Open Sans" w:hAnsi="Open Sans" w:cs="Open Sans"/>
          <w:b/>
          <w:bCs/>
          <w:color w:val="4472C4" w:themeColor="accent1"/>
          <w:sz w:val="16"/>
          <w:szCs w:val="16"/>
          <w:lang w:val="en-US"/>
        </w:rPr>
        <w:t>ender-sensitive rCSI</w:t>
      </w:r>
      <w:r w:rsidRPr="003669B0">
        <w:rPr>
          <w:rFonts w:ascii="Open Sans" w:hAnsi="Open Sans" w:cs="Open Sans"/>
          <w:color w:val="4472C4" w:themeColor="accent1"/>
          <w:sz w:val="16"/>
          <w:szCs w:val="16"/>
          <w:lang w:val="en-US"/>
        </w:rPr>
        <w:t xml:space="preserve"> </w:t>
      </w:r>
      <w:r w:rsidRPr="00021C0A">
        <w:rPr>
          <w:rFonts w:ascii="Open Sans" w:hAnsi="Open Sans" w:cs="Open Sans"/>
          <w:sz w:val="16"/>
          <w:szCs w:val="16"/>
          <w:lang w:val="en-US"/>
        </w:rPr>
        <w:t>questions were developed specifically with the gender team, and set out to determine, within the past 7 days, who in the household applied the following strategies: (1) limited the portion size, (2) restricted consumption so that children could eat, or (3) reduced the number of meals eaten per day; the response options included: mainly adult male(s) or female(s), male or female children/youth, all adults equally, and all family members equally.</w:t>
      </w:r>
    </w:p>
    <w:p w14:paraId="51279648" w14:textId="00F33153" w:rsidR="00021C0A" w:rsidRPr="00021C0A" w:rsidRDefault="00021C0A">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C1AF9" w14:textId="1B2A2FA1" w:rsidR="00366707" w:rsidRDefault="002106BB" w:rsidP="00EA2B6A">
    <w:pPr>
      <w:pStyle w:val="Header"/>
      <w:jc w:val="right"/>
    </w:pPr>
    <w:r>
      <w:rPr>
        <w:rFonts w:asciiTheme="majorHAnsi" w:hAnsiTheme="majorHAnsi"/>
        <w:b/>
        <w:noProof/>
        <w:color w:val="2F5496" w:themeColor="accent1" w:themeShade="BF"/>
        <w:lang w:eastAsia="en-GB"/>
      </w:rPr>
      <w:drawing>
        <wp:inline distT="0" distB="0" distL="0" distR="0" wp14:anchorId="3C71EAB6" wp14:editId="033819AE">
          <wp:extent cx="973936" cy="427945"/>
          <wp:effectExtent l="0" t="0" r="4445" b="4445"/>
          <wp:docPr id="1799187670" name="Picture 1799187670" descr="A picture containing graphics, text,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87670" name="Picture 1" descr="A picture containing graphics, text,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72466" cy="471239"/>
                  </a:xfrm>
                  <a:prstGeom prst="rect">
                    <a:avLst/>
                  </a:prstGeom>
                </pic:spPr>
              </pic:pic>
            </a:graphicData>
          </a:graphic>
        </wp:inline>
      </w:drawing>
    </w:r>
    <w:r w:rsidR="00366707">
      <w:rPr>
        <w:rFonts w:asciiTheme="majorHAnsi" w:hAnsiTheme="majorHAnsi"/>
        <w:b/>
        <w:noProof/>
        <w:color w:val="2F5496" w:themeColor="accent1" w:themeShade="BF"/>
        <w:lang w:eastAsia="en-GB"/>
      </w:rPr>
      <mc:AlternateContent>
        <mc:Choice Requires="wps">
          <w:drawing>
            <wp:anchor distT="0" distB="0" distL="114300" distR="114300" simplePos="0" relativeHeight="251658240" behindDoc="0" locked="0" layoutInCell="1" allowOverlap="1" wp14:anchorId="4DC3179A" wp14:editId="367139D2">
              <wp:simplePos x="0" y="0"/>
              <wp:positionH relativeFrom="column">
                <wp:posOffset>-908050</wp:posOffset>
              </wp:positionH>
              <wp:positionV relativeFrom="paragraph">
                <wp:posOffset>-443230</wp:posOffset>
              </wp:positionV>
              <wp:extent cx="723900" cy="10674350"/>
              <wp:effectExtent l="0" t="0" r="0" b="0"/>
              <wp:wrapNone/>
              <wp:docPr id="1" name="Rectangle 1"/>
              <wp:cNvGraphicFramePr/>
              <a:graphic xmlns:a="http://schemas.openxmlformats.org/drawingml/2006/main">
                <a:graphicData uri="http://schemas.microsoft.com/office/word/2010/wordprocessingShape">
                  <wps:wsp>
                    <wps:cNvSpPr/>
                    <wps:spPr>
                      <a:xfrm>
                        <a:off x="0" y="0"/>
                        <a:ext cx="723900" cy="106743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angle 1" style="position:absolute;margin-left:-71.5pt;margin-top:-34.9pt;width:57pt;height:8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d="f" strokeweight="1pt" w14:anchorId="2366B7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08278C"/>
    <w:multiLevelType w:val="hybridMultilevel"/>
    <w:tmpl w:val="684A37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366A08"/>
    <w:multiLevelType w:val="hybridMultilevel"/>
    <w:tmpl w:val="EC9A7982"/>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2" w15:restartNumberingAfterBreak="0">
    <w:nsid w:val="4FC154E8"/>
    <w:multiLevelType w:val="hybridMultilevel"/>
    <w:tmpl w:val="8B12B22C"/>
    <w:lvl w:ilvl="0" w:tplc="13F02B40">
      <w:start w:val="1"/>
      <w:numFmt w:val="decimal"/>
      <w:lvlText w:val="(%1)"/>
      <w:lvlJc w:val="left"/>
      <w:pPr>
        <w:ind w:left="410" w:hanging="36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3" w15:restartNumberingAfterBreak="0">
    <w:nsid w:val="516B4B6A"/>
    <w:multiLevelType w:val="hybridMultilevel"/>
    <w:tmpl w:val="684A37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3010310"/>
    <w:multiLevelType w:val="hybridMultilevel"/>
    <w:tmpl w:val="3E86FA32"/>
    <w:lvl w:ilvl="0" w:tplc="E7C40730">
      <w:start w:val="1"/>
      <w:numFmt w:val="bullet"/>
      <w:lvlText w:val="•"/>
      <w:lvlJc w:val="left"/>
      <w:pPr>
        <w:tabs>
          <w:tab w:val="num" w:pos="720"/>
        </w:tabs>
        <w:ind w:left="720" w:hanging="360"/>
      </w:pPr>
      <w:rPr>
        <w:rFonts w:ascii="Arial" w:hAnsi="Arial" w:hint="default"/>
      </w:rPr>
    </w:lvl>
    <w:lvl w:ilvl="1" w:tplc="FE9A05A0" w:tentative="1">
      <w:start w:val="1"/>
      <w:numFmt w:val="bullet"/>
      <w:lvlText w:val="•"/>
      <w:lvlJc w:val="left"/>
      <w:pPr>
        <w:tabs>
          <w:tab w:val="num" w:pos="1440"/>
        </w:tabs>
        <w:ind w:left="1440" w:hanging="360"/>
      </w:pPr>
      <w:rPr>
        <w:rFonts w:ascii="Arial" w:hAnsi="Arial" w:hint="default"/>
      </w:rPr>
    </w:lvl>
    <w:lvl w:ilvl="2" w:tplc="039CF70E" w:tentative="1">
      <w:start w:val="1"/>
      <w:numFmt w:val="bullet"/>
      <w:lvlText w:val="•"/>
      <w:lvlJc w:val="left"/>
      <w:pPr>
        <w:tabs>
          <w:tab w:val="num" w:pos="2160"/>
        </w:tabs>
        <w:ind w:left="2160" w:hanging="360"/>
      </w:pPr>
      <w:rPr>
        <w:rFonts w:ascii="Arial" w:hAnsi="Arial" w:hint="default"/>
      </w:rPr>
    </w:lvl>
    <w:lvl w:ilvl="3" w:tplc="59A47B10" w:tentative="1">
      <w:start w:val="1"/>
      <w:numFmt w:val="bullet"/>
      <w:lvlText w:val="•"/>
      <w:lvlJc w:val="left"/>
      <w:pPr>
        <w:tabs>
          <w:tab w:val="num" w:pos="2880"/>
        </w:tabs>
        <w:ind w:left="2880" w:hanging="360"/>
      </w:pPr>
      <w:rPr>
        <w:rFonts w:ascii="Arial" w:hAnsi="Arial" w:hint="default"/>
      </w:rPr>
    </w:lvl>
    <w:lvl w:ilvl="4" w:tplc="8CBEC3B0" w:tentative="1">
      <w:start w:val="1"/>
      <w:numFmt w:val="bullet"/>
      <w:lvlText w:val="•"/>
      <w:lvlJc w:val="left"/>
      <w:pPr>
        <w:tabs>
          <w:tab w:val="num" w:pos="3600"/>
        </w:tabs>
        <w:ind w:left="3600" w:hanging="360"/>
      </w:pPr>
      <w:rPr>
        <w:rFonts w:ascii="Arial" w:hAnsi="Arial" w:hint="default"/>
      </w:rPr>
    </w:lvl>
    <w:lvl w:ilvl="5" w:tplc="CB4E1B48" w:tentative="1">
      <w:start w:val="1"/>
      <w:numFmt w:val="bullet"/>
      <w:lvlText w:val="•"/>
      <w:lvlJc w:val="left"/>
      <w:pPr>
        <w:tabs>
          <w:tab w:val="num" w:pos="4320"/>
        </w:tabs>
        <w:ind w:left="4320" w:hanging="360"/>
      </w:pPr>
      <w:rPr>
        <w:rFonts w:ascii="Arial" w:hAnsi="Arial" w:hint="default"/>
      </w:rPr>
    </w:lvl>
    <w:lvl w:ilvl="6" w:tplc="1A3CF398" w:tentative="1">
      <w:start w:val="1"/>
      <w:numFmt w:val="bullet"/>
      <w:lvlText w:val="•"/>
      <w:lvlJc w:val="left"/>
      <w:pPr>
        <w:tabs>
          <w:tab w:val="num" w:pos="5040"/>
        </w:tabs>
        <w:ind w:left="5040" w:hanging="360"/>
      </w:pPr>
      <w:rPr>
        <w:rFonts w:ascii="Arial" w:hAnsi="Arial" w:hint="default"/>
      </w:rPr>
    </w:lvl>
    <w:lvl w:ilvl="7" w:tplc="99B2E49A" w:tentative="1">
      <w:start w:val="1"/>
      <w:numFmt w:val="bullet"/>
      <w:lvlText w:val="•"/>
      <w:lvlJc w:val="left"/>
      <w:pPr>
        <w:tabs>
          <w:tab w:val="num" w:pos="5760"/>
        </w:tabs>
        <w:ind w:left="5760" w:hanging="360"/>
      </w:pPr>
      <w:rPr>
        <w:rFonts w:ascii="Arial" w:hAnsi="Arial" w:hint="default"/>
      </w:rPr>
    </w:lvl>
    <w:lvl w:ilvl="8" w:tplc="ACF0FA6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30B7A72"/>
    <w:multiLevelType w:val="hybridMultilevel"/>
    <w:tmpl w:val="8A6E0E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A5710F"/>
    <w:multiLevelType w:val="hybridMultilevel"/>
    <w:tmpl w:val="2D66F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EF2290"/>
    <w:multiLevelType w:val="hybridMultilevel"/>
    <w:tmpl w:val="C422F4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7697461">
    <w:abstractNumId w:val="0"/>
  </w:num>
  <w:num w:numId="2" w16cid:durableId="1868978559">
    <w:abstractNumId w:val="3"/>
  </w:num>
  <w:num w:numId="3" w16cid:durableId="1662736002">
    <w:abstractNumId w:val="4"/>
  </w:num>
  <w:num w:numId="4" w16cid:durableId="1571689728">
    <w:abstractNumId w:val="5"/>
  </w:num>
  <w:num w:numId="5" w16cid:durableId="626085121">
    <w:abstractNumId w:val="6"/>
  </w:num>
  <w:num w:numId="6" w16cid:durableId="406003405">
    <w:abstractNumId w:val="1"/>
  </w:num>
  <w:num w:numId="7" w16cid:durableId="376512844">
    <w:abstractNumId w:val="2"/>
  </w:num>
  <w:num w:numId="8" w16cid:durableId="100343090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LEM Mohamed">
    <w15:presenceInfo w15:providerId="AD" w15:userId="S::mohamed.salem@wfp.org::13f12703-f1ce-4b8b-924c-fe401988a08b"/>
  </w15:person>
  <w15:person w15:author="WALKER Cassandra">
    <w15:presenceInfo w15:providerId="AD" w15:userId="S::cassandra.walker@wfp.org::7d551a76-2a3b-46ce-9612-27f9694a0380"/>
  </w15:person>
  <w15:person w15:author="Nicole Wu">
    <w15:presenceInfo w15:providerId="None" w15:userId="Nicole W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4F"/>
    <w:rsid w:val="00002076"/>
    <w:rsid w:val="0000322A"/>
    <w:rsid w:val="00004869"/>
    <w:rsid w:val="000065D6"/>
    <w:rsid w:val="00006926"/>
    <w:rsid w:val="0001285A"/>
    <w:rsid w:val="00016DAA"/>
    <w:rsid w:val="00021B7D"/>
    <w:rsid w:val="00021C0A"/>
    <w:rsid w:val="000266A5"/>
    <w:rsid w:val="0002767B"/>
    <w:rsid w:val="0003575A"/>
    <w:rsid w:val="00047078"/>
    <w:rsid w:val="00052988"/>
    <w:rsid w:val="0005773A"/>
    <w:rsid w:val="000632D1"/>
    <w:rsid w:val="00064464"/>
    <w:rsid w:val="00064900"/>
    <w:rsid w:val="000660ED"/>
    <w:rsid w:val="000708F0"/>
    <w:rsid w:val="00076208"/>
    <w:rsid w:val="0008075F"/>
    <w:rsid w:val="00080CB6"/>
    <w:rsid w:val="0008187F"/>
    <w:rsid w:val="00081A59"/>
    <w:rsid w:val="00082AB5"/>
    <w:rsid w:val="00082B64"/>
    <w:rsid w:val="00087A42"/>
    <w:rsid w:val="0009070D"/>
    <w:rsid w:val="00097648"/>
    <w:rsid w:val="000B1929"/>
    <w:rsid w:val="000B355A"/>
    <w:rsid w:val="000B38EA"/>
    <w:rsid w:val="000B5807"/>
    <w:rsid w:val="000C2DE5"/>
    <w:rsid w:val="000C53B2"/>
    <w:rsid w:val="000D0174"/>
    <w:rsid w:val="000D3BAB"/>
    <w:rsid w:val="000D7238"/>
    <w:rsid w:val="000D7556"/>
    <w:rsid w:val="000E2635"/>
    <w:rsid w:val="000F6113"/>
    <w:rsid w:val="00101F51"/>
    <w:rsid w:val="00104C11"/>
    <w:rsid w:val="00105182"/>
    <w:rsid w:val="001100A1"/>
    <w:rsid w:val="001119C4"/>
    <w:rsid w:val="00111D7B"/>
    <w:rsid w:val="0011410E"/>
    <w:rsid w:val="001206D0"/>
    <w:rsid w:val="00132605"/>
    <w:rsid w:val="00132AA6"/>
    <w:rsid w:val="00134A84"/>
    <w:rsid w:val="00134D1E"/>
    <w:rsid w:val="001354A5"/>
    <w:rsid w:val="0013560B"/>
    <w:rsid w:val="0014053A"/>
    <w:rsid w:val="00140BDD"/>
    <w:rsid w:val="00141875"/>
    <w:rsid w:val="00144F84"/>
    <w:rsid w:val="0014518F"/>
    <w:rsid w:val="001452E8"/>
    <w:rsid w:val="0015005B"/>
    <w:rsid w:val="0015177A"/>
    <w:rsid w:val="00151E87"/>
    <w:rsid w:val="00155183"/>
    <w:rsid w:val="00170778"/>
    <w:rsid w:val="00171456"/>
    <w:rsid w:val="0017565B"/>
    <w:rsid w:val="00175914"/>
    <w:rsid w:val="0018223A"/>
    <w:rsid w:val="001851FF"/>
    <w:rsid w:val="00186F06"/>
    <w:rsid w:val="00193E79"/>
    <w:rsid w:val="00195B20"/>
    <w:rsid w:val="00197D03"/>
    <w:rsid w:val="001A1EA1"/>
    <w:rsid w:val="001A269E"/>
    <w:rsid w:val="001A4E62"/>
    <w:rsid w:val="001A623D"/>
    <w:rsid w:val="001A6D75"/>
    <w:rsid w:val="001B13AB"/>
    <w:rsid w:val="001B2961"/>
    <w:rsid w:val="001B75DA"/>
    <w:rsid w:val="001C1C0C"/>
    <w:rsid w:val="001C209D"/>
    <w:rsid w:val="001C23AE"/>
    <w:rsid w:val="001C248A"/>
    <w:rsid w:val="001C2ACA"/>
    <w:rsid w:val="001C36FA"/>
    <w:rsid w:val="001D23EF"/>
    <w:rsid w:val="001D5700"/>
    <w:rsid w:val="001D5BDE"/>
    <w:rsid w:val="001D6EF2"/>
    <w:rsid w:val="001E26B9"/>
    <w:rsid w:val="001E47D6"/>
    <w:rsid w:val="001F2A87"/>
    <w:rsid w:val="001F5143"/>
    <w:rsid w:val="00200261"/>
    <w:rsid w:val="00201B19"/>
    <w:rsid w:val="00207318"/>
    <w:rsid w:val="002106BB"/>
    <w:rsid w:val="00210D2F"/>
    <w:rsid w:val="002159DF"/>
    <w:rsid w:val="00216C2B"/>
    <w:rsid w:val="00224F72"/>
    <w:rsid w:val="0022521B"/>
    <w:rsid w:val="002261DF"/>
    <w:rsid w:val="0023111B"/>
    <w:rsid w:val="002427A4"/>
    <w:rsid w:val="00246888"/>
    <w:rsid w:val="002470E1"/>
    <w:rsid w:val="00252AFC"/>
    <w:rsid w:val="0025366D"/>
    <w:rsid w:val="002565A7"/>
    <w:rsid w:val="00260FE9"/>
    <w:rsid w:val="00265F75"/>
    <w:rsid w:val="00267667"/>
    <w:rsid w:val="00271751"/>
    <w:rsid w:val="00272813"/>
    <w:rsid w:val="00273A92"/>
    <w:rsid w:val="00276351"/>
    <w:rsid w:val="00276B79"/>
    <w:rsid w:val="0027734E"/>
    <w:rsid w:val="00282D77"/>
    <w:rsid w:val="00282F6B"/>
    <w:rsid w:val="00282FEF"/>
    <w:rsid w:val="00286A0D"/>
    <w:rsid w:val="0028736B"/>
    <w:rsid w:val="002A04D4"/>
    <w:rsid w:val="002A1477"/>
    <w:rsid w:val="002A3536"/>
    <w:rsid w:val="002A4123"/>
    <w:rsid w:val="002A5C0E"/>
    <w:rsid w:val="002A5C81"/>
    <w:rsid w:val="002C0C35"/>
    <w:rsid w:val="002C0C67"/>
    <w:rsid w:val="002C0E33"/>
    <w:rsid w:val="002C2363"/>
    <w:rsid w:val="002C6BE8"/>
    <w:rsid w:val="002C6E99"/>
    <w:rsid w:val="002C7019"/>
    <w:rsid w:val="002D267D"/>
    <w:rsid w:val="002D592D"/>
    <w:rsid w:val="002D6A23"/>
    <w:rsid w:val="002E15CB"/>
    <w:rsid w:val="002E1760"/>
    <w:rsid w:val="002E2533"/>
    <w:rsid w:val="002E5EF3"/>
    <w:rsid w:val="002E74C3"/>
    <w:rsid w:val="002F14FD"/>
    <w:rsid w:val="00303575"/>
    <w:rsid w:val="00305E79"/>
    <w:rsid w:val="00307B97"/>
    <w:rsid w:val="00310C55"/>
    <w:rsid w:val="0031153E"/>
    <w:rsid w:val="00315051"/>
    <w:rsid w:val="00316BE3"/>
    <w:rsid w:val="00324820"/>
    <w:rsid w:val="0032526E"/>
    <w:rsid w:val="003260D3"/>
    <w:rsid w:val="00331A5C"/>
    <w:rsid w:val="00332F1D"/>
    <w:rsid w:val="00334418"/>
    <w:rsid w:val="00334B21"/>
    <w:rsid w:val="00336A74"/>
    <w:rsid w:val="0034334C"/>
    <w:rsid w:val="003448B7"/>
    <w:rsid w:val="00351CBF"/>
    <w:rsid w:val="00353319"/>
    <w:rsid w:val="003556CF"/>
    <w:rsid w:val="003570E8"/>
    <w:rsid w:val="00361DC6"/>
    <w:rsid w:val="003631E0"/>
    <w:rsid w:val="003646B4"/>
    <w:rsid w:val="003665B4"/>
    <w:rsid w:val="00366707"/>
    <w:rsid w:val="003669B0"/>
    <w:rsid w:val="00367B95"/>
    <w:rsid w:val="00370324"/>
    <w:rsid w:val="003745F2"/>
    <w:rsid w:val="00374E4D"/>
    <w:rsid w:val="0037582B"/>
    <w:rsid w:val="003805F6"/>
    <w:rsid w:val="00392752"/>
    <w:rsid w:val="00393234"/>
    <w:rsid w:val="00393353"/>
    <w:rsid w:val="00393D43"/>
    <w:rsid w:val="00394CDE"/>
    <w:rsid w:val="003A021B"/>
    <w:rsid w:val="003A4AF4"/>
    <w:rsid w:val="003A4CF6"/>
    <w:rsid w:val="003A6AEF"/>
    <w:rsid w:val="003B08B9"/>
    <w:rsid w:val="003B2E57"/>
    <w:rsid w:val="003B2F13"/>
    <w:rsid w:val="003B70C2"/>
    <w:rsid w:val="003C1EF3"/>
    <w:rsid w:val="003C594A"/>
    <w:rsid w:val="003C6A7E"/>
    <w:rsid w:val="003D7F91"/>
    <w:rsid w:val="003E627E"/>
    <w:rsid w:val="003E7062"/>
    <w:rsid w:val="003F0444"/>
    <w:rsid w:val="003F17E6"/>
    <w:rsid w:val="003F2643"/>
    <w:rsid w:val="003F5A16"/>
    <w:rsid w:val="003F65F9"/>
    <w:rsid w:val="00401876"/>
    <w:rsid w:val="00401DC9"/>
    <w:rsid w:val="0041140B"/>
    <w:rsid w:val="00411D10"/>
    <w:rsid w:val="00413F39"/>
    <w:rsid w:val="0041432F"/>
    <w:rsid w:val="00415807"/>
    <w:rsid w:val="004174A1"/>
    <w:rsid w:val="0042311D"/>
    <w:rsid w:val="0042353A"/>
    <w:rsid w:val="00424520"/>
    <w:rsid w:val="00424B94"/>
    <w:rsid w:val="00426260"/>
    <w:rsid w:val="00434199"/>
    <w:rsid w:val="00434E6D"/>
    <w:rsid w:val="00440264"/>
    <w:rsid w:val="00444923"/>
    <w:rsid w:val="00445DCA"/>
    <w:rsid w:val="0044750B"/>
    <w:rsid w:val="00450257"/>
    <w:rsid w:val="00450EAA"/>
    <w:rsid w:val="004534E6"/>
    <w:rsid w:val="004538C9"/>
    <w:rsid w:val="00454143"/>
    <w:rsid w:val="00456994"/>
    <w:rsid w:val="00457246"/>
    <w:rsid w:val="0045786C"/>
    <w:rsid w:val="00463B38"/>
    <w:rsid w:val="00465519"/>
    <w:rsid w:val="00466357"/>
    <w:rsid w:val="00467250"/>
    <w:rsid w:val="00467AD5"/>
    <w:rsid w:val="00471E58"/>
    <w:rsid w:val="004722A8"/>
    <w:rsid w:val="004737AD"/>
    <w:rsid w:val="00475431"/>
    <w:rsid w:val="00476B8D"/>
    <w:rsid w:val="00476EAB"/>
    <w:rsid w:val="00482B6E"/>
    <w:rsid w:val="004832B7"/>
    <w:rsid w:val="004843DD"/>
    <w:rsid w:val="00486593"/>
    <w:rsid w:val="00491435"/>
    <w:rsid w:val="004915CC"/>
    <w:rsid w:val="00495105"/>
    <w:rsid w:val="004A135E"/>
    <w:rsid w:val="004A1AB5"/>
    <w:rsid w:val="004A4A02"/>
    <w:rsid w:val="004A5D8F"/>
    <w:rsid w:val="004B07F0"/>
    <w:rsid w:val="004B3CB3"/>
    <w:rsid w:val="004B66B3"/>
    <w:rsid w:val="004C230F"/>
    <w:rsid w:val="004C42EA"/>
    <w:rsid w:val="004C5CF4"/>
    <w:rsid w:val="004C6158"/>
    <w:rsid w:val="004D02CA"/>
    <w:rsid w:val="004D3A4F"/>
    <w:rsid w:val="004D5AB8"/>
    <w:rsid w:val="004E0C1B"/>
    <w:rsid w:val="004E22B1"/>
    <w:rsid w:val="004E3FDD"/>
    <w:rsid w:val="004E4A3E"/>
    <w:rsid w:val="004E6E09"/>
    <w:rsid w:val="004F0E6C"/>
    <w:rsid w:val="004F1127"/>
    <w:rsid w:val="00501C3A"/>
    <w:rsid w:val="005025FE"/>
    <w:rsid w:val="005031C3"/>
    <w:rsid w:val="00503F33"/>
    <w:rsid w:val="00507BC6"/>
    <w:rsid w:val="00510ECE"/>
    <w:rsid w:val="00512443"/>
    <w:rsid w:val="00526310"/>
    <w:rsid w:val="00526449"/>
    <w:rsid w:val="00536615"/>
    <w:rsid w:val="0054207C"/>
    <w:rsid w:val="00543C6F"/>
    <w:rsid w:val="0054491F"/>
    <w:rsid w:val="00545F02"/>
    <w:rsid w:val="00547D7A"/>
    <w:rsid w:val="0055677F"/>
    <w:rsid w:val="0056109D"/>
    <w:rsid w:val="00561928"/>
    <w:rsid w:val="00565FC3"/>
    <w:rsid w:val="00575D37"/>
    <w:rsid w:val="00576E41"/>
    <w:rsid w:val="00586976"/>
    <w:rsid w:val="00586B28"/>
    <w:rsid w:val="00587C04"/>
    <w:rsid w:val="005936FF"/>
    <w:rsid w:val="00595D7E"/>
    <w:rsid w:val="005A1ECC"/>
    <w:rsid w:val="005A3B40"/>
    <w:rsid w:val="005A48E9"/>
    <w:rsid w:val="005A6723"/>
    <w:rsid w:val="005B05D1"/>
    <w:rsid w:val="005B4020"/>
    <w:rsid w:val="005B73E9"/>
    <w:rsid w:val="005B76E9"/>
    <w:rsid w:val="005C07D6"/>
    <w:rsid w:val="005C2A12"/>
    <w:rsid w:val="005C37E8"/>
    <w:rsid w:val="005D736F"/>
    <w:rsid w:val="005E02BE"/>
    <w:rsid w:val="005E6D9B"/>
    <w:rsid w:val="005E7CAA"/>
    <w:rsid w:val="005F32D6"/>
    <w:rsid w:val="0060223F"/>
    <w:rsid w:val="00603914"/>
    <w:rsid w:val="006059B3"/>
    <w:rsid w:val="006063BF"/>
    <w:rsid w:val="00607C8E"/>
    <w:rsid w:val="006167DB"/>
    <w:rsid w:val="00617A29"/>
    <w:rsid w:val="006203B9"/>
    <w:rsid w:val="00621B04"/>
    <w:rsid w:val="0062324C"/>
    <w:rsid w:val="00624447"/>
    <w:rsid w:val="0064102F"/>
    <w:rsid w:val="00644420"/>
    <w:rsid w:val="006474FF"/>
    <w:rsid w:val="006477E6"/>
    <w:rsid w:val="0065616D"/>
    <w:rsid w:val="00660250"/>
    <w:rsid w:val="006618DD"/>
    <w:rsid w:val="00662FA1"/>
    <w:rsid w:val="0066632E"/>
    <w:rsid w:val="00666F0D"/>
    <w:rsid w:val="006678E1"/>
    <w:rsid w:val="006701C0"/>
    <w:rsid w:val="0069182B"/>
    <w:rsid w:val="006924A4"/>
    <w:rsid w:val="006938D6"/>
    <w:rsid w:val="006A5A93"/>
    <w:rsid w:val="006A6A7E"/>
    <w:rsid w:val="006B753A"/>
    <w:rsid w:val="006B7AE5"/>
    <w:rsid w:val="006C6E1E"/>
    <w:rsid w:val="006D35A1"/>
    <w:rsid w:val="006D6383"/>
    <w:rsid w:val="006E174D"/>
    <w:rsid w:val="006E6BFA"/>
    <w:rsid w:val="006E73CD"/>
    <w:rsid w:val="006F3855"/>
    <w:rsid w:val="006F57C2"/>
    <w:rsid w:val="006F6F4E"/>
    <w:rsid w:val="00700AD8"/>
    <w:rsid w:val="00700FA9"/>
    <w:rsid w:val="00703398"/>
    <w:rsid w:val="0070475F"/>
    <w:rsid w:val="00705501"/>
    <w:rsid w:val="00706F19"/>
    <w:rsid w:val="00706F5F"/>
    <w:rsid w:val="00707713"/>
    <w:rsid w:val="00710960"/>
    <w:rsid w:val="00711DB1"/>
    <w:rsid w:val="00716BC5"/>
    <w:rsid w:val="00722D1F"/>
    <w:rsid w:val="00723019"/>
    <w:rsid w:val="00725592"/>
    <w:rsid w:val="007267A7"/>
    <w:rsid w:val="007306A7"/>
    <w:rsid w:val="00734BDB"/>
    <w:rsid w:val="007351A8"/>
    <w:rsid w:val="0074536E"/>
    <w:rsid w:val="00754ECE"/>
    <w:rsid w:val="0075629B"/>
    <w:rsid w:val="00757776"/>
    <w:rsid w:val="00761013"/>
    <w:rsid w:val="0076247C"/>
    <w:rsid w:val="00765D3E"/>
    <w:rsid w:val="0076687C"/>
    <w:rsid w:val="00770589"/>
    <w:rsid w:val="00770670"/>
    <w:rsid w:val="00772183"/>
    <w:rsid w:val="00774DDB"/>
    <w:rsid w:val="00777644"/>
    <w:rsid w:val="00780B74"/>
    <w:rsid w:val="007835B5"/>
    <w:rsid w:val="00796816"/>
    <w:rsid w:val="00796F4F"/>
    <w:rsid w:val="007979F5"/>
    <w:rsid w:val="007A35AC"/>
    <w:rsid w:val="007A3C0A"/>
    <w:rsid w:val="007A6482"/>
    <w:rsid w:val="007B4B2A"/>
    <w:rsid w:val="007B7074"/>
    <w:rsid w:val="007C1E64"/>
    <w:rsid w:val="007C21B2"/>
    <w:rsid w:val="007C4F54"/>
    <w:rsid w:val="007C541C"/>
    <w:rsid w:val="007C62F0"/>
    <w:rsid w:val="007C7355"/>
    <w:rsid w:val="007C7FA6"/>
    <w:rsid w:val="007D20E8"/>
    <w:rsid w:val="007D614C"/>
    <w:rsid w:val="007E1149"/>
    <w:rsid w:val="007F3F52"/>
    <w:rsid w:val="007F4B75"/>
    <w:rsid w:val="007F760D"/>
    <w:rsid w:val="00801500"/>
    <w:rsid w:val="00801DB3"/>
    <w:rsid w:val="00810D01"/>
    <w:rsid w:val="00812255"/>
    <w:rsid w:val="00825C2D"/>
    <w:rsid w:val="00832E92"/>
    <w:rsid w:val="0083552F"/>
    <w:rsid w:val="00835D8F"/>
    <w:rsid w:val="00837D02"/>
    <w:rsid w:val="00841ECE"/>
    <w:rsid w:val="00844141"/>
    <w:rsid w:val="008454C0"/>
    <w:rsid w:val="00846BFE"/>
    <w:rsid w:val="00860D37"/>
    <w:rsid w:val="00862BAE"/>
    <w:rsid w:val="00865932"/>
    <w:rsid w:val="0086683C"/>
    <w:rsid w:val="00866ADD"/>
    <w:rsid w:val="00866AED"/>
    <w:rsid w:val="00866E4F"/>
    <w:rsid w:val="0088460B"/>
    <w:rsid w:val="00885686"/>
    <w:rsid w:val="00886989"/>
    <w:rsid w:val="0088752A"/>
    <w:rsid w:val="008879A3"/>
    <w:rsid w:val="0089123D"/>
    <w:rsid w:val="008964E8"/>
    <w:rsid w:val="00896C2F"/>
    <w:rsid w:val="008A02C7"/>
    <w:rsid w:val="008A1225"/>
    <w:rsid w:val="008A5091"/>
    <w:rsid w:val="008B1664"/>
    <w:rsid w:val="008B1FC4"/>
    <w:rsid w:val="008B2109"/>
    <w:rsid w:val="008B465B"/>
    <w:rsid w:val="008B60E2"/>
    <w:rsid w:val="008B65D1"/>
    <w:rsid w:val="008C10FE"/>
    <w:rsid w:val="008C1B69"/>
    <w:rsid w:val="008C5408"/>
    <w:rsid w:val="008C5528"/>
    <w:rsid w:val="008D15CA"/>
    <w:rsid w:val="008D582D"/>
    <w:rsid w:val="008D6A06"/>
    <w:rsid w:val="008D70CF"/>
    <w:rsid w:val="008E0A25"/>
    <w:rsid w:val="008E36D9"/>
    <w:rsid w:val="008E6ED3"/>
    <w:rsid w:val="008E75C1"/>
    <w:rsid w:val="008F4D93"/>
    <w:rsid w:val="008F6994"/>
    <w:rsid w:val="008F76A7"/>
    <w:rsid w:val="008F76E6"/>
    <w:rsid w:val="008F77CD"/>
    <w:rsid w:val="009000E4"/>
    <w:rsid w:val="00901C35"/>
    <w:rsid w:val="00903525"/>
    <w:rsid w:val="00907804"/>
    <w:rsid w:val="00907963"/>
    <w:rsid w:val="00910CF9"/>
    <w:rsid w:val="00911D33"/>
    <w:rsid w:val="00916C2E"/>
    <w:rsid w:val="00917650"/>
    <w:rsid w:val="009263C3"/>
    <w:rsid w:val="00927E79"/>
    <w:rsid w:val="009342C8"/>
    <w:rsid w:val="009417DB"/>
    <w:rsid w:val="00946842"/>
    <w:rsid w:val="00953623"/>
    <w:rsid w:val="0095453F"/>
    <w:rsid w:val="00954AFD"/>
    <w:rsid w:val="00955751"/>
    <w:rsid w:val="00955CEC"/>
    <w:rsid w:val="00957E64"/>
    <w:rsid w:val="0096053B"/>
    <w:rsid w:val="00961687"/>
    <w:rsid w:val="00965634"/>
    <w:rsid w:val="00972DD7"/>
    <w:rsid w:val="009733D5"/>
    <w:rsid w:val="0097492D"/>
    <w:rsid w:val="00975522"/>
    <w:rsid w:val="00977E51"/>
    <w:rsid w:val="009832F8"/>
    <w:rsid w:val="0098547A"/>
    <w:rsid w:val="00985E1C"/>
    <w:rsid w:val="00987557"/>
    <w:rsid w:val="00990C2E"/>
    <w:rsid w:val="009914E1"/>
    <w:rsid w:val="00993ECF"/>
    <w:rsid w:val="00995889"/>
    <w:rsid w:val="009A2BE1"/>
    <w:rsid w:val="009A54E1"/>
    <w:rsid w:val="009B5AA4"/>
    <w:rsid w:val="009B63A1"/>
    <w:rsid w:val="009C1B69"/>
    <w:rsid w:val="009C2311"/>
    <w:rsid w:val="009C5CD1"/>
    <w:rsid w:val="009D28A6"/>
    <w:rsid w:val="009D3BAA"/>
    <w:rsid w:val="009D4636"/>
    <w:rsid w:val="009D74A3"/>
    <w:rsid w:val="009E1257"/>
    <w:rsid w:val="009E235B"/>
    <w:rsid w:val="009E3990"/>
    <w:rsid w:val="009E3FAF"/>
    <w:rsid w:val="009F2393"/>
    <w:rsid w:val="009F5DE2"/>
    <w:rsid w:val="00A0190C"/>
    <w:rsid w:val="00A037E9"/>
    <w:rsid w:val="00A062CC"/>
    <w:rsid w:val="00A11CE6"/>
    <w:rsid w:val="00A14271"/>
    <w:rsid w:val="00A16408"/>
    <w:rsid w:val="00A1797B"/>
    <w:rsid w:val="00A23EE0"/>
    <w:rsid w:val="00A26C10"/>
    <w:rsid w:val="00A273EC"/>
    <w:rsid w:val="00A27A5C"/>
    <w:rsid w:val="00A3171A"/>
    <w:rsid w:val="00A3184D"/>
    <w:rsid w:val="00A368D7"/>
    <w:rsid w:val="00A36AB1"/>
    <w:rsid w:val="00A36F8F"/>
    <w:rsid w:val="00A373E5"/>
    <w:rsid w:val="00A37D4D"/>
    <w:rsid w:val="00A40C14"/>
    <w:rsid w:val="00A4666C"/>
    <w:rsid w:val="00A50D62"/>
    <w:rsid w:val="00A54264"/>
    <w:rsid w:val="00A55271"/>
    <w:rsid w:val="00A579F5"/>
    <w:rsid w:val="00A75B2D"/>
    <w:rsid w:val="00A77586"/>
    <w:rsid w:val="00A777D1"/>
    <w:rsid w:val="00A80498"/>
    <w:rsid w:val="00A83B17"/>
    <w:rsid w:val="00A83E0D"/>
    <w:rsid w:val="00A865C2"/>
    <w:rsid w:val="00A92B1B"/>
    <w:rsid w:val="00A92C59"/>
    <w:rsid w:val="00A974E9"/>
    <w:rsid w:val="00AA09EF"/>
    <w:rsid w:val="00AA23DA"/>
    <w:rsid w:val="00AA2840"/>
    <w:rsid w:val="00AA33F4"/>
    <w:rsid w:val="00AB0D35"/>
    <w:rsid w:val="00AB0F43"/>
    <w:rsid w:val="00AB1E89"/>
    <w:rsid w:val="00AB24B6"/>
    <w:rsid w:val="00AB73CE"/>
    <w:rsid w:val="00AC52E5"/>
    <w:rsid w:val="00AC5570"/>
    <w:rsid w:val="00AC6602"/>
    <w:rsid w:val="00AC6C81"/>
    <w:rsid w:val="00AC72EC"/>
    <w:rsid w:val="00AC7DA6"/>
    <w:rsid w:val="00AD15D6"/>
    <w:rsid w:val="00AD561A"/>
    <w:rsid w:val="00AD5D5B"/>
    <w:rsid w:val="00AD7F56"/>
    <w:rsid w:val="00AE1561"/>
    <w:rsid w:val="00AE2AA4"/>
    <w:rsid w:val="00AE5F58"/>
    <w:rsid w:val="00AF2947"/>
    <w:rsid w:val="00AF63B8"/>
    <w:rsid w:val="00B00FC8"/>
    <w:rsid w:val="00B02969"/>
    <w:rsid w:val="00B03F1B"/>
    <w:rsid w:val="00B10FD7"/>
    <w:rsid w:val="00B11D58"/>
    <w:rsid w:val="00B11F0C"/>
    <w:rsid w:val="00B16B4F"/>
    <w:rsid w:val="00B229CF"/>
    <w:rsid w:val="00B27BE5"/>
    <w:rsid w:val="00B31008"/>
    <w:rsid w:val="00B33704"/>
    <w:rsid w:val="00B37A9E"/>
    <w:rsid w:val="00B4005B"/>
    <w:rsid w:val="00B5156A"/>
    <w:rsid w:val="00B5395F"/>
    <w:rsid w:val="00B54FF3"/>
    <w:rsid w:val="00B61304"/>
    <w:rsid w:val="00B613BF"/>
    <w:rsid w:val="00B63021"/>
    <w:rsid w:val="00B67B2B"/>
    <w:rsid w:val="00B7472F"/>
    <w:rsid w:val="00B7490E"/>
    <w:rsid w:val="00B82003"/>
    <w:rsid w:val="00B83FEF"/>
    <w:rsid w:val="00B84292"/>
    <w:rsid w:val="00B90EDF"/>
    <w:rsid w:val="00B9634F"/>
    <w:rsid w:val="00B97E6E"/>
    <w:rsid w:val="00BA0836"/>
    <w:rsid w:val="00BA1246"/>
    <w:rsid w:val="00BA198D"/>
    <w:rsid w:val="00BB0311"/>
    <w:rsid w:val="00BB67D4"/>
    <w:rsid w:val="00BB71EE"/>
    <w:rsid w:val="00BC65E2"/>
    <w:rsid w:val="00BD180D"/>
    <w:rsid w:val="00BD1BE6"/>
    <w:rsid w:val="00BD41B3"/>
    <w:rsid w:val="00BE30A2"/>
    <w:rsid w:val="00BF12CB"/>
    <w:rsid w:val="00BF4870"/>
    <w:rsid w:val="00C063E6"/>
    <w:rsid w:val="00C06B6D"/>
    <w:rsid w:val="00C07D66"/>
    <w:rsid w:val="00C07D9C"/>
    <w:rsid w:val="00C10E97"/>
    <w:rsid w:val="00C1254F"/>
    <w:rsid w:val="00C12AF0"/>
    <w:rsid w:val="00C12F35"/>
    <w:rsid w:val="00C13657"/>
    <w:rsid w:val="00C2126B"/>
    <w:rsid w:val="00C2327D"/>
    <w:rsid w:val="00C23639"/>
    <w:rsid w:val="00C3392F"/>
    <w:rsid w:val="00C3433A"/>
    <w:rsid w:val="00C34FE9"/>
    <w:rsid w:val="00C35196"/>
    <w:rsid w:val="00C3660A"/>
    <w:rsid w:val="00C4105D"/>
    <w:rsid w:val="00C4272D"/>
    <w:rsid w:val="00C43A62"/>
    <w:rsid w:val="00C458B5"/>
    <w:rsid w:val="00C4708E"/>
    <w:rsid w:val="00C514CD"/>
    <w:rsid w:val="00C5340D"/>
    <w:rsid w:val="00C6138B"/>
    <w:rsid w:val="00C627C4"/>
    <w:rsid w:val="00C65046"/>
    <w:rsid w:val="00C6691D"/>
    <w:rsid w:val="00C71533"/>
    <w:rsid w:val="00C86465"/>
    <w:rsid w:val="00C91226"/>
    <w:rsid w:val="00C91B9C"/>
    <w:rsid w:val="00C94769"/>
    <w:rsid w:val="00C94E7B"/>
    <w:rsid w:val="00C96CA2"/>
    <w:rsid w:val="00CA1AC5"/>
    <w:rsid w:val="00CA55F7"/>
    <w:rsid w:val="00CA7A1B"/>
    <w:rsid w:val="00CB4EAE"/>
    <w:rsid w:val="00CB503B"/>
    <w:rsid w:val="00CC0988"/>
    <w:rsid w:val="00CC09E2"/>
    <w:rsid w:val="00CC33C6"/>
    <w:rsid w:val="00CD0D66"/>
    <w:rsid w:val="00CD1797"/>
    <w:rsid w:val="00CD31B6"/>
    <w:rsid w:val="00CD49DC"/>
    <w:rsid w:val="00CD4D6B"/>
    <w:rsid w:val="00CD502E"/>
    <w:rsid w:val="00CE12F5"/>
    <w:rsid w:val="00CF3D35"/>
    <w:rsid w:val="00D01AE8"/>
    <w:rsid w:val="00D02091"/>
    <w:rsid w:val="00D0218F"/>
    <w:rsid w:val="00D0251F"/>
    <w:rsid w:val="00D15D7C"/>
    <w:rsid w:val="00D16AE8"/>
    <w:rsid w:val="00D17D6B"/>
    <w:rsid w:val="00D238E1"/>
    <w:rsid w:val="00D24445"/>
    <w:rsid w:val="00D24CE4"/>
    <w:rsid w:val="00D4176A"/>
    <w:rsid w:val="00D4385E"/>
    <w:rsid w:val="00D4567A"/>
    <w:rsid w:val="00D4668F"/>
    <w:rsid w:val="00D6089B"/>
    <w:rsid w:val="00D61219"/>
    <w:rsid w:val="00D63B93"/>
    <w:rsid w:val="00D7544D"/>
    <w:rsid w:val="00D75703"/>
    <w:rsid w:val="00D76735"/>
    <w:rsid w:val="00D80371"/>
    <w:rsid w:val="00D82B0D"/>
    <w:rsid w:val="00D84291"/>
    <w:rsid w:val="00D877F6"/>
    <w:rsid w:val="00D92232"/>
    <w:rsid w:val="00D9228E"/>
    <w:rsid w:val="00D9235A"/>
    <w:rsid w:val="00D958C2"/>
    <w:rsid w:val="00D95D5A"/>
    <w:rsid w:val="00D97F60"/>
    <w:rsid w:val="00DA7070"/>
    <w:rsid w:val="00DB592F"/>
    <w:rsid w:val="00DD0DE4"/>
    <w:rsid w:val="00DD1002"/>
    <w:rsid w:val="00DD35B9"/>
    <w:rsid w:val="00DE01C9"/>
    <w:rsid w:val="00DE253D"/>
    <w:rsid w:val="00DE3CEC"/>
    <w:rsid w:val="00DE6453"/>
    <w:rsid w:val="00DF6201"/>
    <w:rsid w:val="00E01612"/>
    <w:rsid w:val="00E060B8"/>
    <w:rsid w:val="00E13D7F"/>
    <w:rsid w:val="00E20AE5"/>
    <w:rsid w:val="00E27A0B"/>
    <w:rsid w:val="00E3211E"/>
    <w:rsid w:val="00E32680"/>
    <w:rsid w:val="00E33CB9"/>
    <w:rsid w:val="00E3581E"/>
    <w:rsid w:val="00E3602D"/>
    <w:rsid w:val="00E378BC"/>
    <w:rsid w:val="00E40680"/>
    <w:rsid w:val="00E41D9F"/>
    <w:rsid w:val="00E42C8C"/>
    <w:rsid w:val="00E42D50"/>
    <w:rsid w:val="00E51FA1"/>
    <w:rsid w:val="00E54E9E"/>
    <w:rsid w:val="00E55D46"/>
    <w:rsid w:val="00E56404"/>
    <w:rsid w:val="00E63C6D"/>
    <w:rsid w:val="00E66355"/>
    <w:rsid w:val="00E67E22"/>
    <w:rsid w:val="00E72064"/>
    <w:rsid w:val="00E8196B"/>
    <w:rsid w:val="00E92E47"/>
    <w:rsid w:val="00EA2B6A"/>
    <w:rsid w:val="00EA3B45"/>
    <w:rsid w:val="00EB43D0"/>
    <w:rsid w:val="00EB58C0"/>
    <w:rsid w:val="00EB5B42"/>
    <w:rsid w:val="00EB644F"/>
    <w:rsid w:val="00EC0918"/>
    <w:rsid w:val="00EC2347"/>
    <w:rsid w:val="00EC3102"/>
    <w:rsid w:val="00ED1EB2"/>
    <w:rsid w:val="00EE21B9"/>
    <w:rsid w:val="00EE2459"/>
    <w:rsid w:val="00EE4554"/>
    <w:rsid w:val="00EE4FDB"/>
    <w:rsid w:val="00EF1AA7"/>
    <w:rsid w:val="00EF49FE"/>
    <w:rsid w:val="00EF4AFA"/>
    <w:rsid w:val="00EF4EE7"/>
    <w:rsid w:val="00EF6F30"/>
    <w:rsid w:val="00F01D9B"/>
    <w:rsid w:val="00F0370B"/>
    <w:rsid w:val="00F03717"/>
    <w:rsid w:val="00F044BC"/>
    <w:rsid w:val="00F05DCE"/>
    <w:rsid w:val="00F065E2"/>
    <w:rsid w:val="00F10769"/>
    <w:rsid w:val="00F11FAA"/>
    <w:rsid w:val="00F12AAB"/>
    <w:rsid w:val="00F17EED"/>
    <w:rsid w:val="00F2181F"/>
    <w:rsid w:val="00F23FEE"/>
    <w:rsid w:val="00F3153D"/>
    <w:rsid w:val="00F34A5F"/>
    <w:rsid w:val="00F36890"/>
    <w:rsid w:val="00F41687"/>
    <w:rsid w:val="00F442A2"/>
    <w:rsid w:val="00F47B07"/>
    <w:rsid w:val="00F6294D"/>
    <w:rsid w:val="00F6535E"/>
    <w:rsid w:val="00F659D7"/>
    <w:rsid w:val="00F662DF"/>
    <w:rsid w:val="00F706B6"/>
    <w:rsid w:val="00F76F54"/>
    <w:rsid w:val="00F80823"/>
    <w:rsid w:val="00F8206E"/>
    <w:rsid w:val="00F85B37"/>
    <w:rsid w:val="00F93CED"/>
    <w:rsid w:val="00F93DBA"/>
    <w:rsid w:val="00F94352"/>
    <w:rsid w:val="00F94655"/>
    <w:rsid w:val="00FA11A8"/>
    <w:rsid w:val="00FA2D7F"/>
    <w:rsid w:val="00FA56DE"/>
    <w:rsid w:val="00FA666C"/>
    <w:rsid w:val="00FB1E7A"/>
    <w:rsid w:val="00FB377E"/>
    <w:rsid w:val="00FB56FC"/>
    <w:rsid w:val="00FB6047"/>
    <w:rsid w:val="00FB64C9"/>
    <w:rsid w:val="00FB7283"/>
    <w:rsid w:val="00FC16D4"/>
    <w:rsid w:val="00FC5164"/>
    <w:rsid w:val="00FC57CB"/>
    <w:rsid w:val="00FC650E"/>
    <w:rsid w:val="00FD0AAF"/>
    <w:rsid w:val="00FD1E07"/>
    <w:rsid w:val="00FD35DC"/>
    <w:rsid w:val="00FD7859"/>
    <w:rsid w:val="00FE474D"/>
    <w:rsid w:val="00FE5A17"/>
    <w:rsid w:val="00FF3D87"/>
    <w:rsid w:val="00FF7F59"/>
    <w:rsid w:val="024E3247"/>
    <w:rsid w:val="21211A63"/>
    <w:rsid w:val="45D33850"/>
    <w:rsid w:val="47FC83B3"/>
    <w:rsid w:val="5F56AEB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EA090"/>
  <w15:chartTrackingRefBased/>
  <w15:docId w15:val="{3521F30F-44DE-4EA8-9896-C94C32E3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707"/>
  </w:style>
  <w:style w:type="paragraph" w:styleId="Footer">
    <w:name w:val="footer"/>
    <w:basedOn w:val="Normal"/>
    <w:link w:val="FooterChar"/>
    <w:uiPriority w:val="99"/>
    <w:unhideWhenUsed/>
    <w:rsid w:val="00366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707"/>
  </w:style>
  <w:style w:type="paragraph" w:styleId="ListParagraph">
    <w:name w:val="List Paragraph"/>
    <w:basedOn w:val="Normal"/>
    <w:uiPriority w:val="34"/>
    <w:qFormat/>
    <w:rsid w:val="004A5D8F"/>
    <w:pPr>
      <w:ind w:left="720"/>
      <w:contextualSpacing/>
    </w:pPr>
  </w:style>
  <w:style w:type="character" w:styleId="CommentReference">
    <w:name w:val="annotation reference"/>
    <w:basedOn w:val="DefaultParagraphFont"/>
    <w:uiPriority w:val="99"/>
    <w:semiHidden/>
    <w:unhideWhenUsed/>
    <w:rsid w:val="009342C8"/>
    <w:rPr>
      <w:sz w:val="16"/>
      <w:szCs w:val="16"/>
    </w:rPr>
  </w:style>
  <w:style w:type="paragraph" w:styleId="CommentText">
    <w:name w:val="annotation text"/>
    <w:basedOn w:val="Normal"/>
    <w:link w:val="CommentTextChar"/>
    <w:uiPriority w:val="99"/>
    <w:unhideWhenUsed/>
    <w:rsid w:val="009342C8"/>
    <w:pPr>
      <w:spacing w:line="240" w:lineRule="auto"/>
    </w:pPr>
    <w:rPr>
      <w:sz w:val="20"/>
      <w:szCs w:val="20"/>
    </w:rPr>
  </w:style>
  <w:style w:type="character" w:customStyle="1" w:styleId="CommentTextChar">
    <w:name w:val="Comment Text Char"/>
    <w:basedOn w:val="DefaultParagraphFont"/>
    <w:link w:val="CommentText"/>
    <w:uiPriority w:val="99"/>
    <w:rsid w:val="009342C8"/>
    <w:rPr>
      <w:sz w:val="20"/>
      <w:szCs w:val="20"/>
    </w:rPr>
  </w:style>
  <w:style w:type="paragraph" w:styleId="CommentSubject">
    <w:name w:val="annotation subject"/>
    <w:basedOn w:val="CommentText"/>
    <w:next w:val="CommentText"/>
    <w:link w:val="CommentSubjectChar"/>
    <w:uiPriority w:val="99"/>
    <w:semiHidden/>
    <w:unhideWhenUsed/>
    <w:rsid w:val="009342C8"/>
    <w:rPr>
      <w:b/>
      <w:bCs/>
    </w:rPr>
  </w:style>
  <w:style w:type="character" w:customStyle="1" w:styleId="CommentSubjectChar">
    <w:name w:val="Comment Subject Char"/>
    <w:basedOn w:val="CommentTextChar"/>
    <w:link w:val="CommentSubject"/>
    <w:uiPriority w:val="99"/>
    <w:semiHidden/>
    <w:rsid w:val="009342C8"/>
    <w:rPr>
      <w:b/>
      <w:bCs/>
      <w:sz w:val="20"/>
      <w:szCs w:val="20"/>
    </w:rPr>
  </w:style>
  <w:style w:type="table" w:styleId="TableGrid">
    <w:name w:val="Table Grid"/>
    <w:basedOn w:val="TableNormal"/>
    <w:uiPriority w:val="39"/>
    <w:rsid w:val="007A3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603914"/>
    <w:rPr>
      <w:rFonts w:ascii="Segoe UI" w:hAnsi="Segoe UI" w:cs="Segoe UI" w:hint="default"/>
      <w:sz w:val="18"/>
      <w:szCs w:val="18"/>
    </w:rPr>
  </w:style>
  <w:style w:type="paragraph" w:styleId="FootnoteText">
    <w:name w:val="footnote text"/>
    <w:basedOn w:val="Normal"/>
    <w:link w:val="FootnoteTextChar"/>
    <w:uiPriority w:val="99"/>
    <w:semiHidden/>
    <w:unhideWhenUsed/>
    <w:rsid w:val="00AE5F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5F58"/>
    <w:rPr>
      <w:sz w:val="20"/>
      <w:szCs w:val="20"/>
    </w:rPr>
  </w:style>
  <w:style w:type="character" w:styleId="FootnoteReference">
    <w:name w:val="footnote reference"/>
    <w:basedOn w:val="DefaultParagraphFont"/>
    <w:uiPriority w:val="99"/>
    <w:semiHidden/>
    <w:unhideWhenUsed/>
    <w:rsid w:val="00AE5F58"/>
    <w:rPr>
      <w:vertAlign w:val="superscript"/>
    </w:rPr>
  </w:style>
  <w:style w:type="character" w:styleId="Hyperlink">
    <w:name w:val="Hyperlink"/>
    <w:basedOn w:val="DefaultParagraphFont"/>
    <w:uiPriority w:val="99"/>
    <w:semiHidden/>
    <w:unhideWhenUsed/>
    <w:rsid w:val="00D17D6B"/>
    <w:rPr>
      <w:color w:val="0000FF"/>
      <w:u w:val="single"/>
    </w:rPr>
  </w:style>
  <w:style w:type="character" w:styleId="Strong">
    <w:name w:val="Strong"/>
    <w:basedOn w:val="DefaultParagraphFont"/>
    <w:uiPriority w:val="22"/>
    <w:qFormat/>
    <w:rsid w:val="00374E4D"/>
    <w:rPr>
      <w:b/>
      <w:bCs/>
    </w:rPr>
  </w:style>
  <w:style w:type="character" w:styleId="FollowedHyperlink">
    <w:name w:val="FollowedHyperlink"/>
    <w:basedOn w:val="DefaultParagraphFont"/>
    <w:uiPriority w:val="99"/>
    <w:semiHidden/>
    <w:unhideWhenUsed/>
    <w:rsid w:val="00EB644F"/>
    <w:rPr>
      <w:color w:val="954F72" w:themeColor="followedHyperlink"/>
      <w:u w:val="single"/>
    </w:rPr>
  </w:style>
  <w:style w:type="paragraph" w:styleId="Revision">
    <w:name w:val="Revision"/>
    <w:hidden/>
    <w:uiPriority w:val="99"/>
    <w:semiHidden/>
    <w:rsid w:val="0074536E"/>
    <w:pPr>
      <w:spacing w:after="0" w:line="240" w:lineRule="auto"/>
    </w:pPr>
  </w:style>
  <w:style w:type="character" w:styleId="UnresolvedMention">
    <w:name w:val="Unresolved Mention"/>
    <w:basedOn w:val="DefaultParagraphFont"/>
    <w:uiPriority w:val="99"/>
    <w:unhideWhenUsed/>
    <w:rsid w:val="00D958C2"/>
    <w:rPr>
      <w:color w:val="605E5C"/>
      <w:shd w:val="clear" w:color="auto" w:fill="E1DFDD"/>
    </w:rPr>
  </w:style>
  <w:style w:type="character" w:styleId="Mention">
    <w:name w:val="Mention"/>
    <w:basedOn w:val="DefaultParagraphFont"/>
    <w:uiPriority w:val="99"/>
    <w:unhideWhenUsed/>
    <w:rsid w:val="00D958C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238485">
      <w:bodyDiv w:val="1"/>
      <w:marLeft w:val="0"/>
      <w:marRight w:val="0"/>
      <w:marTop w:val="0"/>
      <w:marBottom w:val="0"/>
      <w:divBdr>
        <w:top w:val="none" w:sz="0" w:space="0" w:color="auto"/>
        <w:left w:val="none" w:sz="0" w:space="0" w:color="auto"/>
        <w:bottom w:val="none" w:sz="0" w:space="0" w:color="auto"/>
        <w:right w:val="none" w:sz="0" w:space="0" w:color="auto"/>
      </w:divBdr>
    </w:div>
    <w:div w:id="975525033">
      <w:bodyDiv w:val="1"/>
      <w:marLeft w:val="0"/>
      <w:marRight w:val="0"/>
      <w:marTop w:val="0"/>
      <w:marBottom w:val="0"/>
      <w:divBdr>
        <w:top w:val="none" w:sz="0" w:space="0" w:color="auto"/>
        <w:left w:val="none" w:sz="0" w:space="0" w:color="auto"/>
        <w:bottom w:val="none" w:sz="0" w:space="0" w:color="auto"/>
        <w:right w:val="none" w:sz="0" w:space="0" w:color="auto"/>
      </w:divBdr>
    </w:div>
    <w:div w:id="1479883167">
      <w:bodyDiv w:val="1"/>
      <w:marLeft w:val="0"/>
      <w:marRight w:val="0"/>
      <w:marTop w:val="0"/>
      <w:marBottom w:val="0"/>
      <w:divBdr>
        <w:top w:val="none" w:sz="0" w:space="0" w:color="auto"/>
        <w:left w:val="none" w:sz="0" w:space="0" w:color="auto"/>
        <w:bottom w:val="none" w:sz="0" w:space="0" w:color="auto"/>
        <w:right w:val="none" w:sz="0" w:space="0" w:color="auto"/>
      </w:divBdr>
      <w:divsChild>
        <w:div w:id="94331325">
          <w:marLeft w:val="360"/>
          <w:marRight w:val="0"/>
          <w:marTop w:val="200"/>
          <w:marBottom w:val="0"/>
          <w:divBdr>
            <w:top w:val="none" w:sz="0" w:space="0" w:color="auto"/>
            <w:left w:val="none" w:sz="0" w:space="0" w:color="auto"/>
            <w:bottom w:val="none" w:sz="0" w:space="0" w:color="auto"/>
            <w:right w:val="none" w:sz="0" w:space="0" w:color="auto"/>
          </w:divBdr>
        </w:div>
        <w:div w:id="535194497">
          <w:marLeft w:val="360"/>
          <w:marRight w:val="0"/>
          <w:marTop w:val="200"/>
          <w:marBottom w:val="0"/>
          <w:divBdr>
            <w:top w:val="none" w:sz="0" w:space="0" w:color="auto"/>
            <w:left w:val="none" w:sz="0" w:space="0" w:color="auto"/>
            <w:bottom w:val="none" w:sz="0" w:space="0" w:color="auto"/>
            <w:right w:val="none" w:sz="0" w:space="0" w:color="auto"/>
          </w:divBdr>
        </w:div>
        <w:div w:id="8334474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sv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sv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png"/><Relationship Id="rId59" Type="http://schemas.microsoft.com/office/2011/relationships/people" Target="people.xml"/><Relationship Id="rId20" Type="http://schemas.openxmlformats.org/officeDocument/2006/relationships/image" Target="media/image6.sv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resources.vam.wfp.org/data-analysis/quantitative/food-security/reduced-coping-strategies-index" TargetMode="External"/><Relationship Id="rId1" Type="http://schemas.openxmlformats.org/officeDocument/2006/relationships/hyperlink" Target="https://resources.vam.wfp.org/data-analysis/quantitative/nutrition/minimum-dietary-diversity-for-women-mdd-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B1840-426B-468E-97B2-D4BA57063DCB}"/>
</file>

<file path=customXml/itemProps2.xml><?xml version="1.0" encoding="utf-8"?>
<ds:datastoreItem xmlns:ds="http://schemas.openxmlformats.org/officeDocument/2006/customXml" ds:itemID="{5B29AC2B-0D52-4ED4-8C25-8158D104D40F}">
  <ds:schemaRefs>
    <ds:schemaRef ds:uri="http://schemas.openxmlformats.org/package/2006/metadata/core-properties"/>
    <ds:schemaRef ds:uri="http://purl.org/dc/elements/1.1/"/>
    <ds:schemaRef ds:uri="3940b711-dc1d-4235-b0a5-48d487f0d3b9"/>
    <ds:schemaRef ds:uri="http://www.w3.org/XML/1998/namespace"/>
    <ds:schemaRef ds:uri="http://schemas.microsoft.com/office/2006/documentManagement/types"/>
    <ds:schemaRef ds:uri="http://purl.org/dc/dcmitype/"/>
    <ds:schemaRef ds:uri="49256dcf-74b5-4e0f-b2ab-e17546be8a80"/>
    <ds:schemaRef ds:uri="http://schemas.microsoft.com/office/infopath/2007/PartnerControl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8141CD52-54CC-4F43-9F42-387909162980}">
  <ds:schemaRefs>
    <ds:schemaRef ds:uri="http://schemas.microsoft.com/sharepoint/v3/contenttype/forms"/>
  </ds:schemaRefs>
</ds:datastoreItem>
</file>

<file path=customXml/itemProps4.xml><?xml version="1.0" encoding="utf-8"?>
<ds:datastoreItem xmlns:ds="http://schemas.openxmlformats.org/officeDocument/2006/customXml" ds:itemID="{BE61C855-CD1D-4F76-902E-1EA710A0E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1708</Words>
  <Characters>9736</Characters>
  <Application>Microsoft Office Word</Application>
  <DocSecurity>4</DocSecurity>
  <Lines>81</Lines>
  <Paragraphs>22</Paragraphs>
  <ScaleCrop>false</ScaleCrop>
  <Company>World Food Programme</Company>
  <LinksUpToDate>false</LinksUpToDate>
  <CharactersWithSpaces>11422</CharactersWithSpaces>
  <SharedDoc>false</SharedDoc>
  <HLinks>
    <vt:vector size="60" baseType="variant">
      <vt:variant>
        <vt:i4>2228328</vt:i4>
      </vt:variant>
      <vt:variant>
        <vt:i4>3</vt:i4>
      </vt:variant>
      <vt:variant>
        <vt:i4>0</vt:i4>
      </vt:variant>
      <vt:variant>
        <vt:i4>5</vt:i4>
      </vt:variant>
      <vt:variant>
        <vt:lpwstr>https://resources.vam.wfp.org/data-analysis/quantitative/food-security/reduced-coping-strategies-index</vt:lpwstr>
      </vt:variant>
      <vt:variant>
        <vt:lpwstr/>
      </vt:variant>
      <vt:variant>
        <vt:i4>5767185</vt:i4>
      </vt:variant>
      <vt:variant>
        <vt:i4>0</vt:i4>
      </vt:variant>
      <vt:variant>
        <vt:i4>0</vt:i4>
      </vt:variant>
      <vt:variant>
        <vt:i4>5</vt:i4>
      </vt:variant>
      <vt:variant>
        <vt:lpwstr>https://resources.vam.wfp.org/data-analysis/quantitative/nutrition/minimum-dietary-diversity-for-women-mdd-w</vt:lpwstr>
      </vt:variant>
      <vt:variant>
        <vt:lpwstr/>
      </vt:variant>
      <vt:variant>
        <vt:i4>5701668</vt:i4>
      </vt:variant>
      <vt:variant>
        <vt:i4>21</vt:i4>
      </vt:variant>
      <vt:variant>
        <vt:i4>0</vt:i4>
      </vt:variant>
      <vt:variant>
        <vt:i4>5</vt:i4>
      </vt:variant>
      <vt:variant>
        <vt:lpwstr>mailto:nicole.wu@wfp.org</vt:lpwstr>
      </vt:variant>
      <vt:variant>
        <vt:lpwstr/>
      </vt:variant>
      <vt:variant>
        <vt:i4>5701668</vt:i4>
      </vt:variant>
      <vt:variant>
        <vt:i4>18</vt:i4>
      </vt:variant>
      <vt:variant>
        <vt:i4>0</vt:i4>
      </vt:variant>
      <vt:variant>
        <vt:i4>5</vt:i4>
      </vt:variant>
      <vt:variant>
        <vt:lpwstr>mailto:nicole.wu@wfp.org</vt:lpwstr>
      </vt:variant>
      <vt:variant>
        <vt:lpwstr/>
      </vt:variant>
      <vt:variant>
        <vt:i4>4784186</vt:i4>
      </vt:variant>
      <vt:variant>
        <vt:i4>15</vt:i4>
      </vt:variant>
      <vt:variant>
        <vt:i4>0</vt:i4>
      </vt:variant>
      <vt:variant>
        <vt:i4>5</vt:i4>
      </vt:variant>
      <vt:variant>
        <vt:lpwstr>mailto:alirah.weyori@wfp.org</vt:lpwstr>
      </vt:variant>
      <vt:variant>
        <vt:lpwstr/>
      </vt:variant>
      <vt:variant>
        <vt:i4>5701668</vt:i4>
      </vt:variant>
      <vt:variant>
        <vt:i4>12</vt:i4>
      </vt:variant>
      <vt:variant>
        <vt:i4>0</vt:i4>
      </vt:variant>
      <vt:variant>
        <vt:i4>5</vt:i4>
      </vt:variant>
      <vt:variant>
        <vt:lpwstr>mailto:nicole.wu@wfp.org</vt:lpwstr>
      </vt:variant>
      <vt:variant>
        <vt:lpwstr/>
      </vt:variant>
      <vt:variant>
        <vt:i4>5701668</vt:i4>
      </vt:variant>
      <vt:variant>
        <vt:i4>9</vt:i4>
      </vt:variant>
      <vt:variant>
        <vt:i4>0</vt:i4>
      </vt:variant>
      <vt:variant>
        <vt:i4>5</vt:i4>
      </vt:variant>
      <vt:variant>
        <vt:lpwstr>mailto:nicole.wu@wfp.org</vt:lpwstr>
      </vt:variant>
      <vt:variant>
        <vt:lpwstr/>
      </vt:variant>
      <vt:variant>
        <vt:i4>5701668</vt:i4>
      </vt:variant>
      <vt:variant>
        <vt:i4>6</vt:i4>
      </vt:variant>
      <vt:variant>
        <vt:i4>0</vt:i4>
      </vt:variant>
      <vt:variant>
        <vt:i4>5</vt:i4>
      </vt:variant>
      <vt:variant>
        <vt:lpwstr>mailto:nicole.wu@wfp.org</vt:lpwstr>
      </vt:variant>
      <vt:variant>
        <vt:lpwstr/>
      </vt:variant>
      <vt:variant>
        <vt:i4>5701668</vt:i4>
      </vt:variant>
      <vt:variant>
        <vt:i4>3</vt:i4>
      </vt:variant>
      <vt:variant>
        <vt:i4>0</vt:i4>
      </vt:variant>
      <vt:variant>
        <vt:i4>5</vt:i4>
      </vt:variant>
      <vt:variant>
        <vt:lpwstr>mailto:nicole.wu@wfp.org</vt:lpwstr>
      </vt:variant>
      <vt:variant>
        <vt:lpwstr/>
      </vt:variant>
      <vt:variant>
        <vt:i4>1245297</vt:i4>
      </vt:variant>
      <vt:variant>
        <vt:i4>0</vt:i4>
      </vt:variant>
      <vt:variant>
        <vt:i4>0</vt:i4>
      </vt:variant>
      <vt:variant>
        <vt:i4>5</vt:i4>
      </vt:variant>
      <vt:variant>
        <vt:lpwstr>mailto:mohamed.salem@wfp.org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Cassandra WALKER</dc:creator>
  <cp:keywords/>
  <dc:description/>
  <cp:lastModifiedBy>Nicole WU</cp:lastModifiedBy>
  <cp:revision>622</cp:revision>
  <dcterms:created xsi:type="dcterms:W3CDTF">2023-05-23T02:36:00Z</dcterms:created>
  <dcterms:modified xsi:type="dcterms:W3CDTF">2023-07-11T18:32:00Z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